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24D74" w14:textId="77777777" w:rsidR="00D45A77" w:rsidRDefault="00D45A77" w:rsidP="00D45A77">
      <w:pPr>
        <w:spacing w:line="276" w:lineRule="auto"/>
        <w:jc w:val="both"/>
        <w:rPr>
          <w:rFonts w:ascii="Times New Roman" w:eastAsia="Arial" w:hAnsi="Times New Roman" w:cs="Times New Roman"/>
          <w:sz w:val="24"/>
          <w:szCs w:val="24"/>
        </w:rPr>
      </w:pPr>
      <w:r>
        <w:rPr>
          <w:rFonts w:ascii="Times New Roman" w:eastAsia="Arial" w:hAnsi="Times New Roman" w:cs="Times New Roman"/>
          <w:sz w:val="24"/>
          <w:szCs w:val="24"/>
        </w:rPr>
        <w:t>------- Old discussion here below ---------</w:t>
      </w:r>
    </w:p>
    <w:p w14:paraId="63D233DB" w14:textId="77777777" w:rsidR="00D45A77" w:rsidRDefault="00D45A77" w:rsidP="00D45A77">
      <w:pPr>
        <w:spacing w:line="276" w:lineRule="auto"/>
        <w:jc w:val="both"/>
        <w:rPr>
          <w:rFonts w:ascii="Times New Roman" w:eastAsia="Arial" w:hAnsi="Times New Roman" w:cs="Times New Roman"/>
          <w:sz w:val="24"/>
          <w:szCs w:val="24"/>
        </w:rPr>
      </w:pPr>
    </w:p>
    <w:p w14:paraId="121C34CC" w14:textId="77777777" w:rsidR="00D45A77" w:rsidRPr="007F30A3" w:rsidRDefault="00D45A77" w:rsidP="00D45A77">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This study attempts to shed light on the nature of multi-driver effects in an informed manner by also understanding each drivers’ response curve. The effort is in line with a call for global-change experiments to be more oriented towards employing regression-based experimental designs to give a better understanding of response curves and surfaces instead of using ANOVA–based experimental designs, which do not capture the complexity of driver interactions (Collins et al. (2022), Kreyling et al. (2014)). Our experimental design presents an approach to study the response curves of three drivers and evaluate their additivity or interaction in a multi-driver experiment. Although the thermal response curve was clear, there was too much noise and too little effect in the data to clearly see the other response curves or to confidently estimate the nature of the multi-driver effects. </w:t>
      </w:r>
    </w:p>
    <w:p w14:paraId="5F224096" w14:textId="77777777" w:rsidR="00D45A77" w:rsidRPr="007F30A3" w:rsidRDefault="00D45A77" w:rsidP="00D45A77">
      <w:pPr>
        <w:spacing w:line="276" w:lineRule="auto"/>
        <w:jc w:val="both"/>
        <w:rPr>
          <w:rFonts w:ascii="Times New Roman" w:eastAsia="Arial" w:hAnsi="Times New Roman" w:cs="Times New Roman"/>
          <w:sz w:val="24"/>
          <w:szCs w:val="24"/>
        </w:rPr>
      </w:pPr>
    </w:p>
    <w:p w14:paraId="4014A976" w14:textId="77777777" w:rsidR="00D45A77" w:rsidRPr="007F30A3" w:rsidRDefault="00D45A77" w:rsidP="00D45A77">
      <w:pPr>
        <w:spacing w:line="276" w:lineRule="auto"/>
        <w:ind w:left="720"/>
        <w:jc w:val="both"/>
        <w:rPr>
          <w:rFonts w:ascii="Times New Roman" w:eastAsia="Arial" w:hAnsi="Times New Roman" w:cs="Times New Roman"/>
          <w:sz w:val="24"/>
          <w:szCs w:val="24"/>
          <w:u w:val="single"/>
        </w:rPr>
      </w:pPr>
      <w:r w:rsidRPr="007F30A3">
        <w:rPr>
          <w:rFonts w:ascii="Times New Roman" w:eastAsia="Arial" w:hAnsi="Times New Roman" w:cs="Times New Roman"/>
          <w:i/>
          <w:sz w:val="24"/>
          <w:szCs w:val="24"/>
        </w:rPr>
        <w:t>4.1 Single driver response curves</w:t>
      </w:r>
    </w:p>
    <w:p w14:paraId="73B5EE14" w14:textId="77777777" w:rsidR="00D45A77" w:rsidRDefault="00D45A77" w:rsidP="00D45A77">
      <w:pPr>
        <w:spacing w:line="276" w:lineRule="auto"/>
        <w:jc w:val="both"/>
        <w:rPr>
          <w:rFonts w:ascii="Times New Roman" w:eastAsia="Arial" w:hAnsi="Times New Roman" w:cs="Times New Roman"/>
          <w:sz w:val="24"/>
          <w:szCs w:val="24"/>
          <w:highlight w:val="white"/>
        </w:rPr>
      </w:pPr>
      <w:r w:rsidRPr="007F30A3">
        <w:rPr>
          <w:rFonts w:ascii="Times New Roman" w:eastAsia="Arial" w:hAnsi="Times New Roman" w:cs="Times New Roman"/>
          <w:sz w:val="24"/>
          <w:szCs w:val="24"/>
        </w:rPr>
        <w:t>The thermal response curve of the larval growth was quite well described by a second degree model and was clearly bell shaped, as expected from literature (e.g. Silva Romero et al. (2021), Byrne et al. (2022)), albeit with few data points at the highest temperature (30 ºC). The effect of the highest temperature treatment was also supported by the high mortality in that treatment, which has been previously observed in this species (</w:t>
      </w:r>
      <w:r w:rsidRPr="007F30A3">
        <w:rPr>
          <w:rFonts w:ascii="Times New Roman" w:eastAsia="Arial" w:hAnsi="Times New Roman" w:cs="Times New Roman"/>
          <w:sz w:val="24"/>
          <w:szCs w:val="24"/>
          <w:highlight w:val="white"/>
        </w:rPr>
        <w:t>Cuthbert et al., 2021).</w:t>
      </w:r>
    </w:p>
    <w:p w14:paraId="257B69C8" w14:textId="77777777" w:rsidR="00D45A77" w:rsidRDefault="00D45A77" w:rsidP="00D45A77">
      <w:pPr>
        <w:spacing w:line="276" w:lineRule="auto"/>
        <w:jc w:val="both"/>
        <w:rPr>
          <w:rFonts w:ascii="Times New Roman" w:eastAsia="Arial" w:hAnsi="Times New Roman" w:cs="Times New Roman"/>
          <w:sz w:val="24"/>
          <w:szCs w:val="24"/>
          <w:highlight w:val="white"/>
        </w:rPr>
      </w:pPr>
    </w:p>
    <w:p w14:paraId="0A95E285" w14:textId="77777777" w:rsidR="00D45A77" w:rsidRPr="007F30A3" w:rsidRDefault="00D45A77" w:rsidP="00D45A77">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highlight w:val="white"/>
        </w:rPr>
        <w:t xml:space="preserve"> </w:t>
      </w:r>
      <w:r w:rsidRPr="00886123">
        <w:rPr>
          <w:rFonts w:ascii="Times New Roman" w:eastAsia="Arial" w:hAnsi="Times New Roman" w:cs="Times New Roman"/>
          <w:strike/>
          <w:sz w:val="24"/>
          <w:szCs w:val="24"/>
          <w:highlight w:val="white"/>
          <w:rPrChange w:id="0" w:author="Einar Pétur Jónsson - HAFRO" w:date="2026-03-02T14:01:00Z" w16du:dateUtc="2026-03-02T14:01:00Z">
            <w:rPr>
              <w:rFonts w:ascii="Times New Roman" w:eastAsia="Arial" w:hAnsi="Times New Roman" w:cs="Times New Roman"/>
              <w:sz w:val="24"/>
              <w:szCs w:val="24"/>
              <w:highlight w:val="white"/>
            </w:rPr>
          </w:rPrChange>
        </w:rPr>
        <w:t xml:space="preserve">An unusually warm summer preceding the experiment (data from Samir et al., 2025) raises the question of whether the thermal tolerance of offspring from the adult urchins that went through that heatwave was affected. </w:t>
      </w:r>
      <w:sdt>
        <w:sdtPr>
          <w:rPr>
            <w:rFonts w:ascii="Times New Roman" w:hAnsi="Times New Roman" w:cs="Times New Roman"/>
            <w:strike/>
          </w:rPr>
          <w:tag w:val="goog_rdk_56"/>
          <w:id w:val="-539294409"/>
        </w:sdtPr>
        <w:sdtContent>
          <w:commentRangeStart w:id="1"/>
        </w:sdtContent>
      </w:sdt>
      <w:r w:rsidRPr="00886123">
        <w:rPr>
          <w:rFonts w:ascii="Times New Roman" w:eastAsia="Arial" w:hAnsi="Times New Roman" w:cs="Times New Roman"/>
          <w:strike/>
          <w:sz w:val="24"/>
          <w:szCs w:val="24"/>
          <w:highlight w:val="white"/>
          <w:rPrChange w:id="2" w:author="Einar Pétur Jónsson - HAFRO" w:date="2026-03-02T14:01:00Z" w16du:dateUtc="2026-03-02T14:01:00Z">
            <w:rPr>
              <w:rFonts w:ascii="Times New Roman" w:eastAsia="Arial" w:hAnsi="Times New Roman" w:cs="Times New Roman"/>
              <w:sz w:val="24"/>
              <w:szCs w:val="24"/>
              <w:highlight w:val="white"/>
            </w:rPr>
          </w:rPrChange>
        </w:rPr>
        <w:t>This</w:t>
      </w:r>
      <w:commentRangeEnd w:id="1"/>
      <w:r w:rsidRPr="00886123">
        <w:rPr>
          <w:rStyle w:val="CommentReference"/>
          <w:rFonts w:ascii="Times New Roman" w:eastAsia="Arial" w:hAnsi="Times New Roman" w:cs="Times New Roman"/>
          <w:strike/>
          <w:sz w:val="24"/>
          <w:szCs w:val="24"/>
          <w:highlight w:val="white"/>
          <w:rPrChange w:id="3" w:author="Einar Pétur Jónsson - HAFRO" w:date="2026-03-02T14:01:00Z" w16du:dateUtc="2026-03-02T14:01:00Z">
            <w:rPr>
              <w:rStyle w:val="CommentReference"/>
              <w:rFonts w:ascii="Times New Roman" w:eastAsia="Arial" w:hAnsi="Times New Roman" w:cs="Times New Roman"/>
              <w:sz w:val="24"/>
              <w:szCs w:val="24"/>
              <w:highlight w:val="white"/>
            </w:rPr>
          </w:rPrChange>
        </w:rPr>
        <w:commentReference w:id="1"/>
      </w:r>
      <w:r w:rsidRPr="00886123">
        <w:rPr>
          <w:rFonts w:ascii="Times New Roman" w:eastAsia="Arial" w:hAnsi="Times New Roman" w:cs="Times New Roman"/>
          <w:strike/>
          <w:sz w:val="24"/>
          <w:szCs w:val="24"/>
          <w:highlight w:val="white"/>
          <w:rPrChange w:id="4" w:author="Einar Pétur Jónsson - HAFRO" w:date="2026-03-02T14:01:00Z" w16du:dateUtc="2026-03-02T14:01:00Z">
            <w:rPr>
              <w:rFonts w:ascii="Times New Roman" w:eastAsia="Arial" w:hAnsi="Times New Roman" w:cs="Times New Roman"/>
              <w:sz w:val="24"/>
              <w:szCs w:val="24"/>
              <w:highlight w:val="white"/>
            </w:rPr>
          </w:rPrChange>
        </w:rPr>
        <w:t xml:space="preserve"> potential carry-over effect is consistent with transgenerational plasticity observed in other echinoderms, where parental exposure to thermal anomalies modulates larval thermal tolerance (Uthicke et al., 2013; Foo &amp; Byrne, 2016). Such parental effects could partially explain the relatively broad tolerance window observed here, despite the high mortality at the upper extreme. Integrating this perspective emphasizes that thermal performance curves in nature may embed not only acute physiological limits but also the legacy of environmental history.</w:t>
      </w:r>
      <w:r w:rsidRPr="007F30A3">
        <w:rPr>
          <w:rFonts w:ascii="Times New Roman" w:eastAsia="Arial" w:hAnsi="Times New Roman" w:cs="Times New Roman"/>
          <w:sz w:val="24"/>
          <w:szCs w:val="24"/>
          <w:highlight w:val="white"/>
        </w:rPr>
        <w:t xml:space="preserve"> </w:t>
      </w:r>
      <w:r w:rsidRPr="007F30A3">
        <w:rPr>
          <w:rFonts w:ascii="Times New Roman" w:eastAsia="Arial" w:hAnsi="Times New Roman" w:cs="Times New Roman"/>
          <w:sz w:val="24"/>
          <w:szCs w:val="24"/>
        </w:rPr>
        <w:t xml:space="preserve">There was a decline in growth rate with lower pH and higher lithium, but the effect of these drivers was weak, the variance high and conclusions can hardly be drawn about the shape of their response curves (Fig. 1, Table SX). Larval responses to a decrease in pH have been described as linear in some studies, where a tipping point may be associated with calcium carbonate saturation states (e.g. Waldbusser et al. (2015)) as calcification systems are affected (Stumpp et al., 2012). It can be argued that the linear observations may well be a linear part of a unimodal curve, such as is observed for phytoplankton (Paul et al. (2020), Collins et al. (2022)). The shape and sensitivity of the response of course depends on the organism, and a tipping point is commonly observed for sea urchin larvae (Dorey et al. (2013), Lee et al. (2019)), below which the fitness or survival of the </w:t>
      </w:r>
      <w:r w:rsidRPr="007F30A3">
        <w:rPr>
          <w:rFonts w:ascii="Times New Roman" w:eastAsia="Arial" w:hAnsi="Times New Roman" w:cs="Times New Roman"/>
          <w:sz w:val="24"/>
          <w:szCs w:val="24"/>
        </w:rPr>
        <w:lastRenderedPageBreak/>
        <w:t xml:space="preserve">organism is severely impacted. Although the shape of marine larva response to lithium has, to our knowledge, not been documented, their responses to toxicants commonly follow a sigmoidal curve (Bellas (2008), Philibert et al. (2021), Morroni et al. (2023)). </w:t>
      </w:r>
    </w:p>
    <w:p w14:paraId="331FB905" w14:textId="77777777" w:rsidR="00D45A77" w:rsidRPr="007F30A3" w:rsidRDefault="00D45A77" w:rsidP="00D45A77">
      <w:pPr>
        <w:spacing w:line="276" w:lineRule="auto"/>
        <w:jc w:val="both"/>
        <w:rPr>
          <w:rFonts w:ascii="Times New Roman" w:eastAsia="Arial" w:hAnsi="Times New Roman" w:cs="Times New Roman"/>
          <w:sz w:val="24"/>
          <w:szCs w:val="24"/>
        </w:rPr>
      </w:pPr>
    </w:p>
    <w:p w14:paraId="6309D134" w14:textId="77777777" w:rsidR="00D45A77" w:rsidRPr="007F30A3" w:rsidRDefault="00D45A77" w:rsidP="00D45A77">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The small effect-to-noise for pH and lithium may likely be attributed to the treatment levels or time scale of the experiment. Going outside the current range of variability of a driver is important in order to understand the biological effects that changes in the driver will have (Vargas et al., 2017). The pH of the lowest two treatments did not reach their targets and the pH treatment essentially did not go well below the range of natural variability, reaching only ˜pH 7.7 when the natural variability goes down to at least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 xml:space="preserve"> 7.9  (</w:t>
      </w:r>
      <w:sdt>
        <w:sdtPr>
          <w:rPr>
            <w:rFonts w:ascii="Times New Roman" w:hAnsi="Times New Roman" w:cs="Times New Roman"/>
          </w:rPr>
          <w:tag w:val="goog_rdk_57"/>
          <w:id w:val="-1158598535"/>
        </w:sdtPr>
        <w:sdtContent>
          <w:commentRangeStart w:id="5"/>
        </w:sdtContent>
      </w:sdt>
      <w:r w:rsidRPr="007F30A3">
        <w:rPr>
          <w:rFonts w:ascii="Times New Roman" w:eastAsia="Arial" w:hAnsi="Times New Roman" w:cs="Times New Roman"/>
          <w:sz w:val="24"/>
          <w:szCs w:val="24"/>
        </w:rPr>
        <w:t>Gattuso et al., 2021</w:t>
      </w:r>
      <w:commentRangeEnd w:id="5"/>
      <w:r w:rsidRPr="007F30A3">
        <w:rPr>
          <w:rStyle w:val="CommentReference"/>
          <w:rFonts w:ascii="Times New Roman" w:eastAsia="Arial" w:hAnsi="Times New Roman" w:cs="Times New Roman"/>
          <w:sz w:val="24"/>
          <w:szCs w:val="24"/>
        </w:rPr>
        <w:commentReference w:id="5"/>
      </w:r>
      <w:r w:rsidRPr="007F30A3">
        <w:rPr>
          <w:rFonts w:ascii="Times New Roman" w:eastAsia="Arial" w:hAnsi="Times New Roman" w:cs="Times New Roman"/>
          <w:sz w:val="24"/>
          <w:szCs w:val="24"/>
        </w:rPr>
        <w:t xml:space="preserve">). García et al. (2015a) found </w:t>
      </w:r>
      <w:r w:rsidRPr="007F30A3">
        <w:rPr>
          <w:rFonts w:ascii="Times New Roman" w:eastAsia="Arial" w:hAnsi="Times New Roman" w:cs="Times New Roman"/>
          <w:i/>
          <w:sz w:val="24"/>
          <w:szCs w:val="24"/>
        </w:rPr>
        <w:t xml:space="preserve">P. lividus </w:t>
      </w:r>
      <w:r w:rsidRPr="007F30A3">
        <w:rPr>
          <w:rFonts w:ascii="Times New Roman" w:eastAsia="Arial" w:hAnsi="Times New Roman" w:cs="Times New Roman"/>
          <w:sz w:val="24"/>
          <w:szCs w:val="24"/>
        </w:rPr>
        <w:t>larvae to be robust to low pH within the range of their natural variability (down to pH</w:t>
      </w:r>
      <w:r w:rsidRPr="007F30A3">
        <w:rPr>
          <w:rFonts w:ascii="Times New Roman" w:eastAsia="Arial" w:hAnsi="Times New Roman" w:cs="Times New Roman"/>
          <w:sz w:val="24"/>
          <w:szCs w:val="24"/>
          <w:vertAlign w:val="subscript"/>
        </w:rPr>
        <w:t>T</w:t>
      </w:r>
      <w:r w:rsidRPr="007F30A3">
        <w:rPr>
          <w:rFonts w:ascii="Times New Roman" w:eastAsia="Arial" w:hAnsi="Times New Roman" w:cs="Times New Roman"/>
          <w:sz w:val="24"/>
          <w:szCs w:val="24"/>
        </w:rPr>
        <w:t xml:space="preserve"> 7.6 in their case), with high growth rate and only slight developmental delay, while below that they were affected. The pH may therefore not have had an effect in the present study as it did not reach the extremes beyond the natural range experienced by the larvae, where stronger responses would be expected. The absence of a pronounced pH effect at the tested levels further supports the notion that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larvae can buffer moderate acidification within the boundaries of their natural diel and seasonal pH variability. This resilience may derive from physiological homeostasis mechanisms, such as upregulation of ion-transporters and acid–base regulatory enzymes, which have been reported in echinoid larvae under sublethal acidification (Dupont &amp; Thorndyke, 2009; Evans et al., 2013). Consequently, identifying thresholds likely requires experimental levels that exceed the organism’s acclimatization envelope. The duration of the experiment is another possible explanation for the small effect. Even at very low pH levels, a short experiment may not show much effect of pH on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larvae (Martin et al., 2011). Schulte (2011) pointed out that the time scales of the exposure need to be kept in mind when drawing conclusions about the shape of the thermal performance of an organism, and this could also be true for other response curves. Although the lithium concentrations used here have been shown to be detrimental to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in another study (Ruocco et al., 2016), there the effect was much smaller when eggs were exposed to lithium after fertilization, compared to before fertilization. The levels used in the present study (which introduced lithium post-fertilization) are within the range of the lithium concentration that had no effect in the post-fertilization exposure part of that study, and may therefore be inside the range of short-term tolerance for the larvae. A caveat to that comparison is the different population origin of the larvae, Gulf of Naples vs. Cap d’Ail, and the possible difference in sensitivity between these populations. Additionally, lithium concentrations follow a biodiminution effect in marine food webs, and zooplankton from close to our sampling area (Villefranche-sur-Mer) have recently been found to naturally have a very high lithium concentration, with the concentration range even surpassing the levels used in our study (Thibon et al., 2023). Considering lithium’s anthropogenic relevance, its ecological implications merit further attention. As its toxicity seems dependent on ontogenetic timing of exposure, bioaccumulative capacity and likely duration of exposure, future </w:t>
      </w:r>
      <w:r w:rsidRPr="007F30A3">
        <w:rPr>
          <w:rFonts w:ascii="Times New Roman" w:eastAsia="Arial" w:hAnsi="Times New Roman" w:cs="Times New Roman"/>
          <w:sz w:val="24"/>
          <w:szCs w:val="24"/>
        </w:rPr>
        <w:lastRenderedPageBreak/>
        <w:t>work could benefit from a gradient extending well above environmental baselines to better resolve the potential sigmoidal nature of the response curve.</w:t>
      </w:r>
    </w:p>
    <w:p w14:paraId="0AAB904F" w14:textId="77777777" w:rsidR="00D45A77" w:rsidRPr="007F30A3" w:rsidRDefault="00D45A77" w:rsidP="00D45A77">
      <w:pPr>
        <w:spacing w:line="276" w:lineRule="auto"/>
        <w:jc w:val="both"/>
        <w:rPr>
          <w:rFonts w:ascii="Times New Roman" w:eastAsia="Arial" w:hAnsi="Times New Roman" w:cs="Times New Roman"/>
          <w:sz w:val="24"/>
          <w:szCs w:val="24"/>
        </w:rPr>
      </w:pPr>
    </w:p>
    <w:p w14:paraId="72CBE70F" w14:textId="77777777" w:rsidR="00D45A77" w:rsidRPr="007F30A3" w:rsidRDefault="00D45A77" w:rsidP="00D45A77">
      <w:pPr>
        <w:spacing w:line="276" w:lineRule="auto"/>
        <w:jc w:val="both"/>
        <w:rPr>
          <w:rFonts w:ascii="Times New Roman" w:eastAsia="Arial" w:hAnsi="Times New Roman" w:cs="Times New Roman"/>
          <w:sz w:val="24"/>
          <w:szCs w:val="24"/>
        </w:rPr>
      </w:pPr>
    </w:p>
    <w:p w14:paraId="136C2BC7" w14:textId="77777777" w:rsidR="00D45A77" w:rsidRPr="007F30A3" w:rsidRDefault="00D45A77" w:rsidP="00D45A77">
      <w:pPr>
        <w:spacing w:line="276" w:lineRule="auto"/>
        <w:ind w:left="720"/>
        <w:jc w:val="both"/>
        <w:rPr>
          <w:rFonts w:ascii="Times New Roman" w:eastAsia="Arial" w:hAnsi="Times New Roman" w:cs="Times New Roman"/>
          <w:i/>
          <w:sz w:val="24"/>
          <w:szCs w:val="24"/>
        </w:rPr>
      </w:pPr>
      <w:r w:rsidRPr="007F30A3">
        <w:rPr>
          <w:rFonts w:ascii="Times New Roman" w:eastAsia="Arial" w:hAnsi="Times New Roman" w:cs="Times New Roman"/>
          <w:i/>
          <w:sz w:val="24"/>
          <w:szCs w:val="24"/>
        </w:rPr>
        <w:t xml:space="preserve">4.2 </w:t>
      </w:r>
      <w:commentRangeStart w:id="6"/>
      <w:r w:rsidRPr="007F30A3">
        <w:rPr>
          <w:rFonts w:ascii="Times New Roman" w:eastAsia="Arial" w:hAnsi="Times New Roman" w:cs="Times New Roman"/>
          <w:i/>
          <w:sz w:val="24"/>
          <w:szCs w:val="24"/>
        </w:rPr>
        <w:t xml:space="preserve">Exploring </w:t>
      </w:r>
      <w:commentRangeEnd w:id="6"/>
      <w:r w:rsidRPr="007F30A3">
        <w:rPr>
          <w:rStyle w:val="CommentReference"/>
          <w:rFonts w:ascii="Times New Roman" w:eastAsia="Arial" w:hAnsi="Times New Roman" w:cs="Times New Roman"/>
          <w:i/>
          <w:sz w:val="24"/>
          <w:szCs w:val="24"/>
        </w:rPr>
        <w:commentReference w:id="6"/>
      </w:r>
      <w:r w:rsidRPr="007F30A3">
        <w:rPr>
          <w:rFonts w:ascii="Times New Roman" w:eastAsia="Arial" w:hAnsi="Times New Roman" w:cs="Times New Roman"/>
          <w:i/>
          <w:sz w:val="24"/>
          <w:szCs w:val="24"/>
        </w:rPr>
        <w:t>the multi-driver effect</w:t>
      </w:r>
    </w:p>
    <w:p w14:paraId="37D83867" w14:textId="77777777" w:rsidR="00D45A77" w:rsidRPr="007F30A3" w:rsidRDefault="00D45A77" w:rsidP="00D45A77">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Multi-driver effects were detectable but were dwarfed by the effect of temperature on growth rate. Although growth rate was generally lower in multi-driver treatments, high temperature was likely the principal driver behind this difference, except at 20°C (ambient). T</w:t>
      </w:r>
      <w:sdt>
        <w:sdtPr>
          <w:rPr>
            <w:rFonts w:ascii="Times New Roman" w:hAnsi="Times New Roman" w:cs="Times New Roman"/>
          </w:rPr>
          <w:tag w:val="goog_rdk_58"/>
          <w:id w:val="-1124972078"/>
        </w:sdtPr>
        <w:sdtContent>
          <w:sdt>
            <w:sdtPr>
              <w:rPr>
                <w:rFonts w:ascii="Times New Roman" w:hAnsi="Times New Roman" w:cs="Times New Roman"/>
              </w:rPr>
              <w:tag w:val="goog_rdk_59"/>
              <w:id w:val="-1165990585"/>
            </w:sdtPr>
            <w:sdtContent>
              <w:commentRangeStart w:id="7"/>
            </w:sdtContent>
          </w:sdt>
          <w:ins w:id="8" w:author="Einar Pétur Jónsson" w:date="2025-09-02T12:22:00Z">
            <w:r w:rsidRPr="007F30A3">
              <w:rPr>
                <w:rFonts w:ascii="Times New Roman" w:eastAsia="Arial" w:hAnsi="Times New Roman" w:cs="Times New Roman"/>
                <w:sz w:val="24"/>
                <w:szCs w:val="24"/>
              </w:rPr>
              <w:t xml:space="preserve">emperature is the most influential driver for marine organisms, and its effects on various biological parameters have been studied extensively (Vernberg (1962), Olive (1995), Dahms and Killen (2023), with its dominant effect over other concurrent drivers’ effect commonly observed (e.g. Byrne et al., 2009). </w:t>
            </w:r>
          </w:ins>
        </w:sdtContent>
      </w:sdt>
      <w:commentRangeEnd w:id="7"/>
      <w:r w:rsidRPr="007F30A3">
        <w:rPr>
          <w:rStyle w:val="CommentReference"/>
          <w:rFonts w:ascii="Times New Roman" w:eastAsia="Arial" w:hAnsi="Times New Roman" w:cs="Times New Roman"/>
          <w:sz w:val="24"/>
          <w:szCs w:val="24"/>
        </w:rPr>
        <w:commentReference w:id="7"/>
      </w:r>
      <w:r w:rsidRPr="007F30A3">
        <w:rPr>
          <w:rFonts w:ascii="Times New Roman" w:eastAsia="Arial" w:hAnsi="Times New Roman" w:cs="Times New Roman"/>
          <w:sz w:val="24"/>
          <w:szCs w:val="24"/>
        </w:rPr>
        <w:t xml:space="preserve">The multi-driver data showed that the treatments that had low pH (7.76), had higher growth rate than was expected from the single-driver data modelling, which could be due to the interaction rather than additivity of the drivers at these levels. </w:t>
      </w:r>
      <w:sdt>
        <w:sdtPr>
          <w:rPr>
            <w:rFonts w:ascii="Times New Roman" w:hAnsi="Times New Roman" w:cs="Times New Roman"/>
            <w:highlight w:val="yellow"/>
          </w:rPr>
          <w:tag w:val="goog_rdk_60"/>
          <w:id w:val="252348358"/>
        </w:sdtPr>
        <w:sdtContent>
          <w:ins w:id="9" w:author="Einar Pétur Jónsson" w:date="2025-09-02T11:10:00Z">
            <w:r w:rsidRPr="005B090B">
              <w:rPr>
                <w:rFonts w:ascii="Times New Roman" w:eastAsia="Arial" w:hAnsi="Times New Roman" w:cs="Times New Roman"/>
                <w:sz w:val="24"/>
                <w:szCs w:val="24"/>
                <w:highlight w:val="yellow"/>
              </w:rPr>
              <w:t xml:space="preserve">As toxicants commonly intensify a stress response to low pH (Wang et al., 2025), that interaction is an unlikely candidate to explain this </w:t>
            </w:r>
          </w:ins>
          <w:sdt>
            <w:sdtPr>
              <w:rPr>
                <w:rFonts w:ascii="Times New Roman" w:hAnsi="Times New Roman" w:cs="Times New Roman"/>
                <w:highlight w:val="yellow"/>
              </w:rPr>
              <w:tag w:val="goog_rdk_61"/>
              <w:id w:val="-776301875"/>
            </w:sdtPr>
            <w:sdtContent>
              <w:ins w:id="10" w:author="Einar Pétur Jónsson" w:date="2025-09-02T11:10:00Z">
                <w:r w:rsidRPr="005B090B">
                  <w:rPr>
                    <w:rFonts w:ascii="Times New Roman" w:eastAsia="Arial" w:hAnsi="Times New Roman" w:cs="Times New Roman"/>
                    <w:sz w:val="24"/>
                    <w:szCs w:val="24"/>
                    <w:highlight w:val="yellow"/>
                  </w:rPr>
                  <w:t>higher-than-expected growth rate for the multi-driver low pH treatments.</w:t>
                </w:r>
              </w:ins>
            </w:sdtContent>
          </w:sdt>
          <w:ins w:id="11" w:author="Einar Pétur Jónsson" w:date="2025-09-02T11:10:00Z">
            <w:r w:rsidRPr="005B090B">
              <w:rPr>
                <w:rFonts w:ascii="Times New Roman" w:eastAsia="Arial" w:hAnsi="Times New Roman" w:cs="Times New Roman"/>
                <w:sz w:val="24"/>
                <w:szCs w:val="24"/>
                <w:highlight w:val="yellow"/>
              </w:rPr>
              <w:t xml:space="preserve"> </w:t>
            </w:r>
          </w:ins>
        </w:sdtContent>
      </w:sdt>
      <w:r w:rsidRPr="005B090B">
        <w:rPr>
          <w:rFonts w:ascii="Times New Roman" w:eastAsia="Arial" w:hAnsi="Times New Roman" w:cs="Times New Roman"/>
          <w:sz w:val="24"/>
          <w:szCs w:val="24"/>
          <w:highlight w:val="yellow"/>
        </w:rPr>
        <w:t>Interaction between temperature and pH is commonly detected and quite varied (see Alter et al. (2024) and Hu et al. (2024) for recent meta-analyses). In the present case, where there is less effect of pH in the multi-driver data than anticipated from the single-driver data, temperature could be dampening the effect of pH, as has been noted before for the larvae of other sea urchin species (</w:t>
      </w:r>
      <w:r w:rsidRPr="005B090B">
        <w:rPr>
          <w:rFonts w:ascii="Times New Roman" w:eastAsia="Arial" w:hAnsi="Times New Roman" w:cs="Times New Roman"/>
          <w:i/>
          <w:sz w:val="24"/>
          <w:szCs w:val="24"/>
          <w:highlight w:val="yellow"/>
        </w:rPr>
        <w:t xml:space="preserve">P. lividus </w:t>
      </w:r>
      <w:r w:rsidRPr="005B090B">
        <w:rPr>
          <w:rFonts w:ascii="Times New Roman" w:eastAsia="Arial" w:hAnsi="Times New Roman" w:cs="Times New Roman"/>
          <w:sz w:val="24"/>
          <w:szCs w:val="24"/>
          <w:highlight w:val="yellow"/>
        </w:rPr>
        <w:t xml:space="preserve">(García et al., 2015b), </w:t>
      </w:r>
      <w:r w:rsidRPr="005B090B">
        <w:rPr>
          <w:rFonts w:ascii="Times New Roman" w:eastAsia="Arial" w:hAnsi="Times New Roman" w:cs="Times New Roman"/>
          <w:i/>
          <w:sz w:val="24"/>
          <w:szCs w:val="24"/>
          <w:highlight w:val="yellow"/>
        </w:rPr>
        <w:t>Tripneustes gratilla</w:t>
      </w:r>
      <w:r w:rsidRPr="005B090B">
        <w:rPr>
          <w:rFonts w:ascii="Times New Roman" w:eastAsia="Arial" w:hAnsi="Times New Roman" w:cs="Times New Roman"/>
          <w:sz w:val="24"/>
          <w:szCs w:val="24"/>
          <w:highlight w:val="yellow"/>
        </w:rPr>
        <w:t xml:space="preserve"> (Sheppard Brennand et al., 2010) and </w:t>
      </w:r>
      <w:r w:rsidRPr="005B090B">
        <w:rPr>
          <w:rFonts w:ascii="Times New Roman" w:eastAsia="Arial" w:hAnsi="Times New Roman" w:cs="Times New Roman"/>
          <w:i/>
          <w:sz w:val="24"/>
          <w:szCs w:val="24"/>
          <w:highlight w:val="yellow"/>
        </w:rPr>
        <w:t>Arbacia lixula</w:t>
      </w:r>
      <w:r w:rsidRPr="005B090B">
        <w:rPr>
          <w:rFonts w:ascii="Times New Roman" w:eastAsia="Arial" w:hAnsi="Times New Roman" w:cs="Times New Roman"/>
          <w:sz w:val="24"/>
          <w:szCs w:val="24"/>
          <w:highlight w:val="yellow"/>
        </w:rPr>
        <w:t xml:space="preserve"> (Gianguzza et al., 2014)).</w:t>
      </w:r>
      <w:r w:rsidRPr="007F30A3">
        <w:rPr>
          <w:rFonts w:ascii="Times New Roman" w:eastAsia="Arial" w:hAnsi="Times New Roman" w:cs="Times New Roman"/>
          <w:sz w:val="24"/>
          <w:szCs w:val="24"/>
        </w:rPr>
        <w:t xml:space="preserve"> From an ecological standpoint, such interactions could have profound implications under climate change, where simultaneous warming and acidification are expected. If higher temperatures partially offset acidification stress within certain physiological windows, population-level projections based solely on additive models could overestimate negative outcomes. However, this mitigation may only occur under sublethal warming and could invert under extreme heat stress, underscoring the importance of mapping complete response surfaces. The nature and direction of the interaction between drivers depends on the treatment levels’ location on each response curve and their combined response surface, so simple generalizations about the interaction of drivers are not applicable (see Collins et al. (2022) and Carmichael et al. (2025) for more on response surfaces and response curves). This inherent instability in interaction outcomes aligns with meta-analytic findings that </w:t>
      </w:r>
      <w:r w:rsidRPr="002C565F">
        <w:rPr>
          <w:rFonts w:ascii="Times New Roman" w:eastAsia="Arial" w:hAnsi="Times New Roman" w:cs="Times New Roman"/>
          <w:sz w:val="24"/>
          <w:szCs w:val="24"/>
          <w:highlight w:val="yellow"/>
        </w:rPr>
        <w:t>multi-driver effects in marine invertebrates are highly context-dependent (Boyd et al., 2018; Alter et al., 2024).</w:t>
      </w:r>
      <w:r w:rsidRPr="007F30A3">
        <w:rPr>
          <w:rFonts w:ascii="Times New Roman" w:eastAsia="Arial" w:hAnsi="Times New Roman" w:cs="Times New Roman"/>
          <w:sz w:val="24"/>
          <w:szCs w:val="24"/>
        </w:rPr>
        <w:t xml:space="preserve"> Thus, reproducibility in such experiments hinges on careful selection and calibration of treatment levels relative to the underlying single-driver curves. The potential interaction between warming and acidification observed here exemplifies this context dependency of multi-driver effects, as small shifts in treatment positioning along response surfaces may change or even invert the direction of interaction. As global change scenarios continue to unfold, </w:t>
      </w:r>
      <w:r w:rsidRPr="007F30A3">
        <w:rPr>
          <w:rFonts w:ascii="Times New Roman" w:eastAsia="Arial" w:hAnsi="Times New Roman" w:cs="Times New Roman"/>
          <w:sz w:val="24"/>
          <w:szCs w:val="24"/>
        </w:rPr>
        <w:lastRenderedPageBreak/>
        <w:t>embedding such regression-based, gradient-oriented designs into multi-driver research will be essential to move from descriptive outcomes toward predictive understanding.</w:t>
      </w:r>
    </w:p>
    <w:p w14:paraId="7CF8895A" w14:textId="77777777" w:rsidR="00D45A77" w:rsidRPr="007F30A3" w:rsidRDefault="00D45A77" w:rsidP="00D45A77">
      <w:pPr>
        <w:spacing w:line="276" w:lineRule="auto"/>
        <w:jc w:val="both"/>
        <w:rPr>
          <w:rFonts w:ascii="Times New Roman" w:eastAsia="Arial" w:hAnsi="Times New Roman" w:cs="Times New Roman"/>
          <w:sz w:val="24"/>
          <w:szCs w:val="24"/>
        </w:rPr>
      </w:pPr>
    </w:p>
    <w:p w14:paraId="65BA3BE7" w14:textId="77777777" w:rsidR="00D45A77" w:rsidRPr="007F30A3" w:rsidRDefault="00D45A77" w:rsidP="00D45A77">
      <w:pPr>
        <w:spacing w:line="276" w:lineRule="auto"/>
        <w:jc w:val="both"/>
        <w:rPr>
          <w:rFonts w:ascii="Times New Roman" w:eastAsia="Arial" w:hAnsi="Times New Roman" w:cs="Times New Roman"/>
          <w:sz w:val="24"/>
          <w:szCs w:val="24"/>
        </w:rPr>
      </w:pPr>
    </w:p>
    <w:p w14:paraId="3498F0A6" w14:textId="77777777" w:rsidR="00D45A77" w:rsidRPr="007F30A3" w:rsidRDefault="00D45A77" w:rsidP="00D45A77">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w:t>
      </w:r>
      <w:del w:id="12" w:author="Einar Pétur Jónsson - HAFRO" w:date="2026-02-19T14:32:00Z" w16du:dateUtc="2026-02-19T14:32:00Z">
        <w:r w:rsidRPr="007F30A3" w:rsidDel="00A0596B">
          <w:rPr>
            <w:rFonts w:ascii="Times New Roman" w:eastAsia="Arial" w:hAnsi="Times New Roman" w:cs="Times New Roman"/>
            <w:sz w:val="24"/>
            <w:szCs w:val="24"/>
          </w:rPr>
          <w:delText>stress index</w:delText>
        </w:r>
      </w:del>
      <w:ins w:id="13" w:author="Einar Pétur Jónsson - HAFRO" w:date="2026-02-19T14:32:00Z" w16du:dateUtc="2026-02-19T14:32:00Z">
        <w:r>
          <w:rPr>
            <w:rFonts w:ascii="Times New Roman" w:eastAsia="Arial" w:hAnsi="Times New Roman" w:cs="Times New Roman"/>
            <w:sz w:val="24"/>
            <w:szCs w:val="24"/>
          </w:rPr>
          <w:t>driver index</w:t>
        </w:r>
      </w:ins>
      <w:r w:rsidRPr="007F30A3">
        <w:rPr>
          <w:rFonts w:ascii="Times New Roman" w:eastAsia="Arial" w:hAnsi="Times New Roman" w:cs="Times New Roman"/>
          <w:sz w:val="24"/>
          <w:szCs w:val="24"/>
        </w:rPr>
        <w:t xml:space="preserve"> may be a useful way to visualize multi-driver effects alongside the response curves, but it shed no further light on the effects in this study. </w:t>
      </w:r>
      <w:sdt>
        <w:sdtPr>
          <w:rPr>
            <w:rFonts w:ascii="Times New Roman" w:hAnsi="Times New Roman" w:cs="Times New Roman"/>
            <w:highlight w:val="yellow"/>
          </w:rPr>
          <w:tag w:val="goog_rdk_62"/>
          <w:id w:val="-351744345"/>
        </w:sdtPr>
        <w:sdtContent>
          <w:commentRangeStart w:id="14"/>
        </w:sdtContent>
      </w:sdt>
      <w:r w:rsidRPr="002C565F">
        <w:rPr>
          <w:rFonts w:ascii="Times New Roman" w:eastAsia="Arial" w:hAnsi="Times New Roman" w:cs="Times New Roman"/>
          <w:sz w:val="24"/>
          <w:szCs w:val="24"/>
          <w:highlight w:val="yellow"/>
        </w:rPr>
        <w:t>The calculation of the index was in part inspired by ecotoxicologies’ concentration addition (Drescher and Boedeker (1995), Wang et al. (2013)) and stress addition (Liess et al. (2016)) calculations</w:t>
      </w:r>
      <w:commentRangeEnd w:id="14"/>
      <w:r w:rsidRPr="002C565F">
        <w:rPr>
          <w:rStyle w:val="CommentReference"/>
          <w:rFonts w:ascii="Times New Roman" w:eastAsia="Arial" w:hAnsi="Times New Roman" w:cs="Times New Roman"/>
          <w:sz w:val="24"/>
          <w:szCs w:val="24"/>
          <w:highlight w:val="yellow"/>
        </w:rPr>
        <w:commentReference w:id="14"/>
      </w:r>
      <w:r w:rsidRPr="002C565F">
        <w:rPr>
          <w:rFonts w:ascii="Times New Roman" w:eastAsia="Arial" w:hAnsi="Times New Roman" w:cs="Times New Roman"/>
          <w:sz w:val="24"/>
          <w:szCs w:val="24"/>
          <w:highlight w:val="yellow"/>
        </w:rPr>
        <w:t xml:space="preserve">, but its employment in marine multi-driver studies is </w:t>
      </w:r>
      <w:commentRangeStart w:id="15"/>
      <w:r w:rsidRPr="002C565F">
        <w:rPr>
          <w:rFonts w:ascii="Times New Roman" w:eastAsia="Arial" w:hAnsi="Times New Roman" w:cs="Times New Roman"/>
          <w:sz w:val="24"/>
          <w:szCs w:val="24"/>
          <w:highlight w:val="yellow"/>
        </w:rPr>
        <w:t>novel, as far as we know.</w:t>
      </w:r>
      <w:commentRangeEnd w:id="15"/>
      <w:r w:rsidRPr="007F30A3">
        <w:rPr>
          <w:rStyle w:val="CommentReference"/>
          <w:rFonts w:ascii="Times New Roman" w:eastAsia="Arial" w:hAnsi="Times New Roman" w:cs="Times New Roman"/>
          <w:sz w:val="24"/>
          <w:szCs w:val="24"/>
        </w:rPr>
        <w:commentReference w:id="15"/>
      </w:r>
      <w:r w:rsidRPr="007F30A3">
        <w:rPr>
          <w:rFonts w:ascii="Times New Roman" w:eastAsia="Arial" w:hAnsi="Times New Roman" w:cs="Times New Roman"/>
          <w:sz w:val="24"/>
          <w:szCs w:val="24"/>
        </w:rPr>
        <w:t xml:space="preserve"> The conversion factors that translate changes in pH and lithium into changes in degrees celsius can be altered, but that only shifts or spreads the data along the x-axis, and in the present case does not change the results: apart from temperature, there is little effect and much noise. The models fitted to the pooled data from the two experiments further underscore the dominance of the temperature effect, although the GAMs’ modest outperformance of the polynomial models may indicate that they are capturing some non-linear trend in the data that the polynomial models do not pick up. This non-linear signal can be an interesting point in some cases, but the noise and lack of effect in the present study make it an unhelpful point to pursue. Our findings echo the rationale outlined in the Introduction: without a precise understanding of single-driver response curves, the interpretation of multi-driver outcomes remains uncertain and prone to misclassification of interaction types. In this study, the thermal performance curve of </w:t>
      </w:r>
      <w:r w:rsidRPr="007F30A3">
        <w:rPr>
          <w:rFonts w:ascii="Times New Roman" w:eastAsia="Arial" w:hAnsi="Times New Roman" w:cs="Times New Roman"/>
          <w:i/>
          <w:sz w:val="24"/>
          <w:szCs w:val="24"/>
        </w:rPr>
        <w:t>P. lividus</w:t>
      </w:r>
      <w:r w:rsidRPr="007F30A3">
        <w:rPr>
          <w:rFonts w:ascii="Times New Roman" w:eastAsia="Arial" w:hAnsi="Times New Roman" w:cs="Times New Roman"/>
          <w:sz w:val="24"/>
          <w:szCs w:val="24"/>
        </w:rPr>
        <w:t xml:space="preserve"> was captured with high resolution and confirmed as a dominant driver of larval growth, while pH, lithium, and multi-driver effects remained within a high-noise, low-signal zone, likely reflecting both the treatment levels being within natural variability and the relatively short exposure time.</w:t>
      </w:r>
    </w:p>
    <w:p w14:paraId="6A54E113" w14:textId="77777777" w:rsidR="00D45A77" w:rsidRDefault="00D45A77" w:rsidP="00D45A77">
      <w:pPr>
        <w:spacing w:line="276" w:lineRule="auto"/>
        <w:jc w:val="both"/>
        <w:rPr>
          <w:rFonts w:ascii="Arial" w:eastAsia="Arial" w:hAnsi="Arial" w:cs="Arial"/>
          <w:sz w:val="24"/>
          <w:szCs w:val="24"/>
        </w:rPr>
      </w:pPr>
    </w:p>
    <w:p w14:paraId="554B8EC3" w14:textId="77777777" w:rsidR="00D45A77" w:rsidRPr="007F30A3" w:rsidRDefault="00D45A77" w:rsidP="00D45A77">
      <w:pPr>
        <w:pStyle w:val="ListParagraph"/>
        <w:numPr>
          <w:ilvl w:val="0"/>
          <w:numId w:val="1"/>
        </w:numPr>
        <w:spacing w:line="276" w:lineRule="auto"/>
        <w:jc w:val="both"/>
        <w:rPr>
          <w:rFonts w:ascii="Times New Roman" w:eastAsia="Arial" w:hAnsi="Times New Roman" w:cs="Times New Roman"/>
          <w:b/>
          <w:bCs/>
          <w:i/>
          <w:sz w:val="24"/>
          <w:szCs w:val="24"/>
        </w:rPr>
      </w:pPr>
      <w:r w:rsidRPr="007F30A3">
        <w:rPr>
          <w:rFonts w:ascii="Times New Roman" w:eastAsia="Arial" w:hAnsi="Times New Roman" w:cs="Times New Roman"/>
          <w:b/>
          <w:bCs/>
          <w:i/>
          <w:sz w:val="24"/>
          <w:szCs w:val="24"/>
        </w:rPr>
        <w:t xml:space="preserve">Conclusion </w:t>
      </w:r>
    </w:p>
    <w:p w14:paraId="4EB0A827" w14:textId="77777777" w:rsidR="00D45A77" w:rsidRPr="007F30A3" w:rsidRDefault="00D45A77" w:rsidP="00D45A77">
      <w:pPr>
        <w:spacing w:line="276" w:lineRule="auto"/>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t xml:space="preserve">The importance of understanding multi-driver responses by studying the drivers individually and in combination is the main motivation behind this study. With maybe the exception of lithium, which seems to have varied and complex effects in experimental studies, the treatment levels of the drivers were well chosen. The small effect and large variability seen for all treatments except the temperature alone may be due to complications in the execution of the experiment (not reaching desired pH levels), its short duration and larval robustness to the lithium levels tested. The study gives a good example of a well-rounded experimental design to understand response curves and multi-driver effects, but we highlight three learning outcomes: i) a critical design principle for single- and multi-driver experiments is to extend experimental gradients well beyond the range of environmental fluctuation to which organisms are acclimatized – the treatment levels must be “bold” to catch the response curve, ii) when studying toxicants, it helps to know the </w:t>
      </w:r>
      <w:r w:rsidRPr="007F30A3">
        <w:rPr>
          <w:rFonts w:ascii="Times New Roman" w:eastAsia="Arial" w:hAnsi="Times New Roman" w:cs="Times New Roman"/>
          <w:sz w:val="24"/>
          <w:szCs w:val="24"/>
        </w:rPr>
        <w:lastRenderedPageBreak/>
        <w:t xml:space="preserve">bioaccumulative capacity of the model organism and iii) care should be taken to reach the treatment level goals. </w:t>
      </w:r>
    </w:p>
    <w:p w14:paraId="409C59A4" w14:textId="77777777" w:rsidR="0038034A" w:rsidRDefault="0038034A"/>
    <w:sectPr w:rsidR="0038034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inar Pétur Jónsson" w:date="2025-09-02T12:06:00Z" w:initials="">
    <w:p w14:paraId="6A2FCDC9" w14:textId="77777777" w:rsidR="00D45A77" w:rsidRDefault="00D45A77" w:rsidP="00D45A77">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From Byrne2009: </w:t>
      </w:r>
    </w:p>
    <w:p w14:paraId="46F68E42" w14:textId="77777777" w:rsidR="00D45A77" w:rsidRDefault="00D45A77" w:rsidP="00D45A77">
      <w:pPr>
        <w:widowControl w:val="0"/>
        <w:pBdr>
          <w:top w:val="nil"/>
          <w:left w:val="nil"/>
          <w:bottom w:val="nil"/>
          <w:right w:val="nil"/>
          <w:between w:val="nil"/>
        </w:pBdr>
        <w:spacing w:after="0" w:line="240" w:lineRule="auto"/>
        <w:rPr>
          <w:rFonts w:ascii="Arial" w:eastAsia="Arial" w:hAnsi="Arial" w:cs="Arial"/>
          <w:color w:val="000000"/>
        </w:rPr>
      </w:pPr>
    </w:p>
    <w:p w14:paraId="7BBC4593" w14:textId="77777777" w:rsidR="00D45A77" w:rsidRDefault="00D45A77" w:rsidP="00D45A7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There is strong evidence that adult thermal history, particularly maternal acclimatization, influences thermal tolerance in echinoderm fertilization and development due to adaptive phenotypic plasticity with respect to prevailing temperatures (O'Conner &amp; Mulley 1977; Fujisawa 1989, 1995; Johnson &amp; Babcock 1994; Bingham et al. 1997).</w:t>
      </w:r>
    </w:p>
  </w:comment>
  <w:comment w:id="5" w:author="Einar Pétur Jónsson" w:date="2025-07-31T10:32:00Z" w:initials="">
    <w:p w14:paraId="00C6232C" w14:textId="77777777" w:rsidR="00D45A77" w:rsidRDefault="00D45A77">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Gattuso, J. P., Alliouane, S., &amp; Mousseau, L. (2021). Seawater carbonate chemistry in the Bay of Villefranche, Point B (France), January 2007-June 2023.</w:t>
      </w:r>
    </w:p>
  </w:comment>
  <w:comment w:id="6" w:author="Einar Pétur Jónsson - HAFRO" w:date="2026-02-03T10:39:00Z" w:initials="EPJH">
    <w:p w14:paraId="4C4011BF" w14:textId="77777777" w:rsidR="00D45A77" w:rsidRDefault="00D45A77" w:rsidP="00F13971">
      <w:r>
        <w:rPr>
          <w:rStyle w:val="CommentReference"/>
        </w:rPr>
        <w:annotationRef/>
      </w:r>
      <w:r>
        <w:rPr>
          <w:sz w:val="20"/>
          <w:szCs w:val="20"/>
        </w:rPr>
        <w:t xml:space="preserve">Add discussion about mode of action. They likely do not have the same mode of action, but our SI calculation assumes same. </w:t>
      </w:r>
    </w:p>
  </w:comment>
  <w:comment w:id="7" w:author="Einar Pétur Jónsson" w:date="2025-09-02T13:37:00Z" w:initials="">
    <w:p w14:paraId="50F5A028" w14:textId="77777777" w:rsidR="00D45A77" w:rsidRDefault="00D45A77">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maybe extend this sentence</w:t>
      </w:r>
    </w:p>
  </w:comment>
  <w:comment w:id="14" w:author="Einar Pétur Jónsson" w:date="2025-09-04T14:46:00Z" w:initials="">
    <w:p w14:paraId="7A0E06AE" w14:textId="77777777" w:rsidR="00D45A77" w:rsidRDefault="00D45A77">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review this</w:t>
      </w:r>
    </w:p>
  </w:comment>
  <w:comment w:id="15" w:author="Einar Pétur Jónsson - HAFRO" w:date="2026-03-02T15:27:00Z" w:initials="EPJH">
    <w:p w14:paraId="07232D7C" w14:textId="77777777" w:rsidR="00D45A77" w:rsidRDefault="00D45A77" w:rsidP="002C565F">
      <w:r>
        <w:rPr>
          <w:rStyle w:val="CommentReference"/>
        </w:rPr>
        <w:annotationRef/>
      </w:r>
      <w:r>
        <w:rPr>
          <w:sz w:val="20"/>
          <w:szCs w:val="20"/>
        </w:rPr>
        <w:t>add that one paper that does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BC4593" w15:done="0"/>
  <w15:commentEx w15:paraId="00C6232C" w15:done="0"/>
  <w15:commentEx w15:paraId="4C4011BF" w15:done="0"/>
  <w15:commentEx w15:paraId="50F5A028" w15:done="0"/>
  <w15:commentEx w15:paraId="7A0E06AE" w15:done="0"/>
  <w15:commentEx w15:paraId="07232D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7CF332" w16cex:dateUtc="2026-02-03T10:39:00Z"/>
  <w16cex:commentExtensible w16cex:durableId="20DA1CF4" w16cex:dateUtc="2026-03-02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BC4593" w16cid:durableId="00000435"/>
  <w16cid:commentId w16cid:paraId="00C6232C" w16cid:durableId="00000415"/>
  <w16cid:commentId w16cid:paraId="4C4011BF" w16cid:durableId="3E7CF332"/>
  <w16cid:commentId w16cid:paraId="50F5A028" w16cid:durableId="00000436"/>
  <w16cid:commentId w16cid:paraId="7A0E06AE" w16cid:durableId="00000417"/>
  <w16cid:commentId w16cid:paraId="07232D7C" w16cid:durableId="20DA1C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2326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inar Pétur Jónsson - HAFRO">
    <w15:presenceInfo w15:providerId="AD" w15:userId="S::einar.petur.jonsson@hafogvatn.is::e2a92e6c-f4f1-43cc-a4a7-9c808233eb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A77"/>
    <w:rsid w:val="0038034A"/>
    <w:rsid w:val="00C01689"/>
    <w:rsid w:val="00D45A77"/>
    <w:rsid w:val="00EA3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EAD6C6"/>
  <w15:chartTrackingRefBased/>
  <w15:docId w15:val="{CBC74C8B-6094-1642-9DD7-C0E3166C0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5A77"/>
    <w:pPr>
      <w:spacing w:line="259" w:lineRule="auto"/>
    </w:pPr>
    <w:rPr>
      <w:rFonts w:ascii="Calibri" w:eastAsia="Calibri" w:hAnsi="Calibri" w:cs="Calibri"/>
      <w:kern w:val="0"/>
      <w:sz w:val="22"/>
      <w:szCs w:val="22"/>
      <w:lang w:val="en-GB"/>
      <w14:ligatures w14:val="none"/>
    </w:rPr>
  </w:style>
  <w:style w:type="paragraph" w:styleId="Heading1">
    <w:name w:val="heading 1"/>
    <w:basedOn w:val="Normal"/>
    <w:next w:val="Normal"/>
    <w:link w:val="Heading1Char"/>
    <w:uiPriority w:val="9"/>
    <w:qFormat/>
    <w:rsid w:val="00D45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A77"/>
    <w:rPr>
      <w:rFonts w:eastAsiaTheme="majorEastAsia" w:cstheme="majorBidi"/>
      <w:color w:val="272727" w:themeColor="text1" w:themeTint="D8"/>
    </w:rPr>
  </w:style>
  <w:style w:type="paragraph" w:styleId="Title">
    <w:name w:val="Title"/>
    <w:basedOn w:val="Normal"/>
    <w:next w:val="Normal"/>
    <w:link w:val="TitleChar"/>
    <w:uiPriority w:val="10"/>
    <w:qFormat/>
    <w:rsid w:val="00D45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A77"/>
    <w:pPr>
      <w:spacing w:before="160"/>
      <w:jc w:val="center"/>
    </w:pPr>
    <w:rPr>
      <w:i/>
      <w:iCs/>
      <w:color w:val="404040" w:themeColor="text1" w:themeTint="BF"/>
    </w:rPr>
  </w:style>
  <w:style w:type="character" w:customStyle="1" w:styleId="QuoteChar">
    <w:name w:val="Quote Char"/>
    <w:basedOn w:val="DefaultParagraphFont"/>
    <w:link w:val="Quote"/>
    <w:uiPriority w:val="29"/>
    <w:rsid w:val="00D45A77"/>
    <w:rPr>
      <w:i/>
      <w:iCs/>
      <w:color w:val="404040" w:themeColor="text1" w:themeTint="BF"/>
    </w:rPr>
  </w:style>
  <w:style w:type="paragraph" w:styleId="ListParagraph">
    <w:name w:val="List Paragraph"/>
    <w:basedOn w:val="Normal"/>
    <w:uiPriority w:val="34"/>
    <w:qFormat/>
    <w:rsid w:val="00D45A77"/>
    <w:pPr>
      <w:ind w:left="720"/>
      <w:contextualSpacing/>
    </w:pPr>
  </w:style>
  <w:style w:type="character" w:styleId="IntenseEmphasis">
    <w:name w:val="Intense Emphasis"/>
    <w:basedOn w:val="DefaultParagraphFont"/>
    <w:uiPriority w:val="21"/>
    <w:qFormat/>
    <w:rsid w:val="00D45A77"/>
    <w:rPr>
      <w:i/>
      <w:iCs/>
      <w:color w:val="0F4761" w:themeColor="accent1" w:themeShade="BF"/>
    </w:rPr>
  </w:style>
  <w:style w:type="paragraph" w:styleId="IntenseQuote">
    <w:name w:val="Intense Quote"/>
    <w:basedOn w:val="Normal"/>
    <w:next w:val="Normal"/>
    <w:link w:val="IntenseQuoteChar"/>
    <w:uiPriority w:val="30"/>
    <w:qFormat/>
    <w:rsid w:val="00D45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A77"/>
    <w:rPr>
      <w:i/>
      <w:iCs/>
      <w:color w:val="0F4761" w:themeColor="accent1" w:themeShade="BF"/>
    </w:rPr>
  </w:style>
  <w:style w:type="character" w:styleId="IntenseReference">
    <w:name w:val="Intense Reference"/>
    <w:basedOn w:val="DefaultParagraphFont"/>
    <w:uiPriority w:val="32"/>
    <w:qFormat/>
    <w:rsid w:val="00D45A77"/>
    <w:rPr>
      <w:b/>
      <w:bCs/>
      <w:smallCaps/>
      <w:color w:val="0F4761" w:themeColor="accent1" w:themeShade="BF"/>
      <w:spacing w:val="5"/>
    </w:rPr>
  </w:style>
  <w:style w:type="character" w:styleId="CommentReference">
    <w:name w:val="annotation reference"/>
    <w:basedOn w:val="DefaultParagraphFont"/>
    <w:uiPriority w:val="99"/>
    <w:semiHidden/>
    <w:unhideWhenUsed/>
    <w:rsid w:val="00D45A7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1963</Words>
  <Characters>11190</Characters>
  <Application>Microsoft Office Word</Application>
  <DocSecurity>0</DocSecurity>
  <Lines>93</Lines>
  <Paragraphs>26</Paragraphs>
  <ScaleCrop>false</ScaleCrop>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Einar Pétur Jónsson - HAFRO</dc:creator>
  <cp:keywords/>
  <dc:description/>
  <cp:lastModifiedBy>Einar Pétur Jónsson - HAFRO</cp:lastModifiedBy>
  <cp:revision>1</cp:revision>
  <dcterms:created xsi:type="dcterms:W3CDTF">2026-03-11T13:50:00Z</dcterms:created>
  <dcterms:modified xsi:type="dcterms:W3CDTF">2026-03-11T13:51:00Z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2026-03-11T13:51:19Z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44ce65c1-4a94-4c2d-bb33-8d006d935412</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ies>
</file>