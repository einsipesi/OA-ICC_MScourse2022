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C809A7">
      <w:pPr>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769D704B" w:rsidR="00F1663E" w:rsidRPr="00B942F0" w:rsidRDefault="00275014" w:rsidP="00260BFA">
      <w:pPr>
        <w:pStyle w:val="Heading1"/>
        <w:spacing w:line="276" w:lineRule="auto"/>
        <w:ind w:left="720"/>
        <w:jc w:val="both"/>
        <w:rPr>
          <w:rFonts w:eastAsia="Arial"/>
          <w:sz w:val="24"/>
          <w:szCs w:val="24"/>
        </w:rPr>
      </w:pPr>
      <w:r w:rsidRPr="00B942F0">
        <w:rPr>
          <w:rFonts w:eastAsia="Arial"/>
          <w:sz w:val="24"/>
          <w:szCs w:val="24"/>
        </w:rPr>
        <w:t xml:space="preserve">Abstract </w:t>
      </w:r>
    </w:p>
    <w:p w14:paraId="00000024" w14:textId="79691F89" w:rsidR="00F1663E" w:rsidRPr="00B942F0" w:rsidRDefault="00275014" w:rsidP="007F30A3">
      <w:pPr>
        <w:pStyle w:val="Heading1"/>
        <w:numPr>
          <w:ilvl w:val="0"/>
          <w:numId w:val="3"/>
        </w:numPr>
        <w:spacing w:line="276" w:lineRule="auto"/>
        <w:jc w:val="both"/>
        <w:rPr>
          <w:rFonts w:eastAsia="Arial"/>
          <w:sz w:val="24"/>
          <w:szCs w:val="24"/>
        </w:rPr>
      </w:pPr>
      <w:bookmarkStart w:id="0" w:name="_heading=h.rziiz1pwj21j" w:colFirst="0" w:colLast="0"/>
      <w:bookmarkEnd w:id="0"/>
      <w:r w:rsidRPr="00B942F0">
        <w:rPr>
          <w:rFonts w:eastAsia="Arial"/>
          <w:sz w:val="24"/>
          <w:szCs w:val="24"/>
        </w:rPr>
        <w:t>Introduction</w:t>
      </w:r>
    </w:p>
    <w:p w14:paraId="7ECFB175" w14:textId="4C1EF7CD" w:rsidR="00C809A7" w:rsidRPr="000169B9" w:rsidRDefault="00275014">
      <w:pPr>
        <w:spacing w:line="276"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severe and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underestimate the impacts</w:t>
      </w:r>
      <w:r w:rsidR="00BB1AF9" w:rsidRPr="000169B9">
        <w:rPr>
          <w:rFonts w:eastAsia="Arial"/>
          <w:b/>
          <w:bCs/>
        </w:rPr>
        <w:t xml:space="preserve">, </w:t>
      </w:r>
      <w:r w:rsidR="00BB1AF9" w:rsidRPr="000169B9">
        <w:rPr>
          <w:rFonts w:eastAsia="Arial"/>
        </w:rPr>
        <w:t>with the risk of measures that are not drastic enough to ensure a sustainable and healthy ocean.</w:t>
      </w:r>
    </w:p>
    <w:p w14:paraId="00000027" w14:textId="58F5A337" w:rsidR="00F1663E" w:rsidRPr="000169B9" w:rsidRDefault="00BB1AF9">
      <w:pPr>
        <w:spacing w:line="276" w:lineRule="auto"/>
        <w:jc w:val="both"/>
        <w:rPr>
          <w:rFonts w:eastAsia="Arial"/>
        </w:rPr>
      </w:pPr>
      <w:r w:rsidRPr="000169B9">
        <w:rPr>
          <w:rFonts w:eastAsia="Arial"/>
        </w:rPr>
        <w:t xml:space="preserve">Experimental studies on the biological impacts of the exposure to single drivers, and their combined effects has been the subject of many recent studies </w:t>
      </w:r>
      <w:r w:rsidR="00A77FF8" w:rsidRPr="000169B9">
        <w:rPr>
          <w:rFonts w:eastAsia="Arial"/>
        </w:rPr>
        <w:fldChar w:fldCharType="begin"/>
      </w:r>
      <w:r w:rsidR="0040114B">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rPr>
        <w:fldChar w:fldCharType="separate"/>
      </w:r>
      <w:r w:rsidR="00FF3753" w:rsidRPr="000169B9">
        <w:rPr>
          <w:rFonts w:eastAsia="Arial"/>
          <w:noProof/>
        </w:rPr>
        <w:t>(</w:t>
      </w:r>
      <w:r w:rsidR="00FF3753" w:rsidRPr="000169B9">
        <w:rPr>
          <w:rFonts w:eastAsia="Arial"/>
        </w:rPr>
        <w:t xml:space="preserve">for a review, see </w:t>
      </w:r>
      <w:r w:rsidR="00FF3753" w:rsidRPr="000169B9">
        <w:rPr>
          <w:rFonts w:eastAsia="Arial"/>
          <w:noProof/>
        </w:rPr>
        <w:t>Boyd et al., 2018)</w:t>
      </w:r>
      <w:r w:rsidR="00A77FF8" w:rsidRPr="000169B9">
        <w:rPr>
          <w:rFonts w:eastAsia="Arial"/>
        </w:rPr>
        <w:fldChar w:fldCharType="end"/>
      </w:r>
      <w:r w:rsidR="00FF3753" w:rsidRPr="000169B9">
        <w:rPr>
          <w:rFonts w:eastAsia="Arial"/>
        </w:rPr>
        <w:t>.</w:t>
      </w:r>
      <w:r w:rsidRPr="000169B9">
        <w:rPr>
          <w:rFonts w:eastAsia="Arial"/>
        </w:rPr>
        <w:t xml:space="preserve"> </w:t>
      </w:r>
      <w:r w:rsidR="00737921" w:rsidRPr="000169B9">
        <w:rPr>
          <w:rFonts w:eastAsia="Arial"/>
        </w:rPr>
        <w:t xml:space="preserve">At present, attempts to resolve the impact of global and local </w:t>
      </w:r>
      <w:r w:rsidR="00B60FB3">
        <w:rPr>
          <w:rFonts w:eastAsia="Arial"/>
        </w:rPr>
        <w:t>drivers</w:t>
      </w:r>
      <w:r w:rsidR="00737921" w:rsidRPr="000169B9">
        <w:rPr>
          <w:rFonts w:eastAsia="Arial"/>
        </w:rPr>
        <w:t xml:space="preserve"> are </w:t>
      </w:r>
      <w:r w:rsidR="00BC6018" w:rsidRPr="000169B9">
        <w:rPr>
          <w:rFonts w:eastAsia="Arial"/>
        </w:rPr>
        <w:t xml:space="preserve">mostly </w:t>
      </w:r>
      <w:r w:rsidR="00737921" w:rsidRPr="000169B9">
        <w:rPr>
          <w:rFonts w:eastAsia="Arial"/>
        </w:rPr>
        <w:t xml:space="preserve">performed using scenario-based cross-design experiments. These do not allow identifying non-linear effects or interactions and statistical interactions are often confused with </w:t>
      </w:r>
      <w:r w:rsidR="00B60FB3">
        <w:rPr>
          <w:rFonts w:eastAsia="Arial"/>
        </w:rPr>
        <w:t>driver</w:t>
      </w:r>
      <w:r w:rsidR="00737921" w:rsidRPr="000169B9">
        <w:rPr>
          <w:rFonts w:eastAsia="Arial"/>
        </w:rPr>
        <w:t xml:space="preserve"> interactions</w:t>
      </w:r>
      <w:r w:rsidR="00BE357D" w:rsidRPr="000169B9">
        <w:rPr>
          <w:rFonts w:eastAsia="Arial"/>
        </w:rPr>
        <w:t xml:space="preserve"> </w:t>
      </w:r>
      <w:r w:rsidR="00BE357D" w:rsidRPr="000169B9">
        <w:rPr>
          <w:rFonts w:eastAsia="Arial"/>
        </w:rPr>
        <w:fldChar w:fldCharType="begin"/>
      </w:r>
      <w:r w:rsidR="00A861CF" w:rsidRPr="000169B9">
        <w:rPr>
          <w:rFonts w:eastAsia="Arial"/>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rPr>
        <w:fldChar w:fldCharType="separate"/>
      </w:r>
      <w:r w:rsidR="00A861CF" w:rsidRPr="000169B9">
        <w:rPr>
          <w:rFonts w:eastAsia="Arial"/>
          <w:noProof/>
        </w:rPr>
        <w:t>(Boyd et al., 2018)</w:t>
      </w:r>
      <w:r w:rsidR="00BE357D" w:rsidRPr="000169B9">
        <w:rPr>
          <w:rFonts w:eastAsia="Arial"/>
        </w:rPr>
        <w:fldChar w:fldCharType="end"/>
      </w:r>
      <w:r w:rsidR="00A861CF" w:rsidRPr="000169B9">
        <w:rPr>
          <w:rFonts w:eastAsia="Arial"/>
        </w:rPr>
        <w:t xml:space="preserve">. </w:t>
      </w:r>
      <w:r w:rsidR="006B32C9" w:rsidRPr="000169B9">
        <w:rPr>
          <w:rFonts w:eastAsia="Arial"/>
        </w:rPr>
        <w:t>Therefore</w:t>
      </w:r>
      <w:r w:rsidR="00BC6018" w:rsidRPr="000169B9">
        <w:rPr>
          <w:rFonts w:eastAsia="Arial"/>
        </w:rPr>
        <w:t>, the reported</w:t>
      </w:r>
      <w:r w:rsidRPr="000169B9">
        <w:rPr>
          <w:rFonts w:eastAsia="Arial"/>
        </w:rPr>
        <w:t xml:space="preserve"> nature of interaction</w:t>
      </w:r>
      <w:r w:rsidR="00BC6018" w:rsidRPr="000169B9">
        <w:rPr>
          <w:rFonts w:eastAsia="Arial"/>
        </w:rPr>
        <w:t xml:space="preserve"> and combined effects</w:t>
      </w:r>
      <w:r w:rsidRPr="000169B9">
        <w:rPr>
          <w:rFonts w:eastAsia="Arial"/>
        </w:rPr>
        <w:t xml:space="preserve"> varies between studies and</w:t>
      </w:r>
      <w:r w:rsidR="00D770D1" w:rsidRPr="000169B9">
        <w:rPr>
          <w:rFonts w:eastAsia="Arial"/>
        </w:rPr>
        <w:t xml:space="preserve"> is</w:t>
      </w:r>
      <w:r w:rsidRPr="000169B9">
        <w:rPr>
          <w:rFonts w:eastAsia="Arial"/>
        </w:rPr>
        <w:t xml:space="preserve"> </w:t>
      </w:r>
      <w:r w:rsidR="00BC6018" w:rsidRPr="000169B9">
        <w:rPr>
          <w:rFonts w:eastAsia="Arial"/>
        </w:rPr>
        <w:t>often based on misconceptions</w:t>
      </w:r>
      <w:r w:rsidRPr="000169B9">
        <w:rPr>
          <w:rFonts w:eastAsia="Arial"/>
        </w:rPr>
        <w:t xml:space="preserve"> </w:t>
      </w:r>
      <w:r w:rsidR="00A861CF" w:rsidRPr="000169B9">
        <w:rPr>
          <w:rFonts w:eastAsia="Arial"/>
        </w:rPr>
        <w:fldChar w:fldCharType="begin"/>
      </w:r>
      <w:r w:rsidR="0040114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rPr>
        <w:fldChar w:fldCharType="separate"/>
      </w:r>
      <w:r w:rsidR="0095538A" w:rsidRPr="000169B9">
        <w:rPr>
          <w:rFonts w:eastAsia="Arial"/>
          <w:noProof/>
        </w:rPr>
        <w:t>(</w:t>
      </w:r>
      <w:r w:rsidR="0095538A" w:rsidRPr="000169B9">
        <w:rPr>
          <w:rFonts w:eastAsia="Arial"/>
        </w:rPr>
        <w:t xml:space="preserve">see </w:t>
      </w:r>
      <w:r w:rsidR="0095538A" w:rsidRPr="000169B9">
        <w:rPr>
          <w:rFonts w:eastAsia="Arial"/>
          <w:noProof/>
        </w:rPr>
        <w:t>Crain et al., 2008; Stockbridge et al., 2020; Tekin et al., 2020</w:t>
      </w:r>
      <w:r w:rsidR="00D82227">
        <w:rPr>
          <w:rFonts w:eastAsia="Arial"/>
          <w:noProof/>
        </w:rPr>
        <w:t xml:space="preserve"> </w:t>
      </w:r>
      <w:r w:rsidR="00D82227" w:rsidRPr="000169B9">
        <w:rPr>
          <w:rFonts w:eastAsia="Arial"/>
        </w:rPr>
        <w:t>for contrasting reported interactions</w:t>
      </w:r>
      <w:r w:rsidR="0095538A" w:rsidRPr="000169B9">
        <w:rPr>
          <w:rFonts w:eastAsia="Arial"/>
          <w:noProof/>
        </w:rPr>
        <w:t>)</w:t>
      </w:r>
      <w:r w:rsidR="00A861CF" w:rsidRPr="000169B9">
        <w:rPr>
          <w:rFonts w:eastAsia="Arial"/>
        </w:rPr>
        <w:fldChar w:fldCharType="end"/>
      </w:r>
      <w:r w:rsidRPr="000169B9">
        <w:rPr>
          <w:rFonts w:eastAsia="Arial"/>
        </w:rPr>
        <w:t xml:space="preserve">. </w:t>
      </w:r>
    </w:p>
    <w:p w14:paraId="00000028" w14:textId="277728D0" w:rsidR="00F1663E" w:rsidRPr="000169B9" w:rsidRDefault="00FA108C">
      <w:pPr>
        <w:spacing w:line="276" w:lineRule="auto"/>
        <w:jc w:val="both"/>
        <w:rPr>
          <w:rFonts w:eastAsia="Arial"/>
        </w:rPr>
      </w:pPr>
      <w:r w:rsidRPr="000169B9">
        <w:rPr>
          <w:rFonts w:eastAsia="Arial"/>
        </w:rPr>
        <w:t xml:space="preserve">Resolving the biological effects of temperature </w:t>
      </w:r>
      <w:r w:rsidR="0095538A" w:rsidRPr="000169B9">
        <w:rPr>
          <w:rFonts w:eastAsia="Arial"/>
        </w:rPr>
        <w:fldChar w:fldCharType="begin"/>
      </w:r>
      <w:r w:rsidR="008A4F72" w:rsidRPr="000169B9">
        <w:rPr>
          <w:rFonts w:eastAsia="Arial"/>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0169B9">
        <w:rPr>
          <w:rFonts w:eastAsia="Arial"/>
          <w:noProof/>
        </w:rPr>
        <w:t>(Byrne et al., 2022)</w:t>
      </w:r>
      <w:r w:rsidR="0095538A" w:rsidRPr="000169B9">
        <w:rPr>
          <w:rFonts w:eastAsia="Arial"/>
        </w:rPr>
        <w:fldChar w:fldCharType="end"/>
      </w:r>
      <w:r w:rsidR="008A4F72" w:rsidRPr="000169B9">
        <w:rPr>
          <w:rFonts w:eastAsia="Arial"/>
        </w:rPr>
        <w:t xml:space="preserve"> </w:t>
      </w:r>
      <w:r w:rsidRPr="000169B9">
        <w:rPr>
          <w:rFonts w:eastAsia="Arial"/>
        </w:rPr>
        <w:t>and pH (</w:t>
      </w:r>
      <w:commentRangeStart w:id="1"/>
      <w:r w:rsidRPr="000169B9">
        <w:rPr>
          <w:rFonts w:eastAsia="Arial"/>
        </w:rPr>
        <w:t>Caiollon et al., 2023)</w:t>
      </w:r>
      <w:commentRangeEnd w:id="1"/>
      <w:r w:rsidR="004A0197" w:rsidRPr="000169B9">
        <w:rPr>
          <w:rStyle w:val="CommentReference"/>
          <w:rFonts w:eastAsia="Arial"/>
          <w:sz w:val="24"/>
          <w:szCs w:val="24"/>
        </w:rPr>
        <w:commentReference w:id="1"/>
      </w:r>
      <w:r w:rsidRPr="000169B9">
        <w:rPr>
          <w:rFonts w:eastAsia="Arial"/>
        </w:rPr>
        <w:t xml:space="preserve">, alone or in combination, are highly relevant for global change studies. Their response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rPr>
        <w:fldChar w:fldCharType="begin"/>
      </w:r>
      <w:r w:rsidR="00D921FC"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rPr>
        <w:fldChar w:fldCharType="separate"/>
      </w:r>
      <w:r w:rsidR="00D921FC" w:rsidRPr="000169B9">
        <w:rPr>
          <w:rFonts w:eastAsia="Arial"/>
          <w:noProof/>
        </w:rPr>
        <w:t>(Ruocco et al., 2016)</w:t>
      </w:r>
      <w:r w:rsidR="007B463A" w:rsidRPr="000169B9">
        <w:rPr>
          <w:rFonts w:eastAsia="Arial"/>
        </w:rPr>
        <w:fldChar w:fldCharType="end"/>
      </w:r>
      <w:r w:rsidRPr="000169B9">
        <w:rPr>
          <w:rFonts w:eastAsia="Arial"/>
        </w:rPr>
        <w:t>. Response curves over toxicant gradients are often described as sigmoidal, with thresholds below which adverse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p>
    <w:p w14:paraId="00000029" w14:textId="426DE940" w:rsidR="00F1663E" w:rsidRPr="000169B9" w:rsidRDefault="006B32C9">
      <w:pPr>
        <w:spacing w:line="276" w:lineRule="auto"/>
        <w:jc w:val="both"/>
        <w:rPr>
          <w:rFonts w:eastAsia="Arial"/>
        </w:rPr>
      </w:pPr>
      <w:r w:rsidRPr="000169B9">
        <w:rPr>
          <w:rFonts w:eastAsia="Arial"/>
        </w:rPr>
        <w:t>Because of</w:t>
      </w:r>
      <w:r w:rsidR="007F229B" w:rsidRPr="000169B9">
        <w:rPr>
          <w:rFonts w:eastAsia="Arial"/>
        </w:rPr>
        <w:t xml:space="preserve"> practical limitations, multi-driver studies are often limited to two or three treatment levels per driver, using an ANOVA-based experimental design of ‘control’ and ‘future’ conditions. Not only</w:t>
      </w:r>
      <w:r w:rsidR="00B412B6" w:rsidRPr="000169B9">
        <w:rPr>
          <w:rFonts w:eastAsia="Arial"/>
        </w:rPr>
        <w:t xml:space="preserve"> does</w:t>
      </w:r>
      <w:r w:rsidR="007F229B" w:rsidRPr="000169B9">
        <w:rPr>
          <w:rFonts w:eastAsia="Arial"/>
        </w:rPr>
        <w:t xml:space="preserve"> this approach often ignore the high level 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(e.g.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interactions. Many authors assume linearity of the response and confuse statistical interaction with more </w:t>
      </w:r>
      <w:r w:rsidR="007F229B" w:rsidRPr="000169B9">
        <w:rPr>
          <w:rFonts w:eastAsia="Arial"/>
        </w:rPr>
        <w:lastRenderedPageBreak/>
        <w:t xml:space="preserve">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(e.g.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5E2436B5" w14:textId="6CD7E851" w:rsidR="002E112E" w:rsidRPr="000169B9" w:rsidRDefault="00275014">
      <w:pPr>
        <w:spacing w:line="276" w:lineRule="auto"/>
        <w:jc w:val="both"/>
        <w:rPr>
          <w:rFonts w:eastAsia="Arial"/>
        </w:rPr>
      </w:pPr>
      <w:r w:rsidRPr="000169B9">
        <w:rPr>
          <w:rFonts w:eastAsia="Arial"/>
        </w:rPr>
        <w:t xml:space="preserve">The aim of our study is to </w:t>
      </w:r>
      <w:r w:rsidR="007F229B" w:rsidRPr="000169B9">
        <w:rPr>
          <w:rFonts w:eastAsia="Arial"/>
        </w:rPr>
        <w:t xml:space="preserve">test </w:t>
      </w:r>
      <w:r w:rsidR="006B32C9" w:rsidRPr="000169B9">
        <w:rPr>
          <w:rFonts w:eastAsia="Arial"/>
        </w:rPr>
        <w:t>a strategy</w:t>
      </w:r>
      <w:r w:rsidRPr="000169B9">
        <w:rPr>
          <w:rFonts w:eastAsia="Arial"/>
        </w:rPr>
        <w:t xml:space="preserve"> that </w:t>
      </w:r>
      <w:r w:rsidR="007F229B" w:rsidRPr="000169B9">
        <w:rPr>
          <w:rFonts w:eastAsia="Arial"/>
        </w:rPr>
        <w:t xml:space="preserve">combines (i) the resolution of the shape of the </w:t>
      </w:r>
      <w:r w:rsidRPr="000169B9">
        <w:rPr>
          <w:rFonts w:eastAsia="Arial"/>
        </w:rPr>
        <w:t xml:space="preserve">response curves of </w:t>
      </w:r>
      <w:r w:rsidR="007F229B" w:rsidRPr="000169B9">
        <w:rPr>
          <w:rFonts w:eastAsia="Arial"/>
        </w:rPr>
        <w:t xml:space="preserve">3 </w:t>
      </w:r>
      <w:r w:rsidRPr="000169B9">
        <w:rPr>
          <w:rFonts w:eastAsia="Arial"/>
        </w:rPr>
        <w:t>drivers</w:t>
      </w:r>
      <w:r w:rsidR="007F229B" w:rsidRPr="000169B9">
        <w:rPr>
          <w:rFonts w:eastAsia="Arial"/>
        </w:rPr>
        <w:t xml:space="preserve"> (temperature, pH, and lithium)</w:t>
      </w:r>
      <w:r w:rsidR="006B32C9" w:rsidRPr="000169B9">
        <w:rPr>
          <w:rFonts w:eastAsia="Arial"/>
        </w:rPr>
        <w:t xml:space="preserve">; (ii) use these performance to project their combined impacts under a concentration-addition hypothesis; </w:t>
      </w:r>
      <w:r w:rsidRPr="000169B9">
        <w:rPr>
          <w:rFonts w:eastAsia="Arial"/>
        </w:rPr>
        <w:t xml:space="preserve"> and</w:t>
      </w:r>
      <w:r w:rsidR="006B32C9" w:rsidRPr="000169B9">
        <w:rPr>
          <w:rFonts w:eastAsia="Arial"/>
        </w:rPr>
        <w:t xml:space="preserve"> (iii) evaluate the projections</w:t>
      </w:r>
      <w:r w:rsidRPr="000169B9">
        <w:rPr>
          <w:rFonts w:eastAsia="Arial"/>
        </w:rPr>
        <w:t xml:space="preserve"> </w:t>
      </w:r>
      <w:r w:rsidR="007F229B" w:rsidRPr="000169B9">
        <w:rPr>
          <w:rFonts w:eastAsia="Arial"/>
        </w:rPr>
        <w:t>using a fully crossed design (2x2x2=8 treatments)</w:t>
      </w:r>
      <w:r w:rsidRPr="000169B9">
        <w:rPr>
          <w:rFonts w:eastAsia="Arial"/>
        </w:rPr>
        <w:t xml:space="preserve">. </w:t>
      </w:r>
      <w:r w:rsidR="006B32C9" w:rsidRPr="000169B9">
        <w:rPr>
          <w:rFonts w:eastAsia="Arial"/>
        </w:rPr>
        <w:t>This</w:t>
      </w:r>
      <w:r w:rsidR="00A25938" w:rsidRPr="000169B9">
        <w:rPr>
          <w:rFonts w:eastAsia="Arial"/>
        </w:rPr>
        <w:t xml:space="preserve"> </w:t>
      </w:r>
      <w:r w:rsidR="006B32C9" w:rsidRPr="000169B9">
        <w:rPr>
          <w:rFonts w:eastAsia="Arial"/>
        </w:rPr>
        <w:t>allows to</w:t>
      </w:r>
      <w:r w:rsidR="00A25938" w:rsidRPr="000169B9">
        <w:rPr>
          <w:rFonts w:eastAsia="Arial"/>
        </w:rPr>
        <w:t xml:space="preserve"> identify potential interactions (non-additive effects) by comparing the outcome of the multiple </w:t>
      </w:r>
      <w:r w:rsidR="00B60FB3">
        <w:rPr>
          <w:rFonts w:eastAsia="Arial"/>
        </w:rPr>
        <w:t>driver</w:t>
      </w:r>
      <w:r w:rsidR="00A25938" w:rsidRPr="000169B9">
        <w:rPr>
          <w:rFonts w:eastAsia="Arial"/>
        </w:rPr>
        <w:t xml:space="preserve"> experiment with </w:t>
      </w:r>
      <w:r w:rsidR="006B32C9" w:rsidRPr="000169B9">
        <w:rPr>
          <w:rFonts w:eastAsia="Arial"/>
        </w:rPr>
        <w:t>the results of a</w:t>
      </w:r>
      <w:r w:rsidR="00A25938" w:rsidRPr="000169B9">
        <w:rPr>
          <w:rFonts w:eastAsia="Arial"/>
        </w:rPr>
        <w:t xml:space="preserve"> non-linear additiv</w:t>
      </w:r>
      <w:r w:rsidR="006B32C9" w:rsidRPr="000169B9">
        <w:rPr>
          <w:rFonts w:eastAsia="Arial"/>
        </w:rPr>
        <w:t>e</w:t>
      </w:r>
      <w:r w:rsidR="00A25938" w:rsidRPr="000169B9">
        <w:rPr>
          <w:rFonts w:eastAsia="Arial"/>
        </w:rPr>
        <w:t xml:space="preserve"> </w:t>
      </w:r>
      <w:r w:rsidR="006B32C9" w:rsidRPr="000169B9">
        <w:rPr>
          <w:rFonts w:eastAsia="Arial"/>
        </w:rPr>
        <w:t>model</w:t>
      </w:r>
      <w:r w:rsidR="002E112E" w:rsidRPr="000169B9">
        <w:rPr>
          <w:rFonts w:eastAsia="Arial"/>
        </w:rPr>
        <w:t xml:space="preserve"> </w:t>
      </w:r>
      <w:r w:rsidR="002E112E" w:rsidRPr="000169B9">
        <w:rPr>
          <w:rFonts w:eastAsia="Arial"/>
        </w:rPr>
        <w:fldChar w:fldCharType="begin"/>
      </w:r>
      <w:r w:rsidR="0040114B">
        <w:rPr>
          <w:rFonts w:eastAsia="Arial"/>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rPr>
        <w:fldChar w:fldCharType="separate"/>
      </w:r>
      <w:r w:rsidR="002E112E" w:rsidRPr="000169B9">
        <w:rPr>
          <w:rFonts w:eastAsia="Arial"/>
          <w:noProof/>
        </w:rPr>
        <w:t>(e.g. Espinel-Velasco et al., 2025)</w:t>
      </w:r>
      <w:r w:rsidR="002E112E" w:rsidRPr="000169B9">
        <w:rPr>
          <w:rFonts w:eastAsia="Arial"/>
        </w:rPr>
        <w:fldChar w:fldCharType="end"/>
      </w:r>
      <w:r w:rsidR="002E112E" w:rsidRPr="000169B9">
        <w:rPr>
          <w:rFonts w:eastAsia="Arial"/>
        </w:rPr>
        <w:t>.</w:t>
      </w:r>
    </w:p>
    <w:p w14:paraId="0000002B" w14:textId="143A1451" w:rsidR="00F1663E" w:rsidRPr="000169B9" w:rsidRDefault="00A25938">
      <w:pPr>
        <w:spacing w:line="276" w:lineRule="auto"/>
        <w:jc w:val="both"/>
        <w:rPr>
          <w:rFonts w:eastAsia="Arial"/>
        </w:rPr>
      </w:pPr>
      <w:r w:rsidRPr="000169B9">
        <w:rPr>
          <w:rFonts w:eastAsia="Arial"/>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r w:rsidRPr="000169B9">
        <w:rPr>
          <w:rFonts w:eastAsia="Arial"/>
        </w:rPr>
        <w:t>We assessed the effect of temperature, pH and lithium alone and combined on the growth rate and fitness of larvae of the purple sea urchin (</w:t>
      </w:r>
      <w:r w:rsidRPr="000169B9">
        <w:rPr>
          <w:rFonts w:eastAsia="Arial"/>
          <w:i/>
        </w:rPr>
        <w:t>Paracentrotus lividus</w:t>
      </w:r>
      <w:r w:rsidRPr="000169B9">
        <w:rPr>
          <w:rFonts w:eastAsia="Arial"/>
        </w:rPr>
        <w:t>) to answer</w:t>
      </w:r>
      <w:r w:rsidR="0069397B" w:rsidRPr="000169B9">
        <w:rPr>
          <w:rFonts w:eastAsia="Arial"/>
        </w:rPr>
        <w:t xml:space="preserve"> two main questions</w:t>
      </w:r>
      <w:r w:rsidRPr="000169B9">
        <w:rPr>
          <w:rFonts w:eastAsia="Arial"/>
        </w:rPr>
        <w:t xml:space="preserve">: </w:t>
      </w:r>
    </w:p>
    <w:p w14:paraId="0000002C" w14:textId="668B42EE" w:rsidR="00F1663E" w:rsidRPr="000169B9" w:rsidRDefault="00275014">
      <w:pPr>
        <w:spacing w:line="276" w:lineRule="auto"/>
        <w:jc w:val="both"/>
        <w:rPr>
          <w:rFonts w:eastAsia="Arial"/>
        </w:rPr>
      </w:pPr>
      <w:r w:rsidRPr="000169B9">
        <w:rPr>
          <w:rFonts w:eastAsia="Arial"/>
        </w:rPr>
        <w:t xml:space="preserve">(i) </w:t>
      </w:r>
      <w:r w:rsidR="006B32C9" w:rsidRPr="000169B9">
        <w:rPr>
          <w:rFonts w:eastAsia="Arial"/>
          <w:i/>
        </w:rPr>
        <w:t xml:space="preserve">What </w:t>
      </w:r>
      <w:r w:rsidRPr="000169B9">
        <w:rPr>
          <w:rFonts w:eastAsia="Arial"/>
          <w:i/>
        </w:rPr>
        <w:t>is the shape of the</w:t>
      </w:r>
      <w:r w:rsidR="0069397B" w:rsidRPr="000169B9">
        <w:rPr>
          <w:rFonts w:eastAsia="Arial"/>
          <w:i/>
        </w:rPr>
        <w:t>ir</w:t>
      </w:r>
      <w:r w:rsidRPr="000169B9">
        <w:rPr>
          <w:rFonts w:eastAsia="Arial"/>
          <w:i/>
        </w:rPr>
        <w:t xml:space="preserve"> response curves for temperature, pH and lithium?</w:t>
      </w:r>
      <w:r w:rsidRPr="000169B9">
        <w:rPr>
          <w:rFonts w:eastAsia="Arial"/>
        </w:rPr>
        <w:t xml:space="preserve"> </w:t>
      </w:r>
    </w:p>
    <w:p w14:paraId="0E210F28" w14:textId="4798083F" w:rsidR="007F30A3" w:rsidRPr="000169B9" w:rsidRDefault="00275014" w:rsidP="007F30A3">
      <w:pPr>
        <w:spacing w:line="276" w:lineRule="auto"/>
        <w:jc w:val="both"/>
        <w:rPr>
          <w:rFonts w:eastAsia="Arial"/>
        </w:rPr>
      </w:pPr>
      <w:r w:rsidRPr="000169B9">
        <w:rPr>
          <w:rFonts w:eastAsia="Arial"/>
        </w:rPr>
        <w:t xml:space="preserve">(ii) </w:t>
      </w:r>
      <w:r w:rsidR="006B32C9" w:rsidRPr="000169B9">
        <w:rPr>
          <w:rFonts w:eastAsia="Arial"/>
          <w:i/>
        </w:rPr>
        <w:t xml:space="preserve">Are </w:t>
      </w:r>
      <w:r w:rsidR="0069397B" w:rsidRPr="000169B9">
        <w:rPr>
          <w:rFonts w:eastAsia="Arial"/>
          <w:i/>
        </w:rPr>
        <w:t>there interactions (non-additive effects)</w:t>
      </w:r>
      <w:r w:rsidRPr="000169B9">
        <w:rPr>
          <w:rFonts w:eastAsia="Arial"/>
          <w:i/>
        </w:rPr>
        <w:t xml:space="preserve"> between the drivers?</w:t>
      </w:r>
      <w:bookmarkStart w:id="2" w:name="_heading=h.rsceinwdbwhe" w:colFirst="0" w:colLast="0"/>
      <w:bookmarkEnd w:id="2"/>
    </w:p>
    <w:p w14:paraId="02341484" w14:textId="77777777" w:rsidR="0082432F" w:rsidRDefault="0082432F" w:rsidP="007F30A3">
      <w:pPr>
        <w:spacing w:line="276" w:lineRule="auto"/>
        <w:jc w:val="both"/>
        <w:rPr>
          <w:rFonts w:eastAsia="Arial"/>
        </w:rPr>
      </w:pPr>
    </w:p>
    <w:p w14:paraId="00000030" w14:textId="31E55024" w:rsidR="00F1663E" w:rsidRPr="000169B9" w:rsidRDefault="00275014" w:rsidP="007F30A3">
      <w:pPr>
        <w:pStyle w:val="ListParagraph"/>
        <w:numPr>
          <w:ilvl w:val="0"/>
          <w:numId w:val="3"/>
        </w:numPr>
        <w:spacing w:line="276" w:lineRule="auto"/>
        <w:jc w:val="both"/>
        <w:rPr>
          <w:rFonts w:eastAsia="Arial"/>
          <w:b/>
          <w:bCs/>
          <w:sz w:val="24"/>
          <w:szCs w:val="24"/>
        </w:rPr>
      </w:pPr>
      <w:r w:rsidRPr="000169B9">
        <w:rPr>
          <w:rFonts w:eastAsia="Arial"/>
          <w:b/>
          <w:bCs/>
          <w:sz w:val="24"/>
          <w:szCs w:val="24"/>
        </w:rPr>
        <w:t>Materials and methods</w:t>
      </w:r>
    </w:p>
    <w:p w14:paraId="00000032" w14:textId="77777777" w:rsidR="00F1663E" w:rsidRPr="000169B9" w:rsidRDefault="00275014">
      <w:pPr>
        <w:spacing w:line="276" w:lineRule="auto"/>
        <w:jc w:val="both"/>
        <w:rPr>
          <w:rFonts w:eastAsia="Arial"/>
          <w:i/>
        </w:rPr>
      </w:pPr>
      <w:r w:rsidRPr="000169B9">
        <w:rPr>
          <w:rFonts w:eastAsia="Arial"/>
          <w:i/>
        </w:rPr>
        <w:t>2.1 Sampling and larval culture</w:t>
      </w:r>
    </w:p>
    <w:p w14:paraId="00000033" w14:textId="4130C722" w:rsidR="00F1663E" w:rsidRPr="000169B9" w:rsidRDefault="00275014">
      <w:pPr>
        <w:spacing w:line="276"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r w:rsidR="0082432F" w:rsidRPr="000169B9">
        <w:rPr>
          <w:rFonts w:eastAsia="Arial"/>
        </w:rPr>
        <w:t>snorkelling</w:t>
      </w:r>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20°C, salinity = 38</w:t>
      </w:r>
      <w:commentRangeStart w:id="3"/>
      <w:sdt>
        <w:sdtPr>
          <w:tag w:val="goog_rdk_23"/>
          <w:id w:val="982917786"/>
        </w:sdtPr>
        <w:sdtContent>
          <w:ins w:id="4" w:author="Joana Filipa Fernandes" w:date="2025-08-28T12:01:00Z">
            <w:r w:rsidRPr="000169B9">
              <w:rPr>
                <w:rFonts w:eastAsia="Arial"/>
              </w:rPr>
              <w:t>, dissolved oxygen? (x%)</w:t>
            </w:r>
          </w:ins>
        </w:sdtContent>
      </w:sdt>
      <w:commentRangeEnd w:id="3"/>
      <w:r w:rsidR="004A0197" w:rsidRPr="000169B9">
        <w:rPr>
          <w:rStyle w:val="CommentReference"/>
          <w:rFonts w:eastAsia="Arial"/>
          <w:sz w:val="24"/>
          <w:szCs w:val="24"/>
        </w:rPr>
        <w:commentReference w:id="3"/>
      </w:r>
      <w:r w:rsidRPr="000169B9">
        <w:rPr>
          <w:rFonts w:eastAsia="Arial"/>
        </w:rPr>
        <w:t>).</w:t>
      </w:r>
    </w:p>
    <w:p w14:paraId="00000034" w14:textId="162EAF12" w:rsidR="00F1663E" w:rsidRPr="000169B9" w:rsidRDefault="00275014">
      <w:pPr>
        <w:spacing w:line="276" w:lineRule="auto"/>
        <w:jc w:val="both"/>
        <w:rPr>
          <w:rFonts w:eastAsia="Arial"/>
        </w:rPr>
      </w:pPr>
      <w:r w:rsidRPr="000169B9">
        <w:rPr>
          <w:rFonts w:eastAsia="Arial"/>
        </w:rPr>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pPr>
        <w:spacing w:line="276" w:lineRule="auto"/>
        <w:jc w:val="both"/>
        <w:rPr>
          <w:rFonts w:eastAsia="Arial"/>
          <w:i/>
        </w:rPr>
      </w:pPr>
    </w:p>
    <w:p w14:paraId="00000036" w14:textId="77777777" w:rsidR="00F1663E" w:rsidRPr="000169B9" w:rsidRDefault="00275014">
      <w:pPr>
        <w:spacing w:line="276" w:lineRule="auto"/>
        <w:jc w:val="both"/>
        <w:rPr>
          <w:rFonts w:eastAsia="Arial"/>
          <w:i/>
        </w:rPr>
      </w:pPr>
      <w:r w:rsidRPr="000169B9">
        <w:rPr>
          <w:rFonts w:eastAsia="Arial"/>
          <w:i/>
        </w:rPr>
        <w:t>2.2 Experimental design</w:t>
      </w:r>
    </w:p>
    <w:p w14:paraId="3034B9DC" w14:textId="18983AB6" w:rsidR="005D6B49" w:rsidRPr="000169B9" w:rsidRDefault="00275014">
      <w:pPr>
        <w:spacing w:line="276"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w:t>
      </w:r>
      <w:r w:rsidRPr="000169B9">
        <w:rPr>
          <w:rFonts w:eastAsia="Arial"/>
        </w:rPr>
        <w:lastRenderedPageBreak/>
        <w:t xml:space="preserve">to a feedback </w:t>
      </w:r>
      <w:r w:rsidR="00744D9C" w:rsidRPr="000169B9">
        <w:rPr>
          <w:rFonts w:eastAsia="Arial"/>
        </w:rPr>
        <w:t>system (IKS Aquastar</w:t>
      </w:r>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18418A20" w14:textId="0F5904BC" w:rsidR="00A95F12" w:rsidRPr="000169B9" w:rsidRDefault="00504F2E">
      <w:pPr>
        <w:spacing w:line="276"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7B3B22" w:rsidRPr="000169B9">
        <w:rPr>
          <w:rFonts w:eastAsia="Arial"/>
        </w:rPr>
        <w:t xml:space="preserve">with </w:t>
      </w:r>
      <w:r w:rsidR="00984A00" w:rsidRPr="000169B9">
        <w:rPr>
          <w:rFonts w:eastAsia="Arial"/>
        </w:rPr>
        <w:t>the sampling site’s average level in mind: 20°C, pH 8 and lithium 0.18 ppm</w:t>
      </w:r>
      <w:r w:rsidRPr="000169B9">
        <w:rPr>
          <w:rFonts w:eastAsia="Arial"/>
        </w:rPr>
        <w:t>, and the ranges of the</w:t>
      </w:r>
      <w:r w:rsidR="00976248" w:rsidRPr="000169B9">
        <w:rPr>
          <w:rFonts w:eastAsia="Arial"/>
        </w:rPr>
        <w:t xml:space="preserve"> treatment levels chosen to extend beyond the natural variability</w:t>
      </w:r>
      <w:r w:rsidR="00F53831" w:rsidRPr="000169B9">
        <w:rPr>
          <w:rFonts w:eastAsia="Arial"/>
        </w:rPr>
        <w:t xml:space="preserve"> </w:t>
      </w:r>
      <w:r w:rsidR="006C6585" w:rsidRPr="000169B9">
        <w:rPr>
          <w:rFonts w:eastAsia="Arial"/>
        </w:rPr>
        <w:t xml:space="preserve">for October/November </w:t>
      </w:r>
      <w:r w:rsidR="00F53831" w:rsidRPr="000169B9">
        <w:rPr>
          <w:rFonts w:eastAsia="Arial"/>
        </w:rPr>
        <w:t>of 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79470E06" w14:textId="6C5B66DB" w:rsidR="00F16C32" w:rsidRPr="000169B9" w:rsidRDefault="005D7BA6">
      <w:pPr>
        <w:spacing w:line="276" w:lineRule="auto"/>
        <w:jc w:val="both"/>
        <w:rPr>
          <w:rFonts w:eastAsia="Arial"/>
        </w:rPr>
      </w:pPr>
      <w:r w:rsidRPr="000169B9">
        <w:rPr>
          <w:rFonts w:eastAsia="Arial"/>
        </w:rPr>
        <w:t>The single driver experiment (experiment #1) was carried out in 15 bottles</w:t>
      </w:r>
      <w:r w:rsidR="00A05EBB" w:rsidRPr="000169B9">
        <w:rPr>
          <w:rFonts w:eastAsia="Arial"/>
        </w:rPr>
        <w:t xml:space="preserve">, </w:t>
      </w:r>
      <w:r w:rsidR="00E83423" w:rsidRPr="000169B9">
        <w:rPr>
          <w:rFonts w:eastAsia="Arial"/>
        </w:rPr>
        <w:t xml:space="preserve">where </w:t>
      </w:r>
      <w:r w:rsidR="00E50F4F" w:rsidRPr="000169B9">
        <w:rPr>
          <w:rFonts w:eastAsia="Arial"/>
        </w:rPr>
        <w:t xml:space="preserve">there were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(15°C to 30°C), pH (</w:t>
      </w:r>
      <w:r w:rsidR="00A611D8" w:rsidRPr="000169B9">
        <w:rPr>
          <w:rFonts w:eastAsia="Arial"/>
        </w:rPr>
        <w:t xml:space="preserve">pH 8 to 7.45) and lithium (0.18 to 20 ppm) treatments in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performed in duplicates (Fig</w:t>
      </w:r>
      <w:r w:rsidR="004E54FC">
        <w:rPr>
          <w:rFonts w:eastAsia="Arial"/>
        </w:rPr>
        <w:t xml:space="preserve">ure </w:t>
      </w:r>
      <w:r w:rsidR="00804834">
        <w:rPr>
          <w:rFonts w:eastAsia="Arial"/>
        </w:rPr>
        <w:t>1</w:t>
      </w:r>
      <w:r w:rsidR="008B0185" w:rsidRPr="000169B9">
        <w:rPr>
          <w:rFonts w:eastAsia="Arial"/>
        </w:rPr>
        <w:t>a)</w:t>
      </w:r>
      <w:r w:rsidR="005559BE">
        <w:rPr>
          <w:rFonts w:eastAsia="Arial"/>
        </w:rPr>
        <w:t>.</w:t>
      </w:r>
    </w:p>
    <w:p w14:paraId="15C50F26" w14:textId="77777777" w:rsidR="006335C3" w:rsidRDefault="006335C3">
      <w:pPr>
        <w:jc w:val="both"/>
        <w:rPr>
          <w:rFonts w:eastAsia="Arial"/>
          <w:b/>
        </w:rPr>
      </w:pPr>
      <w:bookmarkStart w:id="5" w:name="_heading=h.gjdgxs" w:colFirst="0" w:colLast="0"/>
      <w:bookmarkEnd w:id="5"/>
    </w:p>
    <w:p w14:paraId="36B985E9" w14:textId="3BB1FBF4" w:rsidR="006335C3" w:rsidRPr="00DB7F86" w:rsidRDefault="008724C9">
      <w:pPr>
        <w:jc w:val="both"/>
        <w:rPr>
          <w:rFonts w:ascii="Arial" w:eastAsia="Arial" w:hAnsi="Arial" w:cs="Arial"/>
        </w:rPr>
      </w:pPr>
      <w:r w:rsidRPr="008724C9">
        <w:rPr>
          <w:rFonts w:eastAsia="Arial"/>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commentRangeStart w:id="6"/>
      <w:r w:rsidRPr="00B63343">
        <w:rPr>
          <w:rFonts w:eastAsia="Arial"/>
          <w:b/>
        </w:rPr>
        <w:t xml:space="preserve">Figure </w:t>
      </w:r>
      <w:commentRangeEnd w:id="6"/>
      <w:r w:rsidR="00C002FF">
        <w:rPr>
          <w:rStyle w:val="CommentReference"/>
          <w:rFonts w:eastAsia="Arial"/>
          <w:b/>
          <w:sz w:val="24"/>
          <w:szCs w:val="24"/>
        </w:rPr>
        <w:commentReference w:id="6"/>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pPr>
        <w:jc w:val="both"/>
        <w:rPr>
          <w:rFonts w:eastAsia="Arial"/>
        </w:rPr>
      </w:pPr>
    </w:p>
    <w:p w14:paraId="000000D4" w14:textId="78CC859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9CB0F44" w14:textId="040FD884" w:rsidR="00E44A11" w:rsidRPr="00B63343" w:rsidRDefault="00275014">
      <w:pPr>
        <w:spacing w:line="276" w:lineRule="auto"/>
        <w:jc w:val="both"/>
        <w:rPr>
          <w:rFonts w:eastAsia="Arial"/>
        </w:rPr>
      </w:pPr>
      <w:r w:rsidRPr="00B63343">
        <w:rPr>
          <w:rFonts w:eastAsia="Arial"/>
        </w:rPr>
        <w:t xml:space="preserve">After 96 hours, a 10 mL sample was taken from each bottle and fixed with 4% formaldehyde. </w:t>
      </w:r>
      <w:commentRangeStart w:id="7"/>
      <w:commentRangeStart w:id="8"/>
      <w:commentRangeStart w:id="9"/>
      <w:r w:rsidRPr="00B63343">
        <w:rPr>
          <w:rFonts w:eastAsia="Arial"/>
        </w:rPr>
        <w:t xml:space="preserve">Larvae were counted for density </w:t>
      </w:r>
      <w:commentRangeEnd w:id="7"/>
      <w:r w:rsidR="004A0197" w:rsidRPr="00B63343">
        <w:rPr>
          <w:rStyle w:val="CommentReference"/>
          <w:rFonts w:eastAsia="Arial"/>
          <w:sz w:val="24"/>
          <w:szCs w:val="24"/>
        </w:rPr>
        <w:commentReference w:id="7"/>
      </w:r>
      <w:commentRangeEnd w:id="8"/>
      <w:r w:rsidR="00F33EDC" w:rsidRPr="00B63343">
        <w:rPr>
          <w:rStyle w:val="CommentReference"/>
          <w:rFonts w:eastAsia="Arial"/>
          <w:sz w:val="24"/>
          <w:szCs w:val="24"/>
        </w:rPr>
        <w:commentReference w:id="8"/>
      </w:r>
      <w:commentRangeEnd w:id="9"/>
      <w:r w:rsidR="00F551AB" w:rsidRPr="00B63343">
        <w:rPr>
          <w:rStyle w:val="CommentReference"/>
          <w:rFonts w:eastAsia="Arial"/>
          <w:sz w:val="24"/>
          <w:szCs w:val="24"/>
        </w:rPr>
        <w:commentReference w:id="9"/>
      </w:r>
      <w:r w:rsidRPr="00B63343">
        <w:rPr>
          <w:rFonts w:eastAsia="Arial"/>
        </w:rPr>
        <w:t>and photographed under a 10x microscope</w:t>
      </w:r>
      <w:sdt>
        <w:sdtPr>
          <w:tag w:val="goog_rdk_29"/>
          <w:id w:val="427276857"/>
        </w:sdtPr>
        <w:sdtContent>
          <w:sdt>
            <w:sdtPr>
              <w:tag w:val="goog_rdk_30"/>
              <w:id w:val="-1419210279"/>
            </w:sdtPr>
            <w:sdtContent/>
          </w:sdt>
          <w:r w:rsidRPr="00B63343">
            <w:rPr>
              <w:rFonts w:eastAsia="Arial"/>
            </w:rPr>
            <w:t xml:space="preserve"> (</w:t>
          </w:r>
          <w:commentRangeStart w:id="10"/>
          <w:r w:rsidRPr="00B63343">
            <w:rPr>
              <w:rFonts w:eastAsia="Arial"/>
            </w:rPr>
            <w:t>Brand of the microscope</w:t>
          </w:r>
          <w:commentRangeEnd w:id="10"/>
          <w:r w:rsidR="004A0197" w:rsidRPr="00B63343">
            <w:rPr>
              <w:rStyle w:val="CommentReference"/>
              <w:rFonts w:eastAsia="Arial"/>
              <w:sz w:val="24"/>
              <w:szCs w:val="24"/>
            </w:rPr>
            <w:commentReference w:id="10"/>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rPr>
      </w:pPr>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xml:space="preserve">) was calculated for each </w:t>
      </w:r>
      <w:r w:rsidR="00E44A11" w:rsidRPr="00B63343">
        <w:rPr>
          <w:rFonts w:eastAsia="Arial"/>
        </w:rPr>
        <w:t xml:space="preserve">aquarium </w:t>
      </w:r>
      <w:r w:rsidRPr="00B63343">
        <w:rPr>
          <w:rFonts w:eastAsia="Arial"/>
        </w:rPr>
        <w:t xml:space="preserve">as the difference between BL (µm) and 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p>
    <w:p w14:paraId="000000D6" w14:textId="77777777" w:rsidR="00F1663E" w:rsidRPr="00B63343" w:rsidRDefault="00F1663E">
      <w:pPr>
        <w:spacing w:line="276" w:lineRule="auto"/>
        <w:jc w:val="both"/>
        <w:rPr>
          <w:rFonts w:eastAsia="Arial"/>
          <w:b/>
        </w:rPr>
      </w:pPr>
    </w:p>
    <w:p w14:paraId="000000D7" w14:textId="3C25302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67A64F52" w:rsidR="00F1663E" w:rsidRPr="00B63343" w:rsidRDefault="00275014">
      <w:pPr>
        <w:spacing w:line="276" w:lineRule="auto"/>
        <w:jc w:val="both"/>
        <w:rPr>
          <w:rFonts w:eastAsia="Arial"/>
        </w:rPr>
      </w:pPr>
      <w:r w:rsidRPr="00B63343">
        <w:rPr>
          <w:rFonts w:eastAsia="Arial"/>
        </w:rPr>
        <w:lastRenderedPageBreak/>
        <w:t>The consistency</w:t>
      </w:r>
      <w:r w:rsidR="00507003" w:rsidRPr="00B63343">
        <w:rPr>
          <w:rFonts w:eastAsia="Arial"/>
        </w:rPr>
        <w:t xml:space="preserve"> in</w:t>
      </w:r>
      <w:r w:rsidR="00437FB5" w:rsidRPr="00B63343">
        <w:rPr>
          <w:rFonts w:eastAsia="Arial"/>
        </w:rPr>
        <w:t xml:space="preserve"> growth rate </w:t>
      </w:r>
      <w:r w:rsidRPr="00B63343">
        <w:rPr>
          <w:rFonts w:eastAsia="Arial"/>
        </w:rPr>
        <w:t>between</w:t>
      </w:r>
      <w:r w:rsidR="00507003" w:rsidRPr="00B63343">
        <w:rPr>
          <w:rFonts w:eastAsia="Arial"/>
        </w:rPr>
        <w:t xml:space="preserve"> treatments in common </w:t>
      </w:r>
      <w:r w:rsidR="00A62526" w:rsidRPr="00B63343">
        <w:rPr>
          <w:rFonts w:eastAsia="Arial"/>
        </w:rPr>
        <w:t>in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Pr="00B63343">
        <w:rPr>
          <w:rFonts w:eastAsia="Arial"/>
        </w:rPr>
        <w:t xml:space="preserve">was evaluated with one-way ANOVAs and t-tests. A Shapiro-Wilks test indicated </w:t>
      </w:r>
      <w:r w:rsidR="00A62526" w:rsidRPr="00B63343">
        <w:rPr>
          <w:rFonts w:eastAsia="Arial"/>
        </w:rPr>
        <w:t xml:space="preserve">a </w:t>
      </w:r>
      <w:r w:rsidRPr="00B63343">
        <w:rPr>
          <w:rFonts w:eastAsia="Arial"/>
        </w:rPr>
        <w:t xml:space="preserve">modest deviation from normality for the residuals </w:t>
      </w:r>
      <w:r w:rsidR="00A62526" w:rsidRPr="00B63343">
        <w:rPr>
          <w:rFonts w:eastAsia="Arial"/>
        </w:rPr>
        <w:t xml:space="preserve">for </w:t>
      </w:r>
      <w:r w:rsidRPr="00B63343">
        <w:rPr>
          <w:rFonts w:eastAsia="Arial"/>
        </w:rPr>
        <w:t xml:space="preserve">some of the tests, but these tests are robust to </w:t>
      </w:r>
      <w:r w:rsidR="00A62526" w:rsidRPr="00B63343">
        <w:rPr>
          <w:rFonts w:eastAsia="Arial"/>
        </w:rPr>
        <w:t>such deviations</w:t>
      </w:r>
      <w:r w:rsidR="005C5166" w:rsidRPr="00B63343">
        <w:rPr>
          <w:rFonts w:eastAsia="Arial"/>
        </w:rPr>
        <w:t xml:space="preserve"> </w:t>
      </w:r>
      <w:r w:rsidR="002F6924" w:rsidRPr="00B63343">
        <w:rPr>
          <w:rFonts w:eastAsia="Arial"/>
        </w:rPr>
        <w:fldChar w:fldCharType="begin"/>
      </w:r>
      <w:r w:rsidR="00E055A5" w:rsidRPr="00B63343">
        <w:rPr>
          <w:rFonts w:eastAsia="Arial"/>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rPr>
        <w:fldChar w:fldCharType="separate"/>
      </w:r>
      <w:r w:rsidR="00E055A5" w:rsidRPr="00B63343">
        <w:rPr>
          <w:rFonts w:eastAsia="Arial"/>
          <w:noProof/>
        </w:rPr>
        <w:t>(Glass et al., 1972; Knief &amp; Forstmeier, 2021)</w:t>
      </w:r>
      <w:r w:rsidR="002F6924" w:rsidRPr="00B63343">
        <w:rPr>
          <w:rFonts w:eastAsia="Arial"/>
        </w:rPr>
        <w:fldChar w:fldCharType="end"/>
      </w:r>
      <w:r w:rsidR="00E055A5" w:rsidRPr="00B63343">
        <w:rPr>
          <w:rFonts w:eastAsia="Arial"/>
        </w:rPr>
        <w:t xml:space="preserve">. </w:t>
      </w:r>
    </w:p>
    <w:p w14:paraId="27E9E896" w14:textId="1752D96A" w:rsidR="00B05F3D" w:rsidRPr="00B63343" w:rsidRDefault="00362EE8">
      <w:pPr>
        <w:spacing w:line="276" w:lineRule="auto"/>
        <w:jc w:val="both"/>
        <w:rPr>
          <w:rFonts w:eastAsia="Arial"/>
        </w:rPr>
      </w:pPr>
      <w:r w:rsidRPr="00B63343">
        <w:rPr>
          <w:rFonts w:eastAsia="Arial"/>
        </w:rPr>
        <w:t>For each driver</w:t>
      </w:r>
      <w:r w:rsidR="00896AB3" w:rsidRPr="00B63343">
        <w:rPr>
          <w:rFonts w:eastAsia="Arial"/>
        </w:rPr>
        <w:t xml:space="preserve"> in </w:t>
      </w:r>
      <w:r w:rsidR="00967F2C" w:rsidRPr="00B63343">
        <w:rPr>
          <w:rFonts w:eastAsia="Arial"/>
        </w:rPr>
        <w:t xml:space="preserve">the </w:t>
      </w:r>
      <w:r w:rsidR="00896AB3" w:rsidRPr="00B63343">
        <w:rPr>
          <w:rFonts w:eastAsia="Arial"/>
        </w:rPr>
        <w:t>experiment #1</w:t>
      </w:r>
      <w:r w:rsidRPr="00B63343">
        <w:rPr>
          <w:rFonts w:eastAsia="Arial"/>
        </w:rPr>
        <w:t>, the shape of the response curve for</w:t>
      </w:r>
      <w:r w:rsidR="00437FB5" w:rsidRPr="00B63343">
        <w:rPr>
          <w:rFonts w:eastAsia="Arial"/>
        </w:rPr>
        <w:t xml:space="preserve"> growth rate </w:t>
      </w:r>
      <w:r w:rsidRPr="00B63343">
        <w:rPr>
          <w:rFonts w:eastAsia="Arial"/>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B63343">
        <w:rPr>
          <w:rFonts w:eastAsia="Arial"/>
          <w:vertAlign w:val="superscript"/>
        </w:rPr>
        <w:t>2</w:t>
      </w:r>
      <w:r w:rsidRPr="00B63343">
        <w:rPr>
          <w:rFonts w:eastAsia="Arial"/>
        </w:rPr>
        <w:t xml:space="preserve">, standard error and AIC scores, and the appropriate model chosen for each driver based on these metrics. Other response curve models were also explored using the rTPC package in R </w:t>
      </w:r>
      <w:r w:rsidR="00E055A5" w:rsidRPr="00B63343">
        <w:rPr>
          <w:rFonts w:eastAsia="Arial"/>
        </w:rPr>
        <w:fldChar w:fldCharType="begin"/>
      </w:r>
      <w:r w:rsidR="00F6361D" w:rsidRPr="00B63343">
        <w:rPr>
          <w:rFonts w:eastAsia="Arial"/>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rPr>
        <w:fldChar w:fldCharType="separate"/>
      </w:r>
      <w:r w:rsidR="00F6361D" w:rsidRPr="00B63343">
        <w:rPr>
          <w:rFonts w:eastAsia="Arial"/>
          <w:noProof/>
        </w:rPr>
        <w:t>(Padfield et al., 2021)</w:t>
      </w:r>
      <w:r w:rsidR="00E055A5" w:rsidRPr="00B63343">
        <w:rPr>
          <w:rFonts w:eastAsia="Arial"/>
        </w:rPr>
        <w:fldChar w:fldCharType="end"/>
      </w:r>
      <w:r w:rsidRPr="00B63343">
        <w:rPr>
          <w:rFonts w:eastAsia="Arial"/>
        </w:rPr>
        <w:t xml:space="preserve">, but none fit well. </w:t>
      </w:r>
    </w:p>
    <w:p w14:paraId="000000DA" w14:textId="3BE3F5B6" w:rsidR="00F1663E" w:rsidRPr="00B63343" w:rsidRDefault="00B95051">
      <w:pPr>
        <w:spacing w:line="276" w:lineRule="auto"/>
        <w:jc w:val="both"/>
        <w:rPr>
          <w:rFonts w:eastAsia="Arial"/>
        </w:rPr>
      </w:pPr>
      <w:r w:rsidRPr="00B63343">
        <w:rPr>
          <w:rFonts w:eastAsia="Arial"/>
        </w:rPr>
        <w:t>For</w:t>
      </w:r>
      <w:r w:rsidR="005A606E" w:rsidRPr="00B63343">
        <w:rPr>
          <w:rFonts w:eastAsia="Arial"/>
        </w:rPr>
        <w:t xml:space="preserve"> the experiment #2,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(e.g. only high temperature) or when combined with one or two of the other drivers (e.g. any combination with low pH and/or high lithium).</w:t>
      </w:r>
      <w:r w:rsidR="000B6C88" w:rsidRPr="00B63343">
        <w:rPr>
          <w:rFonts w:eastAsia="Arial"/>
        </w:rPr>
        <w:t xml:space="preserve"> </w:t>
      </w:r>
      <w:commentRangeStart w:id="11"/>
      <w:commentRangeStart w:id="12"/>
      <w:commentRangeStart w:id="13"/>
      <w:commentRangeStart w:id="14"/>
      <w:r w:rsidR="00362EE8" w:rsidRPr="00B63343">
        <w:rPr>
          <w:rFonts w:eastAsia="Arial"/>
        </w:rPr>
        <w:t xml:space="preserve">Wilcoxon rank-sum tests were used to test for statistical significance in the comparison of each pair. </w:t>
      </w:r>
      <w:commentRangeEnd w:id="11"/>
      <w:r w:rsidR="004A0197" w:rsidRPr="00B63343">
        <w:rPr>
          <w:rStyle w:val="CommentReference"/>
          <w:rFonts w:eastAsia="Arial"/>
          <w:sz w:val="24"/>
          <w:szCs w:val="24"/>
        </w:rPr>
        <w:commentReference w:id="11"/>
      </w:r>
      <w:commentRangeEnd w:id="12"/>
      <w:r w:rsidR="00FD39D1" w:rsidRPr="00B63343">
        <w:rPr>
          <w:rStyle w:val="CommentReference"/>
          <w:rFonts w:eastAsia="Arial"/>
          <w:sz w:val="24"/>
          <w:szCs w:val="24"/>
        </w:rPr>
        <w:commentReference w:id="12"/>
      </w:r>
      <w:commentRangeEnd w:id="13"/>
      <w:r w:rsidR="00AF5D5C" w:rsidRPr="00B63343">
        <w:rPr>
          <w:rStyle w:val="CommentReference"/>
          <w:rFonts w:eastAsia="Arial"/>
          <w:sz w:val="24"/>
          <w:szCs w:val="24"/>
        </w:rPr>
        <w:commentReference w:id="13"/>
      </w:r>
      <w:commentRangeEnd w:id="14"/>
      <w:r w:rsidR="008F64E3" w:rsidRPr="00B63343">
        <w:rPr>
          <w:rStyle w:val="CommentReference"/>
          <w:rFonts w:eastAsia="Arial"/>
          <w:sz w:val="24"/>
          <w:szCs w:val="24"/>
        </w:rPr>
        <w:commentReference w:id="14"/>
      </w:r>
    </w:p>
    <w:p w14:paraId="69C1DBD9" w14:textId="622EC022" w:rsidR="00B05F3D" w:rsidRDefault="0054199B">
      <w:pPr>
        <w:spacing w:line="276" w:lineRule="auto"/>
        <w:jc w:val="both"/>
        <w:rPr>
          <w:rFonts w:eastAsia="Arial"/>
        </w:rPr>
      </w:pPr>
      <w:r w:rsidRPr="00B63343">
        <w:rPr>
          <w:rFonts w:eastAsia="Arial"/>
        </w:rPr>
        <w:t xml:space="preserve">For </w:t>
      </w:r>
      <w:r w:rsidR="00626E58" w:rsidRPr="00B63343">
        <w:rPr>
          <w:rFonts w:eastAsia="Arial"/>
        </w:rPr>
        <w:t xml:space="preserve">a </w:t>
      </w:r>
      <w:r w:rsidRPr="00B63343">
        <w:rPr>
          <w:rFonts w:eastAsia="Arial"/>
        </w:rPr>
        <w:t xml:space="preserve">comparison </w:t>
      </w:r>
      <w:r w:rsidR="00B95051" w:rsidRPr="00B63343">
        <w:rPr>
          <w:rFonts w:eastAsia="Arial"/>
        </w:rPr>
        <w:t>between the 3 different drivers</w:t>
      </w:r>
      <w:r w:rsidR="00FE6A07" w:rsidRPr="00B63343">
        <w:rPr>
          <w:rFonts w:eastAsia="Arial"/>
        </w:rPr>
        <w:t xml:space="preserve">, </w:t>
      </w:r>
      <w:r w:rsidR="00840725" w:rsidRPr="00B63343">
        <w:rPr>
          <w:rFonts w:eastAsia="Arial"/>
        </w:rPr>
        <w:t xml:space="preserve">a </w:t>
      </w:r>
      <w:r w:rsidR="00A0596B" w:rsidRPr="00B63343">
        <w:rPr>
          <w:rFonts w:eastAsia="Arial"/>
        </w:rPr>
        <w:t>driver index</w:t>
      </w:r>
      <w:r w:rsidR="00840725" w:rsidRPr="00B63343">
        <w:rPr>
          <w:rFonts w:eastAsia="Arial"/>
        </w:rPr>
        <w:t xml:space="preserve"> was calculated for </w:t>
      </w:r>
      <w:r w:rsidR="00B95051" w:rsidRPr="00B63343">
        <w:rPr>
          <w:rFonts w:eastAsia="Arial"/>
        </w:rPr>
        <w:t>each driver (temperature, pH and lithium)</w:t>
      </w:r>
      <w:r w:rsidR="00B460E6" w:rsidRPr="00B63343">
        <w:rPr>
          <w:rFonts w:eastAsia="Arial"/>
        </w:rPr>
        <w:t xml:space="preserve"> </w:t>
      </w:r>
      <w:r w:rsidR="00840725" w:rsidRPr="00B63343">
        <w:rPr>
          <w:rFonts w:eastAsia="Arial"/>
        </w:rPr>
        <w:t xml:space="preserve">as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1669D1">
      <w:pPr>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1794902A" w:rsidR="00840725" w:rsidRPr="00B63343" w:rsidRDefault="00325D52">
      <w:pPr>
        <w:spacing w:line="276"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 estimated</w:t>
      </w:r>
      <w:r w:rsidRPr="00B63343">
        <w:rPr>
          <w:rFonts w:eastAsia="Arial"/>
        </w:rPr>
        <w:t xml:space="preserve"> </w:t>
      </w:r>
      <w:r w:rsidR="00840725" w:rsidRPr="00B63343">
        <w:rPr>
          <w:rFonts w:eastAsia="Arial"/>
        </w:rPr>
        <w:t>for</w:t>
      </w:r>
      <w:r w:rsidRPr="00B63343">
        <w:rPr>
          <w:rFonts w:eastAsia="Arial"/>
        </w:rPr>
        <w:t xml:space="preserve"> each driver</w:t>
      </w:r>
      <w:r w:rsidR="002C5815"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3A2FC1" w:rsidRPr="00B63343">
        <w:rPr>
          <w:rFonts w:eastAsia="Arial"/>
        </w:rPr>
        <w:t xml:space="preserve">. </w:t>
      </w:r>
      <w:r w:rsidR="00AA0F18" w:rsidRPr="00B63343">
        <w:rPr>
          <w:rFonts w:eastAsia="Arial"/>
        </w:rPr>
        <w:t xml:space="preserve">These curves </w:t>
      </w:r>
      <w:r w:rsidR="00C47F05" w:rsidRPr="00B63343">
        <w:rPr>
          <w:rFonts w:eastAsia="Arial"/>
        </w:rPr>
        <w:t>were subsequently</w:t>
      </w:r>
      <w:r w:rsidR="00AA0F18" w:rsidRPr="00B63343">
        <w:rPr>
          <w:rFonts w:eastAsia="Arial"/>
        </w:rPr>
        <w:t xml:space="preserve"> merged into one performance curve </w:t>
      </w:r>
      <w:r w:rsidR="00CA5C7B" w:rsidRPr="00B63343">
        <w:rPr>
          <w:rFonts w:eastAsia="Arial"/>
        </w:rPr>
        <w:t>modelled from all the single driver data</w:t>
      </w:r>
      <w:r w:rsidR="00840725" w:rsidRPr="00B63343">
        <w:rPr>
          <w:rFonts w:eastAsia="Arial"/>
        </w:rPr>
        <w:t>.</w:t>
      </w:r>
    </w:p>
    <w:p w14:paraId="6AB4DAE4" w14:textId="74B7DF3E" w:rsidR="007256C5" w:rsidRPr="00172F7E" w:rsidRDefault="00840725" w:rsidP="004B1B4A">
      <w:pPr>
        <w:rPr>
          <w:i/>
          <w:iCs/>
        </w:rPr>
      </w:pPr>
      <w:r w:rsidRPr="00B63343">
        <w:rPr>
          <w:rFonts w:eastAsia="Arial"/>
        </w:rPr>
        <w:t xml:space="preserve">Assuming a similar mode of action between drivers and using a concentration-addition approach, the </w:t>
      </w:r>
      <w:r w:rsidR="004B6B57" w:rsidRPr="00B63343">
        <w:rPr>
          <w:rFonts w:eastAsia="Arial"/>
        </w:rPr>
        <w:t>DI</w:t>
      </w:r>
      <w:r w:rsidRPr="00B63343">
        <w:rPr>
          <w:rFonts w:eastAsia="Arial"/>
        </w:rPr>
        <w:t xml:space="preserve"> was then calculated for the multiple </w:t>
      </w:r>
      <w:r w:rsidR="00293536">
        <w:rPr>
          <w:rFonts w:eastAsia="Arial"/>
        </w:rPr>
        <w:t>driver</w:t>
      </w:r>
      <w:r w:rsidRPr="00B63343">
        <w:rPr>
          <w:rFonts w:eastAsia="Arial"/>
        </w:rPr>
        <w:t xml:space="preserve"> experiments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rPr>
      </w:pPr>
      <w:r w:rsidRPr="002B72AB">
        <w:rPr>
          <w:rFonts w:eastAsia="Arial"/>
        </w:rPr>
        <w:t xml:space="preserve">The data from the single- and multiple </w:t>
      </w:r>
      <w:r w:rsidR="004B6B57" w:rsidRPr="002B72AB">
        <w:rPr>
          <w:rFonts w:eastAsia="Arial"/>
        </w:rPr>
        <w:t>driver</w:t>
      </w:r>
      <w:r w:rsidRPr="002B72AB">
        <w:rPr>
          <w:rFonts w:eastAsia="Arial"/>
        </w:rPr>
        <w:t xml:space="preserve"> experiments were compared</w:t>
      </w:r>
      <w:r w:rsidR="003B1C6D">
        <w:rPr>
          <w:rFonts w:eastAsia="Arial"/>
        </w:rPr>
        <w:t xml:space="preserve"> on this driver inde</w:t>
      </w:r>
      <w:r w:rsidR="00D31B00">
        <w:rPr>
          <w:rFonts w:eastAsia="Arial"/>
        </w:rPr>
        <w:t>x</w:t>
      </w:r>
      <w:r w:rsidRPr="002B72AB">
        <w:rPr>
          <w:rFonts w:eastAsia="Arial"/>
        </w:rPr>
        <w:t xml:space="preserve">. Any deviation from the model built from the single </w:t>
      </w:r>
      <w:r w:rsidR="00F63150" w:rsidRPr="002B72AB">
        <w:rPr>
          <w:rFonts w:eastAsia="Arial"/>
        </w:rPr>
        <w:t>driver</w:t>
      </w:r>
      <w:r w:rsidRPr="002B72AB">
        <w:rPr>
          <w:rFonts w:eastAsia="Arial"/>
        </w:rPr>
        <w:t xml:space="preserve"> experiment reveals an interaction between the </w:t>
      </w:r>
      <w:r w:rsidR="00F63150" w:rsidRPr="002B72AB">
        <w:rPr>
          <w:rFonts w:eastAsia="Arial"/>
        </w:rPr>
        <w:t>drivers</w:t>
      </w:r>
      <w:r w:rsidRPr="002B72AB">
        <w:rPr>
          <w:rFonts w:eastAsia="Arial"/>
        </w:rPr>
        <w:t>.</w:t>
      </w:r>
    </w:p>
    <w:p w14:paraId="000000E2" w14:textId="77777777" w:rsidR="00F1663E" w:rsidRPr="007F30A3" w:rsidRDefault="00F1663E">
      <w:pPr>
        <w:spacing w:line="276" w:lineRule="auto"/>
        <w:jc w:val="both"/>
        <w:rPr>
          <w:rFonts w:eastAsia="Arial"/>
          <w:i/>
          <w:sz w:val="2"/>
          <w:szCs w:val="2"/>
        </w:rPr>
      </w:pPr>
    </w:p>
    <w:p w14:paraId="000000E3" w14:textId="546856CA" w:rsidR="00F1663E" w:rsidRPr="002B72AB" w:rsidRDefault="00275014">
      <w:pPr>
        <w:spacing w:line="276"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6715EC5B" w:rsidR="00F1663E" w:rsidRPr="002B72AB" w:rsidRDefault="00275014">
      <w:pPr>
        <w:spacing w:line="256" w:lineRule="auto"/>
        <w:jc w:val="both"/>
        <w:rPr>
          <w:rFonts w:eastAsia="Arial"/>
        </w:rPr>
      </w:pPr>
      <w:r w:rsidRPr="002B72AB">
        <w:rPr>
          <w:rFonts w:eastAsia="Arial"/>
        </w:rPr>
        <w:t>Temperature data were collected from continuous sensors</w:t>
      </w:r>
      <w:r w:rsidR="00955A42">
        <w:rPr>
          <w:rFonts w:eastAsia="Arial"/>
        </w:rPr>
        <w:t xml:space="preserve"> (</w:t>
      </w:r>
      <w:r w:rsidR="00955A42" w:rsidRPr="00955A42">
        <w:rPr>
          <w:rFonts w:eastAsia="Arial"/>
          <w:color w:val="4472C4" w:themeColor="accent1"/>
        </w:rPr>
        <w:t>brand of probes</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commentRangeStart w:id="15"/>
          <w:r w:rsidRPr="002B72AB">
            <w:rPr>
              <w:rFonts w:eastAsia="Arial"/>
            </w:rPr>
            <w:t>brand?</w:t>
          </w:r>
          <w:commentRangeEnd w:id="15"/>
          <w:r w:rsidR="004A0197" w:rsidRPr="002B72AB">
            <w:rPr>
              <w:rStyle w:val="CommentReference"/>
              <w:rFonts w:eastAsia="Arial"/>
              <w:sz w:val="24"/>
              <w:szCs w:val="24"/>
            </w:rPr>
            <w:commentReference w:id="15"/>
          </w:r>
          <w:r w:rsidRPr="002B72AB">
            <w:rPr>
              <w:rFonts w:eastAsia="Arial"/>
            </w:rPr>
            <w:t>)</w:t>
          </w:r>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ins w:id="16" w:author="Sam Dupont" w:date="2026-02-13T09:04:00Z" w16du:dateUtc="2026-02-13T08:04:00Z">
        <w:r w:rsidR="00840725" w:rsidRPr="002B72AB">
          <w:rPr>
            <w:rFonts w:eastAsia="Arial"/>
          </w:rPr>
          <w:t xml:space="preserve"> (</w:t>
        </w:r>
        <w:commentRangeStart w:id="17"/>
        <w:r w:rsidR="00840725" w:rsidRPr="002B72AB">
          <w:rPr>
            <w:rFonts w:eastAsia="Arial"/>
          </w:rPr>
          <w:t>brand</w:t>
        </w:r>
      </w:ins>
      <w:commentRangeEnd w:id="17"/>
      <w:ins w:id="18" w:author="Sam Dupont" w:date="2026-02-13T09:05:00Z" w16du:dateUtc="2026-02-13T08:05:00Z">
        <w:r w:rsidR="004A0197" w:rsidRPr="002B72AB">
          <w:rPr>
            <w:rStyle w:val="CommentReference"/>
            <w:rFonts w:eastAsia="Arial"/>
            <w:sz w:val="24"/>
            <w:szCs w:val="24"/>
          </w:rPr>
          <w:commentReference w:id="17"/>
        </w:r>
      </w:ins>
      <w:ins w:id="19" w:author="Sam Dupont" w:date="2026-02-13T09:04:00Z" w16du:dateUtc="2026-02-13T08:04:00Z">
        <w:r w:rsidR="00840725" w:rsidRPr="002B72AB">
          <w:rPr>
            <w:rFonts w:eastAsia="Arial"/>
          </w:rPr>
          <w:t>)</w:t>
        </w:r>
      </w:ins>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and</w:t>
      </w:r>
      <w:r w:rsidRPr="002B72AB">
        <w:rPr>
          <w:rFonts w:eastAsia="Arial"/>
        </w:rPr>
        <w:t xml:space="preserve"> temperature at a salinity of 38 psu using 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000000E5" w14:textId="1021EA5D" w:rsidR="00F1663E" w:rsidRPr="002B72AB" w:rsidRDefault="00275014">
      <w:pPr>
        <w:spacing w:line="276" w:lineRule="auto"/>
        <w:jc w:val="both"/>
        <w:rPr>
          <w:rFonts w:eastAsia="Arial"/>
          <w:b/>
        </w:rPr>
      </w:pPr>
      <w:r w:rsidRPr="002B72AB">
        <w:rPr>
          <w:rFonts w:eastAsia="Arial"/>
        </w:rPr>
        <w:t>Lithium samples were filtered through 1.0 μm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Analytik Jena, Germany). Samples were acidified with ultrapure HNO</w:t>
      </w:r>
      <w:r w:rsidRPr="002B72AB">
        <w:rPr>
          <w:rFonts w:eastAsia="Arial"/>
          <w:vertAlign w:val="subscript"/>
        </w:rPr>
        <w:t>3</w:t>
      </w:r>
      <w:r w:rsidRPr="002B72AB">
        <w:rPr>
          <w:rFonts w:eastAsia="Arial"/>
        </w:rPr>
        <w:t xml:space="preserve"> and diluted 10 </w:t>
      </w:r>
      <w:r w:rsidRPr="002B72AB">
        <w:rPr>
          <w:rFonts w:eastAsia="Arial"/>
        </w:rPr>
        <w:lastRenderedPageBreak/>
        <w:t>times with ultrapure H</w:t>
      </w:r>
      <w:r w:rsidRPr="002B72AB">
        <w:rPr>
          <w:rFonts w:eastAsia="Arial"/>
          <w:vertAlign w:val="subscript"/>
        </w:rPr>
        <w:t>2</w:t>
      </w:r>
      <w:r w:rsidRPr="002B72AB">
        <w:rPr>
          <w:rFonts w:eastAsia="Arial Unicode MS"/>
        </w:rPr>
        <w:t xml:space="preserve">O before analysis. The instrumental conditions are summarized in supplementary material (Table S1).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p>
    <w:p w14:paraId="000000E7" w14:textId="29B9F1CF" w:rsidR="00F1663E" w:rsidRPr="002B72AB" w:rsidRDefault="00275014" w:rsidP="007F30A3">
      <w:pPr>
        <w:pStyle w:val="Heading1"/>
        <w:numPr>
          <w:ilvl w:val="0"/>
          <w:numId w:val="3"/>
        </w:numPr>
        <w:spacing w:line="276" w:lineRule="auto"/>
        <w:jc w:val="both"/>
        <w:rPr>
          <w:rFonts w:eastAsia="Arial"/>
          <w:sz w:val="24"/>
          <w:szCs w:val="24"/>
        </w:rPr>
      </w:pPr>
      <w:bookmarkStart w:id="20" w:name="_heading=h.wt8h0mcvfhq5" w:colFirst="0" w:colLast="0"/>
      <w:bookmarkStart w:id="21" w:name="_heading=h.4v8znebodlzr" w:colFirst="0" w:colLast="0"/>
      <w:bookmarkEnd w:id="20"/>
      <w:bookmarkEnd w:id="21"/>
      <w:r w:rsidRPr="002B72AB">
        <w:rPr>
          <w:rFonts w:eastAsia="Arial"/>
          <w:sz w:val="24"/>
          <w:szCs w:val="24"/>
        </w:rPr>
        <w:t>Results</w:t>
      </w:r>
    </w:p>
    <w:p w14:paraId="63197AFC" w14:textId="5D0345DB" w:rsidR="00F31ADF" w:rsidRPr="002B72AB" w:rsidRDefault="0050226F" w:rsidP="00E602E8">
      <w:pPr>
        <w:spacing w:line="276"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2</w:t>
      </w:r>
      <w:r w:rsidRPr="002B72AB">
        <w:rPr>
          <w:rFonts w:eastAsia="Arial"/>
        </w:rPr>
        <w:t xml:space="preserve">). </w:t>
      </w:r>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74.5 um/day,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68.6 um/day,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74 um/day, SD=4.6</w:t>
      </w:r>
      <w:r w:rsidR="00483506" w:rsidRPr="002B72AB">
        <w:rPr>
          <w:rFonts w:eastAsia="Arial"/>
        </w:rPr>
        <w:t>) than in experiment #2 (</w:t>
      </w:r>
      <w:r w:rsidR="004123AB" w:rsidRPr="002B72AB">
        <w:rPr>
          <w:rFonts w:eastAsia="Arial"/>
        </w:rPr>
        <w:t>69.6 um/day,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63.8 vs. 74.9 um/day</w:t>
      </w:r>
      <w:r w:rsidR="00965A10" w:rsidRPr="002B72AB">
        <w:rPr>
          <w:rFonts w:eastAsia="Arial"/>
        </w:rPr>
        <w:t>)</w:t>
      </w:r>
      <w:r w:rsidR="00D70A3C" w:rsidRPr="002B72AB">
        <w:rPr>
          <w:rFonts w:eastAsia="Arial"/>
        </w:rPr>
        <w:t xml:space="preserve">. </w:t>
      </w:r>
    </w:p>
    <w:p w14:paraId="1EA8D8E8" w14:textId="77777777" w:rsidR="00B3082D" w:rsidRDefault="00B3082D" w:rsidP="00E602E8">
      <w:pPr>
        <w:spacing w:line="276" w:lineRule="auto"/>
        <w:jc w:val="both"/>
        <w:rPr>
          <w:rFonts w:eastAsia="Arial"/>
        </w:rPr>
      </w:pPr>
    </w:p>
    <w:p w14:paraId="72FC02AC" w14:textId="1089C808" w:rsidR="00B3082D" w:rsidRDefault="00BD516B" w:rsidP="00E602E8">
      <w:pPr>
        <w:spacing w:line="276" w:lineRule="auto"/>
        <w:jc w:val="both"/>
        <w:rPr>
          <w:rFonts w:eastAsia="Arial"/>
        </w:rPr>
      </w:pPr>
      <w:r>
        <w:rPr>
          <w:rFonts w:eastAsia="Arial"/>
          <w:noProof/>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22" w:author="Einar Pétur Jónsson - HAFRO" w:date="2026-02-19T15:10:00Z" w16du:dateUtc="2026-02-19T15:10:00Z"/>
          <w:rFonts w:eastAsia="Arial"/>
        </w:rPr>
      </w:pPr>
      <w:r w:rsidRPr="002B72AB">
        <w:rPr>
          <w:rFonts w:eastAsia="Arial"/>
          <w:b/>
          <w:bCs/>
        </w:rPr>
        <w:lastRenderedPageBreak/>
        <w:t xml:space="preserve">Figure </w:t>
      </w:r>
      <w:r w:rsidR="00A26251">
        <w:rPr>
          <w:rFonts w:eastAsia="Arial"/>
          <w:b/>
          <w:bCs/>
        </w:rPr>
        <w:t>2</w:t>
      </w:r>
      <w:r w:rsidRPr="002B72AB">
        <w:rPr>
          <w:rFonts w:eastAsia="Arial"/>
          <w:b/>
          <w:bCs/>
        </w:rPr>
        <w:t xml:space="preserve">. </w:t>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rPr>
      </w:pPr>
    </w:p>
    <w:p w14:paraId="000001DC" w14:textId="6F7C7EF1" w:rsidR="00F1663E" w:rsidRPr="002B72AB" w:rsidRDefault="00B007A7" w:rsidP="00E602E8">
      <w:pPr>
        <w:spacing w:line="276" w:lineRule="auto"/>
        <w:jc w:val="both"/>
        <w:rPr>
          <w:rFonts w:eastAsia="Arial"/>
        </w:rPr>
      </w:pPr>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r w:rsidR="00275014" w:rsidRPr="002B72AB">
        <w:rPr>
          <w:rFonts w:eastAsia="Arial"/>
        </w:rPr>
        <w:t>each drivers’ growth rate data (Fig</w:t>
      </w:r>
      <w:r w:rsidR="00213C2C">
        <w:rPr>
          <w:rFonts w:eastAsia="Arial"/>
        </w:rPr>
        <w:t>ures 3</w:t>
      </w:r>
      <w:r w:rsidR="00275014" w:rsidRPr="002B72AB">
        <w:rPr>
          <w:rFonts w:eastAsia="Arial"/>
        </w:rPr>
        <w:t>a-c, Table S</w:t>
      </w:r>
      <w:r w:rsidR="00300302">
        <w:rPr>
          <w:rFonts w:eastAsia="Arial"/>
        </w:rPr>
        <w:t>2</w:t>
      </w:r>
      <w:r w:rsidR="00275014" w:rsidRPr="002B72AB">
        <w:rPr>
          <w:rFonts w:eastAsia="Arial"/>
        </w:rPr>
        <w:t xml:space="preserve">). </w:t>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(2, 54)</w:t>
      </w:r>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r w:rsidR="00215535" w:rsidRPr="002B72AB">
        <w:rPr>
          <w:rFonts w:eastAsia="Arial"/>
        </w:rPr>
        <w:t xml:space="preserve"> For all drivers, the reference treatments (20ºC, pH</w:t>
      </w:r>
      <w:r w:rsidR="00215535" w:rsidRPr="002B72AB">
        <w:rPr>
          <w:rFonts w:eastAsia="Arial"/>
          <w:vertAlign w:val="subscript"/>
        </w:rPr>
        <w:t>T</w:t>
      </w:r>
      <w:r w:rsidR="00215535" w:rsidRPr="002B72AB">
        <w:rPr>
          <w:rFonts w:eastAsia="Arial"/>
        </w:rPr>
        <w:t xml:space="preserve"> 8.0, lithium 0.18</w:t>
      </w:r>
      <w:r w:rsidR="00EF66CC" w:rsidRPr="002B72AB">
        <w:rPr>
          <w:rFonts w:eastAsia="Arial"/>
        </w:rPr>
        <w:t xml:space="preserve"> </w:t>
      </w:r>
      <w:r w:rsidR="00215535" w:rsidRPr="002B72AB">
        <w:rPr>
          <w:rFonts w:eastAsia="Arial"/>
        </w:rPr>
        <w:t xml:space="preserve">ppm) had the highest GR. </w:t>
      </w:r>
    </w:p>
    <w:p w14:paraId="000001DD" w14:textId="77777777" w:rsidR="00F1663E" w:rsidRPr="007F30A3" w:rsidRDefault="00F1663E" w:rsidP="00E602E8">
      <w:pPr>
        <w:spacing w:line="276" w:lineRule="auto"/>
        <w:jc w:val="both"/>
        <w:rPr>
          <w:rFonts w:eastAsia="Arial"/>
        </w:rPr>
      </w:pPr>
    </w:p>
    <w:p w14:paraId="000001DE" w14:textId="77777777" w:rsidR="00F1663E" w:rsidRPr="007F30A3" w:rsidRDefault="00F1663E" w:rsidP="00E602E8">
      <w:pPr>
        <w:spacing w:line="276" w:lineRule="auto"/>
        <w:jc w:val="both"/>
        <w:rPr>
          <w:rFonts w:eastAsia="Arial"/>
        </w:rPr>
      </w:pPr>
    </w:p>
    <w:p w14:paraId="000001DF" w14:textId="77777777" w:rsidR="00F1663E" w:rsidRPr="007F30A3" w:rsidRDefault="00275014" w:rsidP="00E602E8">
      <w:pPr>
        <w:spacing w:line="276"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E602E8">
      <w:pPr>
        <w:spacing w:line="276"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rPr>
      </w:pPr>
    </w:p>
    <w:p w14:paraId="000001E3" w14:textId="660837ED" w:rsidR="00F1663E" w:rsidRPr="002B72AB" w:rsidRDefault="00215535" w:rsidP="00E602E8">
      <w:pPr>
        <w:spacing w:line="276"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the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2a</w:t>
      </w:r>
      <w:r w:rsidR="00A20454" w:rsidRPr="002B72AB">
        <w:rPr>
          <w:rFonts w:eastAsia="Arial"/>
        </w:rPr>
        <w:t xml:space="preserve"> and 2c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2b)</w:t>
      </w:r>
      <w:r w:rsidR="001F7F8E" w:rsidRPr="002B72AB">
        <w:rPr>
          <w:rFonts w:eastAsia="Arial"/>
        </w:rPr>
        <w:t xml:space="preserve"> </w:t>
      </w:r>
      <w:r w:rsidR="00275014" w:rsidRPr="002B72AB">
        <w:rPr>
          <w:rFonts w:eastAsia="Arial"/>
        </w:rPr>
        <w:t>(see Table S3 for Wilcoxon tests)</w:t>
      </w:r>
      <w:r w:rsidR="0006635A" w:rsidRPr="002B72AB">
        <w:rPr>
          <w:rFonts w:eastAsia="Arial"/>
        </w:rPr>
        <w:t xml:space="preserve">. </w:t>
      </w:r>
    </w:p>
    <w:p w14:paraId="68635758" w14:textId="18639EE8" w:rsidR="00DA3569" w:rsidRPr="002B72AB" w:rsidRDefault="00497F2A" w:rsidP="00E602E8">
      <w:pPr>
        <w:spacing w:line="276"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3a)</w:t>
      </w:r>
      <w:r w:rsidR="00625A0E" w:rsidRPr="002B72AB">
        <w:rPr>
          <w:rFonts w:eastAsia="Arial"/>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3a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r w:rsidR="00EC7141" w:rsidRPr="002B72AB">
        <w:rPr>
          <w:rFonts w:eastAsia="Arial"/>
        </w:rPr>
        <w:t>adj. R² = 0.58, F(2, 187) = 129.43, p &lt; 0.05</w:t>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6EF27E3C" w14:textId="79987F43" w:rsidR="00625A0E" w:rsidRPr="002B72AB" w:rsidRDefault="00625A0E" w:rsidP="00E602E8">
      <w:pPr>
        <w:spacing w:line="276"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3</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pPr>
        <w:jc w:val="both"/>
        <w:rPr>
          <w:rFonts w:eastAsia="Arial"/>
          <w:color w:val="FF0000"/>
        </w:rPr>
      </w:pPr>
    </w:p>
    <w:p w14:paraId="000001E7" w14:textId="2B8F55D9" w:rsidR="00F1663E" w:rsidRDefault="00F1663E">
      <w:pPr>
        <w:jc w:val="both"/>
        <w:rPr>
          <w:rFonts w:eastAsia="Arial"/>
          <w:color w:val="FF0000"/>
        </w:rPr>
      </w:pPr>
    </w:p>
    <w:p w14:paraId="491D653E" w14:textId="41FA2E0A" w:rsidR="00F9215D" w:rsidRDefault="00F9215D">
      <w:pPr>
        <w:jc w:val="both"/>
        <w:rPr>
          <w:rFonts w:eastAsia="Arial"/>
          <w:color w:val="FF0000"/>
        </w:rPr>
      </w:pPr>
    </w:p>
    <w:p w14:paraId="404FE30C" w14:textId="7905E506" w:rsidR="002A7706" w:rsidRPr="007F30A3" w:rsidRDefault="00637EC3">
      <w:pPr>
        <w:jc w:val="both"/>
        <w:rPr>
          <w:rFonts w:eastAsia="Arial"/>
          <w:color w:val="FF0000"/>
        </w:rPr>
      </w:pPr>
      <w:r>
        <w:rPr>
          <w:rFonts w:eastAsia="Arial"/>
          <w:noProof/>
          <w:color w:val="FF0000"/>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6F7CA823" w:rsidR="00F1663E" w:rsidRPr="007F30A3" w:rsidRDefault="00275014">
      <w:pPr>
        <w:spacing w:line="301" w:lineRule="auto"/>
        <w:jc w:val="both"/>
        <w:rPr>
          <w:rFonts w:eastAsia="Arial"/>
        </w:rPr>
      </w:pPr>
      <w:r w:rsidRPr="007F30A3">
        <w:rPr>
          <w:rFonts w:eastAsia="Arial"/>
          <w:b/>
        </w:rPr>
        <w:lastRenderedPageBreak/>
        <w:t>Figure 2</w:t>
      </w:r>
      <w:sdt>
        <w:sdtPr>
          <w:tag w:val="goog_rdk_50"/>
          <w:id w:val="-2044902528"/>
        </w:sdtPr>
        <w:sdtContent/>
      </w:sdt>
      <w:r w:rsidR="007D1217">
        <w:rPr>
          <w:rFonts w:eastAsia="Arial"/>
          <w:b/>
        </w:rPr>
        <w:t>a</w:t>
      </w:r>
      <w:r w:rsidRPr="007F30A3">
        <w:rPr>
          <w:rFonts w:eastAsia="Arial"/>
          <w:b/>
        </w:rPr>
        <w:t>-</w:t>
      </w:r>
      <w:r w:rsidR="007D1217">
        <w:rPr>
          <w:rFonts w:eastAsia="Arial"/>
          <w:b/>
        </w:rPr>
        <w:t>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conditions and those that additionally had more drivers out of reference conditions.</w:t>
      </w:r>
    </w:p>
    <w:p w14:paraId="000001E9" w14:textId="77777777" w:rsidR="00F1663E" w:rsidRPr="007F30A3" w:rsidRDefault="00F1663E">
      <w:pPr>
        <w:jc w:val="both"/>
        <w:rPr>
          <w:rFonts w:eastAsia="Arial"/>
        </w:rPr>
      </w:pPr>
    </w:p>
    <w:p w14:paraId="0F964CED" w14:textId="792F8FF9" w:rsidR="00326B12" w:rsidRPr="00D36660" w:rsidRDefault="00326B12" w:rsidP="007F0828">
      <w:pPr>
        <w:spacing w:line="301" w:lineRule="auto"/>
        <w:jc w:val="both"/>
        <w:rPr>
          <w:rFonts w:eastAsia="Arial"/>
        </w:rPr>
      </w:pPr>
    </w:p>
    <w:p w14:paraId="270B5E97" w14:textId="2C3496AA" w:rsidR="006D40E7" w:rsidRDefault="006D40E7" w:rsidP="000C30D1">
      <w:pPr>
        <w:jc w:val="both"/>
        <w:rPr>
          <w:rFonts w:eastAsia="Arial"/>
          <w:color w:val="FF0000"/>
        </w:rPr>
      </w:pPr>
    </w:p>
    <w:p w14:paraId="705C5442" w14:textId="186C0125" w:rsidR="001E5A4C" w:rsidRDefault="001E5A4C" w:rsidP="000C30D1">
      <w:pPr>
        <w:jc w:val="both"/>
        <w:rPr>
          <w:rFonts w:eastAsia="Arial"/>
          <w:color w:val="FF0000"/>
        </w:rPr>
      </w:pPr>
    </w:p>
    <w:p w14:paraId="6D459078" w14:textId="1C6214FB" w:rsidR="00094593" w:rsidRDefault="00316A71" w:rsidP="000C30D1">
      <w:pPr>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4C34BD6A"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r w:rsidRPr="00743779">
        <w:rPr>
          <w:rFonts w:eastAsia="Arial"/>
          <w:b/>
          <w:bCs/>
        </w:rPr>
        <w:t>3</w:t>
      </w:r>
      <w:r w:rsidR="00075911" w:rsidRPr="00743779">
        <w:rPr>
          <w:rFonts w:eastAsia="Arial"/>
          <w:b/>
          <w:bCs/>
        </w:rPr>
        <w:t>a-</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rPr>
      </w:pPr>
    </w:p>
    <w:p w14:paraId="2DA5B5B8" w14:textId="412BA6E1" w:rsidR="00C752E4" w:rsidRPr="00743779" w:rsidRDefault="00C752E4" w:rsidP="00A42F42">
      <w:pPr>
        <w:spacing w:line="276" w:lineRule="auto"/>
        <w:jc w:val="both"/>
        <w:rPr>
          <w:rFonts w:eastAsia="Arial"/>
        </w:rPr>
      </w:pPr>
      <w:r w:rsidRPr="00743779">
        <w:rPr>
          <w:rFonts w:eastAsia="Arial"/>
        </w:rPr>
        <w:t xml:space="preserve">The parameters of the seawater physico-chemical parameters in the two experiments are summarized in the Table 2. </w:t>
      </w:r>
    </w:p>
    <w:p w14:paraId="49392896" w14:textId="77777777" w:rsidR="00C752E4" w:rsidRPr="00743779" w:rsidRDefault="00C752E4" w:rsidP="00C752E4">
      <w:pPr>
        <w:spacing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000000" w:rsidP="00C752E4">
      <w:pPr>
        <w:spacing w:line="256" w:lineRule="auto"/>
        <w:jc w:val="both"/>
      </w:pPr>
      <w:sdt>
        <w:sdtPr>
          <w:tag w:val="goog_rdk_47"/>
          <w:id w:val="130604917"/>
        </w:sdt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line="276"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line="276"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line="276"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line="276"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line="276"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line="276"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line="276"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line="276"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line="276" w:lineRule="auto"/>
              <w:jc w:val="both"/>
              <w:rPr>
                <w:rFonts w:eastAsia="Arial"/>
                <w:vertAlign w:val="subscript"/>
              </w:rPr>
            </w:pPr>
            <w:r w:rsidRPr="007959EA">
              <w:rPr>
                <w:rFonts w:eastAsia="Arial"/>
              </w:rPr>
              <w:t>Ω</w:t>
            </w:r>
            <w:r w:rsidRPr="007959EA">
              <w:rPr>
                <w:rFonts w:eastAsia="Arial"/>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line="276" w:lineRule="auto"/>
              <w:jc w:val="center"/>
              <w:rPr>
                <w:rFonts w:eastAsia="Arial"/>
              </w:rPr>
            </w:pPr>
            <w:r w:rsidRPr="007959EA">
              <w:rPr>
                <w:rFonts w:eastAsia="Arial"/>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line="276"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line="276"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line="276"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line="276"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line="276"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line="276"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line="276"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line="276" w:lineRule="auto"/>
              <w:jc w:val="both"/>
              <w:rPr>
                <w:rFonts w:eastAsia="Arial"/>
              </w:rPr>
            </w:pPr>
            <w:r w:rsidRPr="007959EA">
              <w:rPr>
                <w:rFonts w:eastAsia="Arial"/>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line="276"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line="276"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line="276"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line="276"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line="276"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line="276"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line="276" w:lineRule="auto"/>
              <w:jc w:val="both"/>
              <w:rPr>
                <w:rFonts w:eastAsia="Arial"/>
              </w:rPr>
            </w:pPr>
            <w:r w:rsidRPr="007959EA">
              <w:rPr>
                <w:rFonts w:eastAsia="Arial"/>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line="276"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line="276"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line="276"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line="276"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line="276"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line="276"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line="276" w:lineRule="auto"/>
              <w:jc w:val="both"/>
              <w:rPr>
                <w:rFonts w:eastAsia="Arial"/>
              </w:rPr>
            </w:pPr>
            <w:r w:rsidRPr="007959EA">
              <w:rPr>
                <w:rFonts w:eastAsia="Arial"/>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line="276" w:lineRule="auto"/>
              <w:jc w:val="both"/>
              <w:rPr>
                <w:rFonts w:eastAsia="Arial"/>
              </w:rPr>
            </w:pPr>
            <w:r w:rsidRPr="007959EA">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line="276"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line="276"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line="276"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line="276"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line="276"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line="276" w:lineRule="auto"/>
              <w:jc w:val="both"/>
              <w:rPr>
                <w:rFonts w:eastAsia="Arial"/>
              </w:rPr>
            </w:pPr>
            <w:r w:rsidRPr="007959EA">
              <w:rPr>
                <w:rFonts w:eastAsia="Arial"/>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line="276"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line="276"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line="276"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line="276"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line="276"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line="276"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line="276"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line="276" w:lineRule="auto"/>
              <w:jc w:val="both"/>
              <w:rPr>
                <w:rFonts w:eastAsia="Arial"/>
              </w:rPr>
            </w:pPr>
            <w:r w:rsidRPr="007959EA">
              <w:rPr>
                <w:rFonts w:eastAsia="Arial"/>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line="276"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line="276"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line="276"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line="276"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line="276"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line="276" w:lineRule="auto"/>
              <w:jc w:val="both"/>
              <w:rPr>
                <w:rFonts w:eastAsia="Arial"/>
              </w:rPr>
            </w:pPr>
            <w:r w:rsidRPr="007959EA">
              <w:rPr>
                <w:rFonts w:eastAsia="Arial"/>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line="276"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line="276"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line="276"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line="276"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line="276"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line="276"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line="276" w:lineRule="auto"/>
              <w:jc w:val="both"/>
              <w:rPr>
                <w:rFonts w:eastAsia="Arial"/>
              </w:rPr>
            </w:pPr>
            <w:r w:rsidRPr="007959EA">
              <w:rPr>
                <w:rFonts w:eastAsia="Arial"/>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line="276"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line="276"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line="276"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line="276"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line="276"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line="276"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line="276" w:lineRule="auto"/>
              <w:jc w:val="both"/>
              <w:rPr>
                <w:rFonts w:eastAsia="Arial"/>
              </w:rPr>
            </w:pPr>
            <w:r w:rsidRPr="007959EA">
              <w:rPr>
                <w:rFonts w:eastAsia="Arial"/>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line="276"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line="276"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line="276"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line="276"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line="276"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line="276"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line="276" w:lineRule="auto"/>
              <w:jc w:val="both"/>
              <w:rPr>
                <w:rFonts w:eastAsia="Arial"/>
              </w:rPr>
            </w:pPr>
            <w:r w:rsidRPr="007959EA">
              <w:rPr>
                <w:rFonts w:eastAsia="Arial"/>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line="276"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line="276"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line="276"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line="276"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line="276"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line="276"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line="276" w:lineRule="auto"/>
              <w:jc w:val="both"/>
              <w:rPr>
                <w:rFonts w:eastAsia="Arial"/>
              </w:rPr>
            </w:pPr>
            <w:r w:rsidRPr="007959EA">
              <w:rPr>
                <w:rFonts w:eastAsia="Arial"/>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line="276"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line="276"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line="276"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line="276"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line="276"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line="276" w:lineRule="auto"/>
              <w:jc w:val="both"/>
              <w:rPr>
                <w:rFonts w:eastAsia="Arial"/>
              </w:rPr>
            </w:pPr>
            <w:r w:rsidRPr="007959EA">
              <w:rPr>
                <w:rFonts w:eastAsia="Arial"/>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line="276"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line="276"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line="276"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line="276"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line="276"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line="276" w:lineRule="auto"/>
              <w:jc w:val="both"/>
              <w:rPr>
                <w:rFonts w:eastAsia="Arial"/>
              </w:rPr>
            </w:pPr>
            <w:r w:rsidRPr="007959EA">
              <w:rPr>
                <w:rFonts w:eastAsia="Arial"/>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line="276"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line="276"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line="276"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line="276"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line="276" w:lineRule="auto"/>
              <w:jc w:val="both"/>
              <w:rPr>
                <w:rFonts w:eastAsia="Arial"/>
              </w:rPr>
            </w:pPr>
            <w:r w:rsidRPr="007959EA">
              <w:rPr>
                <w:rFonts w:eastAsia="Arial"/>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line="276"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line="276"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line="276"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line="276"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line="276"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line="276" w:lineRule="auto"/>
              <w:jc w:val="both"/>
              <w:rPr>
                <w:rFonts w:eastAsia="Arial"/>
              </w:rPr>
            </w:pPr>
            <w:r w:rsidRPr="007959EA">
              <w:rPr>
                <w:rFonts w:eastAsia="Arial"/>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line="276"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line="276"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line="276"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line="276"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line="276"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line="276"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line="276" w:lineRule="auto"/>
              <w:jc w:val="both"/>
              <w:rPr>
                <w:rFonts w:eastAsia="Arial"/>
              </w:rPr>
            </w:pPr>
            <w:r w:rsidRPr="007959EA">
              <w:rPr>
                <w:rFonts w:eastAsia="Arial"/>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line="276" w:lineRule="auto"/>
              <w:jc w:val="center"/>
              <w:rPr>
                <w:rFonts w:eastAsia="Arial"/>
              </w:rPr>
            </w:pPr>
            <w:r w:rsidRPr="007959EA">
              <w:rPr>
                <w:rFonts w:eastAsia="Arial"/>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line="276"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line="276"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line="276"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line="276"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line="276"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line="276"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line="276" w:lineRule="auto"/>
              <w:jc w:val="right"/>
              <w:rPr>
                <w:rFonts w:eastAsia="Arial"/>
              </w:rPr>
            </w:pPr>
            <w:r w:rsidRPr="007959EA">
              <w:rPr>
                <w:rFonts w:eastAsia="Arial"/>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line="276"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line="276"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line="276"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line="276"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line="276"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line="276"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line="276" w:lineRule="auto"/>
              <w:jc w:val="right"/>
              <w:rPr>
                <w:rFonts w:eastAsia="Arial"/>
              </w:rPr>
            </w:pPr>
            <w:r w:rsidRPr="007959EA">
              <w:rPr>
                <w:rFonts w:eastAsia="Arial"/>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line="276"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line="276"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line="276"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line="276"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line="276"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line="276" w:lineRule="auto"/>
              <w:jc w:val="right"/>
              <w:rPr>
                <w:rFonts w:eastAsia="Arial"/>
              </w:rPr>
            </w:pPr>
            <w:r w:rsidRPr="007959EA">
              <w:rPr>
                <w:rFonts w:eastAsia="Arial"/>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line="276"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line="276"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line="276"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line="276"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line="276"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line="276"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line="276"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line="276" w:lineRule="auto"/>
              <w:jc w:val="right"/>
              <w:rPr>
                <w:rFonts w:eastAsia="Arial"/>
              </w:rPr>
            </w:pPr>
            <w:r w:rsidRPr="007959EA">
              <w:rPr>
                <w:rFonts w:eastAsia="Arial"/>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line="276" w:lineRule="auto"/>
              <w:jc w:val="both"/>
              <w:rPr>
                <w:rFonts w:eastAsia="Arial"/>
              </w:rPr>
            </w:pPr>
            <w:r w:rsidRPr="007959EA">
              <w:rPr>
                <w:rFonts w:eastAsia="Arial"/>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line="276"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line="276"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line="276"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line="276"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line="276" w:lineRule="auto"/>
              <w:jc w:val="right"/>
              <w:rPr>
                <w:rFonts w:eastAsia="Arial"/>
              </w:rPr>
            </w:pPr>
            <w:r w:rsidRPr="007959EA">
              <w:rPr>
                <w:rFonts w:eastAsia="Arial"/>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line="276" w:lineRule="auto"/>
              <w:jc w:val="both"/>
              <w:rPr>
                <w:rFonts w:eastAsia="Arial"/>
              </w:rPr>
            </w:pPr>
            <w:r w:rsidRPr="007959EA">
              <w:rPr>
                <w:rFonts w:eastAsia="Arial"/>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line="276"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line="276"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line="276"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line="276"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line="276" w:lineRule="auto"/>
              <w:jc w:val="right"/>
              <w:rPr>
                <w:rFonts w:eastAsia="Arial"/>
              </w:rPr>
            </w:pPr>
            <w:r w:rsidRPr="007959EA">
              <w:rPr>
                <w:rFonts w:eastAsia="Arial"/>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line="276" w:lineRule="auto"/>
              <w:jc w:val="both"/>
              <w:rPr>
                <w:rFonts w:eastAsia="Arial"/>
              </w:rPr>
            </w:pPr>
            <w:r w:rsidRPr="007959EA">
              <w:rPr>
                <w:rFonts w:eastAsia="Arial"/>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line="276"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line="276"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line="276"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line="276"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line="276"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line="276"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line="276" w:lineRule="auto"/>
              <w:jc w:val="right"/>
              <w:rPr>
                <w:rFonts w:eastAsia="Arial"/>
              </w:rPr>
            </w:pPr>
            <w:r w:rsidRPr="007959EA">
              <w:rPr>
                <w:rFonts w:eastAsia="Arial"/>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line="276" w:lineRule="auto"/>
              <w:jc w:val="both"/>
              <w:rPr>
                <w:rFonts w:eastAsia="Arial"/>
              </w:rPr>
            </w:pPr>
            <w:r w:rsidRPr="007959EA">
              <w:rPr>
                <w:rFonts w:eastAsia="Arial"/>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line="276"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line="276"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line="276"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line="276"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line="276"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line="276" w:lineRule="auto"/>
              <w:jc w:val="right"/>
              <w:rPr>
                <w:rFonts w:eastAsia="Arial"/>
              </w:rPr>
            </w:pPr>
            <w:r w:rsidRPr="007959EA">
              <w:rPr>
                <w:rFonts w:eastAsia="Arial"/>
              </w:rPr>
              <w:t>3.39</w:t>
            </w:r>
          </w:p>
        </w:tc>
      </w:tr>
    </w:tbl>
    <w:p w14:paraId="761CC51A" w14:textId="77777777" w:rsidR="00C752E4" w:rsidRDefault="00C752E4" w:rsidP="00C752E4"/>
    <w:p w14:paraId="48C28077" w14:textId="77777777" w:rsidR="00C752E4" w:rsidRDefault="00C752E4" w:rsidP="00C752E4">
      <w:pPr>
        <w:spacing w:line="256" w:lineRule="auto"/>
        <w:jc w:val="both"/>
      </w:pPr>
    </w:p>
    <w:p w14:paraId="68C71F08" w14:textId="77777777" w:rsidR="00C752E4" w:rsidRDefault="00C752E4" w:rsidP="00C752E4">
      <w:pPr>
        <w:spacing w:line="256" w:lineRule="auto"/>
        <w:jc w:val="both"/>
      </w:pPr>
    </w:p>
    <w:p w14:paraId="000001F6" w14:textId="39FE72E3" w:rsidR="00F1663E" w:rsidRDefault="00F1663E">
      <w:pPr>
        <w:jc w:val="both"/>
        <w:rPr>
          <w:rFonts w:ascii="Arial" w:eastAsia="Arial" w:hAnsi="Arial" w:cs="Arial"/>
        </w:rPr>
      </w:pPr>
    </w:p>
    <w:p w14:paraId="000001F9" w14:textId="02F25BE7" w:rsidR="00F1663E" w:rsidRPr="00743779" w:rsidRDefault="00275014" w:rsidP="007F30A3">
      <w:pPr>
        <w:pStyle w:val="Heading1"/>
        <w:numPr>
          <w:ilvl w:val="0"/>
          <w:numId w:val="3"/>
        </w:numPr>
        <w:spacing w:line="276" w:lineRule="auto"/>
        <w:jc w:val="both"/>
        <w:rPr>
          <w:rFonts w:eastAsia="Arial"/>
          <w:sz w:val="24"/>
          <w:szCs w:val="24"/>
        </w:rPr>
      </w:pPr>
      <w:bookmarkStart w:id="23" w:name="_heading=h.p4us41hfz6kt" w:colFirst="0" w:colLast="0"/>
      <w:bookmarkStart w:id="24" w:name="_heading=h.usarh4diqho7" w:colFirst="0" w:colLast="0"/>
      <w:bookmarkEnd w:id="23"/>
      <w:bookmarkEnd w:id="24"/>
      <w:r w:rsidRPr="00743779">
        <w:rPr>
          <w:rFonts w:eastAsia="Arial"/>
          <w:sz w:val="24"/>
          <w:szCs w:val="24"/>
        </w:rPr>
        <w:lastRenderedPageBreak/>
        <w:t>Discussion</w:t>
      </w:r>
      <w:r w:rsidR="00B949EC" w:rsidRPr="00743779">
        <w:rPr>
          <w:rFonts w:eastAsia="Arial"/>
          <w:sz w:val="24"/>
          <w:szCs w:val="24"/>
        </w:rPr>
        <w:t xml:space="preserve"> </w:t>
      </w:r>
    </w:p>
    <w:p w14:paraId="68F9C33E" w14:textId="77777777" w:rsidR="00E0287A" w:rsidRPr="00743779" w:rsidRDefault="00E0287A">
      <w:pPr>
        <w:spacing w:line="276" w:lineRule="auto"/>
        <w:jc w:val="both"/>
        <w:rPr>
          <w:rFonts w:eastAsia="Arial"/>
        </w:rPr>
      </w:pPr>
    </w:p>
    <w:p w14:paraId="7E2E1AD2" w14:textId="058A87DA" w:rsidR="00ED2863" w:rsidRDefault="007164AE" w:rsidP="00190B8B">
      <w:pPr>
        <w:spacing w:line="276" w:lineRule="auto"/>
        <w:jc w:val="both"/>
        <w:rPr>
          <w:rFonts w:eastAsia="Arial"/>
        </w:rPr>
      </w:pPr>
      <w:r>
        <w:rPr>
          <w:rFonts w:eastAsia="Arial"/>
        </w:rPr>
        <w:t>Research aiming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Within the field of ocean acidification alone, several thousands of articles are documenting experiments combining</w:t>
      </w:r>
      <w:r w:rsidR="00C6471A" w:rsidRPr="00743779">
        <w:rPr>
          <w:rFonts w:eastAsia="Arial"/>
        </w:rPr>
        <w:t xml:space="preserve"> </w:t>
      </w:r>
      <w:r w:rsidR="00E94F0B" w:rsidRPr="00743779">
        <w:rPr>
          <w:rFonts w:eastAsia="Arial"/>
        </w:rPr>
        <w:t>various driver combinations</w:t>
      </w:r>
      <w:r>
        <w:rPr>
          <w:rFonts w:eastAsia="Arial"/>
        </w:rPr>
        <w:t>, often using relatively simple full-factorial designs</w:t>
      </w:r>
      <w:r w:rsidR="00C05CA2" w:rsidRPr="00743779">
        <w:rPr>
          <w:rFonts w:eastAsia="Arial"/>
        </w:rPr>
        <w:t xml:space="preserve">. Despite this effort, there are few generalizable conclusions </w:t>
      </w:r>
      <w:r w:rsidR="00311E1C" w:rsidRPr="00743779">
        <w:rPr>
          <w:rFonts w:eastAsia="Arial"/>
        </w:rPr>
        <w:t>and contrasting results are quite common</w:t>
      </w:r>
      <w:r w:rsidR="0082162C" w:rsidRPr="00743779">
        <w:rPr>
          <w:rFonts w:eastAsia="Arial"/>
        </w:rPr>
        <w:t xml:space="preserve"> </w:t>
      </w:r>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r w:rsidR="00BD080A" w:rsidRPr="00743779">
        <w:rPr>
          <w:rFonts w:eastAsia="Arial"/>
          <w:noProof/>
        </w:rPr>
        <w:t xml:space="preserve">e.g. </w:t>
      </w:r>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r w:rsidR="005C5C50" w:rsidRPr="00743779">
        <w:rPr>
          <w:rFonts w:eastAsia="Arial"/>
        </w:rPr>
        <w:t>Th</w:t>
      </w:r>
      <w:r>
        <w:rPr>
          <w:rFonts w:eastAsia="Arial"/>
        </w:rPr>
        <w:t>is can be attributed to</w:t>
      </w:r>
      <w:r w:rsidR="005C5C50" w:rsidRPr="00743779">
        <w:rPr>
          <w:rFonts w:eastAsia="Arial"/>
        </w:rPr>
        <w:t xml:space="preserve"> inherent complexities </w:t>
      </w:r>
      <w:r w:rsidR="00B81528" w:rsidRPr="00743779">
        <w:rPr>
          <w:rFonts w:eastAsia="Arial"/>
        </w:rPr>
        <w:t xml:space="preserve">in </w:t>
      </w:r>
      <w:r w:rsidR="00BF2076" w:rsidRPr="00743779">
        <w:rPr>
          <w:rFonts w:eastAsia="Arial"/>
        </w:rPr>
        <w:t>studying</w:t>
      </w:r>
      <w:r w:rsidR="00B81528" w:rsidRPr="00743779">
        <w:rPr>
          <w:rFonts w:eastAsia="Arial"/>
        </w:rPr>
        <w:t xml:space="preserve"> the </w:t>
      </w:r>
      <w:r>
        <w:rPr>
          <w:rFonts w:eastAsia="Arial"/>
        </w:rPr>
        <w:t>combined</w:t>
      </w:r>
      <w:r w:rsidRPr="00743779">
        <w:rPr>
          <w:rFonts w:eastAsia="Arial"/>
        </w:rPr>
        <w:t xml:space="preserve"> </w:t>
      </w:r>
      <w:r w:rsidR="00B81528" w:rsidRPr="00743779">
        <w:rPr>
          <w:rFonts w:eastAsia="Arial"/>
        </w:rPr>
        <w:t>effects of multiple drivers</w:t>
      </w:r>
      <w:r w:rsidR="00CC5DDD" w:rsidRPr="00743779">
        <w:rPr>
          <w:rFonts w:eastAsia="Arial"/>
        </w:rPr>
        <w:t xml:space="preserve"> as these</w:t>
      </w:r>
      <w:r w:rsidR="00CA1C4B" w:rsidRPr="00743779">
        <w:rPr>
          <w:rFonts w:eastAsia="Arial"/>
        </w:rPr>
        <w:t xml:space="preserve"> may have different modes of action</w:t>
      </w:r>
      <w:r>
        <w:rPr>
          <w:rFonts w:eastAsia="Arial"/>
        </w:rPr>
        <w:t xml:space="preserve"> and non-linear performance curves leading to</w:t>
      </w:r>
      <w:r w:rsidR="00D51020" w:rsidRPr="00743779">
        <w:rPr>
          <w:rFonts w:eastAsia="Arial"/>
        </w:rPr>
        <w:t xml:space="preserve"> </w:t>
      </w:r>
      <w:r w:rsidR="00CA1C4B" w:rsidRPr="00743779">
        <w:rPr>
          <w:rFonts w:eastAsia="Arial"/>
        </w:rPr>
        <w:t>difficult</w:t>
      </w:r>
      <w:r>
        <w:rPr>
          <w:rFonts w:eastAsia="Arial"/>
        </w:rPr>
        <w:t xml:space="preserve">ies in interpreting the results from full-factorial </w:t>
      </w:r>
      <w:r w:rsidR="00ED2863">
        <w:rPr>
          <w:rFonts w:eastAsia="Arial"/>
        </w:rPr>
        <w:t xml:space="preserve">experiments </w:t>
      </w:r>
      <w:r w:rsidR="00B47950" w:rsidRPr="00743779">
        <w:rPr>
          <w:rFonts w:eastAsia="Arial"/>
        </w:rPr>
        <w:fldChar w:fldCharType="begin"/>
      </w:r>
      <w:r w:rsidR="00B47950" w:rsidRPr="00743779">
        <w:rPr>
          <w:rFonts w:eastAsia="Arial"/>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B47950" w:rsidRPr="00743779">
        <w:rPr>
          <w:rFonts w:eastAsia="Arial"/>
          <w:noProof/>
        </w:rPr>
        <w:t>(Boyd et al., 2018; Collins et al., 2022)</w:t>
      </w:r>
      <w:r w:rsidR="00B47950" w:rsidRPr="00743779">
        <w:rPr>
          <w:rFonts w:eastAsia="Arial"/>
        </w:rPr>
        <w:fldChar w:fldCharType="end"/>
      </w:r>
      <w:r w:rsidR="00DE6BEC" w:rsidRPr="00743779">
        <w:rPr>
          <w:rFonts w:eastAsia="Arial"/>
        </w:rPr>
        <w:t xml:space="preserve">. </w:t>
      </w:r>
      <w:r w:rsidR="00ED2863">
        <w:rPr>
          <w:rFonts w:eastAsia="Arial"/>
        </w:rPr>
        <w:t xml:space="preserve">Another </w:t>
      </w:r>
      <w:r w:rsidR="00122194">
        <w:rPr>
          <w:rFonts w:eastAsia="Arial"/>
        </w:rPr>
        <w:t>reason</w:t>
      </w:r>
      <w:r w:rsidR="00ED2863">
        <w:rPr>
          <w:rFonts w:eastAsia="Arial"/>
        </w:rPr>
        <w:t xml:space="preserve"> is that simple full-factorial experiments are not adapted to resolve potential interactions between drivers as </w:t>
      </w:r>
      <w:r w:rsidR="008E71E0">
        <w:rPr>
          <w:rFonts w:eastAsia="Arial"/>
        </w:rPr>
        <w:t>statistical interaction</w:t>
      </w:r>
      <w:r w:rsidR="003C6AB4">
        <w:rPr>
          <w:rFonts w:eastAsia="Arial"/>
        </w:rPr>
        <w:t>s</w:t>
      </w:r>
      <w:r w:rsidR="00ED2863">
        <w:rPr>
          <w:rFonts w:eastAsia="Arial"/>
        </w:rPr>
        <w:t xml:space="preserve"> </w:t>
      </w:r>
      <w:r w:rsidR="002271CB">
        <w:rPr>
          <w:rFonts w:eastAsia="Arial"/>
        </w:rPr>
        <w:t>do</w:t>
      </w:r>
      <w:r w:rsidR="00ED2863">
        <w:rPr>
          <w:rFonts w:eastAsia="Arial"/>
        </w:rPr>
        <w:t xml:space="preserve"> not necessarily </w:t>
      </w:r>
      <w:r w:rsidR="0017157A">
        <w:rPr>
          <w:rFonts w:eastAsia="Arial"/>
        </w:rPr>
        <w:t>indicate driver interaction</w:t>
      </w:r>
      <w:r w:rsidR="003C6AB4">
        <w:rPr>
          <w:rFonts w:eastAsia="Arial"/>
        </w:rPr>
        <w:t xml:space="preserve">s, defined as deviations from non-linear additivity. </w:t>
      </w:r>
    </w:p>
    <w:p w14:paraId="2E7CBD60" w14:textId="026FD733" w:rsidR="00ED2863" w:rsidRDefault="00ED2863" w:rsidP="00190B8B">
      <w:pPr>
        <w:spacing w:line="276" w:lineRule="auto"/>
        <w:jc w:val="both"/>
        <w:rPr>
          <w:rFonts w:eastAsia="Arial"/>
        </w:rPr>
      </w:pPr>
      <w:r>
        <w:rPr>
          <w:rFonts w:eastAsia="Arial"/>
        </w:rPr>
        <w:t xml:space="preserve">In an ideal world, one could perform full-factorial experiments with a large number of treatments for each individual driver allowing to model the full response landscape and test different hypotheses to resolve interactions (e.g. </w:t>
      </w:r>
      <w:r w:rsidR="00713F2E">
        <w:rPr>
          <w:rFonts w:eastAsia="Arial"/>
        </w:rPr>
        <w:t xml:space="preserve">a </w:t>
      </w:r>
      <w:r>
        <w:rPr>
          <w:rFonts w:eastAsia="Arial"/>
        </w:rPr>
        <w:t xml:space="preserve">comparison of a concentration addition model with the landscape). </w:t>
      </w:r>
      <w:r w:rsidR="00684E65">
        <w:rPr>
          <w:rFonts w:eastAsia="Arial"/>
        </w:rPr>
        <w:t xml:space="preserve">These are often logistically difficult to </w:t>
      </w:r>
      <w:r w:rsidR="008E71E0">
        <w:rPr>
          <w:rFonts w:eastAsia="Arial"/>
        </w:rPr>
        <w:t>implement,</w:t>
      </w:r>
      <w:r w:rsidR="00684E65">
        <w:rPr>
          <w:rFonts w:eastAsia="Arial"/>
        </w:rPr>
        <w:t xml:space="preserve"> and alternatives should then be considered. We proposed and tested here such an alternative divided into 3 steps.</w:t>
      </w:r>
    </w:p>
    <w:p w14:paraId="01B6B938" w14:textId="74B9F22E" w:rsidR="00A85524" w:rsidRDefault="002D6662" w:rsidP="00E81208">
      <w:pPr>
        <w:spacing w:line="276" w:lineRule="auto"/>
        <w:jc w:val="both"/>
        <w:rPr>
          <w:color w:val="000000" w:themeColor="text1"/>
        </w:rPr>
      </w:pPr>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understand the </w:t>
      </w:r>
      <w:r w:rsidR="0013005C" w:rsidRPr="00743779">
        <w:rPr>
          <w:rFonts w:eastAsia="Arial"/>
        </w:rPr>
        <w:t xml:space="preserve">performance curve of each </w:t>
      </w:r>
      <w:r w:rsidR="00A66A4D" w:rsidRPr="00743779">
        <w:rPr>
          <w:rFonts w:eastAsia="Arial"/>
        </w:rPr>
        <w:t>driver</w:t>
      </w:r>
      <w:r w:rsidR="0013005C" w:rsidRPr="00743779">
        <w:rPr>
          <w:rFonts w:eastAsia="Arial"/>
        </w:rPr>
        <w:t xml:space="preserve">. </w:t>
      </w:r>
      <w:r w:rsidR="00684E65">
        <w:rPr>
          <w:color w:val="000000" w:themeColor="text1"/>
        </w:rPr>
        <w:t>In our experiment, t</w:t>
      </w:r>
      <w:r w:rsidR="00684E65" w:rsidRPr="00743779">
        <w:rPr>
          <w:color w:val="000000" w:themeColor="text1"/>
        </w:rPr>
        <w:t xml:space="preserve">he </w:t>
      </w:r>
      <w:r w:rsidR="00B77EC3" w:rsidRPr="00743779">
        <w:rPr>
          <w:color w:val="000000" w:themeColor="text1"/>
        </w:rPr>
        <w:t>curves from the three drivers followed a</w:t>
      </w:r>
      <w:r w:rsidR="00684E65">
        <w:rPr>
          <w:color w:val="000000" w:themeColor="text1"/>
        </w:rPr>
        <w:t xml:space="preserve"> similar</w:t>
      </w:r>
      <w:r w:rsidR="00B77EC3" w:rsidRPr="00743779">
        <w:rPr>
          <w:color w:val="000000" w:themeColor="text1"/>
        </w:rPr>
        <w:t xml:space="preserve"> unimodal </w:t>
      </w:r>
      <w:r w:rsidR="004B6F94" w:rsidRPr="00743779">
        <w:rPr>
          <w:color w:val="000000" w:themeColor="text1"/>
        </w:rPr>
        <w:t>second-degree</w:t>
      </w:r>
      <w:r w:rsidR="00B77EC3" w:rsidRPr="00743779">
        <w:rPr>
          <w:color w:val="000000" w:themeColor="text1"/>
        </w:rPr>
        <w:t xml:space="preserve"> polynomial </w:t>
      </w:r>
      <w:r w:rsidR="00684E65">
        <w:rPr>
          <w:color w:val="000000" w:themeColor="text1"/>
        </w:rPr>
        <w:t>model</w:t>
      </w:r>
      <w:r w:rsidR="005E3C05" w:rsidRPr="00743779">
        <w:rPr>
          <w:color w:val="000000" w:themeColor="text1"/>
        </w:rPr>
        <w:t xml:space="preserve">. </w:t>
      </w:r>
      <w:r w:rsidR="00684E65">
        <w:rPr>
          <w:color w:val="000000" w:themeColor="text1"/>
        </w:rPr>
        <w:t>This is the pre-requisite for the</w:t>
      </w:r>
      <w:r w:rsidR="005E3C05" w:rsidRPr="00743779">
        <w:rPr>
          <w:color w:val="000000" w:themeColor="text1"/>
        </w:rPr>
        <w:t xml:space="preserve"> concentration addition hypothesis </w:t>
      </w:r>
      <w:r w:rsidR="00FD3D45">
        <w:rPr>
          <w:color w:val="000000" w:themeColor="text1"/>
        </w:rPr>
        <w:t xml:space="preserve">as </w:t>
      </w:r>
      <w:r w:rsidR="000B00C9">
        <w:rPr>
          <w:color w:val="000000" w:themeColor="text1"/>
        </w:rPr>
        <w:t xml:space="preserve">the </w:t>
      </w:r>
      <w:r w:rsidR="00684E65">
        <w:rPr>
          <w:color w:val="000000" w:themeColor="text1"/>
        </w:rPr>
        <w:t>driver</w:t>
      </w:r>
      <w:r w:rsidR="000B00C9">
        <w:rPr>
          <w:color w:val="000000" w:themeColor="text1"/>
        </w:rPr>
        <w:t>s</w:t>
      </w:r>
      <w:r w:rsidR="00684E65">
        <w:rPr>
          <w:color w:val="000000" w:themeColor="text1"/>
        </w:rPr>
        <w:t xml:space="preserve"> are then expected to have the same mode of actions and similar biological responses </w:t>
      </w:r>
      <w:r w:rsidR="003940D9" w:rsidRPr="00743779">
        <w:rPr>
          <w:color w:val="000000" w:themeColor="text1"/>
        </w:rPr>
        <w:t>(</w:t>
      </w:r>
      <w:commentRangeStart w:id="25"/>
      <w:commentRangeStart w:id="26"/>
      <w:r w:rsidR="003940D9" w:rsidRPr="008907A4">
        <w:rPr>
          <w:color w:val="EE0000"/>
        </w:rPr>
        <w:t>REF</w:t>
      </w:r>
      <w:commentRangeEnd w:id="25"/>
      <w:r w:rsidR="00EE0392" w:rsidRPr="00743779">
        <w:rPr>
          <w:rStyle w:val="CommentReference"/>
          <w:color w:val="000000" w:themeColor="text1"/>
          <w:sz w:val="24"/>
          <w:szCs w:val="24"/>
        </w:rPr>
        <w:commentReference w:id="25"/>
      </w:r>
      <w:commentRangeEnd w:id="26"/>
      <w:r w:rsidR="00684E65" w:rsidRPr="00743779">
        <w:rPr>
          <w:rStyle w:val="CommentReference"/>
          <w:color w:val="000000" w:themeColor="text1"/>
          <w:sz w:val="24"/>
          <w:szCs w:val="24"/>
        </w:rPr>
        <w:commentReference w:id="26"/>
      </w:r>
      <w:r w:rsidR="003940D9" w:rsidRPr="00743779">
        <w:rPr>
          <w:color w:val="000000" w:themeColor="text1"/>
        </w:rPr>
        <w:t>)</w:t>
      </w:r>
      <w:r w:rsidR="005E3C05" w:rsidRPr="00743779">
        <w:rPr>
          <w:color w:val="000000" w:themeColor="text1"/>
        </w:rPr>
        <w:t xml:space="preserve">. </w:t>
      </w:r>
      <w:r w:rsidR="00460D1F">
        <w:rPr>
          <w:color w:val="000000" w:themeColor="text1"/>
        </w:rPr>
        <w:t xml:space="preserve">Although all </w:t>
      </w:r>
      <w:r w:rsidR="007E4268">
        <w:rPr>
          <w:color w:val="000000" w:themeColor="text1"/>
        </w:rPr>
        <w:t xml:space="preserve">performance curves were second-degree polynomial in shape, the </w:t>
      </w:r>
      <w:r w:rsidR="00DA4D99" w:rsidRPr="00743779">
        <w:rPr>
          <w:color w:val="000000" w:themeColor="text1"/>
        </w:rPr>
        <w:t>curve of temperature was the one best captured</w:t>
      </w:r>
      <w:r w:rsidR="004F1A44" w:rsidRPr="00743779">
        <w:rPr>
          <w:color w:val="000000" w:themeColor="text1"/>
        </w:rPr>
        <w:t xml:space="preserve"> and was clearly bell shaped, as expected from literature </w:t>
      </w:r>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r w:rsidR="00C864CB" w:rsidRPr="00743779">
        <w:rPr>
          <w:color w:val="000000" w:themeColor="text1"/>
        </w:rPr>
        <w:t xml:space="preserve">A similar unimodal shape has been found for </w:t>
      </w:r>
      <w:r w:rsidR="008A3C94" w:rsidRPr="00743779">
        <w:rPr>
          <w:color w:val="000000" w:themeColor="text1"/>
        </w:rPr>
        <w:t xml:space="preserve">phytoplankton responses to </w:t>
      </w:r>
      <w:r w:rsidR="00AB1AB5" w:rsidRPr="00743779">
        <w:rPr>
          <w:color w:val="000000" w:themeColor="text1"/>
        </w:rPr>
        <w:t>pH</w:t>
      </w:r>
      <w:r w:rsidR="00481973" w:rsidRPr="00743779">
        <w:rPr>
          <w:color w:val="000000" w:themeColor="text1"/>
        </w:rPr>
        <w:t>/</w:t>
      </w:r>
      <w:r w:rsidR="00481973" w:rsidRPr="00743779">
        <w:rPr>
          <w:i/>
          <w:iCs/>
          <w:color w:val="000000" w:themeColor="text1"/>
        </w:rPr>
        <w:t>p</w:t>
      </w:r>
      <w:r w:rsidR="00481973" w:rsidRPr="00743779">
        <w:rPr>
          <w:color w:val="000000" w:themeColor="text1"/>
        </w:rPr>
        <w:t>CO</w:t>
      </w:r>
      <w:r w:rsidR="00481973" w:rsidRPr="00743779">
        <w:rPr>
          <w:color w:val="000000" w:themeColor="text1"/>
          <w:vertAlign w:val="subscript"/>
        </w:rPr>
        <w:t>2</w:t>
      </w:r>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r w:rsidR="00AD1CAC" w:rsidRPr="00743779">
        <w:rPr>
          <w:color w:val="000000" w:themeColor="text1"/>
        </w:rPr>
        <w:t xml:space="preserve">. </w:t>
      </w:r>
      <w:r w:rsidR="008E71E0">
        <w:rPr>
          <w:color w:val="000000" w:themeColor="text1"/>
        </w:rPr>
        <w:t xml:space="preserve">A </w:t>
      </w:r>
      <w:r w:rsidR="00CF3D09" w:rsidRPr="00743779">
        <w:rPr>
          <w:color w:val="000000" w:themeColor="text1"/>
        </w:rPr>
        <w:t xml:space="preserve">sigmoidal </w:t>
      </w:r>
      <w:r w:rsidR="008E71E0">
        <w:rPr>
          <w:color w:val="000000" w:themeColor="text1"/>
        </w:rPr>
        <w:t>curve is often</w:t>
      </w:r>
      <w:r w:rsidR="008E71E0" w:rsidRPr="00743779">
        <w:rPr>
          <w:color w:val="000000" w:themeColor="text1"/>
        </w:rPr>
        <w:t xml:space="preserve"> </w:t>
      </w:r>
      <w:r w:rsidR="00CF3D09" w:rsidRPr="00743779">
        <w:rPr>
          <w:color w:val="000000" w:themeColor="text1"/>
        </w:rPr>
        <w:t xml:space="preserve">expected </w:t>
      </w:r>
      <w:r w:rsidR="00B47780" w:rsidRPr="00743779">
        <w:rPr>
          <w:color w:val="000000" w:themeColor="text1"/>
        </w:rPr>
        <w:t>for</w:t>
      </w:r>
      <w:r w:rsidR="008E71E0">
        <w:rPr>
          <w:color w:val="000000" w:themeColor="text1"/>
        </w:rPr>
        <w:t xml:space="preserve"> biological response to</w:t>
      </w:r>
      <w:r w:rsidR="00CF3D09" w:rsidRPr="00743779">
        <w:rPr>
          <w:color w:val="000000" w:themeColor="text1"/>
        </w:rPr>
        <w:t xml:space="preserve"> toxicant</w:t>
      </w:r>
      <w:r w:rsidR="008E71E0">
        <w:rPr>
          <w:color w:val="000000" w:themeColor="text1"/>
        </w:rPr>
        <w:t>s</w:t>
      </w:r>
      <w:r w:rsidR="00CF3D09" w:rsidRPr="00743779">
        <w:rPr>
          <w:color w:val="000000" w:themeColor="text1"/>
        </w:rPr>
        <w:t xml:space="preserve"> </w:t>
      </w:r>
      <w:r w:rsidR="00B47780" w:rsidRPr="00743779">
        <w:rPr>
          <w:color w:val="000000" w:themeColor="text1"/>
        </w:rPr>
        <w:t xml:space="preserve">effects </w:t>
      </w:r>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r w:rsidR="008E71E0" w:rsidRPr="005842A7">
        <w:rPr>
          <w:color w:val="000000" w:themeColor="text1"/>
          <w:lang w:val="fr-FR"/>
        </w:rPr>
        <w:t>Our data did not allow to full</w:t>
      </w:r>
      <w:r w:rsidR="00371065">
        <w:rPr>
          <w:color w:val="000000" w:themeColor="text1"/>
        </w:rPr>
        <w:t>y</w:t>
      </w:r>
      <w:r w:rsidR="008E71E0" w:rsidRPr="005842A7">
        <w:rPr>
          <w:color w:val="000000" w:themeColor="text1"/>
          <w:lang w:val="fr-FR"/>
        </w:rPr>
        <w:t xml:space="preserve"> resolve the </w:t>
      </w:r>
      <w:r w:rsidR="00B15652" w:rsidRPr="00743779">
        <w:rPr>
          <w:color w:val="000000" w:themeColor="text1"/>
        </w:rPr>
        <w:t>performance curves of pH and lithium</w:t>
      </w:r>
      <w:r w:rsidR="00E16B55" w:rsidRPr="00743779">
        <w:rPr>
          <w:color w:val="000000" w:themeColor="text1"/>
        </w:rPr>
        <w:t>.</w:t>
      </w:r>
      <w:r w:rsidR="008E71E0">
        <w:rPr>
          <w:color w:val="000000" w:themeColor="text1"/>
        </w:rPr>
        <w:t xml:space="preserve"> This can be performed in future work using treatments below and above the scenarios considered in our study and </w:t>
      </w:r>
      <w:r w:rsidR="00690842" w:rsidRPr="00743779">
        <w:rPr>
          <w:color w:val="000000" w:themeColor="text1"/>
        </w:rPr>
        <w:t xml:space="preserve">that </w:t>
      </w:r>
      <w:r w:rsidR="00C7533D" w:rsidRPr="00743779">
        <w:rPr>
          <w:color w:val="000000" w:themeColor="text1"/>
        </w:rPr>
        <w:t>the species will unlikely face</w:t>
      </w:r>
      <w:r w:rsidR="00A11BFA" w:rsidRPr="00743779">
        <w:rPr>
          <w:color w:val="000000" w:themeColor="text1"/>
        </w:rPr>
        <w:t>, even in the worst-case scenarios of global change</w:t>
      </w:r>
      <w:r w:rsidR="00433150">
        <w:rPr>
          <w:color w:val="000000" w:themeColor="text1"/>
        </w:rPr>
        <w:t xml:space="preserve"> </w:t>
      </w:r>
      <w:r w:rsidR="00433150">
        <w:rPr>
          <w:color w:val="000000" w:themeColor="text1"/>
        </w:rPr>
        <w:fldChar w:fldCharType="begin"/>
      </w:r>
      <w:r w:rsidR="00A737A2">
        <w:rPr>
          <w:color w:val="000000" w:themeColor="text1"/>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rPr>
        <w:instrText>∼</w:instrText>
      </w:r>
      <w:r w:rsidR="00A737A2">
        <w:rPr>
          <w:color w:val="000000" w:themeColor="text1"/>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rPr>
        <w:fldChar w:fldCharType="separate"/>
      </w:r>
      <w:r w:rsidR="00A737A2">
        <w:rPr>
          <w:color w:val="000000"/>
        </w:rPr>
        <w:t>(Collins et al., 2022; Thibon et al., 2023)</w:t>
      </w:r>
      <w:r w:rsidR="00433150">
        <w:rPr>
          <w:color w:val="000000" w:themeColor="text1"/>
        </w:rPr>
        <w:fldChar w:fldCharType="end"/>
      </w:r>
      <w:r w:rsidR="00D80A82">
        <w:rPr>
          <w:color w:val="000000" w:themeColor="text1"/>
        </w:rPr>
        <w:t>.</w:t>
      </w:r>
    </w:p>
    <w:p w14:paraId="3A786E07" w14:textId="77777777" w:rsidR="006E46A1" w:rsidRDefault="006E46A1" w:rsidP="00E81208">
      <w:pPr>
        <w:spacing w:line="276" w:lineRule="auto"/>
        <w:jc w:val="both"/>
        <w:rPr>
          <w:color w:val="000000" w:themeColor="text1"/>
        </w:rPr>
      </w:pPr>
    </w:p>
    <w:p w14:paraId="36EA85D7" w14:textId="77777777" w:rsidR="006E46A1" w:rsidRPr="00743779" w:rsidRDefault="006E46A1" w:rsidP="00E81208">
      <w:pPr>
        <w:spacing w:line="276" w:lineRule="auto"/>
        <w:jc w:val="both"/>
        <w:rPr>
          <w:color w:val="000000" w:themeColor="text1"/>
        </w:rPr>
      </w:pPr>
    </w:p>
    <w:p w14:paraId="1D2E593D" w14:textId="08AC03E5" w:rsidR="00A85524" w:rsidRDefault="00705D58" w:rsidP="00705D58">
      <w:pPr>
        <w:spacing w:line="276" w:lineRule="auto"/>
        <w:jc w:val="both"/>
        <w:rPr>
          <w:color w:val="000000" w:themeColor="text1"/>
        </w:rPr>
      </w:pPr>
      <w:r>
        <w:rPr>
          <w:color w:val="000000" w:themeColor="text1"/>
        </w:rPr>
        <w:t>A second step is the c</w:t>
      </w:r>
      <w:r w:rsidR="00204BD3" w:rsidRPr="00743779">
        <w:rPr>
          <w:color w:val="000000" w:themeColor="text1"/>
        </w:rPr>
        <w:t>alculati</w:t>
      </w:r>
      <w:r>
        <w:rPr>
          <w:color w:val="000000" w:themeColor="text1"/>
        </w:rPr>
        <w:t>on</w:t>
      </w:r>
      <w:r w:rsidR="00D71C85">
        <w:rPr>
          <w:color w:val="000000" w:themeColor="text1"/>
        </w:rPr>
        <w:t xml:space="preserve"> of</w:t>
      </w:r>
      <w:r w:rsidR="00204BD3" w:rsidRPr="00743779">
        <w:rPr>
          <w:color w:val="000000" w:themeColor="text1"/>
        </w:rPr>
        <w:t xml:space="preserve"> a</w:t>
      </w:r>
      <w:r>
        <w:rPr>
          <w:color w:val="000000" w:themeColor="text1"/>
        </w:rPr>
        <w:t>n</w:t>
      </w:r>
      <w:r w:rsidR="00204BD3" w:rsidRPr="00743779">
        <w:rPr>
          <w:color w:val="000000" w:themeColor="text1"/>
        </w:rPr>
        <w:t xml:space="preserve"> index</w:t>
      </w:r>
      <w:r>
        <w:rPr>
          <w:color w:val="000000" w:themeColor="text1"/>
        </w:rPr>
        <w:t xml:space="preserve"> combining the relative contribution of the individual </w:t>
      </w:r>
      <w:r w:rsidR="00293536">
        <w:rPr>
          <w:color w:val="000000" w:themeColor="text1"/>
        </w:rPr>
        <w:t>driver</w:t>
      </w:r>
      <w:r>
        <w:rPr>
          <w:color w:val="000000" w:themeColor="text1"/>
        </w:rPr>
        <w:t xml:space="preserve"> following a methodology recently used by </w:t>
      </w:r>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r w:rsidR="00BC6E3B" w:rsidRPr="00743779">
        <w:rPr>
          <w:rFonts w:eastAsia="Arial"/>
        </w:rPr>
        <w:t xml:space="preserve">The calculation of </w:t>
      </w:r>
      <w:r>
        <w:rPr>
          <w:rFonts w:eastAsia="Arial"/>
        </w:rPr>
        <w:t>this</w:t>
      </w:r>
      <w:r w:rsidR="00BC6E3B" w:rsidRPr="00743779">
        <w:rPr>
          <w:rFonts w:eastAsia="Arial"/>
        </w:rPr>
        <w:t xml:space="preserve"> index was </w:t>
      </w:r>
      <w:r>
        <w:rPr>
          <w:rFonts w:eastAsia="Arial"/>
        </w:rPr>
        <w:t>following a</w:t>
      </w:r>
      <w:r w:rsidR="00BC6E3B" w:rsidRPr="00743779">
        <w:rPr>
          <w:rFonts w:eastAsia="Arial"/>
        </w:rPr>
        <w:t xml:space="preserve"> concentration addition</w:t>
      </w:r>
      <w:r w:rsidR="0022397F" w:rsidRPr="00743779">
        <w:rPr>
          <w:rFonts w:eastAsia="Arial"/>
        </w:rPr>
        <w:t xml:space="preserve"> </w:t>
      </w:r>
      <w:r>
        <w:rPr>
          <w:rFonts w:eastAsia="Arial"/>
        </w:rPr>
        <w:t>model</w:t>
      </w:r>
      <w:r w:rsidR="0003050A">
        <w:rPr>
          <w:rFonts w:eastAsia="Arial"/>
        </w:rPr>
        <w:t xml:space="preserve"> </w:t>
      </w:r>
      <w:r w:rsidR="0003050A">
        <w:rPr>
          <w:rFonts w:eastAsia="Arial"/>
        </w:rPr>
        <w:fldChar w:fldCharType="begin"/>
      </w:r>
      <w:r w:rsidR="007D51F3">
        <w:rPr>
          <w:rFonts w:eastAsia="Arial"/>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N. Wang et al., 2015)</w:t>
      </w:r>
      <w:r w:rsidR="0003050A">
        <w:rPr>
          <w:rFonts w:eastAsia="Arial"/>
        </w:rPr>
        <w:fldChar w:fldCharType="end"/>
      </w:r>
      <w:r w:rsidR="00DE2B81">
        <w:rPr>
          <w:rFonts w:eastAsia="Arial"/>
        </w:rPr>
        <w:t>.</w:t>
      </w:r>
      <w:r w:rsidR="00BC6E3B" w:rsidRPr="00743779">
        <w:rPr>
          <w:rFonts w:eastAsia="Arial"/>
        </w:rPr>
        <w:t xml:space="preserve"> </w:t>
      </w:r>
      <w:r w:rsidR="005B7128" w:rsidRPr="00743779">
        <w:rPr>
          <w:color w:val="000000" w:themeColor="text1"/>
        </w:rPr>
        <w:t>T</w:t>
      </w:r>
      <w:r w:rsidR="006F163A" w:rsidRPr="00743779">
        <w:rPr>
          <w:color w:val="000000" w:themeColor="text1"/>
        </w:rPr>
        <w:t xml:space="preserve">he </w:t>
      </w:r>
      <w:r>
        <w:rPr>
          <w:color w:val="000000" w:themeColor="text1"/>
        </w:rPr>
        <w:t xml:space="preserve">index was calculated as the relative contribution </w:t>
      </w:r>
      <w:r w:rsidR="006F163A" w:rsidRPr="00743779">
        <w:rPr>
          <w:color w:val="000000" w:themeColor="text1"/>
        </w:rPr>
        <w:t xml:space="preserve">of each driver </w:t>
      </w:r>
      <w:r>
        <w:rPr>
          <w:color w:val="000000" w:themeColor="text1"/>
        </w:rPr>
        <w:t>relative to a change in temperature</w:t>
      </w:r>
      <w:r w:rsidR="006F163A" w:rsidRPr="00743779">
        <w:rPr>
          <w:color w:val="000000" w:themeColor="text1"/>
        </w:rPr>
        <w:t xml:space="preserve"> (in Celsius deviations from reference scale)</w:t>
      </w:r>
      <w:r>
        <w:rPr>
          <w:color w:val="000000" w:themeColor="text1"/>
        </w:rPr>
        <w:t xml:space="preserve">. The contribution of pH and lithium corresponded to an </w:t>
      </w:r>
      <w:r>
        <w:rPr>
          <w:color w:val="000000" w:themeColor="text1"/>
        </w:rPr>
        <w:lastRenderedPageBreak/>
        <w:t>equivalent of</w:t>
      </w:r>
      <w:r w:rsidR="006F163A" w:rsidRPr="00743779">
        <w:rPr>
          <w:color w:val="000000" w:themeColor="text1"/>
        </w:rPr>
        <w:t xml:space="preserve"> 28°C for each pH unit change and 0.35°C for each lithium ppm change.</w:t>
      </w:r>
      <w:r>
        <w:rPr>
          <w:color w:val="000000" w:themeColor="text1"/>
        </w:rPr>
        <w:t xml:space="preserve"> </w:t>
      </w:r>
      <w:r w:rsidR="001A66A8" w:rsidRPr="00743779">
        <w:rPr>
          <w:color w:val="000000" w:themeColor="text1"/>
        </w:rPr>
        <w:t>This</w:t>
      </w:r>
      <w:r>
        <w:rPr>
          <w:color w:val="000000" w:themeColor="text1"/>
        </w:rPr>
        <w:t xml:space="preserve"> allowed to navigate along a</w:t>
      </w:r>
      <w:r w:rsidR="001A66A8" w:rsidRPr="00743779">
        <w:rPr>
          <w:color w:val="000000" w:themeColor="text1"/>
        </w:rPr>
        <w:t xml:space="preserve"> shared </w:t>
      </w:r>
      <w:r w:rsidR="001033F1" w:rsidRPr="00743779">
        <w:rPr>
          <w:color w:val="000000" w:themeColor="text1"/>
        </w:rPr>
        <w:t xml:space="preserve">unimodal </w:t>
      </w:r>
      <w:r w:rsidR="00A43FCE">
        <w:rPr>
          <w:color w:val="000000" w:themeColor="text1"/>
        </w:rPr>
        <w:t>response curve for the three drivers</w:t>
      </w:r>
      <w:r w:rsidR="001A66A8" w:rsidRPr="00743779">
        <w:rPr>
          <w:color w:val="000000" w:themeColor="text1"/>
        </w:rPr>
        <w:t xml:space="preserve"> </w:t>
      </w:r>
      <w:r>
        <w:rPr>
          <w:color w:val="000000" w:themeColor="text1"/>
        </w:rPr>
        <w:t>with</w:t>
      </w:r>
      <w:r w:rsidR="005F478A" w:rsidRPr="00743779">
        <w:rPr>
          <w:color w:val="000000" w:themeColor="text1"/>
        </w:rPr>
        <w:t xml:space="preserve"> a tipping point around 25°C, a 5°C deviation from the reference condition of 20°C. </w:t>
      </w:r>
      <w:r w:rsidR="00AF108B" w:rsidRPr="00743779">
        <w:rPr>
          <w:color w:val="000000" w:themeColor="text1"/>
        </w:rPr>
        <w:t xml:space="preserve"> </w:t>
      </w:r>
    </w:p>
    <w:p w14:paraId="41D760F3" w14:textId="16661BC7" w:rsidR="003F7AEF" w:rsidRPr="003F7AEF" w:rsidRDefault="00EE0F12" w:rsidP="009246AA">
      <w:pPr>
        <w:spacing w:line="276" w:lineRule="auto"/>
        <w:jc w:val="both"/>
        <w:rPr>
          <w:rFonts w:eastAsia="Arial"/>
          <w:color w:val="000000" w:themeColor="text1"/>
        </w:rPr>
      </w:pPr>
      <w:r w:rsidRPr="00743779">
        <w:rPr>
          <w:color w:val="000000" w:themeColor="text1"/>
        </w:rPr>
        <w:t>The</w:t>
      </w:r>
      <w:r w:rsidR="003708C1">
        <w:rPr>
          <w:color w:val="000000" w:themeColor="text1"/>
        </w:rPr>
        <w:t xml:space="preserve"> third and last step of our strategy was to compare the outcome of the model based on single </w:t>
      </w:r>
      <w:r w:rsidR="00293536">
        <w:rPr>
          <w:color w:val="000000" w:themeColor="text1"/>
        </w:rPr>
        <w:t>driver</w:t>
      </w:r>
      <w:r w:rsidR="00686D5A">
        <w:rPr>
          <w:color w:val="000000" w:themeColor="text1"/>
        </w:rPr>
        <w:t>s</w:t>
      </w:r>
      <w:r w:rsidR="003708C1">
        <w:rPr>
          <w:color w:val="000000" w:themeColor="text1"/>
        </w:rPr>
        <w:t xml:space="preserve"> with data from the full-factorial experiment with different combinations of the 3 </w:t>
      </w:r>
      <w:r w:rsidR="00293536">
        <w:rPr>
          <w:color w:val="000000" w:themeColor="text1"/>
        </w:rPr>
        <w:t>drivers</w:t>
      </w:r>
      <w:r w:rsidR="003708C1">
        <w:rPr>
          <w:color w:val="000000" w:themeColor="text1"/>
        </w:rPr>
        <w:t xml:space="preserve">. Under the additivity hypothesis, these data should fit under </w:t>
      </w:r>
      <w:r w:rsidR="00274EA2">
        <w:rPr>
          <w:color w:val="000000" w:themeColor="text1"/>
        </w:rPr>
        <w:t xml:space="preserve">the </w:t>
      </w:r>
      <w:r w:rsidR="003708C1">
        <w:rPr>
          <w:color w:val="000000" w:themeColor="text1"/>
        </w:rPr>
        <w:t>unimodal performance curve developed in step 2. We observed a deviation from th</w:t>
      </w:r>
      <w:r w:rsidR="000A2B5C">
        <w:rPr>
          <w:color w:val="000000" w:themeColor="text1"/>
        </w:rPr>
        <w:t>at</w:t>
      </w:r>
      <w:r w:rsidR="003708C1">
        <w:rPr>
          <w:color w:val="000000" w:themeColor="text1"/>
        </w:rPr>
        <w:t xml:space="preserve"> mode</w:t>
      </w:r>
      <w:r w:rsidR="000A2B5C">
        <w:rPr>
          <w:color w:val="000000" w:themeColor="text1"/>
        </w:rPr>
        <w:t>l</w:t>
      </w:r>
      <w:r w:rsidR="003708C1">
        <w:rPr>
          <w:color w:val="000000" w:themeColor="text1"/>
        </w:rPr>
        <w:t xml:space="preserve"> for all the combinations involving pH</w:t>
      </w:r>
      <w:r w:rsidR="00446813">
        <w:rPr>
          <w:color w:val="000000" w:themeColor="text1"/>
        </w:rPr>
        <w:t>,</w:t>
      </w:r>
      <w:r w:rsidR="003708C1">
        <w:rPr>
          <w:color w:val="000000" w:themeColor="text1"/>
        </w:rPr>
        <w:t xml:space="preserve"> with the model over-estimating the impacts</w:t>
      </w:r>
      <w:r w:rsidR="008334E2">
        <w:rPr>
          <w:color w:val="000000" w:themeColor="text1"/>
        </w:rPr>
        <w:t xml:space="preserve"> of those treatments</w:t>
      </w:r>
      <w:r w:rsidR="003708C1">
        <w:rPr>
          <w:color w:val="000000" w:themeColor="text1"/>
        </w:rPr>
        <w:t xml:space="preserve">. </w:t>
      </w:r>
      <w:r w:rsidR="00D509F4" w:rsidRPr="00743779">
        <w:rPr>
          <w:color w:val="000000" w:themeColor="text1"/>
        </w:rPr>
        <w:t xml:space="preserve">The treatments where </w:t>
      </w:r>
      <w:r w:rsidR="00D509F4" w:rsidRPr="00743779">
        <w:rPr>
          <w:rFonts w:eastAsia="Arial"/>
          <w:color w:val="000000" w:themeColor="text1"/>
        </w:rPr>
        <w:t xml:space="preserve">only pH was out of reference had a </w:t>
      </w:r>
      <w:r w:rsidR="003708C1">
        <w:rPr>
          <w:rFonts w:eastAsia="Arial"/>
          <w:color w:val="000000" w:themeColor="text1"/>
        </w:rPr>
        <w:t>higher</w:t>
      </w:r>
      <w:r w:rsidR="003708C1" w:rsidRPr="00743779">
        <w:rPr>
          <w:rFonts w:eastAsia="Arial"/>
          <w:color w:val="000000" w:themeColor="text1"/>
        </w:rPr>
        <w:t xml:space="preserve"> </w:t>
      </w:r>
      <w:r w:rsidR="00D509F4" w:rsidRPr="00743779">
        <w:rPr>
          <w:rFonts w:eastAsia="Arial"/>
          <w:color w:val="000000" w:themeColor="text1"/>
        </w:rPr>
        <w:t>growth rate than</w:t>
      </w:r>
      <w:r w:rsidR="00735E06">
        <w:rPr>
          <w:rFonts w:eastAsia="Arial"/>
          <w:color w:val="000000" w:themeColor="text1"/>
        </w:rPr>
        <w:t xml:space="preserve"> those that had more </w:t>
      </w:r>
      <w:r w:rsidR="00E44E7C">
        <w:rPr>
          <w:rFonts w:eastAsia="Arial"/>
          <w:color w:val="000000" w:themeColor="text1"/>
        </w:rPr>
        <w:t>drivers simultaneously out of reference</w:t>
      </w:r>
      <w:r w:rsidR="00401484">
        <w:rPr>
          <w:rFonts w:eastAsia="Arial"/>
          <w:color w:val="000000" w:themeColor="text1"/>
        </w:rPr>
        <w:t xml:space="preserve"> </w:t>
      </w:r>
      <w:r w:rsidR="00E44E7C">
        <w:rPr>
          <w:rFonts w:eastAsia="Arial"/>
          <w:color w:val="000000" w:themeColor="text1"/>
        </w:rPr>
        <w:t>condit</w:t>
      </w:r>
      <w:r w:rsidR="00401484">
        <w:rPr>
          <w:rFonts w:eastAsia="Arial"/>
          <w:color w:val="000000" w:themeColor="text1"/>
        </w:rPr>
        <w:t>i</w:t>
      </w:r>
      <w:r w:rsidR="00E44E7C">
        <w:rPr>
          <w:rFonts w:eastAsia="Arial"/>
          <w:color w:val="000000" w:themeColor="text1"/>
        </w:rPr>
        <w:t>ons</w:t>
      </w:r>
      <w:r w:rsidR="00D509F4" w:rsidRPr="00743779">
        <w:rPr>
          <w:rFonts w:eastAsia="Arial"/>
          <w:color w:val="000000" w:themeColor="text1"/>
        </w:rPr>
        <w:t xml:space="preserve"> (</w:t>
      </w:r>
      <w:commentRangeStart w:id="27"/>
      <w:r w:rsidR="00D509F4" w:rsidRPr="00743779">
        <w:rPr>
          <w:rFonts w:eastAsia="Arial"/>
          <w:color w:val="000000" w:themeColor="text1"/>
        </w:rPr>
        <w:t>Fig</w:t>
      </w:r>
      <w:r w:rsidR="003977D8">
        <w:rPr>
          <w:rFonts w:eastAsia="Arial"/>
          <w:color w:val="000000" w:themeColor="text1"/>
        </w:rPr>
        <w:t xml:space="preserve">ure </w:t>
      </w:r>
      <w:r w:rsidR="00305526">
        <w:rPr>
          <w:rFonts w:eastAsia="Arial"/>
          <w:color w:val="000000" w:themeColor="text1"/>
        </w:rPr>
        <w:t>2</w:t>
      </w:r>
      <w:r w:rsidR="003977D8">
        <w:rPr>
          <w:rFonts w:eastAsia="Arial"/>
          <w:color w:val="000000" w:themeColor="text1"/>
        </w:rPr>
        <w:t>b</w:t>
      </w:r>
      <w:commentRangeEnd w:id="27"/>
      <w:r w:rsidR="008334E2" w:rsidRPr="00743779">
        <w:rPr>
          <w:rStyle w:val="CommentReference"/>
          <w:rFonts w:eastAsia="Arial"/>
          <w:color w:val="000000" w:themeColor="text1"/>
          <w:sz w:val="24"/>
          <w:szCs w:val="24"/>
        </w:rPr>
        <w:commentReference w:id="27"/>
      </w:r>
      <w:r w:rsidR="00D509F4" w:rsidRPr="00743779">
        <w:rPr>
          <w:rFonts w:eastAsia="Arial"/>
          <w:color w:val="000000" w:themeColor="text1"/>
        </w:rPr>
        <w:t>)</w:t>
      </w:r>
      <w:r w:rsidR="00B82C93" w:rsidRPr="00743779">
        <w:rPr>
          <w:rFonts w:eastAsia="Arial"/>
          <w:color w:val="000000" w:themeColor="text1"/>
        </w:rPr>
        <w:t>,</w:t>
      </w:r>
      <w:r w:rsidR="003708C1">
        <w:rPr>
          <w:rFonts w:eastAsia="Arial"/>
          <w:color w:val="000000" w:themeColor="text1"/>
        </w:rPr>
        <w:t xml:space="preserve"> revealing a true antagonistic interaction</w:t>
      </w:r>
      <w:r w:rsidR="00A37F38" w:rsidRPr="00743779">
        <w:rPr>
          <w:color w:val="000000" w:themeColor="text1"/>
        </w:rPr>
        <w:t xml:space="preserve">. </w:t>
      </w:r>
      <w:r w:rsidR="003708C1">
        <w:rPr>
          <w:color w:val="000000" w:themeColor="text1"/>
        </w:rPr>
        <w:t>Such interaction i</w:t>
      </w:r>
      <w:r w:rsidR="0019571A">
        <w:rPr>
          <w:color w:val="000000" w:themeColor="text1"/>
        </w:rPr>
        <w:t>s</w:t>
      </w:r>
      <w:r w:rsidR="003708C1">
        <w:rPr>
          <w:color w:val="000000" w:themeColor="text1"/>
        </w:rPr>
        <w:t xml:space="preserve"> somewhat surprising as previous studies showed that the combination of </w:t>
      </w:r>
      <w:r w:rsidR="008E58B3" w:rsidRPr="00743779">
        <w:rPr>
          <w:rFonts w:eastAsia="Arial"/>
          <w:color w:val="000000" w:themeColor="text1"/>
        </w:rPr>
        <w:t xml:space="preserve">toxicants </w:t>
      </w:r>
      <w:r w:rsidR="003708C1">
        <w:rPr>
          <w:rFonts w:eastAsia="Arial"/>
          <w:color w:val="000000" w:themeColor="text1"/>
        </w:rPr>
        <w:t>and low</w:t>
      </w:r>
      <w:r w:rsidR="0019571A">
        <w:rPr>
          <w:rFonts w:eastAsia="Arial"/>
          <w:color w:val="000000" w:themeColor="text1"/>
        </w:rPr>
        <w:t xml:space="preserve"> pH</w:t>
      </w:r>
      <w:r w:rsidR="008E58B3" w:rsidRPr="00743779">
        <w:rPr>
          <w:rFonts w:eastAsia="Arial"/>
          <w:color w:val="000000" w:themeColor="text1"/>
        </w:rPr>
        <w:t xml:space="preserve"> </w:t>
      </w:r>
      <w:r w:rsidR="003708C1">
        <w:rPr>
          <w:rFonts w:eastAsia="Arial"/>
          <w:color w:val="000000" w:themeColor="text1"/>
        </w:rPr>
        <w:t>led</w:t>
      </w:r>
      <w:r w:rsidR="008E58B3" w:rsidRPr="00743779">
        <w:rPr>
          <w:rFonts w:eastAsia="Arial"/>
          <w:color w:val="000000" w:themeColor="text1"/>
        </w:rPr>
        <w:t xml:space="preserve"> to </w:t>
      </w:r>
      <w:r w:rsidR="003708C1">
        <w:rPr>
          <w:rFonts w:eastAsia="Arial"/>
          <w:color w:val="000000" w:themeColor="text1"/>
        </w:rPr>
        <w:t xml:space="preserve">an </w:t>
      </w:r>
      <w:r w:rsidR="008E58B3" w:rsidRPr="00743779">
        <w:rPr>
          <w:rFonts w:eastAsia="Arial"/>
          <w:color w:val="000000" w:themeColor="text1"/>
        </w:rPr>
        <w:t>increase</w:t>
      </w:r>
      <w:r w:rsidR="003708C1">
        <w:rPr>
          <w:rFonts w:eastAsia="Arial"/>
          <w:color w:val="000000" w:themeColor="text1"/>
        </w:rPr>
        <w:t>d</w:t>
      </w:r>
      <w:r w:rsidR="008E58B3" w:rsidRPr="00743779">
        <w:rPr>
          <w:rFonts w:eastAsia="Arial"/>
          <w:color w:val="000000" w:themeColor="text1"/>
        </w:rPr>
        <w:t xml:space="preserve"> stress</w:t>
      </w:r>
      <w:r w:rsidR="00B11086">
        <w:rPr>
          <w:rFonts w:eastAsia="Arial"/>
          <w:color w:val="000000" w:themeColor="text1"/>
        </w:rPr>
        <w:t xml:space="preserve"> </w:t>
      </w:r>
      <w:r w:rsidR="00B11086">
        <w:rPr>
          <w:rFonts w:eastAsia="Arial"/>
          <w:color w:val="000000" w:themeColor="text1"/>
        </w:rPr>
        <w:fldChar w:fldCharType="begin"/>
      </w:r>
      <w:r w:rsidR="007D51F3">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Pr>
          <w:rFonts w:eastAsia="Arial"/>
          <w:color w:val="000000" w:themeColor="text1"/>
        </w:rPr>
        <w:fldChar w:fldCharType="separate"/>
      </w:r>
      <w:r w:rsidR="007D51F3">
        <w:rPr>
          <w:rFonts w:eastAsia="Arial"/>
          <w:noProof/>
          <w:color w:val="000000" w:themeColor="text1"/>
        </w:rPr>
        <w:t>(Wang et al., 2025)</w:t>
      </w:r>
      <w:r w:rsidR="00B11086">
        <w:rPr>
          <w:rFonts w:eastAsia="Arial"/>
          <w:color w:val="000000" w:themeColor="text1"/>
        </w:rPr>
        <w:fldChar w:fldCharType="end"/>
      </w:r>
      <w:r w:rsidR="007D51F3" w:rsidRPr="007D51F3">
        <w:rPr>
          <w:rFonts w:eastAsia="Arial"/>
        </w:rPr>
        <w:t xml:space="preserve">. </w:t>
      </w:r>
      <w:r w:rsidR="003708C1">
        <w:rPr>
          <w:rFonts w:eastAsia="Arial"/>
          <w:color w:val="000000" w:themeColor="text1"/>
        </w:rPr>
        <w:t>Understanding the mechanisms behind such interactions would require further work and a better understand</w:t>
      </w:r>
      <w:r w:rsidR="001F4597">
        <w:rPr>
          <w:rFonts w:eastAsia="Arial"/>
          <w:color w:val="000000" w:themeColor="text1"/>
        </w:rPr>
        <w:t>ing</w:t>
      </w:r>
      <w:r w:rsidR="003708C1">
        <w:rPr>
          <w:rFonts w:eastAsia="Arial"/>
          <w:color w:val="000000" w:themeColor="text1"/>
        </w:rPr>
        <w:t xml:space="preserve"> of each </w:t>
      </w:r>
      <w:r w:rsidR="00860E17">
        <w:rPr>
          <w:rFonts w:eastAsia="Arial"/>
          <w:color w:val="000000" w:themeColor="text1"/>
        </w:rPr>
        <w:t>driver’s</w:t>
      </w:r>
      <w:r w:rsidR="001F4597">
        <w:rPr>
          <w:rFonts w:eastAsia="Arial"/>
          <w:color w:val="000000" w:themeColor="text1"/>
        </w:rPr>
        <w:t xml:space="preserve"> </w:t>
      </w:r>
      <w:r w:rsidR="003708C1">
        <w:rPr>
          <w:rFonts w:eastAsia="Arial"/>
          <w:color w:val="000000" w:themeColor="text1"/>
        </w:rPr>
        <w:t>mode of action</w:t>
      </w:r>
      <w:r w:rsidR="00481DEB" w:rsidRPr="00743779">
        <w:rPr>
          <w:rFonts w:eastAsia="Arial"/>
          <w:color w:val="000000" w:themeColor="text1"/>
        </w:rPr>
        <w:t xml:space="preserve"> and underlying </w:t>
      </w:r>
      <w:r w:rsidR="0028441C">
        <w:rPr>
          <w:rFonts w:eastAsia="Arial"/>
          <w:color w:val="000000" w:themeColor="text1"/>
        </w:rPr>
        <w:t xml:space="preserve">physiological </w:t>
      </w:r>
      <w:r w:rsidR="00481DEB" w:rsidRPr="00743779">
        <w:rPr>
          <w:rFonts w:eastAsia="Arial"/>
          <w:color w:val="000000" w:themeColor="text1"/>
        </w:rPr>
        <w:t>mechanisms</w:t>
      </w:r>
      <w:r w:rsidR="008564FC" w:rsidRPr="00743779">
        <w:rPr>
          <w:rFonts w:eastAsia="Arial"/>
          <w:color w:val="000000" w:themeColor="text1"/>
        </w:rPr>
        <w:t xml:space="preserve"> </w:t>
      </w:r>
      <w:r w:rsidR="0028441C">
        <w:rPr>
          <w:rFonts w:eastAsia="Arial"/>
          <w:color w:val="000000" w:themeColor="text1"/>
        </w:rPr>
        <w:t xml:space="preserve">affected </w:t>
      </w:r>
      <w:r w:rsidR="008564FC" w:rsidRPr="00743779">
        <w:rPr>
          <w:rFonts w:eastAsia="Arial"/>
          <w:color w:val="000000" w:themeColor="text1"/>
        </w:rPr>
        <w:fldChar w:fldCharType="begin"/>
      </w:r>
      <w:r w:rsidR="008564FC" w:rsidRPr="00743779">
        <w:rPr>
          <w:rFonts w:eastAsia="Arial"/>
          <w:color w:val="000000" w:themeColor="text1"/>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rPr>
        <w:fldChar w:fldCharType="separate"/>
      </w:r>
      <w:r w:rsidR="008564FC" w:rsidRPr="00743779">
        <w:rPr>
          <w:rFonts w:eastAsia="Arial"/>
          <w:noProof/>
          <w:color w:val="000000" w:themeColor="text1"/>
        </w:rPr>
        <w:t>(Boyd et al., 2018)</w:t>
      </w:r>
      <w:r w:rsidR="008564FC" w:rsidRPr="00743779">
        <w:rPr>
          <w:rFonts w:eastAsia="Arial"/>
          <w:color w:val="000000" w:themeColor="text1"/>
        </w:rPr>
        <w:fldChar w:fldCharType="end"/>
      </w:r>
      <w:r w:rsidR="00481DEB" w:rsidRPr="00743779">
        <w:rPr>
          <w:rFonts w:eastAsia="Arial"/>
          <w:color w:val="000000" w:themeColor="text1"/>
        </w:rPr>
        <w:t xml:space="preserve">. </w:t>
      </w:r>
    </w:p>
    <w:p w14:paraId="61260BEF" w14:textId="77777777" w:rsidR="000A0D30" w:rsidRPr="00743779" w:rsidRDefault="000A0D30" w:rsidP="00E81208">
      <w:pPr>
        <w:spacing w:line="276" w:lineRule="auto"/>
        <w:jc w:val="both"/>
      </w:pPr>
    </w:p>
    <w:p w14:paraId="22AF4F7F" w14:textId="45697ABC" w:rsidR="00A71F75" w:rsidRDefault="007448CC" w:rsidP="009246AA">
      <w:pPr>
        <w:pStyle w:val="ListParagraph"/>
        <w:spacing w:line="276" w:lineRule="auto"/>
        <w:jc w:val="both"/>
        <w:rPr>
          <w:b/>
          <w:bCs/>
          <w:sz w:val="24"/>
          <w:szCs w:val="24"/>
        </w:rPr>
      </w:pPr>
      <w:r w:rsidRPr="007C5754">
        <w:rPr>
          <w:b/>
          <w:bCs/>
          <w:sz w:val="24"/>
          <w:szCs w:val="24"/>
        </w:rPr>
        <w:t>Conclusion</w:t>
      </w:r>
    </w:p>
    <w:p w14:paraId="18739239" w14:textId="77777777" w:rsidR="009246AA" w:rsidRPr="007C5754" w:rsidRDefault="009246AA" w:rsidP="0043576F">
      <w:pPr>
        <w:spacing w:line="276" w:lineRule="auto"/>
        <w:jc w:val="both"/>
        <w:rPr>
          <w:b/>
          <w:bCs/>
        </w:rPr>
      </w:pPr>
    </w:p>
    <w:p w14:paraId="25BBF56D" w14:textId="525E6ED7" w:rsidR="001A28A8" w:rsidRPr="00743779" w:rsidRDefault="00146A2D" w:rsidP="00E81208">
      <w:pPr>
        <w:spacing w:line="276" w:lineRule="auto"/>
        <w:jc w:val="both"/>
        <w:rPr>
          <w:rFonts w:eastAsia="Arial"/>
          <w:color w:val="000000" w:themeColor="text1"/>
        </w:rPr>
      </w:pPr>
      <w:r>
        <w:rPr>
          <w:rFonts w:eastAsia="Arial"/>
          <w:color w:val="000000" w:themeColor="text1"/>
        </w:rPr>
        <w:t>Our strategy combining the resolution of individual performance curves and the calculation of an index under an additivity hypothesis</w:t>
      </w:r>
      <w:r w:rsidR="00733E8D" w:rsidRPr="00743779">
        <w:rPr>
          <w:rFonts w:eastAsia="Arial"/>
          <w:color w:val="000000" w:themeColor="text1"/>
        </w:rPr>
        <w:t xml:space="preserve"> </w:t>
      </w:r>
      <w:r>
        <w:rPr>
          <w:rFonts w:eastAsia="Arial"/>
          <w:color w:val="000000" w:themeColor="text1"/>
        </w:rPr>
        <w:t>is an excellent tool to identify true interactions between drivers. Our results allow to identify an antagonistic interaction between pH and the two other drivers (</w:t>
      </w:r>
      <w:r w:rsidR="007C5754">
        <w:rPr>
          <w:rFonts w:eastAsia="Arial"/>
          <w:color w:val="000000" w:themeColor="text1"/>
        </w:rPr>
        <w:t>temperature</w:t>
      </w:r>
      <w:r>
        <w:rPr>
          <w:rFonts w:eastAsia="Arial"/>
          <w:color w:val="000000" w:themeColor="text1"/>
        </w:rPr>
        <w:t xml:space="preserve"> and lithium). The next step consist</w:t>
      </w:r>
      <w:r w:rsidR="00215EE3">
        <w:rPr>
          <w:rFonts w:eastAsia="Arial"/>
          <w:color w:val="000000" w:themeColor="text1"/>
        </w:rPr>
        <w:t>s</w:t>
      </w:r>
      <w:r>
        <w:rPr>
          <w:rFonts w:eastAsia="Arial"/>
          <w:color w:val="000000" w:themeColor="text1"/>
        </w:rPr>
        <w:t xml:space="preserve"> in resolving the mechanisms of this interaction and incorporate it into a predictive model. This will allow to project</w:t>
      </w:r>
      <w:r w:rsidR="00C35CDF" w:rsidRPr="00743779">
        <w:rPr>
          <w:rFonts w:eastAsia="Arial"/>
          <w:color w:val="000000" w:themeColor="text1"/>
        </w:rPr>
        <w:t xml:space="preserve"> </w:t>
      </w:r>
      <w:r w:rsidR="0015030B" w:rsidRPr="00743779">
        <w:rPr>
          <w:rFonts w:eastAsia="Arial"/>
          <w:color w:val="000000" w:themeColor="text1"/>
        </w:rPr>
        <w:t xml:space="preserve">the biological </w:t>
      </w:r>
      <w:r>
        <w:rPr>
          <w:rFonts w:eastAsia="Arial"/>
          <w:color w:val="000000" w:themeColor="text1"/>
        </w:rPr>
        <w:t>response to</w:t>
      </w:r>
      <w:r w:rsidR="0015030B" w:rsidRPr="00743779">
        <w:rPr>
          <w:rFonts w:eastAsia="Arial"/>
          <w:color w:val="000000" w:themeColor="text1"/>
        </w:rPr>
        <w:t xml:space="preserve"> </w:t>
      </w:r>
      <w:r w:rsidR="001E00BD" w:rsidRPr="00743779">
        <w:rPr>
          <w:rFonts w:eastAsia="Arial"/>
          <w:color w:val="000000" w:themeColor="text1"/>
        </w:rPr>
        <w:t xml:space="preserve">anthropogenically induced global </w:t>
      </w:r>
      <w:r>
        <w:rPr>
          <w:rFonts w:eastAsia="Arial"/>
          <w:color w:val="000000" w:themeColor="text1"/>
        </w:rPr>
        <w:t xml:space="preserve">and local </w:t>
      </w:r>
      <w:r w:rsidR="001E00BD" w:rsidRPr="00743779">
        <w:rPr>
          <w:rFonts w:eastAsia="Arial"/>
          <w:color w:val="000000" w:themeColor="text1"/>
        </w:rPr>
        <w:t>chang</w:t>
      </w:r>
      <w:r w:rsidR="00E20858" w:rsidRPr="00743779">
        <w:rPr>
          <w:rFonts w:eastAsia="Arial"/>
          <w:color w:val="000000" w:themeColor="text1"/>
        </w:rPr>
        <w:t>e</w:t>
      </w:r>
      <w:r>
        <w:rPr>
          <w:rFonts w:eastAsia="Arial"/>
          <w:color w:val="000000" w:themeColor="text1"/>
        </w:rPr>
        <w:t xml:space="preserve">s under different scenarios and provide key information for management and </w:t>
      </w:r>
      <w:r w:rsidR="00140513" w:rsidRPr="00743779">
        <w:rPr>
          <w:rFonts w:eastAsia="Arial"/>
          <w:color w:val="000000" w:themeColor="text1"/>
        </w:rPr>
        <w:t>local adaptation</w:t>
      </w:r>
      <w:r w:rsidR="007C5754">
        <w:rPr>
          <w:rFonts w:eastAsia="Arial"/>
          <w:color w:val="000000" w:themeColor="text1"/>
        </w:rPr>
        <w:t xml:space="preserve">. </w:t>
      </w:r>
      <w:r w:rsidR="00140513" w:rsidRPr="00743779">
        <w:rPr>
          <w:rFonts w:eastAsia="Arial"/>
          <w:color w:val="000000" w:themeColor="text1"/>
        </w:rPr>
        <w:t xml:space="preserve"> </w:t>
      </w:r>
    </w:p>
    <w:p w14:paraId="0523B20E" w14:textId="77777777" w:rsidR="00072322" w:rsidRPr="00743779" w:rsidRDefault="00072322" w:rsidP="00E81208">
      <w:pPr>
        <w:pStyle w:val="ListParagraph"/>
        <w:spacing w:line="276" w:lineRule="auto"/>
        <w:ind w:left="1440"/>
        <w:jc w:val="both"/>
        <w:rPr>
          <w:sz w:val="24"/>
          <w:szCs w:val="24"/>
        </w:rPr>
      </w:pPr>
    </w:p>
    <w:p w14:paraId="673A00FC" w14:textId="77777777" w:rsidR="00E36945" w:rsidRDefault="00E36945">
      <w:pPr>
        <w:rPr>
          <w:rFonts w:ascii="Arial" w:eastAsia="Arial" w:hAnsi="Arial" w:cs="Arial"/>
        </w:rPr>
      </w:pPr>
      <w:bookmarkStart w:id="28" w:name="_heading=h.kfejbvtlrug" w:colFirst="0" w:colLast="0"/>
      <w:bookmarkStart w:id="29" w:name="_heading=h.l3evgbnkhppi" w:colFirst="0" w:colLast="0"/>
      <w:bookmarkEnd w:id="28"/>
      <w:bookmarkEnd w:id="29"/>
    </w:p>
    <w:p w14:paraId="5D88B686" w14:textId="77777777" w:rsidR="00881F2F" w:rsidRDefault="00881F2F">
      <w:pPr>
        <w:rPr>
          <w:rFonts w:ascii="Arial" w:eastAsia="Arial" w:hAnsi="Arial" w:cs="Arial"/>
        </w:rPr>
      </w:pPr>
    </w:p>
    <w:p w14:paraId="4338D5B6" w14:textId="77777777" w:rsidR="00881F2F" w:rsidRDefault="00881F2F">
      <w:pPr>
        <w:rPr>
          <w:rFonts w:ascii="Arial" w:eastAsia="Arial" w:hAnsi="Arial" w:cs="Arial"/>
        </w:rPr>
      </w:pPr>
    </w:p>
    <w:p w14:paraId="766F7DD6" w14:textId="77777777" w:rsidR="00E36945" w:rsidRDefault="00E36945">
      <w:pPr>
        <w:rPr>
          <w:rFonts w:ascii="Arial" w:eastAsia="Arial" w:hAnsi="Arial" w:cs="Arial"/>
          <w:b/>
          <w:bCs/>
        </w:rPr>
      </w:pPr>
      <w:r w:rsidRPr="00E36945">
        <w:rPr>
          <w:rFonts w:ascii="Arial" w:eastAsia="Arial" w:hAnsi="Arial" w:cs="Arial"/>
          <w:b/>
          <w:bCs/>
        </w:rPr>
        <w:t>References</w:t>
      </w:r>
    </w:p>
    <w:p w14:paraId="0F1D2D76" w14:textId="77777777" w:rsidR="007D51F3" w:rsidRPr="007D51F3" w:rsidRDefault="00E36945" w:rsidP="007D51F3">
      <w:pPr>
        <w:pStyle w:val="Bibliography"/>
        <w:rPr>
          <w:lang w:val="en-US"/>
        </w:rPr>
      </w:pPr>
      <w:r>
        <w:rPr>
          <w:rFonts w:ascii="Arial" w:eastAsia="Arial" w:hAnsi="Arial" w:cs="Arial"/>
          <w:b/>
          <w:bCs/>
        </w:rPr>
        <w:fldChar w:fldCharType="begin"/>
      </w:r>
      <w:r>
        <w:rPr>
          <w:rFonts w:ascii="Arial" w:eastAsia="Arial" w:hAnsi="Arial" w:cs="Arial"/>
          <w:b/>
          <w:bCs/>
        </w:rPr>
        <w:instrText xml:space="preserve"> ADDIN ZOTERO_BIBL {"uncited":[],"omitted":[],"custom":[]} CSL_BIBLIOGRAPHY </w:instrText>
      </w:r>
      <w:r>
        <w:rPr>
          <w:rFonts w:ascii="Arial" w:eastAsia="Arial" w:hAnsi="Arial" w:cs="Arial"/>
          <w:b/>
          <w:bCs/>
        </w:rPr>
        <w:fldChar w:fldCharType="separate"/>
      </w:r>
      <w:r w:rsidR="007D51F3" w:rsidRPr="007D51F3">
        <w:rPr>
          <w:lang w:val="en-US"/>
        </w:rPr>
        <w:t xml:space="preserve">Agnetta, D., Badalamenti, F., Ceccherelli, G., Di Trapani, F., Bonaviri, C., &amp; Gianguzza, P. (2015). 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7D51F3" w:rsidRDefault="007D51F3" w:rsidP="007D51F3">
      <w:pPr>
        <w:pStyle w:val="Bibliography"/>
        <w:rPr>
          <w:lang w:val="en-US"/>
        </w:rPr>
      </w:pPr>
      <w:r w:rsidRPr="007D51F3">
        <w:rPr>
          <w:lang w:val="en-US"/>
        </w:rPr>
        <w:t xml:space="preserve">Alter, K., Jacquemont, J., Claudet, J., Lattuca, M. E., Barrantes, M. E., Marras, S., Manríquez, P. H., González, C. P., Fernández, D. A., Peck, M. A., Cattano, C., Milazzo, M., Mark, F. C., &amp; Domenici, P. (2024). Hidden impacts of ocean warming and acidification on </w:t>
      </w:r>
      <w:r w:rsidRPr="007D51F3">
        <w:rPr>
          <w:lang w:val="en-US"/>
        </w:rPr>
        <w:lastRenderedPageBreak/>
        <w:t xml:space="preserve">biological responses of marine animals revealed through meta-analysis. </w:t>
      </w:r>
      <w:r w:rsidRPr="007D51F3">
        <w:rPr>
          <w:i/>
          <w:iCs/>
          <w:lang w:val="en-US"/>
        </w:rPr>
        <w:t>Nature Communications</w:t>
      </w:r>
      <w:r w:rsidRPr="007D51F3">
        <w:rPr>
          <w:lang w:val="en-US"/>
        </w:rPr>
        <w:t xml:space="preserve">, </w:t>
      </w:r>
      <w:r w:rsidRPr="007D51F3">
        <w:rPr>
          <w:i/>
          <w:iCs/>
          <w:lang w:val="en-US"/>
        </w:rPr>
        <w:t>15</w:t>
      </w:r>
      <w:r w:rsidRPr="007D51F3">
        <w:rPr>
          <w:lang w:val="en-US"/>
        </w:rPr>
        <w:t>(1), 2885. https://doi.org/10.1038/s41467-024-47064-3</w:t>
      </w:r>
    </w:p>
    <w:p w14:paraId="76350995" w14:textId="77777777" w:rsidR="007D51F3" w:rsidRPr="007D51F3" w:rsidRDefault="007D51F3" w:rsidP="007D51F3">
      <w:pPr>
        <w:pStyle w:val="Bibliography"/>
        <w:rPr>
          <w:lang w:val="en-US"/>
        </w:rPr>
      </w:pPr>
      <w:r w:rsidRPr="007D51F3">
        <w:rPr>
          <w:lang w:val="en-US"/>
        </w:rPr>
        <w:t xml:space="preserve">Barbosa, H., Soares, A. M. V. M., Pereira, E., &amp; Freitas, R. (2023). 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7D51F3">
      <w:pPr>
        <w:pStyle w:val="Bibliography"/>
        <w:rPr>
          <w:lang w:val="en-US"/>
        </w:rPr>
      </w:pPr>
      <w:r w:rsidRPr="007D51F3">
        <w:rPr>
          <w:lang w:val="en-US"/>
        </w:rPr>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7D51F3">
      <w:pPr>
        <w:pStyle w:val="Bibliography"/>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7D51F3">
      <w:pPr>
        <w:pStyle w:val="Bibliography"/>
        <w:rPr>
          <w:lang w:val="en-US"/>
        </w:rPr>
      </w:pPr>
      <w:r w:rsidRPr="007D51F3">
        <w:rPr>
          <w:lang w:val="en-US"/>
        </w:rPr>
        <w:t xml:space="preserve">Burgess, B. J., Purves, D., Mace, G., &amp; Murrell, D. J. (2021). Classifying ecosystem stressor interactions: Theory highlights the data limitations of the additive null model and the 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7D51F3">
      <w:pPr>
        <w:pStyle w:val="Bibliography"/>
        <w:rPr>
          <w:lang w:val="en-US"/>
        </w:rPr>
      </w:pPr>
      <w:r w:rsidRPr="007D51F3">
        <w:rPr>
          <w:lang w:val="en-US"/>
        </w:rPr>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7D51F3">
      <w:pPr>
        <w:pStyle w:val="Bibliography"/>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7D51F3">
      <w:pPr>
        <w:pStyle w:val="Bibliography"/>
        <w:rPr>
          <w:lang w:val="en-US"/>
        </w:rPr>
      </w:pPr>
      <w:r w:rsidRPr="007D51F3">
        <w:rPr>
          <w:lang w:val="en-US"/>
        </w:rPr>
        <w:lastRenderedPageBreak/>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7D51F3">
      <w:pPr>
        <w:pStyle w:val="Bibliography"/>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7D51F3">
      <w:pPr>
        <w:pStyle w:val="Bibliography"/>
        <w:rPr>
          <w:lang w:val="en-US"/>
        </w:rPr>
      </w:pPr>
      <w:r w:rsidRPr="007D51F3">
        <w:rPr>
          <w:lang w:val="en-US"/>
        </w:rPr>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7D51F3">
      <w:pPr>
        <w:pStyle w:val="Bibliography"/>
        <w:rPr>
          <w:lang w:val="en-US"/>
        </w:rPr>
      </w:pPr>
      <w:r w:rsidRPr="007D51F3">
        <w:rPr>
          <w:lang w:val="en-US"/>
        </w:rPr>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7D51F3">
      <w:pPr>
        <w:pStyle w:val="Bibliography"/>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7D51F3">
      <w:pPr>
        <w:pStyle w:val="Bibliography"/>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7D51F3">
      <w:pPr>
        <w:pStyle w:val="Bibliography"/>
        <w:rPr>
          <w:lang w:val="en-US"/>
        </w:rPr>
      </w:pPr>
      <w:r w:rsidRPr="007D51F3">
        <w:rPr>
          <w:i/>
          <w:iCs/>
          <w:lang w:val="en-US"/>
        </w:rPr>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7D51F3">
      <w:pPr>
        <w:pStyle w:val="Bibliography"/>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7D51F3">
      <w:pPr>
        <w:pStyle w:val="Bibliography"/>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 xml:space="preserve">Review </w:t>
      </w:r>
      <w:r w:rsidRPr="007D51F3">
        <w:rPr>
          <w:i/>
          <w:iCs/>
          <w:lang w:val="en-US"/>
        </w:rPr>
        <w:lastRenderedPageBreak/>
        <w:t>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7D51F3">
      <w:pPr>
        <w:pStyle w:val="Bibliography"/>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7D51F3">
      <w:pPr>
        <w:pStyle w:val="Bibliography"/>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7D51F3">
      <w:pPr>
        <w:pStyle w:val="Bibliography"/>
        <w:rPr>
          <w:lang w:val="en-US"/>
        </w:rPr>
      </w:pPr>
      <w:r w:rsidRPr="007D51F3">
        <w:rPr>
          <w:lang w:val="en-US"/>
        </w:rPr>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7D51F3">
      <w:pPr>
        <w:pStyle w:val="Bibliography"/>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7D51F3">
      <w:pPr>
        <w:pStyle w:val="Bibliography"/>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7D51F3">
      <w:pPr>
        <w:pStyle w:val="Bibliography"/>
        <w:rPr>
          <w:lang w:val="en-US"/>
        </w:rPr>
      </w:pPr>
      <w:r w:rsidRPr="007D51F3">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7D51F3">
      <w:pPr>
        <w:pStyle w:val="Bibliography"/>
        <w:rPr>
          <w:lang w:val="en-US"/>
        </w:rPr>
      </w:pPr>
      <w:r w:rsidRPr="007D51F3">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7D51F3">
      <w:pPr>
        <w:pStyle w:val="Bibliography"/>
        <w:rPr>
          <w:lang w:val="en-US"/>
        </w:rPr>
      </w:pPr>
      <w:r w:rsidRPr="007D51F3">
        <w:rPr>
          <w:lang w:val="en-US"/>
        </w:rPr>
        <w:lastRenderedPageBreak/>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7D51F3">
      <w:pPr>
        <w:pStyle w:val="Bibliography"/>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7D51F3" w:rsidRDefault="007D51F3" w:rsidP="007D51F3">
      <w:pPr>
        <w:pStyle w:val="Bibliography"/>
        <w:rPr>
          <w:lang w:val="en-US"/>
        </w:rPr>
      </w:pPr>
      <w:r w:rsidRPr="007D51F3">
        <w:rPr>
          <w:lang w:val="en-US"/>
        </w:rPr>
        <w:t>Paul, A. J., &amp; Bach, L. T. (2020). Universal response pattern of phytoplankton growth rates to increasing CO</w:t>
      </w:r>
      <w:r w:rsidRPr="007D51F3">
        <w:rPr>
          <w:vertAlign w:val="subscript"/>
          <w:lang w:val="en-US"/>
        </w:rPr>
        <w:t>2</w:t>
      </w:r>
      <w:r w:rsidRPr="007D51F3">
        <w:rPr>
          <w:lang w:val="en-US"/>
        </w:rPr>
        <w:t xml:space="preserve">. </w:t>
      </w:r>
      <w:r w:rsidRPr="007D51F3">
        <w:rPr>
          <w:i/>
          <w:iCs/>
          <w:lang w:val="en-US"/>
        </w:rPr>
        <w:t>New Phytologist</w:t>
      </w:r>
      <w:r w:rsidRPr="007D51F3">
        <w:rPr>
          <w:lang w:val="en-US"/>
        </w:rPr>
        <w:t xml:space="preserve">, </w:t>
      </w:r>
      <w:r w:rsidRPr="007D51F3">
        <w:rPr>
          <w:i/>
          <w:iCs/>
          <w:lang w:val="en-US"/>
        </w:rPr>
        <w:t>228</w:t>
      </w:r>
      <w:r w:rsidRPr="007D51F3">
        <w:rPr>
          <w:lang w:val="en-US"/>
        </w:rPr>
        <w:t>(6), 1710–1716. https://doi.org/10.1111/nph.16806</w:t>
      </w:r>
    </w:p>
    <w:p w14:paraId="290099C5" w14:textId="77777777" w:rsidR="007D51F3" w:rsidRPr="007D51F3" w:rsidRDefault="007D51F3" w:rsidP="007D51F3">
      <w:pPr>
        <w:pStyle w:val="Bibliography"/>
        <w:rPr>
          <w:lang w:val="en-US"/>
        </w:rPr>
      </w:pPr>
      <w:r w:rsidRPr="007D51F3">
        <w:rPr>
          <w:lang w:val="en-US"/>
        </w:rPr>
        <w:t>Philibert, D., Parkerton, T., Marteinson, S., &amp; De Jourdan, B. (2021). 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7D51F3" w:rsidRDefault="007D51F3" w:rsidP="007D51F3">
      <w:pPr>
        <w:pStyle w:val="Bibliography"/>
        <w:rPr>
          <w:lang w:val="en-US"/>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Zenodo. https://doi.org/10.5281/ZENODO.4659158</w:t>
      </w:r>
    </w:p>
    <w:p w14:paraId="0B83FCEA" w14:textId="77777777" w:rsidR="007D51F3" w:rsidRPr="007D51F3" w:rsidRDefault="007D51F3" w:rsidP="007D51F3">
      <w:pPr>
        <w:pStyle w:val="Bibliography"/>
        <w:rPr>
          <w:lang w:val="en-US"/>
        </w:rPr>
      </w:pPr>
      <w:r w:rsidRPr="007D51F3">
        <w:rPr>
          <w:lang w:val="en-US"/>
        </w:rPr>
        <w:t xml:space="preserve">Ruocco, N., Costantini, M., &amp; Santella, L. (2016). 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7D51F3">
      <w:pPr>
        <w:pStyle w:val="Bibliography"/>
        <w:rPr>
          <w:lang w:val="en-US"/>
        </w:rPr>
      </w:pPr>
      <w:r w:rsidRPr="007D51F3">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7D51F3">
      <w:pPr>
        <w:pStyle w:val="Bibliography"/>
        <w:rPr>
          <w:lang w:val="en-US"/>
        </w:rPr>
      </w:pPr>
      <w:r w:rsidRPr="007D51F3">
        <w:rPr>
          <w:lang w:val="en-US"/>
        </w:rPr>
        <w:lastRenderedPageBreak/>
        <w:t xml:space="preserve">Silva Romero, I., Bruno, J. F., Silbiger, N. J., &amp; Brandt, M. (2021). Local conditions influence thermal sensitivity of pencil urchin populations (Eucidaris galapagensis) in the 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7D51F3" w:rsidRDefault="007D51F3" w:rsidP="007D51F3">
      <w:pPr>
        <w:pStyle w:val="Bibliography"/>
        <w:rPr>
          <w:lang w:val="en-US"/>
        </w:rPr>
      </w:pPr>
      <w:r w:rsidRPr="007D51F3">
        <w:rPr>
          <w:lang w:val="en-US"/>
        </w:rPr>
        <w:t xml:space="preserve">Stockbridge, J., Jones, A. R., &amp; Gillanders, B. M. (2020). A meta-analysis of multiple stressors on seagrasses in the context of marine spatial cumulative impacts assessment. </w:t>
      </w:r>
      <w:r w:rsidRPr="007D51F3">
        <w:rPr>
          <w:i/>
          <w:iCs/>
          <w:lang w:val="en-US"/>
        </w:rPr>
        <w:t>Scientific Reports</w:t>
      </w:r>
      <w:r w:rsidRPr="007D51F3">
        <w:rPr>
          <w:lang w:val="en-US"/>
        </w:rPr>
        <w:t xml:space="preserve">, </w:t>
      </w:r>
      <w:r w:rsidRPr="007D51F3">
        <w:rPr>
          <w:i/>
          <w:iCs/>
          <w:lang w:val="en-US"/>
        </w:rPr>
        <w:t>10</w:t>
      </w:r>
      <w:r w:rsidRPr="007D51F3">
        <w:rPr>
          <w:lang w:val="en-US"/>
        </w:rPr>
        <w:t>(1). https://doi.org/10.1038/s41598-020-68801-w</w:t>
      </w:r>
    </w:p>
    <w:p w14:paraId="2EC850EB" w14:textId="77777777" w:rsidR="007D51F3" w:rsidRPr="007D51F3" w:rsidRDefault="007D51F3" w:rsidP="007D51F3">
      <w:pPr>
        <w:pStyle w:val="Bibliography"/>
        <w:rPr>
          <w:lang w:val="en-US"/>
        </w:rPr>
      </w:pPr>
      <w:r w:rsidRPr="007D51F3">
        <w:rPr>
          <w:lang w:val="en-US"/>
        </w:rPr>
        <w:t xml:space="preserve">Tekin, E., Diamant, E. S., Cruz‐Loya, M., Enriquez, V., Singh, N., Savage, V. M., &amp; Yeh, P. J. (2020). 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7D51F3">
      <w:pPr>
        <w:pStyle w:val="Bibliography"/>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7D51F3">
      <w:pPr>
        <w:pStyle w:val="Bibliography"/>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7D51F3">
      <w:pPr>
        <w:pStyle w:val="Bibliography"/>
        <w:rPr>
          <w:lang w:val="en-US"/>
        </w:rPr>
      </w:pPr>
      <w:r w:rsidRPr="007D51F3">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7D51F3">
      <w:pPr>
        <w:pStyle w:val="Bibliography"/>
        <w:rPr>
          <w:lang w:val="en-US"/>
        </w:rPr>
      </w:pPr>
      <w:r w:rsidRPr="007D51F3">
        <w:rPr>
          <w:lang w:val="en-US"/>
        </w:rPr>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7D51F3">
      <w:pPr>
        <w:pStyle w:val="Bibliography"/>
        <w:rPr>
          <w:lang w:val="en-US"/>
        </w:rPr>
      </w:pPr>
      <w:r w:rsidRPr="007D51F3">
        <w:rPr>
          <w:lang w:val="en-US"/>
        </w:rPr>
        <w:t xml:space="preserve">Wang, N., Wang, X. C., &amp; Ma, X. (2015). Characteristics of concentration–inhibition curves of individual chemicals and applicability of the concentration addition model for mixture </w:t>
      </w:r>
      <w:r w:rsidRPr="007D51F3">
        <w:rPr>
          <w:lang w:val="en-US"/>
        </w:rPr>
        <w:lastRenderedPageBreak/>
        <w:t xml:space="preserve">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7D51F3">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eastAsia="Arial"/>
        </w:rPr>
      </w:pPr>
      <w:r w:rsidRPr="007F30A3">
        <w:rPr>
          <w:rFonts w:eastAsia="Arial"/>
          <w:b/>
        </w:rPr>
        <w:t>Table S1</w:t>
      </w:r>
      <w:r w:rsidRPr="007F30A3">
        <w:rPr>
          <w:rFonts w:eastAsia="Arial"/>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pPr>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pPr>
              <w:jc w:val="both"/>
              <w:rPr>
                <w:rFonts w:eastAsia="Arial"/>
              </w:rPr>
            </w:pPr>
            <w:r w:rsidRPr="007F30A3">
              <w:rPr>
                <w:rFonts w:eastAsia="Arial"/>
              </w:rPr>
              <w:t>Plasma power</w:t>
            </w:r>
          </w:p>
        </w:tc>
        <w:tc>
          <w:tcPr>
            <w:tcW w:w="4247" w:type="dxa"/>
          </w:tcPr>
          <w:p w14:paraId="0000032D" w14:textId="77777777" w:rsidR="00F1663E" w:rsidRPr="007F30A3" w:rsidRDefault="00275014">
            <w:pPr>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pPr>
              <w:jc w:val="both"/>
              <w:rPr>
                <w:rFonts w:eastAsia="Arial"/>
              </w:rPr>
            </w:pPr>
            <w:r w:rsidRPr="007F30A3">
              <w:rPr>
                <w:rFonts w:eastAsia="Arial"/>
              </w:rPr>
              <w:t>Plasma gas</w:t>
            </w:r>
          </w:p>
        </w:tc>
        <w:tc>
          <w:tcPr>
            <w:tcW w:w="4247" w:type="dxa"/>
          </w:tcPr>
          <w:p w14:paraId="0000032F" w14:textId="77777777" w:rsidR="00F1663E" w:rsidRPr="007F30A3" w:rsidRDefault="00275014">
            <w:pPr>
              <w:jc w:val="both"/>
              <w:rPr>
                <w:rFonts w:eastAsia="Arial"/>
              </w:rPr>
            </w:pPr>
            <w:r w:rsidRPr="007F30A3">
              <w:rPr>
                <w:rFonts w:eastAsia="Arial"/>
              </w:rPr>
              <w:t>14 L/min</w:t>
            </w:r>
          </w:p>
        </w:tc>
      </w:tr>
      <w:tr w:rsidR="00F1663E" w:rsidRPr="007F30A3" w14:paraId="23FC9F30" w14:textId="77777777">
        <w:tc>
          <w:tcPr>
            <w:tcW w:w="4247" w:type="dxa"/>
          </w:tcPr>
          <w:p w14:paraId="00000330" w14:textId="77777777" w:rsidR="00F1663E" w:rsidRPr="007F30A3" w:rsidRDefault="00275014">
            <w:pPr>
              <w:jc w:val="both"/>
              <w:rPr>
                <w:rFonts w:eastAsia="Arial"/>
              </w:rPr>
            </w:pPr>
            <w:r w:rsidRPr="007F30A3">
              <w:rPr>
                <w:rFonts w:eastAsia="Arial"/>
              </w:rPr>
              <w:t>Auxiliary gas</w:t>
            </w:r>
          </w:p>
        </w:tc>
        <w:tc>
          <w:tcPr>
            <w:tcW w:w="4247" w:type="dxa"/>
          </w:tcPr>
          <w:p w14:paraId="00000331" w14:textId="77777777" w:rsidR="00F1663E" w:rsidRPr="007F30A3" w:rsidRDefault="00275014">
            <w:pPr>
              <w:jc w:val="both"/>
              <w:rPr>
                <w:rFonts w:eastAsia="Arial"/>
              </w:rPr>
            </w:pPr>
            <w:r w:rsidRPr="007F30A3">
              <w:rPr>
                <w:rFonts w:eastAsia="Arial"/>
              </w:rPr>
              <w:t>0.5 L/min</w:t>
            </w:r>
          </w:p>
        </w:tc>
      </w:tr>
      <w:tr w:rsidR="00F1663E" w:rsidRPr="007F30A3" w14:paraId="2D73AAE9" w14:textId="77777777">
        <w:tc>
          <w:tcPr>
            <w:tcW w:w="4247" w:type="dxa"/>
          </w:tcPr>
          <w:p w14:paraId="00000332" w14:textId="77777777" w:rsidR="00F1663E" w:rsidRPr="007F30A3" w:rsidRDefault="00275014">
            <w:pPr>
              <w:jc w:val="both"/>
              <w:rPr>
                <w:rFonts w:eastAsia="Arial"/>
              </w:rPr>
            </w:pPr>
            <w:r w:rsidRPr="007F30A3">
              <w:rPr>
                <w:rFonts w:eastAsia="Arial"/>
              </w:rPr>
              <w:t>Nebulizer gas</w:t>
            </w:r>
          </w:p>
        </w:tc>
        <w:tc>
          <w:tcPr>
            <w:tcW w:w="4247" w:type="dxa"/>
          </w:tcPr>
          <w:p w14:paraId="00000333" w14:textId="77777777" w:rsidR="00F1663E" w:rsidRPr="007F30A3" w:rsidRDefault="00275014">
            <w:pPr>
              <w:jc w:val="both"/>
              <w:rPr>
                <w:rFonts w:eastAsia="Arial"/>
              </w:rPr>
            </w:pPr>
            <w:r w:rsidRPr="007F30A3">
              <w:rPr>
                <w:rFonts w:eastAsia="Arial"/>
              </w:rPr>
              <w:t>0.6 L/min</w:t>
            </w:r>
          </w:p>
        </w:tc>
      </w:tr>
      <w:tr w:rsidR="00F1663E" w:rsidRPr="007F30A3" w14:paraId="49708882" w14:textId="77777777">
        <w:tc>
          <w:tcPr>
            <w:tcW w:w="4247" w:type="dxa"/>
          </w:tcPr>
          <w:p w14:paraId="00000334" w14:textId="77777777" w:rsidR="00F1663E" w:rsidRPr="007F30A3" w:rsidRDefault="00275014">
            <w:pPr>
              <w:jc w:val="both"/>
              <w:rPr>
                <w:rFonts w:eastAsia="Arial"/>
              </w:rPr>
            </w:pPr>
            <w:r w:rsidRPr="007F30A3">
              <w:rPr>
                <w:rFonts w:eastAsia="Arial"/>
              </w:rPr>
              <w:t>Radial offset</w:t>
            </w:r>
          </w:p>
        </w:tc>
        <w:tc>
          <w:tcPr>
            <w:tcW w:w="4247" w:type="dxa"/>
          </w:tcPr>
          <w:p w14:paraId="00000335" w14:textId="77777777" w:rsidR="00F1663E" w:rsidRPr="007F30A3" w:rsidRDefault="00275014">
            <w:pPr>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pPr>
              <w:jc w:val="both"/>
              <w:rPr>
                <w:rFonts w:eastAsia="Arial"/>
              </w:rPr>
            </w:pPr>
            <w:r w:rsidRPr="007F30A3">
              <w:rPr>
                <w:rFonts w:eastAsia="Arial"/>
              </w:rPr>
              <w:t>Read time radial</w:t>
            </w:r>
          </w:p>
        </w:tc>
        <w:tc>
          <w:tcPr>
            <w:tcW w:w="4247" w:type="dxa"/>
          </w:tcPr>
          <w:p w14:paraId="00000337" w14:textId="77777777" w:rsidR="00F1663E" w:rsidRPr="007F30A3" w:rsidRDefault="00275014">
            <w:pPr>
              <w:jc w:val="both"/>
              <w:rPr>
                <w:rFonts w:eastAsia="Arial"/>
              </w:rPr>
            </w:pPr>
            <w:r w:rsidRPr="007F30A3">
              <w:rPr>
                <w:rFonts w:eastAsia="Arial"/>
              </w:rPr>
              <w:t>1sec</w:t>
            </w:r>
          </w:p>
        </w:tc>
      </w:tr>
      <w:tr w:rsidR="00F1663E" w:rsidRPr="007F30A3" w14:paraId="7668DB47" w14:textId="77777777">
        <w:tc>
          <w:tcPr>
            <w:tcW w:w="4247" w:type="dxa"/>
          </w:tcPr>
          <w:p w14:paraId="00000338" w14:textId="77777777" w:rsidR="00F1663E" w:rsidRPr="007F30A3" w:rsidRDefault="00275014">
            <w:pPr>
              <w:jc w:val="both"/>
              <w:rPr>
                <w:rFonts w:eastAsia="Arial"/>
              </w:rPr>
            </w:pPr>
            <w:r w:rsidRPr="007F30A3">
              <w:rPr>
                <w:rFonts w:eastAsia="Arial"/>
              </w:rPr>
              <w:t>Read time axial</w:t>
            </w:r>
          </w:p>
        </w:tc>
        <w:tc>
          <w:tcPr>
            <w:tcW w:w="4247" w:type="dxa"/>
          </w:tcPr>
          <w:p w14:paraId="00000339" w14:textId="77777777" w:rsidR="00F1663E" w:rsidRPr="007F30A3" w:rsidRDefault="00275014">
            <w:pPr>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pPr>
              <w:jc w:val="both"/>
              <w:rPr>
                <w:rFonts w:eastAsia="Arial"/>
              </w:rPr>
            </w:pPr>
            <w:r w:rsidRPr="007F30A3">
              <w:rPr>
                <w:rFonts w:eastAsia="Arial"/>
              </w:rPr>
              <w:t>Peak evaluation</w:t>
            </w:r>
          </w:p>
        </w:tc>
        <w:tc>
          <w:tcPr>
            <w:tcW w:w="4247" w:type="dxa"/>
          </w:tcPr>
          <w:p w14:paraId="0000033B" w14:textId="77777777" w:rsidR="00F1663E" w:rsidRPr="007F30A3" w:rsidRDefault="00275014">
            <w:pPr>
              <w:jc w:val="both"/>
              <w:rPr>
                <w:rFonts w:eastAsia="Arial"/>
              </w:rPr>
            </w:pPr>
            <w:r w:rsidRPr="007F30A3">
              <w:rPr>
                <w:rFonts w:eastAsia="Arial"/>
              </w:rPr>
              <w:t xml:space="preserve">3 pixels </w:t>
            </w:r>
          </w:p>
        </w:tc>
      </w:tr>
    </w:tbl>
    <w:p w14:paraId="0000033C" w14:textId="77777777" w:rsidR="00F1663E" w:rsidRPr="007F30A3" w:rsidRDefault="00F1663E">
      <w:pPr>
        <w:jc w:val="both"/>
        <w:rPr>
          <w:rFonts w:eastAsia="Arial"/>
        </w:rPr>
      </w:pPr>
    </w:p>
    <w:p w14:paraId="000003B7" w14:textId="6AB5EA75" w:rsidR="00F1663E" w:rsidRPr="007F30A3" w:rsidRDefault="00000000">
      <w:pPr>
        <w:spacing w:line="301" w:lineRule="auto"/>
        <w:jc w:val="both"/>
        <w:rPr>
          <w:rFonts w:eastAsia="Arial"/>
        </w:rPr>
      </w:pPr>
      <w:sdt>
        <w:sdtPr>
          <w:tag w:val="goog_rdk_76"/>
          <w:id w:val="-994629648"/>
        </w:sdtPr>
        <w:sdtContent/>
      </w:sdt>
      <w:r w:rsidR="00275014" w:rsidRPr="007F30A3">
        <w:rPr>
          <w:rFonts w:eastAsia="Arial"/>
          <w:b/>
        </w:rPr>
        <w:t>Table S</w:t>
      </w:r>
      <w:r w:rsidR="00294687">
        <w:rPr>
          <w:rFonts w:eastAsia="Arial"/>
          <w:b/>
        </w:rPr>
        <w:t>2</w:t>
      </w:r>
      <w:r w:rsidR="00275014"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line="276"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line="276"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line="276"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line="276"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line="276"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line="276"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line="276"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line="276"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line="276"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line="276"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line="276"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line="276"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line="276"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line="276"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line="276"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line="276"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line="276"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line="276"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line="276"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line="276"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line="276"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line="276"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line="276"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line="276"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line="276"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line="276"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line="276"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line="276"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line="276"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line="276"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line="276"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line="276"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line="276"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line="276"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line="276"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line="276"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line="276"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line="276"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line="276"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line="276"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line="276"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line="276"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line="276"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line="276"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line="276"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line="276"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line="276"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line="276"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line="276"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line="276"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line="276" w:lineRule="auto"/>
              <w:jc w:val="both"/>
              <w:rPr>
                <w:rFonts w:eastAsia="Arial"/>
              </w:rPr>
            </w:pPr>
            <w:r w:rsidRPr="007F30A3">
              <w:rPr>
                <w:rFonts w:eastAsia="Arial"/>
              </w:rPr>
              <w:t>.</w:t>
            </w:r>
          </w:p>
        </w:tc>
      </w:tr>
    </w:tbl>
    <w:p w14:paraId="0000040C" w14:textId="0C0A80B9" w:rsidR="00F1663E" w:rsidRDefault="00F1663E" w:rsidP="007F30A3">
      <w:pPr>
        <w:spacing w:line="301" w:lineRule="auto"/>
        <w:jc w:val="both"/>
        <w:rPr>
          <w:rFonts w:eastAsia="Arial"/>
        </w:rPr>
      </w:pPr>
    </w:p>
    <w:p w14:paraId="2A273C17" w14:textId="77777777" w:rsidR="003B0928" w:rsidRDefault="003B0928" w:rsidP="007F30A3">
      <w:pPr>
        <w:spacing w:line="301" w:lineRule="auto"/>
        <w:jc w:val="both"/>
        <w:rPr>
          <w:rFonts w:eastAsia="Arial"/>
        </w:rPr>
      </w:pPr>
    </w:p>
    <w:p w14:paraId="51A68BAF" w14:textId="77777777" w:rsidR="003B0928" w:rsidRDefault="003B0928" w:rsidP="007F30A3">
      <w:pPr>
        <w:spacing w:line="301" w:lineRule="auto"/>
        <w:jc w:val="both"/>
        <w:rPr>
          <w:rFonts w:eastAsia="Arial"/>
        </w:rPr>
      </w:pPr>
    </w:p>
    <w:p w14:paraId="27989083" w14:textId="77777777" w:rsidR="00940713" w:rsidRPr="007F30A3" w:rsidRDefault="00940713" w:rsidP="00940713">
      <w:pPr>
        <w:spacing w:line="301" w:lineRule="auto"/>
        <w:jc w:val="both"/>
        <w:rPr>
          <w:rFonts w:eastAsia="Arial"/>
        </w:rPr>
      </w:pPr>
      <w:r w:rsidRPr="007F30A3">
        <w:rPr>
          <w:rFonts w:eastAsia="Arial"/>
          <w:b/>
        </w:rPr>
        <w:t xml:space="preserve">Table S3.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line="276" w:lineRule="auto"/>
              <w:jc w:val="center"/>
              <w:rPr>
                <w:rFonts w:eastAsia="Arial"/>
                <w:b/>
              </w:rPr>
            </w:pPr>
            <w:r w:rsidRPr="007F30A3">
              <w:rPr>
                <w:rFonts w:eastAsia="Arial"/>
                <w:b/>
              </w:rPr>
              <w:t>Condition</w:t>
            </w:r>
          </w:p>
        </w:tc>
        <w:tc>
          <w:tcPr>
            <w:tcW w:w="1710" w:type="dxa"/>
          </w:tcPr>
          <w:p w14:paraId="6DDE13D1" w14:textId="77777777" w:rsidR="00940713" w:rsidRPr="007F30A3" w:rsidRDefault="00940713" w:rsidP="00E409F5">
            <w:pPr>
              <w:spacing w:line="276" w:lineRule="auto"/>
              <w:jc w:val="center"/>
              <w:rPr>
                <w:rFonts w:eastAsia="Arial"/>
                <w:b/>
              </w:rPr>
            </w:pPr>
            <w:r>
              <w:rPr>
                <w:rFonts w:eastAsia="Arial"/>
                <w:b/>
              </w:rPr>
              <w:t>Test</w:t>
            </w:r>
          </w:p>
        </w:tc>
        <w:tc>
          <w:tcPr>
            <w:tcW w:w="630" w:type="dxa"/>
          </w:tcPr>
          <w:p w14:paraId="7BAB275E" w14:textId="77777777" w:rsidR="00940713" w:rsidRDefault="00940713" w:rsidP="00E409F5">
            <w:pPr>
              <w:spacing w:line="276" w:lineRule="auto"/>
              <w:jc w:val="center"/>
              <w:rPr>
                <w:rFonts w:eastAsia="Arial"/>
                <w:b/>
              </w:rPr>
            </w:pPr>
            <w:r>
              <w:rPr>
                <w:rFonts w:eastAsia="Arial"/>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line="276" w:lineRule="auto"/>
              <w:jc w:val="center"/>
              <w:rPr>
                <w:rFonts w:eastAsia="Arial"/>
                <w:b/>
              </w:rPr>
            </w:pPr>
            <w:r>
              <w:rPr>
                <w:rFonts w:eastAsia="Arial"/>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line="276" w:lineRule="auto"/>
              <w:jc w:val="center"/>
              <w:rPr>
                <w:rFonts w:eastAsia="Arial"/>
                <w:b/>
              </w:rPr>
            </w:pPr>
            <w:r w:rsidRPr="007F30A3">
              <w:rPr>
                <w:rFonts w:eastAsia="Arial"/>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line="276" w:lineRule="auto"/>
              <w:jc w:val="both"/>
              <w:rPr>
                <w:rFonts w:eastAsia="Arial"/>
              </w:rPr>
            </w:pPr>
            <w:r w:rsidRPr="007F30A3">
              <w:rPr>
                <w:rFonts w:eastAsia="Arial"/>
              </w:rPr>
              <w:t>T targeted: 24 °C</w:t>
            </w:r>
          </w:p>
        </w:tc>
        <w:tc>
          <w:tcPr>
            <w:tcW w:w="1710" w:type="dxa"/>
          </w:tcPr>
          <w:p w14:paraId="3928DDD3" w14:textId="77777777" w:rsidR="00940713" w:rsidRPr="007F30A3" w:rsidRDefault="00940713" w:rsidP="00E409F5">
            <w:pPr>
              <w:spacing w:line="276" w:lineRule="auto"/>
              <w:jc w:val="right"/>
              <w:rPr>
                <w:rFonts w:eastAsia="Arial"/>
              </w:rPr>
            </w:pPr>
            <w:r>
              <w:rPr>
                <w:rFonts w:eastAsia="Arial"/>
              </w:rPr>
              <w:t>Wilcoxon</w:t>
            </w:r>
          </w:p>
        </w:tc>
        <w:tc>
          <w:tcPr>
            <w:tcW w:w="630" w:type="dxa"/>
          </w:tcPr>
          <w:p w14:paraId="6FD2AF6E"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line="276" w:lineRule="auto"/>
              <w:jc w:val="right"/>
              <w:rPr>
                <w:rFonts w:eastAsia="Arial"/>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line="276" w:lineRule="auto"/>
              <w:jc w:val="right"/>
              <w:rPr>
                <w:rFonts w:eastAsia="Arial"/>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line="276" w:lineRule="auto"/>
              <w:jc w:val="both"/>
              <w:rPr>
                <w:rFonts w:eastAsia="Arial"/>
              </w:rPr>
            </w:pPr>
            <w:r w:rsidRPr="007F30A3">
              <w:rPr>
                <w:rFonts w:eastAsia="Arial"/>
              </w:rPr>
              <w:t>pH targeted: 7.7</w:t>
            </w:r>
          </w:p>
        </w:tc>
        <w:tc>
          <w:tcPr>
            <w:tcW w:w="1710" w:type="dxa"/>
          </w:tcPr>
          <w:p w14:paraId="07F4BE9F" w14:textId="77777777" w:rsidR="00940713" w:rsidRPr="007F30A3" w:rsidRDefault="00940713" w:rsidP="00E409F5">
            <w:pPr>
              <w:spacing w:line="276" w:lineRule="auto"/>
              <w:jc w:val="right"/>
              <w:rPr>
                <w:rFonts w:eastAsia="Arial"/>
              </w:rPr>
            </w:pPr>
            <w:r>
              <w:rPr>
                <w:rFonts w:eastAsia="Arial"/>
              </w:rPr>
              <w:t>Welch’s t-test</w:t>
            </w:r>
          </w:p>
        </w:tc>
        <w:tc>
          <w:tcPr>
            <w:tcW w:w="630" w:type="dxa"/>
          </w:tcPr>
          <w:p w14:paraId="534188F7"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line="276" w:lineRule="auto"/>
              <w:jc w:val="right"/>
              <w:rPr>
                <w:rFonts w:eastAsia="Arial"/>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line="276" w:lineRule="auto"/>
              <w:jc w:val="right"/>
              <w:rPr>
                <w:rFonts w:eastAsia="Arial"/>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line="276" w:lineRule="auto"/>
              <w:jc w:val="both"/>
              <w:rPr>
                <w:rFonts w:eastAsia="Arial"/>
              </w:rPr>
            </w:pPr>
            <w:r w:rsidRPr="007F30A3">
              <w:rPr>
                <w:rFonts w:eastAsia="Arial"/>
              </w:rPr>
              <w:t>Li targeted: 7 ppm</w:t>
            </w:r>
          </w:p>
        </w:tc>
        <w:tc>
          <w:tcPr>
            <w:tcW w:w="1710" w:type="dxa"/>
          </w:tcPr>
          <w:p w14:paraId="72759CCF" w14:textId="77777777" w:rsidR="00940713" w:rsidRPr="007F30A3" w:rsidRDefault="00940713" w:rsidP="00E409F5">
            <w:pPr>
              <w:spacing w:line="276" w:lineRule="auto"/>
              <w:jc w:val="right"/>
              <w:rPr>
                <w:rFonts w:eastAsia="Arial"/>
              </w:rPr>
            </w:pPr>
            <w:r>
              <w:rPr>
                <w:rFonts w:eastAsia="Arial"/>
              </w:rPr>
              <w:t>Student’s t-test</w:t>
            </w:r>
          </w:p>
        </w:tc>
        <w:tc>
          <w:tcPr>
            <w:tcW w:w="630" w:type="dxa"/>
          </w:tcPr>
          <w:p w14:paraId="250D9A7A"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line="276" w:lineRule="auto"/>
              <w:jc w:val="right"/>
              <w:rPr>
                <w:rFonts w:eastAsia="Arial"/>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line="276" w:lineRule="auto"/>
              <w:jc w:val="right"/>
              <w:rPr>
                <w:rFonts w:eastAsia="Arial"/>
              </w:rPr>
            </w:pPr>
            <w:r>
              <w:rPr>
                <w:rFonts w:ascii="Aptos Narrow" w:hAnsi="Aptos Narrow"/>
                <w:color w:val="000000"/>
              </w:rPr>
              <w:t>0.2353</w:t>
            </w:r>
          </w:p>
        </w:tc>
      </w:tr>
    </w:tbl>
    <w:p w14:paraId="024D7615" w14:textId="77777777" w:rsidR="00940713" w:rsidRDefault="00940713" w:rsidP="00940713">
      <w:pPr>
        <w:spacing w:line="301" w:lineRule="auto"/>
        <w:jc w:val="both"/>
        <w:rPr>
          <w:rFonts w:eastAsia="Arial"/>
        </w:rPr>
      </w:pPr>
    </w:p>
    <w:p w14:paraId="1469F564" w14:textId="77777777" w:rsidR="00B64077" w:rsidRPr="007F30A3" w:rsidRDefault="00B64077" w:rsidP="00940713">
      <w:pPr>
        <w:spacing w:line="301" w:lineRule="auto"/>
        <w:jc w:val="both"/>
        <w:rPr>
          <w:rFonts w:eastAsia="Arial"/>
        </w:rPr>
      </w:pPr>
    </w:p>
    <w:p w14:paraId="3F38CC15" w14:textId="77777777" w:rsidR="00294687" w:rsidRPr="007F30A3" w:rsidRDefault="00294687" w:rsidP="00294687">
      <w:pPr>
        <w:jc w:val="both"/>
        <w:rPr>
          <w:rFonts w:eastAsia="Arial"/>
        </w:rPr>
      </w:pPr>
      <w:r w:rsidRPr="007F30A3">
        <w:rPr>
          <w:rFonts w:eastAsia="Arial"/>
          <w:b/>
        </w:rPr>
        <w:t>Table S</w:t>
      </w:r>
      <w:r>
        <w:rPr>
          <w:rFonts w:eastAsia="Arial"/>
          <w:b/>
        </w:rPr>
        <w:t>4</w:t>
      </w:r>
      <w:r w:rsidRPr="007F30A3">
        <w:rPr>
          <w:rFonts w:eastAsia="Arial"/>
          <w:b/>
        </w:rPr>
        <w:t xml:space="preserve">. </w:t>
      </w:r>
      <w:r w:rsidRPr="007F30A3">
        <w:rPr>
          <w:rFonts w:eastAsia="Arial"/>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eastAsia="Arial"/>
              </w:rPr>
            </w:pPr>
            <w:r w:rsidRPr="007F30A3">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eastAsia="Arial"/>
              </w:rPr>
            </w:pPr>
            <w:r w:rsidRPr="007F30A3">
              <w:lastRenderedPageBreak/>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eastAsia="Arial"/>
              </w:rPr>
            </w:pPr>
            <w:r w:rsidRPr="007F30A3">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eastAsia="Arial"/>
              </w:rPr>
            </w:pPr>
            <w:r w:rsidRPr="007F30A3">
              <w:t>107</w:t>
            </w:r>
          </w:p>
        </w:tc>
      </w:tr>
    </w:tbl>
    <w:p w14:paraId="7DA71CCA" w14:textId="77777777" w:rsidR="00294687" w:rsidRPr="007F30A3" w:rsidRDefault="00294687" w:rsidP="00294687">
      <w:pPr>
        <w:spacing w:line="301" w:lineRule="auto"/>
        <w:jc w:val="both"/>
        <w:rPr>
          <w:rFonts w:eastAsia="Arial"/>
        </w:rPr>
      </w:pPr>
    </w:p>
    <w:p w14:paraId="0F087ACE" w14:textId="77777777" w:rsidR="00294687" w:rsidRDefault="00294687" w:rsidP="00294687">
      <w:pPr>
        <w:jc w:val="both"/>
        <w:rPr>
          <w:rFonts w:eastAsia="Arial"/>
          <w:b/>
        </w:rPr>
      </w:pPr>
    </w:p>
    <w:p w14:paraId="535BE942" w14:textId="77777777" w:rsidR="00294687" w:rsidRDefault="00294687" w:rsidP="00294687">
      <w:pPr>
        <w:spacing w:line="301" w:lineRule="auto"/>
        <w:jc w:val="both"/>
        <w:rPr>
          <w:rFonts w:ascii="Arial" w:eastAsia="Arial" w:hAnsi="Arial" w:cs="Arial"/>
        </w:rPr>
      </w:pPr>
    </w:p>
    <w:p w14:paraId="3E362A6B" w14:textId="5FD662C7" w:rsidR="00F9230A" w:rsidRDefault="00F9230A" w:rsidP="00F9230A">
      <w:pPr>
        <w:pStyle w:val="Heading1"/>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223237">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223237">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223237">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223237">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223237">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223237">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223237">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223237">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223237">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223237">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223237" w:rsidRDefault="00223237" w:rsidP="00223237">
            <w:r w:rsidRPr="00223237">
              <w:rPr>
                <w:rFonts w:ascii="Arial" w:hAnsi="Arial" w:cs="Arial"/>
                <w:color w:val="000000"/>
              </w:rPr>
              <w:t xml:space="preserve">Instituto de Investigaciones Marinas y Costeras (IIMyC), FCEyN - Universidad Nacional de Mar del Plata (UNMDP), Consejo Nacional de Investigaciones Científicas y Técnicas (CONICET), Mar del </w:t>
            </w:r>
            <w:r w:rsidRPr="00223237">
              <w:rPr>
                <w:rFonts w:ascii="Arial" w:hAnsi="Arial" w:cs="Arial"/>
                <w:color w:val="000000"/>
              </w:rPr>
              <w:lastRenderedPageBreak/>
              <w:t>Plata, Argentina. </w:t>
            </w:r>
          </w:p>
          <w:p w14:paraId="5E9CB634" w14:textId="77777777" w:rsidR="00223237" w:rsidRPr="00223237" w:rsidRDefault="00223237" w:rsidP="00223237"/>
          <w:p w14:paraId="3D06DE01" w14:textId="77777777" w:rsidR="00223237" w:rsidRPr="00223237" w:rsidRDefault="00223237" w:rsidP="00223237">
            <w:r w:rsidRPr="00223237">
              <w:rPr>
                <w:rFonts w:ascii="Arial" w:hAnsi="Arial" w:cs="Arial"/>
                <w:color w:val="000000"/>
              </w:rPr>
              <w:t>Red de Investigación de Estresores Marinos-Costeros en Latinoamérica y el Caribe (REMARCO), Mar del Plata, Argentina.</w:t>
            </w:r>
          </w:p>
          <w:p w14:paraId="4B7FA288"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223237">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223237">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223237">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223237" w:rsidRDefault="00223237" w:rsidP="00223237">
            <w:pPr>
              <w:spacing w:before="240" w:after="240"/>
            </w:pPr>
            <w:r w:rsidRPr="00223237">
              <w:rPr>
                <w:rFonts w:ascii="Arial" w:hAnsi="Arial" w:cs="Arial"/>
                <w:color w:val="000000"/>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223237">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223237">
            <w:r w:rsidRPr="00223237">
              <w:rPr>
                <w:rFonts w:ascii="Arial" w:hAnsi="Arial" w:cs="Arial"/>
                <w:color w:val="000000"/>
              </w:rPr>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223237">
            <w:r w:rsidRPr="00223237">
              <w:rPr>
                <w:rFonts w:ascii="Arial" w:hAnsi="Arial" w:cs="Arial"/>
                <w:color w:val="000000"/>
              </w:rPr>
              <w:t>zhenzli@jou.edu.cn</w:t>
            </w:r>
          </w:p>
          <w:p w14:paraId="2CEF2935"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223237">
            <w:r w:rsidRPr="00223237">
              <w:rPr>
                <w:rFonts w:ascii="Roboto" w:hAnsi="Roboto"/>
                <w:color w:val="000000"/>
              </w:rPr>
              <w:t>School of Marine Science and Fisheries, Jiangsu Ocean University, Lianyungang, China</w:t>
            </w:r>
          </w:p>
          <w:p w14:paraId="7684A921"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223237">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223237">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223237">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223237"/>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223237">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223237">
            <w:r w:rsidRPr="00223237">
              <w:rPr>
                <w:rFonts w:ascii="Arial" w:hAnsi="Arial" w:cs="Arial"/>
                <w:color w:val="000000"/>
              </w:rPr>
              <w:t>natalija.suharev</w:t>
            </w:r>
            <w:r w:rsidRPr="00223237">
              <w:rPr>
                <w:rFonts w:ascii="Arial" w:hAnsi="Arial" w:cs="Arial"/>
                <w:color w:val="000000"/>
              </w:rPr>
              <w:lastRenderedPageBreak/>
              <w:t>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223237">
            <w:r w:rsidRPr="00223237">
              <w:rPr>
                <w:rFonts w:ascii="Arial" w:hAnsi="Arial" w:cs="Arial"/>
                <w:color w:val="000000"/>
              </w:rPr>
              <w:lastRenderedPageBreak/>
              <w:t xml:space="preserve">University of Copenhagen, Department </w:t>
            </w:r>
            <w:r w:rsidRPr="00223237">
              <w:rPr>
                <w:rFonts w:ascii="Arial" w:hAnsi="Arial" w:cs="Arial"/>
                <w:color w:val="000000"/>
              </w:rPr>
              <w:lastRenderedPageBreak/>
              <w:t>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223237">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223237">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223237">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223237"/>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223237">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223237">
            <w:r w:rsidRPr="00223237">
              <w:rPr>
                <w:rFonts w:ascii="Arial" w:hAnsi="Arial" w:cs="Arial"/>
                <w:color w:val="000000"/>
              </w:rPr>
              <w:t>mirko.mutalipassi@szn.it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223237">
            <w:r w:rsidRPr="00223237">
              <w:rPr>
                <w:rFonts w:ascii="Arial" w:hAnsi="Arial" w:cs="Arial"/>
                <w:color w:val="000000"/>
              </w:rPr>
              <w:t>Stazione Zoologica Anton Dohrn, Integrative Marine Ecology Department, Napoli, Italy;</w:t>
            </w:r>
          </w:p>
          <w:p w14:paraId="2CF31F36" w14:textId="77777777" w:rsidR="00223237" w:rsidRPr="00223237" w:rsidRDefault="00223237" w:rsidP="00223237"/>
          <w:p w14:paraId="0601312A" w14:textId="77777777" w:rsidR="00223237" w:rsidRPr="00223237" w:rsidRDefault="00223237" w:rsidP="00223237">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223237"/>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223237">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223237">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223237"/>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223237">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223237">
            <w:hyperlink r:id="rId18" w:history="1">
              <w:r w:rsidRPr="00223237">
                <w:rPr>
                  <w:rFonts w:ascii="Arial" w:hAnsi="Arial" w:cs="Arial"/>
                  <w:color w:val="1155CC"/>
                  <w:u w:val="single"/>
                </w:rPr>
                <w:t>joanafcf@ua.pt</w:t>
              </w:r>
            </w:hyperlink>
          </w:p>
          <w:p w14:paraId="1F77A86F"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223237">
            <w:commentRangeStart w:id="30"/>
            <w:r w:rsidRPr="00223237">
              <w:rPr>
                <w:rFonts w:ascii="Arial" w:hAnsi="Arial" w:cs="Arial"/>
                <w:color w:val="000000"/>
              </w:rPr>
              <w:t xml:space="preserve">ECOMARE </w:t>
            </w:r>
            <w:commentRangeEnd w:id="30"/>
            <w:r w:rsidR="0041067E" w:rsidRPr="00223237">
              <w:rPr>
                <w:rStyle w:val="CommentReference"/>
                <w:rFonts w:ascii="Arial" w:hAnsi="Arial" w:cs="Arial"/>
                <w:color w:val="000000"/>
                <w:sz w:val="24"/>
                <w:szCs w:val="24"/>
              </w:rPr>
              <w:commentReference w:id="30"/>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223237" w:rsidRDefault="00223237" w:rsidP="00223237">
            <w:r w:rsidRPr="00223237">
              <w:rPr>
                <w:rFonts w:ascii="Arial" w:hAnsi="Arial" w:cs="Arial"/>
                <w:color w:val="000000"/>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223237">
            <w:r w:rsidRPr="00223237">
              <w:rPr>
                <w:rFonts w:ascii="Arial" w:hAnsi="Arial" w:cs="Arial"/>
                <w:color w:val="000000"/>
              </w:rPr>
              <w:t>UCIBIO - Applied Molecular Biosciences Unit, NOVA School of Science and Technology, NOVA University of Lisbon, Campus de Caparica, 2829-516 Caparica, Portugal</w:t>
            </w:r>
          </w:p>
          <w:p w14:paraId="4E098CF4" w14:textId="77777777" w:rsidR="00223237" w:rsidRPr="00223237" w:rsidRDefault="00223237" w:rsidP="00223237">
            <w:r w:rsidRPr="00223237">
              <w:rPr>
                <w:rFonts w:ascii="Arial" w:hAnsi="Arial" w:cs="Arial"/>
                <w:color w:val="000000"/>
              </w:rPr>
              <w:lastRenderedPageBreak/>
              <w:t>Associate Laboratory i4HB Institute for Health and Bioeconomy, NOVA School of Science and Technology, NOVA University of Lisbon, 2829-516 Caparica, Portugal</w:t>
            </w:r>
          </w:p>
          <w:p w14:paraId="5F715790" w14:textId="77777777" w:rsidR="00223237" w:rsidRPr="00223237" w:rsidRDefault="00223237" w:rsidP="00223237">
            <w:pPr>
              <w:spacing w:after="240"/>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223237">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223237">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223237"/>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223237">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223237">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223237">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223237">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223237">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223237">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223237">
            <w:r w:rsidRPr="00223237">
              <w:rPr>
                <w:rFonts w:ascii="Arial" w:hAnsi="Arial" w:cs="Arial"/>
                <w:color w:val="000000"/>
              </w:rPr>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223237">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77777777" w:rsidR="00223237" w:rsidRPr="00223237" w:rsidRDefault="00223237" w:rsidP="00223237">
            <w:r w:rsidRPr="00223237">
              <w:rPr>
                <w:rFonts w:ascii="Arial" w:hAnsi="Arial" w:cs="Arial"/>
                <w:color w:val="000000"/>
              </w:rPr>
              <w:t>Lithium lady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223237"/>
        </w:tc>
      </w:tr>
    </w:tbl>
    <w:p w14:paraId="0A26128D" w14:textId="77777777" w:rsidR="00F9230A" w:rsidRPr="00F9230A" w:rsidRDefault="00F9230A" w:rsidP="00F9230A"/>
    <w:p w14:paraId="19259CE1" w14:textId="77777777" w:rsidR="00940713" w:rsidRPr="007F30A3" w:rsidRDefault="00940713" w:rsidP="007F30A3">
      <w:pPr>
        <w:spacing w:line="301" w:lineRule="auto"/>
        <w:jc w:val="both"/>
        <w:rPr>
          <w:rFonts w:eastAsia="Arial"/>
        </w:rPr>
      </w:pPr>
    </w:p>
    <w:sectPr w:rsidR="00940713" w:rsidRPr="007F30A3">
      <w:footerReference w:type="default" r:id="rId19"/>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inar Pétur Jónsson - HAFRO" w:date="2026-03-09T14:34:00Z" w:initials="EPJH">
    <w:p w14:paraId="6C610554" w14:textId="77777777" w:rsidR="007A2D23" w:rsidRDefault="007B463A" w:rsidP="007A2D23">
      <w:r>
        <w:rPr>
          <w:rStyle w:val="CommentReference"/>
        </w:rPr>
        <w:annotationRef/>
      </w:r>
      <w:r w:rsidR="007A2D23">
        <w:rPr>
          <w:sz w:val="20"/>
          <w:szCs w:val="20"/>
        </w:rPr>
        <w:t>what reference is this Sam?</w:t>
      </w:r>
    </w:p>
  </w:comment>
  <w:comment w:id="3"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6" w:author="Einar Pétur Jónsson - HAFRO" w:date="2026-03-19T08:38:00Z" w:initials="EPJH">
    <w:p w14:paraId="35DB1266" w14:textId="77777777" w:rsidR="00C002FF" w:rsidRDefault="00C002FF" w:rsidP="00C002FF">
      <w:r>
        <w:rPr>
          <w:rStyle w:val="CommentReference"/>
        </w:rPr>
        <w:annotationRef/>
      </w:r>
      <w:r>
        <w:rPr>
          <w:sz w:val="20"/>
          <w:szCs w:val="20"/>
        </w:rPr>
        <w:t xml:space="preserve">If someone has an idea and graphical skill to make Figure 1a nicer, go ahead. </w:t>
      </w:r>
    </w:p>
  </w:comment>
  <w:comment w:id="7"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8"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9"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10"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11" w:author="Sam Dupont" w:date="2025-10-17T14:14:00Z" w:initials="SD">
    <w:p w14:paraId="43C4C260" w14:textId="6DDDEAB4"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12"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13"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14"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15" w:author="Sam Dupont" w:date="2026-02-13T09:04:00Z" w:initials="SD">
    <w:p w14:paraId="7854F591" w14:textId="77777777" w:rsidR="00840725" w:rsidRDefault="00840725" w:rsidP="00840725">
      <w:pPr>
        <w:pStyle w:val="CommentText"/>
      </w:pPr>
      <w:r>
        <w:rPr>
          <w:rStyle w:val="CommentReference"/>
        </w:rPr>
        <w:annotationRef/>
      </w:r>
      <w:r>
        <w:rPr>
          <w:b/>
          <w:bCs/>
          <w:color w:val="C00000"/>
        </w:rPr>
        <w:t>Questions for Marc / Frankie</w:t>
      </w:r>
    </w:p>
  </w:comment>
  <w:comment w:id="17"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25"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26"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27" w:author="Einar Pétur Jónsson - HAFRO" w:date="2026-03-18T11:59:00Z" w:initials="EPJH">
    <w:p w14:paraId="3E33BE67" w14:textId="77777777" w:rsidR="008334E2" w:rsidRDefault="008334E2" w:rsidP="008334E2">
      <w:r>
        <w:rPr>
          <w:rStyle w:val="CommentReference"/>
        </w:rPr>
        <w:annotationRef/>
      </w:r>
      <w:r>
        <w:rPr>
          <w:sz w:val="20"/>
          <w:szCs w:val="20"/>
        </w:rPr>
        <w:t>setja inn reff í hinar myndirnar í textann</w:t>
      </w:r>
    </w:p>
  </w:comment>
  <w:comment w:id="30" w:author="Einar Pétur Jónsson - HAFRO" w:date="2026-03-19T10:01:00Z" w:initials="EPJH">
    <w:p w14:paraId="60E2CF36" w14:textId="77777777" w:rsidR="00E8669D" w:rsidRDefault="00E8669D" w:rsidP="00E8669D">
      <w:r>
        <w:rPr>
          <w:rStyle w:val="CommentReference"/>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610554" w15:done="0"/>
  <w15:commentEx w15:paraId="4E9474AB" w15:done="0"/>
  <w15:commentEx w15:paraId="35DB1266" w15:done="0"/>
  <w15:commentEx w15:paraId="139B312D" w15:done="1"/>
  <w15:commentEx w15:paraId="33040C37" w15:paraIdParent="139B312D" w15:done="1"/>
  <w15:commentEx w15:paraId="79F67AC4" w15:paraIdParent="139B312D" w15:done="1"/>
  <w15:commentEx w15:paraId="37B4CB87" w15:done="0"/>
  <w15:commentEx w15:paraId="0842917E" w15:done="1"/>
  <w15:commentEx w15:paraId="52AA4273" w15:paraIdParent="0842917E" w15:done="1"/>
  <w15:commentEx w15:paraId="5B097BBB" w15:paraIdParent="0842917E" w15:done="1"/>
  <w15:commentEx w15:paraId="4587610D" w15:paraIdParent="0842917E" w15:done="1"/>
  <w15:commentEx w15:paraId="7854F591" w15:done="0"/>
  <w15:commentEx w15:paraId="6B7814D3" w15:done="0"/>
  <w15:commentEx w15:paraId="0B2227CC" w15:done="0"/>
  <w15:commentEx w15:paraId="0B1AF769" w15:paraIdParent="0B2227CC" w15:done="0"/>
  <w15:commentEx w15:paraId="3E33BE67" w15:done="0"/>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945948" w16cex:dateUtc="2026-03-09T14:34:00Z"/>
  <w16cex:commentExtensible w16cex:durableId="584C1F64" w16cex:dateUtc="2025-10-16T11:12:00Z"/>
  <w16cex:commentExtensible w16cex:durableId="1837BFF8" w16cex:dateUtc="2026-03-19T08:38: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23C93B88" w16cex:dateUtc="2026-02-13T08:04:00Z"/>
  <w16cex:commentExtensible w16cex:durableId="4B14FA71" w16cex:dateUtc="2026-02-13T08:05:00Z"/>
  <w16cex:commentExtensible w16cex:durableId="74248B57" w16cex:dateUtc="2026-03-12T11:11:00Z"/>
  <w16cex:commentExtensible w16cex:durableId="18B873CB" w16cex:dateUtc="2026-03-17T20:47:00Z"/>
  <w16cex:commentExtensible w16cex:durableId="798240C7" w16cex:dateUtc="2026-03-18T11:59: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610554" w16cid:durableId="1E945948"/>
  <w16cid:commentId w16cid:paraId="4E9474AB" w16cid:durableId="584C1F64"/>
  <w16cid:commentId w16cid:paraId="35DB1266" w16cid:durableId="1837BFF8"/>
  <w16cid:commentId w16cid:paraId="139B312D" w16cid:durableId="6A947C32"/>
  <w16cid:commentId w16cid:paraId="33040C37" w16cid:durableId="6D7F9375"/>
  <w16cid:commentId w16cid:paraId="79F67AC4" w16cid:durableId="4686DFE8"/>
  <w16cid:commentId w16cid:paraId="37B4CB87" w16cid:durableId="038E2D4A"/>
  <w16cid:commentId w16cid:paraId="0842917E" w16cid:durableId="06337712"/>
  <w16cid:commentId w16cid:paraId="52AA4273" w16cid:durableId="65B376E2"/>
  <w16cid:commentId w16cid:paraId="5B097BBB" w16cid:durableId="008FFAC8"/>
  <w16cid:commentId w16cid:paraId="4587610D" w16cid:durableId="6B67F621"/>
  <w16cid:commentId w16cid:paraId="7854F591" w16cid:durableId="23C93B88"/>
  <w16cid:commentId w16cid:paraId="6B7814D3" w16cid:durableId="4B14FA71"/>
  <w16cid:commentId w16cid:paraId="0B2227CC" w16cid:durableId="74248B57"/>
  <w16cid:commentId w16cid:paraId="0B1AF769" w16cid:durableId="18B873CB"/>
  <w16cid:commentId w16cid:paraId="3E33BE67" w16cid:durableId="798240C7"/>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9527" w14:textId="77777777" w:rsidR="00391F77" w:rsidRDefault="00391F77">
      <w:r>
        <w:separator/>
      </w:r>
    </w:p>
  </w:endnote>
  <w:endnote w:type="continuationSeparator" w:id="0">
    <w:p w14:paraId="23717CEC" w14:textId="77777777" w:rsidR="00391F77" w:rsidRDefault="00391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4360845-C938-984D-A6FA-FFA48809CDC8}"/>
    <w:embedItalic r:id="rId2" w:fontKey="{C0174254-8116-2443-BB58-B40F9F8B3408}"/>
  </w:font>
  <w:font w:name="Times New Roman">
    <w:panose1 w:val="02020603050405020304"/>
    <w:charset w:val="00"/>
    <w:family w:val="roman"/>
    <w:pitch w:val="variable"/>
    <w:sig w:usb0="E0002EFF" w:usb1="C000785B" w:usb2="00000009" w:usb3="00000000" w:csb0="000001FF" w:csb1="00000000"/>
    <w:embedRegular r:id="rId3" w:fontKey="{C52A99DE-F9E3-664E-80E6-FEA7936BD295}"/>
    <w:embedBold r:id="rId4" w:fontKey="{4FD1C121-40D0-274C-9880-7D0CBA4CAEA7}"/>
    <w:embedItalic r:id="rId5" w:fontKey="{E6FAD818-E8D4-5A43-BE20-1CB16AE452E4}"/>
    <w:embedBoldItalic r:id="rId6" w:fontKey="{F90D0D2C-858E-F441-B02F-984819505A5F}"/>
  </w:font>
  <w:font w:name="Courier New">
    <w:panose1 w:val="02070309020205020404"/>
    <w:charset w:val="00"/>
    <w:family w:val="modern"/>
    <w:pitch w:val="fixed"/>
    <w:sig w:usb0="E0002EFF" w:usb1="C0007843" w:usb2="00000009" w:usb3="00000000" w:csb0="000001FF" w:csb1="00000000"/>
    <w:embedRegular r:id="rId7" w:fontKey="{C6EAABD1-C406-8B4F-BA4E-3DD8522582E9}"/>
  </w:font>
  <w:font w:name="Wingdings">
    <w:panose1 w:val="05000000000000000000"/>
    <w:charset w:val="4D"/>
    <w:family w:val="decorative"/>
    <w:pitch w:val="variable"/>
    <w:sig w:usb0="00000003" w:usb1="00000000" w:usb2="00000000" w:usb3="00000000" w:csb0="80000001" w:csb1="00000000"/>
    <w:embedRegular r:id="rId8" w:fontKey="{4BFCF51A-3CEE-7A4B-A808-02AE69424F4B}"/>
  </w:font>
  <w:font w:name="Calibri">
    <w:panose1 w:val="020F0502020204030204"/>
    <w:charset w:val="00"/>
    <w:family w:val="swiss"/>
    <w:pitch w:val="variable"/>
    <w:sig w:usb0="E4002EFF" w:usb1="C200247B" w:usb2="00000009" w:usb3="00000000" w:csb0="000001FF" w:csb1="00000000"/>
    <w:embedRegular r:id="rId9" w:fontKey="{BE7452E1-3778-5C43-8E64-5589E5E3F96F}"/>
    <w:embedBold r:id="rId10" w:fontKey="{2AF9272B-73B0-4E4A-88B6-61A8AC85B29B}"/>
    <w:embedItalic r:id="rId11" w:fontKey="{E554F678-173E-674D-9143-8F2290CC6A1B}"/>
  </w:font>
  <w:font w:name="Georgia">
    <w:panose1 w:val="02040502050405020303"/>
    <w:charset w:val="00"/>
    <w:family w:val="roman"/>
    <w:pitch w:val="variable"/>
    <w:sig w:usb0="00000287" w:usb1="00000000" w:usb2="00000000" w:usb3="00000000" w:csb0="0000009F" w:csb1="00000000"/>
    <w:embedRegular r:id="rId12" w:fontKey="{E3F3B8CF-E7A2-BA4C-916A-1D962E9B7C47}"/>
    <w:embedItalic r:id="rId13" w:fontKey="{A3AD7735-67E1-3941-8ADE-30D8F85DBCE4}"/>
  </w:font>
  <w:font w:name="Arial">
    <w:panose1 w:val="020B0604020202020204"/>
    <w:charset w:val="00"/>
    <w:family w:val="swiss"/>
    <w:pitch w:val="variable"/>
    <w:sig w:usb0="E0002EFF" w:usb1="C000785B" w:usb2="00000009" w:usb3="00000000" w:csb0="000001FF" w:csb1="00000000"/>
    <w:embedRegular r:id="rId14" w:fontKey="{2870750A-6AD4-E549-A164-5E8110D8923D}"/>
    <w:embedBold r:id="rId15" w:fontKey="{ACCEDC42-4B3B-7240-8A8A-01A20C3C588E}"/>
    <w:embedItalic r:id="rId16" w:fontKey="{E6FABABB-BADA-494D-B48D-1D1FF8477262}"/>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17" w:fontKey="{333E704F-BBFB-DD4F-9389-11F4D9A19F9E}"/>
  </w:font>
  <w:font w:name="Aptos Narrow">
    <w:panose1 w:val="020B0004020202020204"/>
    <w:charset w:val="00"/>
    <w:family w:val="swiss"/>
    <w:pitch w:val="variable"/>
    <w:sig w:usb0="20000287" w:usb1="00000003" w:usb2="00000000" w:usb3="00000000" w:csb0="0000019F" w:csb1="00000000"/>
    <w:embedRegular r:id="rId18" w:fontKey="{0268B8AC-1ABE-2242-A08D-85A798982F94}"/>
  </w:font>
  <w:font w:name="Roboto">
    <w:panose1 w:val="02000000000000000000"/>
    <w:charset w:val="00"/>
    <w:family w:val="auto"/>
    <w:pitch w:val="variable"/>
    <w:sig w:usb0="E0000AFF" w:usb1="5000217F" w:usb2="00000021" w:usb3="00000000" w:csb0="0000019F" w:csb1="00000000"/>
    <w:embedRegular r:id="rId19" w:fontKey="{67134FA3-E43D-CA4D-B54B-6D1363107F6E}"/>
  </w:font>
  <w:font w:name="Calibri Light">
    <w:panose1 w:val="020F0302020204030204"/>
    <w:charset w:val="00"/>
    <w:family w:val="swiss"/>
    <w:pitch w:val="variable"/>
    <w:sig w:usb0="E4002EFF" w:usb1="C200247B" w:usb2="00000009" w:usb3="00000000" w:csb0="000001FF" w:csb1="00000000"/>
    <w:embedRegular r:id="rId20" w:fontKey="{CDA46E82-984D-E842-AEFC-53AF0EC0B8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6A2C" w14:textId="77777777" w:rsidR="00391F77" w:rsidRDefault="00391F77">
      <w:r>
        <w:separator/>
      </w:r>
    </w:p>
  </w:footnote>
  <w:footnote w:type="continuationSeparator" w:id="0">
    <w:p w14:paraId="4199F9B5" w14:textId="77777777" w:rsidR="00391F77" w:rsidRDefault="00391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F4E"/>
    <w:rsid w:val="000169B9"/>
    <w:rsid w:val="000174F1"/>
    <w:rsid w:val="000233D2"/>
    <w:rsid w:val="0003050A"/>
    <w:rsid w:val="00030D67"/>
    <w:rsid w:val="0003115D"/>
    <w:rsid w:val="000334CC"/>
    <w:rsid w:val="00034B28"/>
    <w:rsid w:val="0004034F"/>
    <w:rsid w:val="00043365"/>
    <w:rsid w:val="00045645"/>
    <w:rsid w:val="000473C9"/>
    <w:rsid w:val="00053184"/>
    <w:rsid w:val="000542DE"/>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28BC"/>
    <w:rsid w:val="00094593"/>
    <w:rsid w:val="00094EA6"/>
    <w:rsid w:val="00096636"/>
    <w:rsid w:val="000967C7"/>
    <w:rsid w:val="000A00EB"/>
    <w:rsid w:val="000A0223"/>
    <w:rsid w:val="000A0814"/>
    <w:rsid w:val="000A0D30"/>
    <w:rsid w:val="000A2B5C"/>
    <w:rsid w:val="000A3139"/>
    <w:rsid w:val="000A6180"/>
    <w:rsid w:val="000A78CD"/>
    <w:rsid w:val="000A7E91"/>
    <w:rsid w:val="000B00C9"/>
    <w:rsid w:val="000B0DAE"/>
    <w:rsid w:val="000B109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6D90"/>
    <w:rsid w:val="000F01C7"/>
    <w:rsid w:val="000F3AF9"/>
    <w:rsid w:val="000F3BA1"/>
    <w:rsid w:val="000F4017"/>
    <w:rsid w:val="000F4A62"/>
    <w:rsid w:val="000F71A8"/>
    <w:rsid w:val="000F77CC"/>
    <w:rsid w:val="0010057C"/>
    <w:rsid w:val="00100ED1"/>
    <w:rsid w:val="0010262B"/>
    <w:rsid w:val="001033F1"/>
    <w:rsid w:val="00110A2F"/>
    <w:rsid w:val="00112AD8"/>
    <w:rsid w:val="0011446B"/>
    <w:rsid w:val="001145EA"/>
    <w:rsid w:val="00114811"/>
    <w:rsid w:val="00115216"/>
    <w:rsid w:val="00116E3F"/>
    <w:rsid w:val="00122194"/>
    <w:rsid w:val="0012224B"/>
    <w:rsid w:val="00126100"/>
    <w:rsid w:val="00126BB2"/>
    <w:rsid w:val="001276D2"/>
    <w:rsid w:val="0013005C"/>
    <w:rsid w:val="001325B2"/>
    <w:rsid w:val="00132E04"/>
    <w:rsid w:val="00132F00"/>
    <w:rsid w:val="00133255"/>
    <w:rsid w:val="00140513"/>
    <w:rsid w:val="001446A4"/>
    <w:rsid w:val="001465F1"/>
    <w:rsid w:val="00146A2D"/>
    <w:rsid w:val="00146D98"/>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157A"/>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A2A"/>
    <w:rsid w:val="002043EF"/>
    <w:rsid w:val="002047A7"/>
    <w:rsid w:val="00204BD3"/>
    <w:rsid w:val="00207E2C"/>
    <w:rsid w:val="002110BB"/>
    <w:rsid w:val="00211240"/>
    <w:rsid w:val="00213C2C"/>
    <w:rsid w:val="00215535"/>
    <w:rsid w:val="00215EE3"/>
    <w:rsid w:val="002162FA"/>
    <w:rsid w:val="00216A54"/>
    <w:rsid w:val="0021706C"/>
    <w:rsid w:val="00220346"/>
    <w:rsid w:val="00220E9B"/>
    <w:rsid w:val="00222994"/>
    <w:rsid w:val="0022317F"/>
    <w:rsid w:val="00223237"/>
    <w:rsid w:val="00223470"/>
    <w:rsid w:val="0022397F"/>
    <w:rsid w:val="002245B8"/>
    <w:rsid w:val="00224AB8"/>
    <w:rsid w:val="002271CB"/>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0B4C"/>
    <w:rsid w:val="00271D98"/>
    <w:rsid w:val="00273DFF"/>
    <w:rsid w:val="00274EA2"/>
    <w:rsid w:val="00275014"/>
    <w:rsid w:val="002776B1"/>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542"/>
    <w:rsid w:val="003977D8"/>
    <w:rsid w:val="00397B19"/>
    <w:rsid w:val="003A1C01"/>
    <w:rsid w:val="003A2FC1"/>
    <w:rsid w:val="003A6D2D"/>
    <w:rsid w:val="003A76DB"/>
    <w:rsid w:val="003B0692"/>
    <w:rsid w:val="003B0928"/>
    <w:rsid w:val="003B159B"/>
    <w:rsid w:val="003B1C6D"/>
    <w:rsid w:val="003B1CEA"/>
    <w:rsid w:val="003B55CC"/>
    <w:rsid w:val="003B5628"/>
    <w:rsid w:val="003C0A9B"/>
    <w:rsid w:val="003C2DDB"/>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1067E"/>
    <w:rsid w:val="004111A1"/>
    <w:rsid w:val="004114CA"/>
    <w:rsid w:val="00411817"/>
    <w:rsid w:val="004123AB"/>
    <w:rsid w:val="00412B38"/>
    <w:rsid w:val="004137B1"/>
    <w:rsid w:val="004154ED"/>
    <w:rsid w:val="00417345"/>
    <w:rsid w:val="00420BCB"/>
    <w:rsid w:val="00422A1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50294"/>
    <w:rsid w:val="00453C28"/>
    <w:rsid w:val="00460D1F"/>
    <w:rsid w:val="0046113A"/>
    <w:rsid w:val="004618E4"/>
    <w:rsid w:val="00462D4B"/>
    <w:rsid w:val="00471B27"/>
    <w:rsid w:val="00471EA6"/>
    <w:rsid w:val="00473553"/>
    <w:rsid w:val="00473D9A"/>
    <w:rsid w:val="00477AA9"/>
    <w:rsid w:val="00481973"/>
    <w:rsid w:val="00481DEB"/>
    <w:rsid w:val="00481E14"/>
    <w:rsid w:val="004831BB"/>
    <w:rsid w:val="00483506"/>
    <w:rsid w:val="00484F37"/>
    <w:rsid w:val="00487D29"/>
    <w:rsid w:val="0049189E"/>
    <w:rsid w:val="00491EC8"/>
    <w:rsid w:val="00492DC9"/>
    <w:rsid w:val="004939DD"/>
    <w:rsid w:val="00494A75"/>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54FC"/>
    <w:rsid w:val="004E5EE6"/>
    <w:rsid w:val="004F0855"/>
    <w:rsid w:val="004F146B"/>
    <w:rsid w:val="004F1A44"/>
    <w:rsid w:val="004F2064"/>
    <w:rsid w:val="004F276D"/>
    <w:rsid w:val="004F3A52"/>
    <w:rsid w:val="004F5372"/>
    <w:rsid w:val="004F71B4"/>
    <w:rsid w:val="0050016E"/>
    <w:rsid w:val="0050226F"/>
    <w:rsid w:val="005026C0"/>
    <w:rsid w:val="005031DC"/>
    <w:rsid w:val="0050437B"/>
    <w:rsid w:val="00504F2E"/>
    <w:rsid w:val="005058D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5133F"/>
    <w:rsid w:val="00554012"/>
    <w:rsid w:val="00554144"/>
    <w:rsid w:val="00554C8B"/>
    <w:rsid w:val="005559BE"/>
    <w:rsid w:val="00555D46"/>
    <w:rsid w:val="00557109"/>
    <w:rsid w:val="0056447E"/>
    <w:rsid w:val="0056453D"/>
    <w:rsid w:val="00566B54"/>
    <w:rsid w:val="00566F78"/>
    <w:rsid w:val="00567CAA"/>
    <w:rsid w:val="00570B4E"/>
    <w:rsid w:val="00574F68"/>
    <w:rsid w:val="00575559"/>
    <w:rsid w:val="00580C26"/>
    <w:rsid w:val="00581A82"/>
    <w:rsid w:val="00581B71"/>
    <w:rsid w:val="00582C89"/>
    <w:rsid w:val="005842A7"/>
    <w:rsid w:val="005851E9"/>
    <w:rsid w:val="00586C5D"/>
    <w:rsid w:val="00587089"/>
    <w:rsid w:val="0059037B"/>
    <w:rsid w:val="0059062D"/>
    <w:rsid w:val="005919FB"/>
    <w:rsid w:val="00595120"/>
    <w:rsid w:val="005952C4"/>
    <w:rsid w:val="0059567A"/>
    <w:rsid w:val="005A0D20"/>
    <w:rsid w:val="005A1F55"/>
    <w:rsid w:val="005A5CBD"/>
    <w:rsid w:val="005A606E"/>
    <w:rsid w:val="005A6DDA"/>
    <w:rsid w:val="005A7799"/>
    <w:rsid w:val="005B090B"/>
    <w:rsid w:val="005B0C2A"/>
    <w:rsid w:val="005B0D17"/>
    <w:rsid w:val="005B22F2"/>
    <w:rsid w:val="005B3B71"/>
    <w:rsid w:val="005B487D"/>
    <w:rsid w:val="005B5228"/>
    <w:rsid w:val="005B57A1"/>
    <w:rsid w:val="005B7128"/>
    <w:rsid w:val="005B7E83"/>
    <w:rsid w:val="005B7F4E"/>
    <w:rsid w:val="005C2D50"/>
    <w:rsid w:val="005C4612"/>
    <w:rsid w:val="005C5166"/>
    <w:rsid w:val="005C5988"/>
    <w:rsid w:val="005C5ADD"/>
    <w:rsid w:val="005C5C50"/>
    <w:rsid w:val="005D176D"/>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212B1"/>
    <w:rsid w:val="006216FC"/>
    <w:rsid w:val="00623A9B"/>
    <w:rsid w:val="0062451D"/>
    <w:rsid w:val="00625A0E"/>
    <w:rsid w:val="00625F5A"/>
    <w:rsid w:val="00626E58"/>
    <w:rsid w:val="00630C0F"/>
    <w:rsid w:val="00630CF3"/>
    <w:rsid w:val="00631778"/>
    <w:rsid w:val="00632615"/>
    <w:rsid w:val="006335C3"/>
    <w:rsid w:val="00634664"/>
    <w:rsid w:val="00637EC3"/>
    <w:rsid w:val="00641B38"/>
    <w:rsid w:val="00645A70"/>
    <w:rsid w:val="006556E1"/>
    <w:rsid w:val="006607D9"/>
    <w:rsid w:val="0066108F"/>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5D58"/>
    <w:rsid w:val="00707D0A"/>
    <w:rsid w:val="0071047A"/>
    <w:rsid w:val="00710C5B"/>
    <w:rsid w:val="00710D6A"/>
    <w:rsid w:val="00710DE5"/>
    <w:rsid w:val="00711709"/>
    <w:rsid w:val="00713F2E"/>
    <w:rsid w:val="00713FDE"/>
    <w:rsid w:val="00715041"/>
    <w:rsid w:val="00715F89"/>
    <w:rsid w:val="007161E5"/>
    <w:rsid w:val="007164AE"/>
    <w:rsid w:val="00716C2F"/>
    <w:rsid w:val="0072000E"/>
    <w:rsid w:val="00721BC5"/>
    <w:rsid w:val="00722D6E"/>
    <w:rsid w:val="00724700"/>
    <w:rsid w:val="007256C5"/>
    <w:rsid w:val="00726CFE"/>
    <w:rsid w:val="007335A3"/>
    <w:rsid w:val="00733E8D"/>
    <w:rsid w:val="00735E06"/>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3E66"/>
    <w:rsid w:val="007C5754"/>
    <w:rsid w:val="007D1217"/>
    <w:rsid w:val="007D51B7"/>
    <w:rsid w:val="007D51F3"/>
    <w:rsid w:val="007D5D2D"/>
    <w:rsid w:val="007D6407"/>
    <w:rsid w:val="007E10CE"/>
    <w:rsid w:val="007E1204"/>
    <w:rsid w:val="007E4268"/>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0E17"/>
    <w:rsid w:val="00861517"/>
    <w:rsid w:val="00862744"/>
    <w:rsid w:val="008645F7"/>
    <w:rsid w:val="008659D8"/>
    <w:rsid w:val="00865C9A"/>
    <w:rsid w:val="00870CAB"/>
    <w:rsid w:val="008724C9"/>
    <w:rsid w:val="00872B9B"/>
    <w:rsid w:val="0088086E"/>
    <w:rsid w:val="00881F2F"/>
    <w:rsid w:val="00881F5F"/>
    <w:rsid w:val="00886123"/>
    <w:rsid w:val="008863AE"/>
    <w:rsid w:val="00886C06"/>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B7B70"/>
    <w:rsid w:val="008C0AC2"/>
    <w:rsid w:val="008C11AF"/>
    <w:rsid w:val="008C450A"/>
    <w:rsid w:val="008C51F4"/>
    <w:rsid w:val="008D18B7"/>
    <w:rsid w:val="008D3CAC"/>
    <w:rsid w:val="008D60D4"/>
    <w:rsid w:val="008D6138"/>
    <w:rsid w:val="008E04A0"/>
    <w:rsid w:val="008E1B72"/>
    <w:rsid w:val="008E1E17"/>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24565"/>
    <w:rsid w:val="009246AA"/>
    <w:rsid w:val="00930107"/>
    <w:rsid w:val="009305F7"/>
    <w:rsid w:val="0093163C"/>
    <w:rsid w:val="00931709"/>
    <w:rsid w:val="0093538E"/>
    <w:rsid w:val="0093655F"/>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B0BAA"/>
    <w:rsid w:val="009B0D96"/>
    <w:rsid w:val="009B13A5"/>
    <w:rsid w:val="009B42EE"/>
    <w:rsid w:val="009C1353"/>
    <w:rsid w:val="009C1812"/>
    <w:rsid w:val="009C29A6"/>
    <w:rsid w:val="009C7D33"/>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596B"/>
    <w:rsid w:val="00A05EBB"/>
    <w:rsid w:val="00A1131C"/>
    <w:rsid w:val="00A113F8"/>
    <w:rsid w:val="00A11BFA"/>
    <w:rsid w:val="00A16569"/>
    <w:rsid w:val="00A20454"/>
    <w:rsid w:val="00A21AD7"/>
    <w:rsid w:val="00A22765"/>
    <w:rsid w:val="00A25938"/>
    <w:rsid w:val="00A25E80"/>
    <w:rsid w:val="00A26251"/>
    <w:rsid w:val="00A305AD"/>
    <w:rsid w:val="00A32D8D"/>
    <w:rsid w:val="00A33605"/>
    <w:rsid w:val="00A34239"/>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4B0D"/>
    <w:rsid w:val="00A7621F"/>
    <w:rsid w:val="00A7626F"/>
    <w:rsid w:val="00A77FF8"/>
    <w:rsid w:val="00A832A4"/>
    <w:rsid w:val="00A85524"/>
    <w:rsid w:val="00A861CF"/>
    <w:rsid w:val="00A90F89"/>
    <w:rsid w:val="00A91460"/>
    <w:rsid w:val="00A9310F"/>
    <w:rsid w:val="00A95F12"/>
    <w:rsid w:val="00A96320"/>
    <w:rsid w:val="00A97CEB"/>
    <w:rsid w:val="00AA07FD"/>
    <w:rsid w:val="00AA0F18"/>
    <w:rsid w:val="00AA5C2C"/>
    <w:rsid w:val="00AB1AB5"/>
    <w:rsid w:val="00AB1BD7"/>
    <w:rsid w:val="00AB2080"/>
    <w:rsid w:val="00AB2F3E"/>
    <w:rsid w:val="00AB2FF1"/>
    <w:rsid w:val="00AB6F8C"/>
    <w:rsid w:val="00AC1B83"/>
    <w:rsid w:val="00AC37C2"/>
    <w:rsid w:val="00AC4C0F"/>
    <w:rsid w:val="00AC4F62"/>
    <w:rsid w:val="00AC5B2E"/>
    <w:rsid w:val="00AC601C"/>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386D"/>
    <w:rsid w:val="00BF544F"/>
    <w:rsid w:val="00BF555E"/>
    <w:rsid w:val="00BF7F35"/>
    <w:rsid w:val="00C002FF"/>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7A5"/>
    <w:rsid w:val="00CC253C"/>
    <w:rsid w:val="00CC3A10"/>
    <w:rsid w:val="00CC4363"/>
    <w:rsid w:val="00CC5A3B"/>
    <w:rsid w:val="00CC5DDD"/>
    <w:rsid w:val="00CC5EE2"/>
    <w:rsid w:val="00CC74F8"/>
    <w:rsid w:val="00CD146F"/>
    <w:rsid w:val="00CD2D0C"/>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1C85"/>
    <w:rsid w:val="00D7561C"/>
    <w:rsid w:val="00D770D1"/>
    <w:rsid w:val="00D80978"/>
    <w:rsid w:val="00D80A82"/>
    <w:rsid w:val="00D82227"/>
    <w:rsid w:val="00D8507F"/>
    <w:rsid w:val="00D8775F"/>
    <w:rsid w:val="00D879AF"/>
    <w:rsid w:val="00D920A0"/>
    <w:rsid w:val="00D921FC"/>
    <w:rsid w:val="00D92684"/>
    <w:rsid w:val="00D92A2D"/>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2B81"/>
    <w:rsid w:val="00DE477D"/>
    <w:rsid w:val="00DE6BEC"/>
    <w:rsid w:val="00DF1BAC"/>
    <w:rsid w:val="00DF4038"/>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50933"/>
    <w:rsid w:val="00E50BAD"/>
    <w:rsid w:val="00E50F4F"/>
    <w:rsid w:val="00E5359A"/>
    <w:rsid w:val="00E55F79"/>
    <w:rsid w:val="00E565A1"/>
    <w:rsid w:val="00E577A4"/>
    <w:rsid w:val="00E602E8"/>
    <w:rsid w:val="00E63FD4"/>
    <w:rsid w:val="00E666B1"/>
    <w:rsid w:val="00E67543"/>
    <w:rsid w:val="00E701BC"/>
    <w:rsid w:val="00E70463"/>
    <w:rsid w:val="00E70653"/>
    <w:rsid w:val="00E721E0"/>
    <w:rsid w:val="00E75707"/>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D2863"/>
    <w:rsid w:val="00ED788C"/>
    <w:rsid w:val="00ED7A1D"/>
    <w:rsid w:val="00EE0392"/>
    <w:rsid w:val="00EE0F12"/>
    <w:rsid w:val="00EE5F6C"/>
    <w:rsid w:val="00EE765D"/>
    <w:rsid w:val="00EE7C31"/>
    <w:rsid w:val="00EF22CE"/>
    <w:rsid w:val="00EF296D"/>
    <w:rsid w:val="00EF3D7E"/>
    <w:rsid w:val="00EF4047"/>
    <w:rsid w:val="00EF4E08"/>
    <w:rsid w:val="00EF5055"/>
    <w:rsid w:val="00EF66CC"/>
    <w:rsid w:val="00F02816"/>
    <w:rsid w:val="00F032DD"/>
    <w:rsid w:val="00F0439E"/>
    <w:rsid w:val="00F06B57"/>
    <w:rsid w:val="00F07216"/>
    <w:rsid w:val="00F07A98"/>
    <w:rsid w:val="00F10284"/>
    <w:rsid w:val="00F10605"/>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230A"/>
    <w:rsid w:val="00F94558"/>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39D1"/>
    <w:rsid w:val="00FD3D45"/>
    <w:rsid w:val="00FD7E2A"/>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line="480" w:lineRule="auto"/>
      <w:ind w:left="720" w:hanging="720"/>
    </w:pPr>
    <w:rPr>
      <w:rFonts w:ascii="Calibri" w:eastAsia="Calibri" w:hAnsi="Calibri" w:cs="Calibri"/>
      <w:sz w:val="22"/>
      <w:szCs w:val="22"/>
      <w:lang w:val="en-GB"/>
    </w:rPr>
  </w:style>
  <w:style w:type="paragraph" w:styleId="NormalWeb">
    <w:name w:val="Normal (Web)"/>
    <w:basedOn w:val="Normal"/>
    <w:uiPriority w:val="99"/>
    <w:semiHidden/>
    <w:unhideWhenUsed/>
    <w:rsid w:val="002232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hyperlink" Target="mailto:joanafcf@ua.pt"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26</Pages>
  <Words>22373</Words>
  <Characters>127532</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149606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90</cp:revision>
  <dcterms:created xsi:type="dcterms:W3CDTF">2026-03-16T21:24:00Z</dcterms:created>
  <dcterms:modified xsi:type="dcterms:W3CDTF">2026-03-19T10:02:00Z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ies>
</file>