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C809A7">
      <w:pPr>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proofErr w:type="spellStart"/>
      <w:r w:rsidRPr="000169B9">
        <w:rPr>
          <w:b/>
          <w:bCs/>
          <w:i/>
          <w:iCs/>
          <w:sz w:val="28"/>
          <w:szCs w:val="28"/>
        </w:rPr>
        <w:t>Paracentrotus</w:t>
      </w:r>
      <w:proofErr w:type="spellEnd"/>
      <w:r w:rsidRPr="000169B9">
        <w:rPr>
          <w:b/>
          <w:bCs/>
          <w:i/>
          <w:iCs/>
          <w:sz w:val="28"/>
          <w:szCs w:val="28"/>
        </w:rPr>
        <w:t xml:space="preserve"> lividus</w:t>
      </w:r>
    </w:p>
    <w:p w14:paraId="00000023" w14:textId="769D704B" w:rsidR="00F1663E" w:rsidRPr="001D07D9" w:rsidRDefault="00275014" w:rsidP="00260BFA">
      <w:pPr>
        <w:pStyle w:val="Heading1"/>
        <w:spacing w:line="276" w:lineRule="auto"/>
        <w:ind w:left="720"/>
        <w:jc w:val="both"/>
        <w:rPr>
          <w:rFonts w:ascii="Times New Roman" w:eastAsia="Arial" w:hAnsi="Times New Roman" w:cs="Times New Roman"/>
          <w:sz w:val="24"/>
          <w:szCs w:val="24"/>
          <w:rPrChange w:id="0" w:author="METIAN, Marc" w:date="2026-03-24T13:43:00Z" w16du:dateUtc="2026-03-24T12:43:00Z">
            <w:rPr>
              <w:rFonts w:eastAsia="Arial"/>
              <w:sz w:val="24"/>
              <w:szCs w:val="24"/>
            </w:rPr>
          </w:rPrChange>
        </w:rPr>
      </w:pPr>
      <w:r w:rsidRPr="001D07D9">
        <w:rPr>
          <w:rFonts w:ascii="Times New Roman" w:eastAsia="Arial" w:hAnsi="Times New Roman" w:cs="Times New Roman"/>
          <w:sz w:val="24"/>
          <w:szCs w:val="24"/>
          <w:rPrChange w:id="1" w:author="METIAN, Marc" w:date="2026-03-24T13:43:00Z" w16du:dateUtc="2026-03-24T12:43:00Z">
            <w:rPr>
              <w:rFonts w:eastAsia="Arial"/>
              <w:sz w:val="24"/>
              <w:szCs w:val="24"/>
            </w:rPr>
          </w:rPrChange>
        </w:rPr>
        <w:t xml:space="preserve">Abstract </w:t>
      </w:r>
    </w:p>
    <w:p w14:paraId="00000024" w14:textId="79691F89" w:rsidR="00F1663E" w:rsidRPr="001D07D9" w:rsidRDefault="00275014" w:rsidP="007F30A3">
      <w:pPr>
        <w:pStyle w:val="Heading1"/>
        <w:numPr>
          <w:ilvl w:val="0"/>
          <w:numId w:val="3"/>
        </w:numPr>
        <w:spacing w:line="276" w:lineRule="auto"/>
        <w:jc w:val="both"/>
        <w:rPr>
          <w:rFonts w:ascii="Times New Roman" w:eastAsia="Arial" w:hAnsi="Times New Roman" w:cs="Times New Roman"/>
          <w:sz w:val="24"/>
          <w:szCs w:val="24"/>
          <w:rPrChange w:id="2" w:author="METIAN, Marc" w:date="2026-03-24T13:43:00Z" w16du:dateUtc="2026-03-24T12:43:00Z">
            <w:rPr>
              <w:rFonts w:eastAsia="Arial"/>
              <w:sz w:val="24"/>
              <w:szCs w:val="24"/>
            </w:rPr>
          </w:rPrChange>
        </w:rPr>
      </w:pPr>
      <w:bookmarkStart w:id="3" w:name="_heading=h.rziiz1pwj21j" w:colFirst="0" w:colLast="0"/>
      <w:bookmarkEnd w:id="3"/>
      <w:r w:rsidRPr="001D07D9">
        <w:rPr>
          <w:rFonts w:ascii="Times New Roman" w:eastAsia="Arial" w:hAnsi="Times New Roman" w:cs="Times New Roman"/>
          <w:sz w:val="24"/>
          <w:szCs w:val="24"/>
          <w:rPrChange w:id="4" w:author="METIAN, Marc" w:date="2026-03-24T13:43:00Z" w16du:dateUtc="2026-03-24T12:43:00Z">
            <w:rPr>
              <w:rFonts w:eastAsia="Arial"/>
              <w:sz w:val="24"/>
              <w:szCs w:val="24"/>
            </w:rPr>
          </w:rPrChange>
        </w:rPr>
        <w:t>Introduction</w:t>
      </w:r>
    </w:p>
    <w:p w14:paraId="7ECFB175" w14:textId="4C1EF7CD" w:rsidR="00C809A7" w:rsidRPr="000169B9" w:rsidRDefault="00275014">
      <w:pPr>
        <w:spacing w:line="276" w:lineRule="auto"/>
        <w:jc w:val="both"/>
        <w:rPr>
          <w:rFonts w:eastAsia="Arial"/>
        </w:rPr>
      </w:pPr>
      <w:r w:rsidRPr="000169B9">
        <w:rPr>
          <w:rFonts w:eastAsia="Arial"/>
        </w:rPr>
        <w:t xml:space="preserve">Anthropogenic </w:t>
      </w:r>
      <w:r w:rsidR="00C809A7" w:rsidRPr="000169B9">
        <w:rPr>
          <w:rFonts w:eastAsia="Arial"/>
        </w:rPr>
        <w:t xml:space="preserve">activities lead to ocean </w:t>
      </w:r>
      <w:r w:rsidRPr="000169B9">
        <w:rPr>
          <w:rFonts w:eastAsia="Arial"/>
        </w:rPr>
        <w:t>changes in a host of environmental drivers threaten</w:t>
      </w:r>
      <w:r w:rsidR="00C809A7" w:rsidRPr="000169B9">
        <w:rPr>
          <w:rFonts w:eastAsia="Arial"/>
        </w:rPr>
        <w:t>ing</w:t>
      </w:r>
      <w:r w:rsidRPr="000169B9">
        <w:rPr>
          <w:rFonts w:eastAsia="Arial"/>
        </w:rPr>
        <w:t xml:space="preserve"> ecosystems worldwide</w:t>
      </w:r>
      <w:r w:rsidR="00397B19" w:rsidRPr="000169B9">
        <w:rPr>
          <w:rFonts w:eastAsia="Arial"/>
        </w:rPr>
        <w:t xml:space="preserve"> </w:t>
      </w:r>
      <w:r w:rsidR="00881F5F" w:rsidRPr="000169B9">
        <w:rPr>
          <w:rFonts w:eastAsia="Arial"/>
        </w:rPr>
        <w:fldChar w:fldCharType="begin"/>
      </w:r>
      <w:r w:rsidR="00397B19" w:rsidRPr="000169B9">
        <w:rPr>
          <w:rFonts w:eastAsia="Arial"/>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rPr>
        <w:fldChar w:fldCharType="separate"/>
      </w:r>
      <w:r w:rsidR="00397B19" w:rsidRPr="000169B9">
        <w:t>(Pörtner et al., 2021)</w:t>
      </w:r>
      <w:r w:rsidR="00881F5F" w:rsidRPr="000169B9">
        <w:rPr>
          <w:rFonts w:eastAsia="Arial"/>
        </w:rPr>
        <w:fldChar w:fldCharType="end"/>
      </w:r>
      <w:r w:rsidR="002C423E" w:rsidRPr="000169B9">
        <w:rPr>
          <w:rFonts w:eastAsia="Arial"/>
        </w:rPr>
        <w:t xml:space="preserve">. </w:t>
      </w:r>
      <w:r w:rsidR="00BB1AF9" w:rsidRPr="000169B9">
        <w:rPr>
          <w:rFonts w:eastAsia="Arial"/>
        </w:rPr>
        <w:t xml:space="preserve">These threats include </w:t>
      </w:r>
      <w:r w:rsidR="00BB1AF9" w:rsidRPr="000169B9">
        <w:rPr>
          <w:rFonts w:eastAsia="Arial"/>
          <w:bCs/>
        </w:rPr>
        <w:t>global changes</w:t>
      </w:r>
      <w:r w:rsidR="00BB1AF9" w:rsidRPr="000169B9">
        <w:rPr>
          <w:rFonts w:eastAsia="Arial"/>
        </w:rPr>
        <w:t xml:space="preserve"> such as ocean warming (OW) and acidification (OA), compounded by </w:t>
      </w:r>
      <w:r w:rsidR="00BB1AF9" w:rsidRPr="000169B9">
        <w:rPr>
          <w:rFonts w:eastAsia="Arial"/>
          <w:bCs/>
        </w:rPr>
        <w:t>local changes</w:t>
      </w:r>
      <w:r w:rsidR="00BB1AF9" w:rsidRPr="000169B9">
        <w:rPr>
          <w:rFonts w:eastAsia="Arial"/>
        </w:rPr>
        <w:t xml:space="preserve"> such as pollution, habitat destruction, and resource over-exploitation</w:t>
      </w:r>
      <w:r w:rsidR="00CF5C21">
        <w:rPr>
          <w:rFonts w:eastAsia="Arial"/>
        </w:rPr>
        <w:t xml:space="preserve"> </w:t>
      </w:r>
      <w:r w:rsidR="00471EA6">
        <w:rPr>
          <w:rFonts w:eastAsia="Arial"/>
        </w:rPr>
        <w:fldChar w:fldCharType="begin"/>
      </w:r>
      <w:r w:rsidR="00CF5C21">
        <w:rPr>
          <w:rFonts w:eastAsia="Arial"/>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rPr>
        <w:fldChar w:fldCharType="separate"/>
      </w:r>
      <w:r w:rsidR="00CF5C21">
        <w:rPr>
          <w:rFonts w:eastAsia="Arial"/>
          <w:noProof/>
        </w:rPr>
        <w:t>(Boyd et al., 2018; IPCC, 2014)</w:t>
      </w:r>
      <w:r w:rsidR="00471EA6">
        <w:rPr>
          <w:rFonts w:eastAsia="Arial"/>
        </w:rPr>
        <w:fldChar w:fldCharType="end"/>
      </w:r>
      <w:r w:rsidR="00CF5C21">
        <w:rPr>
          <w:rFonts w:eastAsia="Arial"/>
        </w:rPr>
        <w:t xml:space="preserve">. </w:t>
      </w:r>
      <w:r w:rsidR="00BB1AF9" w:rsidRPr="000169B9">
        <w:rPr>
          <w:rFonts w:eastAsia="Arial"/>
        </w:rPr>
        <w:t xml:space="preserve">Understanding and resolving the cumulative impact of </w:t>
      </w:r>
      <w:r w:rsidR="00BB1AF9" w:rsidRPr="000169B9">
        <w:rPr>
          <w:rFonts w:eastAsia="Arial"/>
          <w:bCs/>
        </w:rPr>
        <w:t xml:space="preserve">multiple </w:t>
      </w:r>
      <w:r w:rsidR="00B60FB3">
        <w:rPr>
          <w:rFonts w:eastAsia="Arial"/>
          <w:bCs/>
        </w:rPr>
        <w:t>driver</w:t>
      </w:r>
      <w:r w:rsidR="00CF5C21">
        <w:rPr>
          <w:rFonts w:eastAsia="Arial"/>
          <w:bCs/>
        </w:rPr>
        <w:t>s</w:t>
      </w:r>
      <w:r w:rsidR="00BB1AF9" w:rsidRPr="000169B9">
        <w:rPr>
          <w:rFonts w:eastAsia="Arial"/>
        </w:rPr>
        <w:t xml:space="preserve"> is one of the UN Decade’s main challenges. Multiple </w:t>
      </w:r>
      <w:r w:rsidR="00B60FB3">
        <w:rPr>
          <w:rFonts w:eastAsia="Arial"/>
        </w:rPr>
        <w:t>drivers</w:t>
      </w:r>
      <w:r w:rsidR="00BB1AF9" w:rsidRPr="000169B9">
        <w:rPr>
          <w:rFonts w:eastAsia="Arial"/>
        </w:rPr>
        <w:t xml:space="preserve"> act simultaneously and often combine in non-linear ways, producing outcomes that are more severe and complex than from individual </w:t>
      </w:r>
      <w:r w:rsidR="00B60FB3">
        <w:rPr>
          <w:rFonts w:eastAsia="Arial"/>
        </w:rPr>
        <w:t>drivers</w:t>
      </w:r>
      <w:r w:rsidR="00BB1AF9" w:rsidRPr="000169B9">
        <w:rPr>
          <w:rFonts w:eastAsia="Arial"/>
        </w:rPr>
        <w:t xml:space="preserve"> alone. These aspects are neglected in the tools currently used for management and policy. The main reason is the lack of scientific understanding of the cumulative biological impact of multiple </w:t>
      </w:r>
      <w:r w:rsidR="00B60FB3">
        <w:rPr>
          <w:rFonts w:eastAsia="Arial"/>
        </w:rPr>
        <w:t>drivers</w:t>
      </w:r>
      <w:r w:rsidR="00BB1AF9" w:rsidRPr="000169B9">
        <w:rPr>
          <w:rFonts w:eastAsia="Arial"/>
        </w:rPr>
        <w:t xml:space="preserve"> due to conceptual and technical complexities. Therefore, these tools strongly underestimate the impacts</w:t>
      </w:r>
      <w:r w:rsidR="00BB1AF9" w:rsidRPr="000169B9">
        <w:rPr>
          <w:rFonts w:eastAsia="Arial"/>
          <w:b/>
          <w:bCs/>
        </w:rPr>
        <w:t xml:space="preserve">, </w:t>
      </w:r>
      <w:r w:rsidR="00BB1AF9" w:rsidRPr="000169B9">
        <w:rPr>
          <w:rFonts w:eastAsia="Arial"/>
        </w:rPr>
        <w:t>with the risk of measures that are not drastic enough to ensure a sustainable and healthy ocean.</w:t>
      </w:r>
    </w:p>
    <w:p w14:paraId="00000027" w14:textId="07C6503A" w:rsidR="00F1663E" w:rsidRPr="00CC1060" w:rsidRDefault="00CC1060">
      <w:pPr>
        <w:pStyle w:val="NormalWeb"/>
        <w:jc w:val="both"/>
        <w:rPr>
          <w:rPrChange w:id="5" w:author="Mirko Mutalipassi" w:date="2026-03-20T09:28:00Z" w16du:dateUtc="2026-03-20T08:28:00Z">
            <w:rPr>
              <w:rFonts w:eastAsia="Arial"/>
            </w:rPr>
          </w:rPrChange>
        </w:rPr>
        <w:pPrChange w:id="6" w:author="Mirko Mutalipassi" w:date="2026-03-20T09:33:00Z" w16du:dateUtc="2026-03-20T08:33:00Z">
          <w:pPr>
            <w:spacing w:line="276" w:lineRule="auto"/>
            <w:jc w:val="both"/>
          </w:pPr>
        </w:pPrChange>
      </w:pPr>
      <w:commentRangeStart w:id="7"/>
      <w:ins w:id="8" w:author="Mirko Mutalipassi" w:date="2026-03-20T09:27:00Z" w16du:dateUtc="2026-03-20T08:27:00Z">
        <w:r>
          <w:t xml:space="preserve">Experimental studies addressing the biological effects of single drivers and their combined impacts have increased rapidly in recent years </w:t>
        </w:r>
      </w:ins>
      <w:del w:id="9" w:author="Mirko Mutalipassi" w:date="2026-03-20T09:27:00Z" w16du:dateUtc="2026-03-20T08:27:00Z">
        <w:r w:rsidR="00BB1AF9" w:rsidRPr="000169B9" w:rsidDel="00CC1060">
          <w:rPr>
            <w:rFonts w:eastAsia="Arial"/>
          </w:rPr>
          <w:delText xml:space="preserve">Experimental studies on the biological impacts of the exposure to single drivers, and their combined effects has been the subject of many recent studies </w:delText>
        </w:r>
      </w:del>
      <w:r w:rsidR="00A77FF8" w:rsidRPr="000169B9">
        <w:rPr>
          <w:rFonts w:eastAsia="Arial"/>
        </w:rPr>
        <w:fldChar w:fldCharType="begin"/>
      </w:r>
      <w:r w:rsidR="0040114B">
        <w:rPr>
          <w:rFonts w:eastAsia="Arial"/>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A77FF8" w:rsidRPr="000169B9">
        <w:rPr>
          <w:rFonts w:eastAsia="Arial"/>
        </w:rPr>
        <w:fldChar w:fldCharType="separate"/>
      </w:r>
      <w:r w:rsidR="00FF3753" w:rsidRPr="000169B9">
        <w:rPr>
          <w:rFonts w:eastAsia="Arial"/>
          <w:noProof/>
        </w:rPr>
        <w:t>(</w:t>
      </w:r>
      <w:r w:rsidR="00FF3753" w:rsidRPr="000169B9">
        <w:rPr>
          <w:rFonts w:eastAsia="Arial"/>
        </w:rPr>
        <w:t xml:space="preserve">for a review, see </w:t>
      </w:r>
      <w:r w:rsidR="00FF3753" w:rsidRPr="000169B9">
        <w:rPr>
          <w:rFonts w:eastAsia="Arial"/>
          <w:noProof/>
        </w:rPr>
        <w:t>Boyd et al., 2018)</w:t>
      </w:r>
      <w:r w:rsidR="00A77FF8" w:rsidRPr="000169B9">
        <w:rPr>
          <w:rFonts w:eastAsia="Arial"/>
        </w:rPr>
        <w:fldChar w:fldCharType="end"/>
      </w:r>
      <w:r w:rsidR="00FF3753" w:rsidRPr="000169B9">
        <w:rPr>
          <w:rFonts w:eastAsia="Arial"/>
        </w:rPr>
        <w:t>.</w:t>
      </w:r>
      <w:r w:rsidR="00BB1AF9" w:rsidRPr="000169B9">
        <w:rPr>
          <w:rFonts w:eastAsia="Arial"/>
        </w:rPr>
        <w:t xml:space="preserve"> </w:t>
      </w:r>
      <w:ins w:id="10" w:author="Mirko Mutalipassi" w:date="2026-03-20T09:28:00Z" w16du:dateUtc="2026-03-20T08:28:00Z">
        <w:r>
          <w:t xml:space="preserve">Most attempts to resolve the effects of global and local drivers still rely on scenario-based cross designs, typically comparing present-day and future conditions. Although widely used, these designs have important limitations. </w:t>
        </w:r>
        <w:proofErr w:type="gramStart"/>
        <w:r>
          <w:t>In particular, they</w:t>
        </w:r>
        <w:proofErr w:type="gramEnd"/>
        <w:r>
          <w:t xml:space="preserve"> often do not resolve the shape of the response curve for each driver and therefore provide only limited information on whether combined effects are truly additive, antagonistic, or synergistic. As a result, statistical interaction is often treated as equivalent to biological interaction, even though the two are not necessarily the same </w:t>
        </w:r>
        <w:r>
          <w:rPr>
            <w:lang w:val="it-IT"/>
          </w:rPr>
          <w:t xml:space="preserve"> </w:t>
        </w:r>
      </w:ins>
      <w:del w:id="11" w:author="Mirko Mutalipassi" w:date="2026-03-20T09:28:00Z" w16du:dateUtc="2026-03-20T08:28:00Z">
        <w:r w:rsidR="00737921" w:rsidRPr="000169B9" w:rsidDel="00CC1060">
          <w:rPr>
            <w:rFonts w:eastAsia="Arial"/>
          </w:rPr>
          <w:delText xml:space="preserve">At present, attempts to resolve the impact of global and local </w:delText>
        </w:r>
        <w:r w:rsidR="00B60FB3" w:rsidDel="00CC1060">
          <w:rPr>
            <w:rFonts w:eastAsia="Arial"/>
          </w:rPr>
          <w:delText>drivers</w:delText>
        </w:r>
        <w:r w:rsidR="00737921" w:rsidRPr="000169B9" w:rsidDel="00CC1060">
          <w:rPr>
            <w:rFonts w:eastAsia="Arial"/>
          </w:rPr>
          <w:delText xml:space="preserve"> are </w:delText>
        </w:r>
        <w:r w:rsidR="00BC6018" w:rsidRPr="000169B9" w:rsidDel="00CC1060">
          <w:rPr>
            <w:rFonts w:eastAsia="Arial"/>
          </w:rPr>
          <w:delText xml:space="preserve">mostly </w:delText>
        </w:r>
        <w:r w:rsidR="00737921" w:rsidRPr="000169B9" w:rsidDel="00CC1060">
          <w:rPr>
            <w:rFonts w:eastAsia="Arial"/>
          </w:rPr>
          <w:delText xml:space="preserve">performed using scenario-based cross-design experiments. These do not allow identifying non-linear effects or interactions and statistical interactions are often confused with </w:delText>
        </w:r>
        <w:r w:rsidR="00B60FB3" w:rsidDel="00CC1060">
          <w:rPr>
            <w:rFonts w:eastAsia="Arial"/>
          </w:rPr>
          <w:delText>driver</w:delText>
        </w:r>
        <w:r w:rsidR="00737921" w:rsidRPr="000169B9" w:rsidDel="00CC1060">
          <w:rPr>
            <w:rFonts w:eastAsia="Arial"/>
          </w:rPr>
          <w:delText xml:space="preserve"> interactions</w:delText>
        </w:r>
        <w:r w:rsidR="00BE357D" w:rsidRPr="000169B9" w:rsidDel="00CC1060">
          <w:rPr>
            <w:rFonts w:eastAsia="Arial"/>
          </w:rPr>
          <w:delText xml:space="preserve"> </w:delText>
        </w:r>
      </w:del>
      <w:r w:rsidR="00BE357D" w:rsidRPr="000169B9">
        <w:rPr>
          <w:rFonts w:eastAsia="Arial"/>
        </w:rPr>
        <w:fldChar w:fldCharType="begin"/>
      </w:r>
      <w:r w:rsidR="00A861CF" w:rsidRPr="000169B9">
        <w:rPr>
          <w:rFonts w:eastAsia="Arial"/>
        </w:rPr>
        <w:instrText xml:space="preserve"> ADDIN ZOTERO_ITEM CSL_CITATION {"citationID":"f7jIRymA","properties":{"formattedCitation":"(Boyd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BE357D" w:rsidRPr="000169B9">
        <w:rPr>
          <w:rFonts w:eastAsia="Arial"/>
        </w:rPr>
        <w:fldChar w:fldCharType="separate"/>
      </w:r>
      <w:r w:rsidR="00A861CF" w:rsidRPr="000169B9">
        <w:rPr>
          <w:rFonts w:eastAsia="Arial"/>
          <w:noProof/>
        </w:rPr>
        <w:t>(Boyd et al., 2018)</w:t>
      </w:r>
      <w:r w:rsidR="00BE357D" w:rsidRPr="000169B9">
        <w:rPr>
          <w:rFonts w:eastAsia="Arial"/>
        </w:rPr>
        <w:fldChar w:fldCharType="end"/>
      </w:r>
      <w:commentRangeStart w:id="12"/>
      <w:r w:rsidR="00A861CF" w:rsidRPr="000169B9">
        <w:rPr>
          <w:rFonts w:eastAsia="Arial"/>
        </w:rPr>
        <w:t>.</w:t>
      </w:r>
      <w:commentRangeEnd w:id="12"/>
      <w:r w:rsidRPr="000169B9">
        <w:rPr>
          <w:rStyle w:val="CommentReference"/>
          <w:rFonts w:eastAsia="Arial"/>
          <w:sz w:val="24"/>
          <w:szCs w:val="24"/>
        </w:rPr>
        <w:commentReference w:id="12"/>
      </w:r>
      <w:r w:rsidR="00A861CF" w:rsidRPr="000169B9">
        <w:rPr>
          <w:rFonts w:eastAsia="Arial"/>
        </w:rPr>
        <w:t xml:space="preserve"> </w:t>
      </w:r>
      <w:ins w:id="13" w:author="Mirko Mutalipassi" w:date="2026-03-20T09:28:00Z" w16du:dateUtc="2026-03-20T08:28:00Z">
        <w:r>
          <w:t>This distinction is critical because non-linear responses can generate apparent interaction patterns even when drivers combine additively on the underlying biological performance curve. Consequently, the nature of combined effects reported across studies often varies widely and may partly reflect differences in experimental design and interpretation rather than true mechanistic differences among systems</w:t>
        </w:r>
        <w:r>
          <w:rPr>
            <w:lang w:val="it-IT"/>
          </w:rPr>
          <w:t xml:space="preserve"> </w:t>
        </w:r>
      </w:ins>
      <w:del w:id="14" w:author="Mirko Mutalipassi" w:date="2026-03-20T09:28:00Z" w16du:dateUtc="2026-03-20T08:28:00Z">
        <w:r w:rsidR="006B32C9" w:rsidRPr="000169B9" w:rsidDel="00CC1060">
          <w:rPr>
            <w:rFonts w:eastAsia="Arial"/>
          </w:rPr>
          <w:delText>Therefore</w:delText>
        </w:r>
        <w:r w:rsidR="00BC6018" w:rsidRPr="000169B9" w:rsidDel="00CC1060">
          <w:rPr>
            <w:rFonts w:eastAsia="Arial"/>
          </w:rPr>
          <w:delText>, the reported</w:delText>
        </w:r>
        <w:r w:rsidR="00BB1AF9" w:rsidRPr="000169B9" w:rsidDel="00CC1060">
          <w:rPr>
            <w:rFonts w:eastAsia="Arial"/>
          </w:rPr>
          <w:delText xml:space="preserve"> nature of interaction</w:delText>
        </w:r>
        <w:r w:rsidR="00BC6018" w:rsidRPr="000169B9" w:rsidDel="00CC1060">
          <w:rPr>
            <w:rFonts w:eastAsia="Arial"/>
          </w:rPr>
          <w:delText xml:space="preserve"> and combined effects</w:delText>
        </w:r>
        <w:r w:rsidR="00BB1AF9" w:rsidRPr="000169B9" w:rsidDel="00CC1060">
          <w:rPr>
            <w:rFonts w:eastAsia="Arial"/>
          </w:rPr>
          <w:delText xml:space="preserve"> varies between studies and</w:delText>
        </w:r>
        <w:r w:rsidR="00D770D1" w:rsidRPr="000169B9" w:rsidDel="00CC1060">
          <w:rPr>
            <w:rFonts w:eastAsia="Arial"/>
          </w:rPr>
          <w:delText xml:space="preserve"> is</w:delText>
        </w:r>
        <w:r w:rsidR="00BB1AF9" w:rsidRPr="000169B9" w:rsidDel="00CC1060">
          <w:rPr>
            <w:rFonts w:eastAsia="Arial"/>
          </w:rPr>
          <w:delText xml:space="preserve"> </w:delText>
        </w:r>
        <w:r w:rsidR="00BC6018" w:rsidRPr="000169B9" w:rsidDel="00CC1060">
          <w:rPr>
            <w:rFonts w:eastAsia="Arial"/>
          </w:rPr>
          <w:delText>often based on misconceptions</w:delText>
        </w:r>
        <w:r w:rsidR="00BB1AF9" w:rsidRPr="000169B9" w:rsidDel="00CC1060">
          <w:rPr>
            <w:rFonts w:eastAsia="Arial"/>
          </w:rPr>
          <w:delText xml:space="preserve"> </w:delText>
        </w:r>
      </w:del>
      <w:r w:rsidR="00A861CF" w:rsidRPr="000169B9">
        <w:rPr>
          <w:rFonts w:eastAsia="Arial"/>
        </w:rPr>
        <w:fldChar w:fldCharType="begin"/>
      </w:r>
      <w:r w:rsidR="0040114B">
        <w:rPr>
          <w:rFonts w:eastAsia="Arial"/>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examining relative rather than absolute responses – is critical for ensuring that any interaction measure is independent of the strength of single-stressor effects. In contrast, non-rescaled measures – like ANOVA – ﬁnd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ﬁnd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A861CF" w:rsidRPr="000169B9">
        <w:rPr>
          <w:rFonts w:eastAsia="Arial"/>
        </w:rPr>
        <w:fldChar w:fldCharType="separate"/>
      </w:r>
      <w:r w:rsidR="0095538A" w:rsidRPr="000169B9">
        <w:rPr>
          <w:rFonts w:eastAsia="Arial"/>
          <w:noProof/>
        </w:rPr>
        <w:t>(</w:t>
      </w:r>
      <w:r w:rsidR="0095538A" w:rsidRPr="000169B9">
        <w:rPr>
          <w:rFonts w:eastAsia="Arial"/>
        </w:rPr>
        <w:t xml:space="preserve">see </w:t>
      </w:r>
      <w:r w:rsidR="0095538A" w:rsidRPr="000169B9">
        <w:rPr>
          <w:rFonts w:eastAsia="Arial"/>
          <w:noProof/>
        </w:rPr>
        <w:t>Crain et al., 2008; Stockbridge et al., 2020; Tekin et al., 2020</w:t>
      </w:r>
      <w:r w:rsidR="00D82227">
        <w:rPr>
          <w:rFonts w:eastAsia="Arial"/>
          <w:noProof/>
        </w:rPr>
        <w:t xml:space="preserve"> </w:t>
      </w:r>
      <w:r w:rsidR="00D82227" w:rsidRPr="000169B9">
        <w:rPr>
          <w:rFonts w:eastAsia="Arial"/>
        </w:rPr>
        <w:t>for contrasting reported interactions</w:t>
      </w:r>
      <w:r w:rsidR="0095538A" w:rsidRPr="000169B9">
        <w:rPr>
          <w:rFonts w:eastAsia="Arial"/>
          <w:noProof/>
        </w:rPr>
        <w:t>)</w:t>
      </w:r>
      <w:r w:rsidR="00A861CF" w:rsidRPr="000169B9">
        <w:rPr>
          <w:rFonts w:eastAsia="Arial"/>
        </w:rPr>
        <w:fldChar w:fldCharType="end"/>
      </w:r>
      <w:r w:rsidR="00BB1AF9" w:rsidRPr="000169B9">
        <w:rPr>
          <w:rFonts w:eastAsia="Arial"/>
        </w:rPr>
        <w:t xml:space="preserve">. </w:t>
      </w:r>
      <w:commentRangeEnd w:id="7"/>
      <w:r w:rsidRPr="00CC1060">
        <w:rPr>
          <w:rStyle w:val="CommentReference"/>
          <w:sz w:val="24"/>
          <w:szCs w:val="24"/>
          <w:rPrChange w:id="15" w:author="Mirko Mutalipassi" w:date="2026-03-20T09:28:00Z" w16du:dateUtc="2026-03-20T08:28:00Z">
            <w:rPr>
              <w:rStyle w:val="CommentReference"/>
              <w:rFonts w:eastAsia="Arial"/>
              <w:sz w:val="24"/>
              <w:szCs w:val="24"/>
            </w:rPr>
          </w:rPrChange>
        </w:rPr>
        <w:commentReference w:id="7"/>
      </w:r>
    </w:p>
    <w:p w14:paraId="00000028" w14:textId="277728D0" w:rsidR="00F1663E" w:rsidRPr="000169B9" w:rsidRDefault="00FA108C">
      <w:pPr>
        <w:spacing w:line="276" w:lineRule="auto"/>
        <w:jc w:val="both"/>
        <w:rPr>
          <w:rFonts w:eastAsia="Arial"/>
        </w:rPr>
      </w:pPr>
      <w:r w:rsidRPr="000169B9">
        <w:rPr>
          <w:rFonts w:eastAsia="Arial"/>
        </w:rPr>
        <w:t xml:space="preserve">Resolving the biological effects of temperature </w:t>
      </w:r>
      <w:r w:rsidR="0095538A" w:rsidRPr="000169B9">
        <w:rPr>
          <w:rFonts w:eastAsia="Arial"/>
        </w:rPr>
        <w:fldChar w:fldCharType="begin"/>
      </w:r>
      <w:r w:rsidR="008A4F72" w:rsidRPr="000169B9">
        <w:rPr>
          <w:rFonts w:eastAsia="Arial"/>
        </w:rPr>
        <w:instrText xml:space="preserve"> ADDIN ZOTERO_ITEM CSL_CITATION {"citationID":"A6Epk6wS","properties":{"formattedCitation":"(Byrne et al., 2022)","plainCitation":"(Byrne et al., 2022)","noteIndex":0},"citationItems":[{"id":415,"uris":["http://zotero.org/users/9330120/items/SDYLDBQ4"],"itemData":{"id":415,"type":"article-journal","abstract":"For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rPr>
        <w:fldChar w:fldCharType="separate"/>
      </w:r>
      <w:r w:rsidR="008A4F72" w:rsidRPr="000169B9">
        <w:rPr>
          <w:rFonts w:eastAsia="Arial"/>
          <w:noProof/>
        </w:rPr>
        <w:t>(Byrne et al., 2022)</w:t>
      </w:r>
      <w:r w:rsidR="0095538A" w:rsidRPr="000169B9">
        <w:rPr>
          <w:rFonts w:eastAsia="Arial"/>
        </w:rPr>
        <w:fldChar w:fldCharType="end"/>
      </w:r>
      <w:r w:rsidR="008A4F72" w:rsidRPr="000169B9">
        <w:rPr>
          <w:rFonts w:eastAsia="Arial"/>
        </w:rPr>
        <w:t xml:space="preserve"> </w:t>
      </w:r>
      <w:r w:rsidRPr="000169B9">
        <w:rPr>
          <w:rFonts w:eastAsia="Arial"/>
        </w:rPr>
        <w:t>and pH (</w:t>
      </w:r>
      <w:commentRangeStart w:id="16"/>
      <w:commentRangeStart w:id="17"/>
      <w:proofErr w:type="spellStart"/>
      <w:r w:rsidRPr="000169B9">
        <w:rPr>
          <w:rFonts w:eastAsia="Arial"/>
        </w:rPr>
        <w:t>Caiollon</w:t>
      </w:r>
      <w:proofErr w:type="spellEnd"/>
      <w:r w:rsidRPr="000169B9">
        <w:rPr>
          <w:rFonts w:eastAsia="Arial"/>
        </w:rPr>
        <w:t xml:space="preserve"> et al., 2023)</w:t>
      </w:r>
      <w:commentRangeEnd w:id="16"/>
      <w:r w:rsidR="004A0197" w:rsidRPr="000169B9">
        <w:rPr>
          <w:rStyle w:val="CommentReference"/>
          <w:rFonts w:eastAsia="Arial"/>
          <w:sz w:val="24"/>
          <w:szCs w:val="24"/>
        </w:rPr>
        <w:commentReference w:id="16"/>
      </w:r>
      <w:commentRangeEnd w:id="17"/>
      <w:r w:rsidR="001D07D9">
        <w:rPr>
          <w:rStyle w:val="CommentReference"/>
          <w:rFonts w:ascii="Calibri" w:eastAsia="Calibri" w:hAnsi="Calibri" w:cs="Calibri"/>
          <w:lang w:val="en-GB"/>
        </w:rPr>
        <w:commentReference w:id="17"/>
      </w:r>
      <w:r w:rsidRPr="000169B9">
        <w:rPr>
          <w:rFonts w:eastAsia="Arial"/>
        </w:rPr>
        <w:t xml:space="preserve">, alone or in combination, are highly relevant for global change studies. Their </w:t>
      </w:r>
      <w:proofErr w:type="gramStart"/>
      <w:r w:rsidRPr="000169B9">
        <w:rPr>
          <w:rFonts w:eastAsia="Arial"/>
        </w:rPr>
        <w:lastRenderedPageBreak/>
        <w:t>response</w:t>
      </w:r>
      <w:proofErr w:type="gramEnd"/>
      <w:r w:rsidRPr="000169B9">
        <w:rPr>
          <w:rFonts w:eastAsia="Arial"/>
        </w:rPr>
        <w:t xml:space="preserve"> curves over a large gradient are commonly unimodal. Different dose-response curves are traditionally observed for toxicants. For example, lithium from industry and pharmaceuticals are running off into the marine environment and is a concern especially in urbanized coastal areas </w:t>
      </w:r>
      <w:r w:rsidR="007B463A" w:rsidRPr="000169B9">
        <w:rPr>
          <w:rFonts w:eastAsia="Arial"/>
        </w:rPr>
        <w:fldChar w:fldCharType="begin"/>
      </w:r>
      <w:r w:rsidR="00D921FC" w:rsidRPr="000169B9">
        <w:rPr>
          <w:rFonts w:eastAsia="Arial"/>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007B463A" w:rsidRPr="000169B9">
        <w:rPr>
          <w:rFonts w:eastAsia="Arial"/>
        </w:rPr>
        <w:fldChar w:fldCharType="separate"/>
      </w:r>
      <w:r w:rsidR="00D921FC" w:rsidRPr="000169B9">
        <w:rPr>
          <w:rFonts w:eastAsia="Arial"/>
          <w:noProof/>
        </w:rPr>
        <w:t>(Ruocco et al., 2016)</w:t>
      </w:r>
      <w:r w:rsidR="007B463A" w:rsidRPr="000169B9">
        <w:rPr>
          <w:rFonts w:eastAsia="Arial"/>
        </w:rPr>
        <w:fldChar w:fldCharType="end"/>
      </w:r>
      <w:r w:rsidRPr="000169B9">
        <w:rPr>
          <w:rFonts w:eastAsia="Arial"/>
        </w:rPr>
        <w:t>. Response curves over toxicant gradients are often described as sigmoidal, with thresholds below which adverse effects are not expected to occur</w:t>
      </w:r>
      <w:r w:rsidR="00D921FC" w:rsidRPr="000169B9">
        <w:rPr>
          <w:rFonts w:eastAsia="Arial"/>
        </w:rPr>
        <w:t xml:space="preserve"> </w:t>
      </w:r>
      <w:r w:rsidR="00D921FC" w:rsidRPr="000169B9">
        <w:rPr>
          <w:rFonts w:eastAsia="Arial"/>
        </w:rPr>
        <w:fldChar w:fldCharType="begin"/>
      </w:r>
      <w:r w:rsidR="005031DC" w:rsidRPr="000169B9">
        <w:rPr>
          <w:rFonts w:eastAsia="Arial"/>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rPr>
        <w:fldChar w:fldCharType="separate"/>
      </w:r>
      <w:r w:rsidR="005031DC" w:rsidRPr="000169B9">
        <w:rPr>
          <w:rFonts w:eastAsia="Arial"/>
          <w:noProof/>
        </w:rPr>
        <w:t>(Bellas, 2008; Morroni et al., 2023; Philibert et al., 2021)</w:t>
      </w:r>
      <w:r w:rsidR="00D921FC" w:rsidRPr="000169B9">
        <w:rPr>
          <w:rFonts w:eastAsia="Arial"/>
        </w:rPr>
        <w:fldChar w:fldCharType="end"/>
      </w:r>
      <w:r w:rsidR="005031DC" w:rsidRPr="000169B9">
        <w:rPr>
          <w:rFonts w:eastAsia="Arial"/>
        </w:rPr>
        <w:t xml:space="preserve">. </w:t>
      </w:r>
    </w:p>
    <w:p w14:paraId="00000029" w14:textId="2911A0D8" w:rsidR="00F1663E" w:rsidRPr="000169B9" w:rsidRDefault="001D07D9">
      <w:pPr>
        <w:spacing w:line="276" w:lineRule="auto"/>
        <w:jc w:val="both"/>
        <w:rPr>
          <w:rFonts w:eastAsia="Arial"/>
        </w:rPr>
      </w:pPr>
      <w:ins w:id="18" w:author="METIAN, Marc" w:date="2026-03-24T13:34:00Z">
        <w:r w:rsidRPr="001D07D9">
          <w:rPr>
            <w:rFonts w:eastAsia="Arial"/>
          </w:rPr>
          <w:t>Due to practical constraints,</w:t>
        </w:r>
        <w:r w:rsidRPr="001D07D9" w:rsidDel="001D07D9">
          <w:rPr>
            <w:rFonts w:eastAsia="Arial"/>
          </w:rPr>
          <w:t xml:space="preserve"> </w:t>
        </w:r>
      </w:ins>
      <w:del w:id="19" w:author="METIAN, Marc" w:date="2026-03-24T13:34:00Z" w16du:dateUtc="2026-03-24T12:34:00Z">
        <w:r w:rsidR="006B32C9" w:rsidRPr="000169B9" w:rsidDel="001D07D9">
          <w:rPr>
            <w:rFonts w:eastAsia="Arial"/>
          </w:rPr>
          <w:delText>Because of</w:delText>
        </w:r>
        <w:r w:rsidR="007F229B" w:rsidRPr="000169B9" w:rsidDel="001D07D9">
          <w:rPr>
            <w:rFonts w:eastAsia="Arial"/>
          </w:rPr>
          <w:delText xml:space="preserve"> practical limitations, </w:delText>
        </w:r>
      </w:del>
      <w:r w:rsidR="007F229B" w:rsidRPr="000169B9">
        <w:rPr>
          <w:rFonts w:eastAsia="Arial"/>
        </w:rPr>
        <w:t xml:space="preserve">multi-driver studies are often limited to two or three treatment levels per driver, </w:t>
      </w:r>
      <w:ins w:id="20" w:author="METIAN, Marc" w:date="2026-03-24T13:34:00Z" w16du:dateUtc="2026-03-24T12:34:00Z">
        <w:r>
          <w:rPr>
            <w:rFonts w:eastAsia="Arial"/>
          </w:rPr>
          <w:t xml:space="preserve">typically </w:t>
        </w:r>
      </w:ins>
      <w:r w:rsidR="007F229B" w:rsidRPr="000169B9">
        <w:rPr>
          <w:rFonts w:eastAsia="Arial"/>
        </w:rPr>
        <w:t xml:space="preserve">using an ANOVA-based experimental design of ‘control’ </w:t>
      </w:r>
      <w:del w:id="21" w:author="METIAN, Marc" w:date="2026-03-24T13:34:00Z" w16du:dateUtc="2026-03-24T12:34:00Z">
        <w:r w:rsidR="007F229B" w:rsidRPr="000169B9" w:rsidDel="001D07D9">
          <w:rPr>
            <w:rFonts w:eastAsia="Arial"/>
          </w:rPr>
          <w:delText xml:space="preserve">and </w:delText>
        </w:r>
      </w:del>
      <w:ins w:id="22" w:author="METIAN, Marc" w:date="2026-03-24T13:34:00Z" w16du:dateUtc="2026-03-24T12:34:00Z">
        <w:r>
          <w:rPr>
            <w:rFonts w:eastAsia="Arial"/>
          </w:rPr>
          <w:t>against</w:t>
        </w:r>
        <w:r w:rsidRPr="000169B9">
          <w:rPr>
            <w:rFonts w:eastAsia="Arial"/>
          </w:rPr>
          <w:t xml:space="preserve"> </w:t>
        </w:r>
      </w:ins>
      <w:r w:rsidR="007F229B" w:rsidRPr="000169B9">
        <w:rPr>
          <w:rFonts w:eastAsia="Arial"/>
        </w:rPr>
        <w:t>‘future’ conditions. Not only</w:t>
      </w:r>
      <w:r w:rsidR="00B412B6" w:rsidRPr="000169B9">
        <w:rPr>
          <w:rFonts w:eastAsia="Arial"/>
        </w:rPr>
        <w:t xml:space="preserve"> does</w:t>
      </w:r>
      <w:r w:rsidR="007F229B" w:rsidRPr="000169B9">
        <w:rPr>
          <w:rFonts w:eastAsia="Arial"/>
        </w:rPr>
        <w:t xml:space="preserve"> this approach often </w:t>
      </w:r>
      <w:del w:id="23" w:author="METIAN, Marc" w:date="2026-03-24T13:35:00Z" w16du:dateUtc="2026-03-24T12:35:00Z">
        <w:r w:rsidR="007F229B" w:rsidRPr="000169B9" w:rsidDel="001D07D9">
          <w:rPr>
            <w:rFonts w:eastAsia="Arial"/>
          </w:rPr>
          <w:delText xml:space="preserve">ignore </w:delText>
        </w:r>
      </w:del>
      <w:ins w:id="24" w:author="METIAN, Marc" w:date="2026-03-24T13:35:00Z" w16du:dateUtc="2026-03-24T12:35:00Z">
        <w:r>
          <w:rPr>
            <w:rFonts w:eastAsia="Arial"/>
          </w:rPr>
          <w:t>fail to account for</w:t>
        </w:r>
        <w:r w:rsidRPr="000169B9">
          <w:rPr>
            <w:rFonts w:eastAsia="Arial"/>
          </w:rPr>
          <w:t xml:space="preserve"> </w:t>
        </w:r>
      </w:ins>
      <w:r w:rsidR="007F229B" w:rsidRPr="000169B9">
        <w:rPr>
          <w:rFonts w:eastAsia="Arial"/>
        </w:rPr>
        <w:t xml:space="preserve">the high </w:t>
      </w:r>
      <w:del w:id="25" w:author="METIAN, Marc" w:date="2026-03-24T13:35:00Z" w16du:dateUtc="2026-03-24T12:35:00Z">
        <w:r w:rsidR="007F229B" w:rsidRPr="000169B9" w:rsidDel="001D07D9">
          <w:rPr>
            <w:rFonts w:eastAsia="Arial"/>
          </w:rPr>
          <w:delText xml:space="preserve">level </w:delText>
        </w:r>
      </w:del>
      <w:ins w:id="26" w:author="METIAN, Marc" w:date="2026-03-24T13:35:00Z" w16du:dateUtc="2026-03-24T12:35:00Z">
        <w:r>
          <w:rPr>
            <w:rFonts w:eastAsia="Arial"/>
          </w:rPr>
          <w:t>degree</w:t>
        </w:r>
        <w:r w:rsidRPr="000169B9">
          <w:rPr>
            <w:rFonts w:eastAsia="Arial"/>
          </w:rPr>
          <w:t xml:space="preserve"> </w:t>
        </w:r>
      </w:ins>
      <w:r w:rsidR="007F229B" w:rsidRPr="000169B9">
        <w:rPr>
          <w:rFonts w:eastAsia="Arial"/>
        </w:rPr>
        <w:t>of present natural variability experienced by the tested species or ecosystems</w:t>
      </w:r>
      <w:r w:rsidR="005031DC" w:rsidRPr="000169B9">
        <w:rPr>
          <w:rFonts w:eastAsia="Arial"/>
        </w:rPr>
        <w:t xml:space="preserve"> </w:t>
      </w:r>
      <w:r w:rsidR="005031DC" w:rsidRPr="000169B9">
        <w:rPr>
          <w:rFonts w:eastAsia="Arial"/>
        </w:rPr>
        <w:fldChar w:fldCharType="begin"/>
      </w:r>
      <w:r w:rsidR="0040114B">
        <w:rPr>
          <w:rFonts w:eastAsia="Arial"/>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rPr>
        <w:fldChar w:fldCharType="separate"/>
      </w:r>
      <w:r w:rsidR="00AC37C2" w:rsidRPr="000169B9">
        <w:rPr>
          <w:rFonts w:eastAsia="Arial"/>
          <w:noProof/>
        </w:rPr>
        <w:t>(</w:t>
      </w:r>
      <w:ins w:id="27" w:author="Mirko Mutalipassi" w:date="2026-03-20T09:35:00Z" w16du:dateUtc="2026-03-20T08:35:00Z">
        <w:r w:rsidR="00AC607A" w:rsidRPr="00B64479">
          <w:rPr>
            <w:rFonts w:eastAsia="Arial"/>
            <w:i/>
            <w:iCs/>
            <w:noProof/>
          </w:rPr>
          <w:t>e.g.</w:t>
        </w:r>
        <w:r w:rsidR="00AC607A">
          <w:rPr>
            <w:rFonts w:eastAsia="Arial"/>
            <w:noProof/>
          </w:rPr>
          <w:t>,</w:t>
        </w:r>
      </w:ins>
      <w:del w:id="28" w:author="Mirko Mutalipassi" w:date="2026-03-20T09:35:00Z" w16du:dateUtc="2026-03-20T08:35:00Z">
        <w:r w:rsidR="00AC37C2" w:rsidRPr="000169B9" w:rsidDel="00AC607A">
          <w:rPr>
            <w:rFonts w:eastAsia="Arial"/>
            <w:noProof/>
          </w:rPr>
          <w:delText>e.g.</w:delText>
        </w:r>
      </w:del>
      <w:r w:rsidR="00AC37C2" w:rsidRPr="000169B9">
        <w:rPr>
          <w:rFonts w:eastAsia="Arial"/>
          <w:noProof/>
        </w:rPr>
        <w:t xml:space="preserve"> Vargas et al., 2017, 2022)</w:t>
      </w:r>
      <w:r w:rsidR="005031DC" w:rsidRPr="000169B9">
        <w:rPr>
          <w:rFonts w:eastAsia="Arial"/>
        </w:rPr>
        <w:fldChar w:fldCharType="end"/>
      </w:r>
      <w:r w:rsidR="007F229B" w:rsidRPr="000169B9">
        <w:rPr>
          <w:rFonts w:eastAsia="Arial"/>
        </w:rPr>
        <w:t xml:space="preserve">, </w:t>
      </w:r>
      <w:r w:rsidR="007506A4" w:rsidRPr="000169B9">
        <w:rPr>
          <w:rFonts w:eastAsia="Arial"/>
        </w:rPr>
        <w:t xml:space="preserve">but neither does it </w:t>
      </w:r>
      <w:r w:rsidR="007F229B" w:rsidRPr="000169B9">
        <w:rPr>
          <w:rFonts w:eastAsia="Arial"/>
        </w:rPr>
        <w:t>allow for an evaluation of potential interactions. Many authors assume linear</w:t>
      </w:r>
      <w:ins w:id="29" w:author="METIAN, Marc" w:date="2026-03-24T13:36:00Z" w16du:dateUtc="2026-03-24T12:36:00Z">
        <w:r>
          <w:rPr>
            <w:rFonts w:eastAsia="Arial"/>
          </w:rPr>
          <w:t xml:space="preserve"> </w:t>
        </w:r>
      </w:ins>
      <w:del w:id="30" w:author="METIAN, Marc" w:date="2026-03-24T13:36:00Z" w16du:dateUtc="2026-03-24T12:36:00Z">
        <w:r w:rsidR="007F229B" w:rsidRPr="000169B9" w:rsidDel="001D07D9">
          <w:rPr>
            <w:rFonts w:eastAsia="Arial"/>
          </w:rPr>
          <w:delText>ity of the</w:delText>
        </w:r>
      </w:del>
      <w:r w:rsidR="007F229B" w:rsidRPr="000169B9">
        <w:rPr>
          <w:rFonts w:eastAsia="Arial"/>
        </w:rPr>
        <w:t xml:space="preserve"> response and confuse statistical interaction with more complex non-linear </w:t>
      </w:r>
      <w:r w:rsidR="00B60FB3">
        <w:rPr>
          <w:rFonts w:eastAsia="Arial"/>
        </w:rPr>
        <w:t>driver</w:t>
      </w:r>
      <w:r w:rsidR="007F229B" w:rsidRPr="000169B9">
        <w:rPr>
          <w:rFonts w:eastAsia="Arial"/>
        </w:rPr>
        <w:t xml:space="preserve"> interactions</w:t>
      </w:r>
      <w:r w:rsidR="00AC37C2" w:rsidRPr="000169B9">
        <w:rPr>
          <w:rFonts w:eastAsia="Arial"/>
        </w:rPr>
        <w:t xml:space="preserve"> </w:t>
      </w:r>
      <w:r w:rsidR="00AC37C2" w:rsidRPr="000169B9">
        <w:rPr>
          <w:rFonts w:eastAsia="Arial"/>
        </w:rPr>
        <w:fldChar w:fldCharType="begin"/>
      </w:r>
      <w:r w:rsidR="00EA48F7" w:rsidRPr="000169B9">
        <w:rPr>
          <w:rFonts w:eastAsia="Arial"/>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rPr>
        <w:fldChar w:fldCharType="separate"/>
      </w:r>
      <w:r w:rsidR="00EA48F7" w:rsidRPr="000169B9">
        <w:rPr>
          <w:rFonts w:eastAsia="Arial"/>
          <w:noProof/>
        </w:rPr>
        <w:t>(Burgess et al., 2021; Kreyling et al., 2018)</w:t>
      </w:r>
      <w:r w:rsidR="00AC37C2" w:rsidRPr="000169B9">
        <w:rPr>
          <w:rFonts w:eastAsia="Arial"/>
        </w:rPr>
        <w:fldChar w:fldCharType="end"/>
      </w:r>
      <w:r w:rsidR="00EA48F7" w:rsidRPr="000169B9">
        <w:rPr>
          <w:rFonts w:eastAsia="Arial"/>
        </w:rPr>
        <w:t>.</w:t>
      </w:r>
      <w:r w:rsidR="007F229B" w:rsidRPr="000169B9">
        <w:rPr>
          <w:rFonts w:eastAsia="Arial"/>
        </w:rPr>
        <w:t xml:space="preserve"> There is an increased awareness of the drawbacks of this experimental design </w:t>
      </w:r>
      <w:r w:rsidR="00EA48F7" w:rsidRPr="000169B9">
        <w:rPr>
          <w:rFonts w:eastAsia="Arial"/>
        </w:rPr>
        <w:fldChar w:fldCharType="begin"/>
      </w:r>
      <w:r w:rsidR="0040114B">
        <w:rPr>
          <w:rFonts w:eastAsia="Arial"/>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rPr>
        <w:fldChar w:fldCharType="separate"/>
      </w:r>
      <w:r w:rsidR="00CA6BEA" w:rsidRPr="000169B9">
        <w:rPr>
          <w:rFonts w:eastAsia="Arial"/>
          <w:noProof/>
        </w:rPr>
        <w:t>(</w:t>
      </w:r>
      <w:r w:rsidR="00CA6BEA" w:rsidRPr="00AC607A">
        <w:rPr>
          <w:rFonts w:eastAsia="Arial"/>
          <w:i/>
          <w:iCs/>
          <w:noProof/>
          <w:rPrChange w:id="31" w:author="Mirko Mutalipassi" w:date="2026-03-20T09:35:00Z" w16du:dateUtc="2026-03-20T08:35:00Z">
            <w:rPr>
              <w:rFonts w:eastAsia="Arial"/>
              <w:noProof/>
            </w:rPr>
          </w:rPrChange>
        </w:rPr>
        <w:t>e.g.</w:t>
      </w:r>
      <w:ins w:id="32" w:author="Mirko Mutalipassi" w:date="2026-03-20T09:35:00Z" w16du:dateUtc="2026-03-20T08:35:00Z">
        <w:r w:rsidR="00AC607A">
          <w:rPr>
            <w:rFonts w:eastAsia="Arial"/>
            <w:noProof/>
          </w:rPr>
          <w:t>,</w:t>
        </w:r>
      </w:ins>
      <w:r w:rsidR="00CA6BEA" w:rsidRPr="000169B9">
        <w:rPr>
          <w:rFonts w:eastAsia="Arial"/>
          <w:noProof/>
        </w:rPr>
        <w:t xml:space="preserve"> Collins et al., 2022; Kreyling et al., 2014)</w:t>
      </w:r>
      <w:r w:rsidR="00EA48F7" w:rsidRPr="000169B9">
        <w:rPr>
          <w:rFonts w:eastAsia="Arial"/>
        </w:rPr>
        <w:fldChar w:fldCharType="end"/>
      </w:r>
      <w:r w:rsidR="00CA6BEA" w:rsidRPr="000169B9">
        <w:rPr>
          <w:rFonts w:eastAsia="Arial"/>
        </w:rPr>
        <w:t xml:space="preserve">, </w:t>
      </w:r>
      <w:r w:rsidR="007F229B" w:rsidRPr="000169B9">
        <w:rPr>
          <w:rFonts w:eastAsia="Arial"/>
        </w:rPr>
        <w:t xml:space="preserve">leading to different experimental designs and strategies </w:t>
      </w:r>
      <w:r w:rsidR="00CA6BEA" w:rsidRPr="000169B9">
        <w:rPr>
          <w:rFonts w:eastAsia="Arial"/>
        </w:rPr>
        <w:fldChar w:fldCharType="begin"/>
      </w:r>
      <w:r w:rsidR="00722D6E" w:rsidRPr="000169B9">
        <w:rPr>
          <w:rFonts w:eastAsia="Arial"/>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rPr>
        <w:fldChar w:fldCharType="separate"/>
      </w:r>
      <w:r w:rsidR="00722D6E" w:rsidRPr="000169B9">
        <w:rPr>
          <w:rFonts w:eastAsia="Arial"/>
          <w:noProof/>
        </w:rPr>
        <w:t>(Carmichael et al., 2025)</w:t>
      </w:r>
      <w:r w:rsidR="00CA6BEA" w:rsidRPr="000169B9">
        <w:rPr>
          <w:rFonts w:eastAsia="Arial"/>
        </w:rPr>
        <w:fldChar w:fldCharType="end"/>
      </w:r>
      <w:r w:rsidR="007F229B" w:rsidRPr="000169B9">
        <w:rPr>
          <w:rFonts w:eastAsia="Arial"/>
        </w:rPr>
        <w:t>.</w:t>
      </w:r>
    </w:p>
    <w:p w14:paraId="5E2436B5" w14:textId="0DE56D8D" w:rsidR="002E112E" w:rsidRPr="00CC1060" w:rsidRDefault="00CC1060">
      <w:pPr>
        <w:pStyle w:val="NormalWeb"/>
        <w:jc w:val="both"/>
        <w:rPr>
          <w:rFonts w:eastAsia="Arial"/>
        </w:rPr>
        <w:pPrChange w:id="33" w:author="Mirko Mutalipassi" w:date="2026-03-20T09:33:00Z" w16du:dateUtc="2026-03-20T08:33:00Z">
          <w:pPr>
            <w:spacing w:line="276" w:lineRule="auto"/>
            <w:jc w:val="both"/>
          </w:pPr>
        </w:pPrChange>
      </w:pPr>
      <w:commentRangeStart w:id="34"/>
      <w:ins w:id="35" w:author="Mirko Mutalipassi" w:date="2026-03-20T09:33:00Z" w16du:dateUtc="2026-03-20T08:33:00Z">
        <w:r>
          <w:t xml:space="preserve">The aim of our study was to test an experimental and analytical strategy designed to distinguish additive from non-additive multi-driver effects. Specifically, we combined: (i) the resolution of the response curves for three drivers, temperature, pH, and lithium, across broad gradients; (ii) the use of these single-driver performance curves to project their expected combined effects under a concentration-addition framework; and (iii) the evaluation of these projections using a fully crossed 2 × 2 × 2 multi-driver design. By comparing the observed outcome of the multiple-driver experiment with the prediction derived from a non-linear additive model, this approach allows the identification of potential biological interactions that would not be resolved by a standard factorial interpretation alone </w:t>
        </w:r>
      </w:ins>
      <w:del w:id="36" w:author="Mirko Mutalipassi" w:date="2026-03-20T09:33:00Z" w16du:dateUtc="2026-03-20T08:33:00Z">
        <w:r w:rsidR="00275014" w:rsidRPr="000169B9" w:rsidDel="00CC1060">
          <w:rPr>
            <w:rFonts w:eastAsia="Arial"/>
          </w:rPr>
          <w:delText xml:space="preserve">The aim of our study is to </w:delText>
        </w:r>
        <w:r w:rsidR="007F229B" w:rsidRPr="000169B9" w:rsidDel="00CC1060">
          <w:rPr>
            <w:rFonts w:eastAsia="Arial"/>
          </w:rPr>
          <w:delText xml:space="preserve">test </w:delText>
        </w:r>
        <w:r w:rsidR="006B32C9" w:rsidRPr="000169B9" w:rsidDel="00CC1060">
          <w:rPr>
            <w:rFonts w:eastAsia="Arial"/>
          </w:rPr>
          <w:delText>a strategy</w:delText>
        </w:r>
        <w:r w:rsidR="00275014" w:rsidRPr="000169B9" w:rsidDel="00CC1060">
          <w:rPr>
            <w:rFonts w:eastAsia="Arial"/>
          </w:rPr>
          <w:delText xml:space="preserve"> that </w:delText>
        </w:r>
        <w:r w:rsidR="007F229B" w:rsidRPr="000169B9" w:rsidDel="00CC1060">
          <w:rPr>
            <w:rFonts w:eastAsia="Arial"/>
          </w:rPr>
          <w:delText xml:space="preserve">combines (i) the resolution of the shape of the </w:delText>
        </w:r>
        <w:r w:rsidR="00275014" w:rsidRPr="000169B9" w:rsidDel="00CC1060">
          <w:rPr>
            <w:rFonts w:eastAsia="Arial"/>
          </w:rPr>
          <w:delText xml:space="preserve">response curves of </w:delText>
        </w:r>
        <w:r w:rsidR="007F229B" w:rsidRPr="000169B9" w:rsidDel="00CC1060">
          <w:rPr>
            <w:rFonts w:eastAsia="Arial"/>
          </w:rPr>
          <w:delText xml:space="preserve">3 </w:delText>
        </w:r>
        <w:r w:rsidR="00275014" w:rsidRPr="000169B9" w:rsidDel="00CC1060">
          <w:rPr>
            <w:rFonts w:eastAsia="Arial"/>
          </w:rPr>
          <w:delText>drivers</w:delText>
        </w:r>
        <w:r w:rsidR="007F229B" w:rsidRPr="000169B9" w:rsidDel="00CC1060">
          <w:rPr>
            <w:rFonts w:eastAsia="Arial"/>
          </w:rPr>
          <w:delText xml:space="preserve"> (temperature, pH, and lithium)</w:delText>
        </w:r>
        <w:r w:rsidR="006B32C9" w:rsidRPr="000169B9" w:rsidDel="00CC1060">
          <w:rPr>
            <w:rFonts w:eastAsia="Arial"/>
          </w:rPr>
          <w:delText xml:space="preserve">; (ii) use these performance to project their combined impacts under a concentration-addition hypothesis; </w:delText>
        </w:r>
        <w:r w:rsidR="00275014" w:rsidRPr="000169B9" w:rsidDel="00CC1060">
          <w:rPr>
            <w:rFonts w:eastAsia="Arial"/>
          </w:rPr>
          <w:delText xml:space="preserve"> and</w:delText>
        </w:r>
        <w:r w:rsidR="006B32C9" w:rsidRPr="000169B9" w:rsidDel="00CC1060">
          <w:rPr>
            <w:rFonts w:eastAsia="Arial"/>
          </w:rPr>
          <w:delText xml:space="preserve"> (iii) evaluate the projections</w:delText>
        </w:r>
        <w:r w:rsidR="00275014" w:rsidRPr="000169B9" w:rsidDel="00CC1060">
          <w:rPr>
            <w:rFonts w:eastAsia="Arial"/>
          </w:rPr>
          <w:delText xml:space="preserve"> </w:delText>
        </w:r>
        <w:r w:rsidR="007F229B" w:rsidRPr="000169B9" w:rsidDel="00CC1060">
          <w:rPr>
            <w:rFonts w:eastAsia="Arial"/>
          </w:rPr>
          <w:delText>using a fully crossed design (2x2x2=8 treatments)</w:delText>
        </w:r>
        <w:r w:rsidR="00275014" w:rsidRPr="000169B9" w:rsidDel="00CC1060">
          <w:rPr>
            <w:rFonts w:eastAsia="Arial"/>
          </w:rPr>
          <w:delText xml:space="preserve">. </w:delText>
        </w:r>
        <w:r w:rsidR="006B32C9" w:rsidRPr="000169B9" w:rsidDel="00CC1060">
          <w:rPr>
            <w:rFonts w:eastAsia="Arial"/>
          </w:rPr>
          <w:delText>This</w:delText>
        </w:r>
        <w:r w:rsidR="00A25938" w:rsidRPr="000169B9" w:rsidDel="00CC1060">
          <w:rPr>
            <w:rFonts w:eastAsia="Arial"/>
          </w:rPr>
          <w:delText xml:space="preserve"> </w:delText>
        </w:r>
        <w:r w:rsidR="006B32C9" w:rsidRPr="000169B9" w:rsidDel="00CC1060">
          <w:rPr>
            <w:rFonts w:eastAsia="Arial"/>
          </w:rPr>
          <w:delText>allows to</w:delText>
        </w:r>
        <w:r w:rsidR="00A25938" w:rsidRPr="000169B9" w:rsidDel="00CC1060">
          <w:rPr>
            <w:rFonts w:eastAsia="Arial"/>
          </w:rPr>
          <w:delText xml:space="preserve"> identify potential interactions (non-additive effects) by comparing the outcome of the multiple </w:delText>
        </w:r>
        <w:r w:rsidR="00B60FB3" w:rsidDel="00CC1060">
          <w:rPr>
            <w:rFonts w:eastAsia="Arial"/>
          </w:rPr>
          <w:delText>driver</w:delText>
        </w:r>
        <w:r w:rsidR="00A25938" w:rsidRPr="000169B9" w:rsidDel="00CC1060">
          <w:rPr>
            <w:rFonts w:eastAsia="Arial"/>
          </w:rPr>
          <w:delText xml:space="preserve"> experiment with </w:delText>
        </w:r>
        <w:r w:rsidR="006B32C9" w:rsidRPr="000169B9" w:rsidDel="00CC1060">
          <w:rPr>
            <w:rFonts w:eastAsia="Arial"/>
          </w:rPr>
          <w:delText>the results of a</w:delText>
        </w:r>
        <w:r w:rsidR="00A25938" w:rsidRPr="000169B9" w:rsidDel="00CC1060">
          <w:rPr>
            <w:rFonts w:eastAsia="Arial"/>
          </w:rPr>
          <w:delText xml:space="preserve"> non-linear additiv</w:delText>
        </w:r>
        <w:r w:rsidR="006B32C9" w:rsidRPr="000169B9" w:rsidDel="00CC1060">
          <w:rPr>
            <w:rFonts w:eastAsia="Arial"/>
          </w:rPr>
          <w:delText>e</w:delText>
        </w:r>
        <w:r w:rsidR="00A25938" w:rsidRPr="000169B9" w:rsidDel="00CC1060">
          <w:rPr>
            <w:rFonts w:eastAsia="Arial"/>
          </w:rPr>
          <w:delText xml:space="preserve"> </w:delText>
        </w:r>
        <w:r w:rsidR="006B32C9" w:rsidRPr="000169B9" w:rsidDel="00CC1060">
          <w:rPr>
            <w:rFonts w:eastAsia="Arial"/>
          </w:rPr>
          <w:delText>model</w:delText>
        </w:r>
        <w:r w:rsidR="002E112E" w:rsidRPr="000169B9" w:rsidDel="00CC1060">
          <w:rPr>
            <w:rFonts w:eastAsia="Arial"/>
          </w:rPr>
          <w:delText xml:space="preserve"> </w:delText>
        </w:r>
      </w:del>
      <w:r w:rsidR="002E112E" w:rsidRPr="000169B9">
        <w:rPr>
          <w:rFonts w:eastAsia="Arial"/>
        </w:rPr>
        <w:fldChar w:fldCharType="begin"/>
      </w:r>
      <w:r w:rsidR="0040114B">
        <w:rPr>
          <w:rFonts w:eastAsia="Arial"/>
        </w:rPr>
        <w:instrText xml:space="preserve"> ADDIN ZOTERO_ITEM CSL_CITATION {"citationID":"n4jIrpbk","properties":{"formattedCitation":"(Espinel-Velasco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2E112E" w:rsidRPr="000169B9">
        <w:rPr>
          <w:rFonts w:eastAsia="Arial"/>
        </w:rPr>
        <w:fldChar w:fldCharType="separate"/>
      </w:r>
      <w:r w:rsidR="002E112E" w:rsidRPr="000169B9">
        <w:rPr>
          <w:rFonts w:eastAsia="Arial"/>
          <w:noProof/>
        </w:rPr>
        <w:t>(</w:t>
      </w:r>
      <w:ins w:id="37" w:author="Mirko Mutalipassi" w:date="2026-03-20T09:37:00Z" w16du:dateUtc="2026-03-20T08:37:00Z">
        <w:r w:rsidR="00AC607A" w:rsidRPr="00B64479">
          <w:rPr>
            <w:rFonts w:eastAsia="Arial"/>
            <w:i/>
            <w:iCs/>
            <w:noProof/>
          </w:rPr>
          <w:t>e.g.</w:t>
        </w:r>
        <w:r w:rsidR="00AC607A">
          <w:rPr>
            <w:rFonts w:eastAsia="Arial"/>
            <w:noProof/>
          </w:rPr>
          <w:t>,</w:t>
        </w:r>
      </w:ins>
      <w:del w:id="38" w:author="Mirko Mutalipassi" w:date="2026-03-20T09:37:00Z" w16du:dateUtc="2026-03-20T08:37:00Z">
        <w:r w:rsidR="002E112E" w:rsidRPr="00CC1060" w:rsidDel="00AC607A">
          <w:rPr>
            <w:rFonts w:eastAsia="Arial"/>
            <w:noProof/>
          </w:rPr>
          <w:delText>e.g.</w:delText>
        </w:r>
      </w:del>
      <w:r w:rsidR="002E112E" w:rsidRPr="000169B9">
        <w:rPr>
          <w:rFonts w:eastAsia="Arial"/>
          <w:noProof/>
        </w:rPr>
        <w:t xml:space="preserve"> Espinel-Velasco et al., 2025)</w:t>
      </w:r>
      <w:r w:rsidR="002E112E" w:rsidRPr="000169B9">
        <w:rPr>
          <w:rFonts w:eastAsia="Arial"/>
        </w:rPr>
        <w:fldChar w:fldCharType="end"/>
      </w:r>
      <w:r w:rsidR="002E112E" w:rsidRPr="000169B9">
        <w:rPr>
          <w:rFonts w:eastAsia="Arial"/>
        </w:rPr>
        <w:t>.</w:t>
      </w:r>
      <w:commentRangeEnd w:id="34"/>
      <w:r w:rsidRPr="00CC1060">
        <w:rPr>
          <w:rStyle w:val="CommentReference"/>
          <w:rFonts w:eastAsia="Arial"/>
          <w:sz w:val="24"/>
          <w:szCs w:val="24"/>
        </w:rPr>
        <w:commentReference w:id="34"/>
      </w:r>
    </w:p>
    <w:p w14:paraId="0000002B" w14:textId="2B40562F" w:rsidR="00F1663E" w:rsidRPr="000169B9" w:rsidDel="00AC607A" w:rsidRDefault="00A25938" w:rsidP="00AC607A">
      <w:pPr>
        <w:spacing w:line="276" w:lineRule="auto"/>
        <w:jc w:val="both"/>
        <w:rPr>
          <w:del w:id="39" w:author="Mirko Mutalipassi" w:date="2026-03-20T09:40:00Z" w16du:dateUtc="2026-03-20T08:40:00Z"/>
          <w:rFonts w:eastAsia="Arial"/>
        </w:rPr>
      </w:pPr>
      <w:r w:rsidRPr="000169B9">
        <w:rPr>
          <w:rFonts w:eastAsia="Arial"/>
        </w:rPr>
        <w:t xml:space="preserve">The implementation of such complex experiments is only realistic by using simple </w:t>
      </w:r>
      <w:proofErr w:type="gramStart"/>
      <w:r w:rsidRPr="000169B9">
        <w:rPr>
          <w:rFonts w:eastAsia="Arial"/>
        </w:rPr>
        <w:t>assays</w:t>
      </w:r>
      <w:proofErr w:type="gramEnd"/>
      <w:r w:rsidRPr="000169B9">
        <w:rPr>
          <w:rFonts w:eastAsia="Arial"/>
        </w:rPr>
        <w:t xml:space="preserve">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sidRPr="000169B9">
        <w:rPr>
          <w:rFonts w:eastAsia="Arial"/>
        </w:rPr>
        <w:t xml:space="preserve"> </w:t>
      </w:r>
      <w:r w:rsidR="00412B38" w:rsidRPr="000169B9">
        <w:rPr>
          <w:rFonts w:eastAsia="Arial"/>
        </w:rPr>
        <w:fldChar w:fldCharType="begin"/>
      </w:r>
      <w:r w:rsidR="00530344" w:rsidRPr="000169B9">
        <w:rPr>
          <w:rFonts w:eastAsia="Arial"/>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rPr>
        <w:fldChar w:fldCharType="separate"/>
      </w:r>
      <w:r w:rsidR="00530344" w:rsidRPr="000928BC">
        <w:rPr>
          <w:rFonts w:eastAsia="Arial"/>
          <w:noProof/>
          <w:lang w:val="fr-FR"/>
        </w:rPr>
        <w:t>(Agnetta et al., 2015; Bellas, 2008; Cuthbert et al., 2021; Dupont et al., 2010; Pagano et al., 2017)</w:t>
      </w:r>
      <w:r w:rsidR="00412B38" w:rsidRPr="000169B9">
        <w:rPr>
          <w:rFonts w:eastAsia="Arial"/>
        </w:rPr>
        <w:fldChar w:fldCharType="end"/>
      </w:r>
      <w:r w:rsidRPr="000928BC">
        <w:rPr>
          <w:rFonts w:eastAsia="Arial"/>
          <w:lang w:val="fr-FR"/>
        </w:rPr>
        <w:t>.</w:t>
      </w:r>
      <w:r w:rsidR="0069397B" w:rsidRPr="000928BC">
        <w:rPr>
          <w:rFonts w:eastAsia="Arial"/>
          <w:lang w:val="fr-FR"/>
        </w:rPr>
        <w:t xml:space="preserve"> </w:t>
      </w:r>
      <w:commentRangeStart w:id="40"/>
      <w:ins w:id="41" w:author="Mirko Mutalipassi" w:date="2026-03-20T09:40:00Z" w16du:dateUtc="2026-03-20T08:40:00Z">
        <w:r w:rsidR="00AC607A" w:rsidRPr="00AC607A">
          <w:rPr>
            <w:rFonts w:eastAsia="Arial"/>
          </w:rPr>
          <w:t xml:space="preserve">We assessed the effect of temperature, pH, and lithium, alone and in combination, on larval growth rate in the purple sea urchin </w:t>
        </w:r>
        <w:proofErr w:type="spellStart"/>
        <w:r w:rsidR="00AC607A" w:rsidRPr="00AC607A">
          <w:rPr>
            <w:rFonts w:eastAsia="Arial"/>
            <w:i/>
            <w:iCs/>
            <w:rPrChange w:id="42" w:author="Mirko Mutalipassi" w:date="2026-03-20T09:40:00Z" w16du:dateUtc="2026-03-20T08:40:00Z">
              <w:rPr>
                <w:rFonts w:eastAsia="Arial"/>
              </w:rPr>
            </w:rPrChange>
          </w:rPr>
          <w:t>Paracentrotus</w:t>
        </w:r>
        <w:proofErr w:type="spellEnd"/>
        <w:r w:rsidR="00AC607A" w:rsidRPr="00AC607A">
          <w:rPr>
            <w:rFonts w:eastAsia="Arial"/>
            <w:i/>
            <w:iCs/>
            <w:rPrChange w:id="43" w:author="Mirko Mutalipassi" w:date="2026-03-20T09:40:00Z" w16du:dateUtc="2026-03-20T08:40:00Z">
              <w:rPr>
                <w:rFonts w:eastAsia="Arial"/>
              </w:rPr>
            </w:rPrChange>
          </w:rPr>
          <w:t xml:space="preserve"> lividus</w:t>
        </w:r>
        <w:r w:rsidR="00AC607A" w:rsidRPr="00AC607A">
          <w:rPr>
            <w:rFonts w:eastAsia="Arial"/>
          </w:rPr>
          <w:t xml:space="preserve"> to address two main questions: (</w:t>
        </w:r>
        <w:r w:rsidR="00AC607A" w:rsidRPr="00AC607A">
          <w:rPr>
            <w:rFonts w:eastAsia="Arial"/>
            <w:i/>
            <w:iCs/>
            <w:rPrChange w:id="44" w:author="Mirko Mutalipassi" w:date="2026-03-20T09:43:00Z" w16du:dateUtc="2026-03-20T08:43:00Z">
              <w:rPr>
                <w:rFonts w:eastAsia="Arial"/>
              </w:rPr>
            </w:rPrChange>
          </w:rPr>
          <w:t>i</w:t>
        </w:r>
        <w:r w:rsidR="00AC607A" w:rsidRPr="00AC607A">
          <w:rPr>
            <w:rFonts w:eastAsia="Arial"/>
          </w:rPr>
          <w:t>) do these three drivers generate response curves that can be described within a comparable performance framework, and (</w:t>
        </w:r>
        <w:r w:rsidR="00AC607A" w:rsidRPr="00AC607A">
          <w:rPr>
            <w:rFonts w:eastAsia="Arial"/>
            <w:i/>
            <w:iCs/>
            <w:rPrChange w:id="45" w:author="Mirko Mutalipassi" w:date="2026-03-20T09:43:00Z" w16du:dateUtc="2026-03-20T08:43:00Z">
              <w:rPr>
                <w:rFonts w:eastAsia="Arial"/>
              </w:rPr>
            </w:rPrChange>
          </w:rPr>
          <w:t>ii</w:t>
        </w:r>
        <w:r w:rsidR="00AC607A" w:rsidRPr="00AC607A">
          <w:rPr>
            <w:rFonts w:eastAsia="Arial"/>
          </w:rPr>
          <w:t xml:space="preserve">) do the observed multi-driver responses deviate from the non-linear additive expectation derived from the single-driver experiments, thereby indicating true </w:t>
        </w:r>
        <w:r w:rsidR="00AC607A" w:rsidRPr="00AC607A">
          <w:rPr>
            <w:rFonts w:eastAsia="Arial"/>
          </w:rPr>
          <w:lastRenderedPageBreak/>
          <w:t>non-additive interactions?</w:t>
        </w:r>
      </w:ins>
      <w:commentRangeEnd w:id="40"/>
      <w:r w:rsidR="00AC607A" w:rsidRPr="000169B9">
        <w:rPr>
          <w:rStyle w:val="CommentReference"/>
          <w:rFonts w:eastAsia="Arial"/>
          <w:sz w:val="24"/>
          <w:szCs w:val="24"/>
        </w:rPr>
        <w:commentReference w:id="40"/>
      </w:r>
      <w:del w:id="46" w:author="Mirko Mutalipassi" w:date="2026-03-20T09:40:00Z" w16du:dateUtc="2026-03-20T08:40:00Z">
        <w:r w:rsidRPr="000169B9" w:rsidDel="00AC607A">
          <w:rPr>
            <w:rFonts w:eastAsia="Arial"/>
          </w:rPr>
          <w:delText>We assessed the effect of temperature, pH and lithium alone and combined on the growth rate and fitness of larvae of the purple sea urchin (</w:delText>
        </w:r>
        <w:r w:rsidRPr="000169B9" w:rsidDel="00AC607A">
          <w:rPr>
            <w:rFonts w:eastAsia="Arial"/>
            <w:i/>
          </w:rPr>
          <w:delText>Paracentrotus lividus</w:delText>
        </w:r>
        <w:r w:rsidRPr="000169B9" w:rsidDel="00AC607A">
          <w:rPr>
            <w:rFonts w:eastAsia="Arial"/>
          </w:rPr>
          <w:delText>) to answer</w:delText>
        </w:r>
        <w:r w:rsidR="0069397B" w:rsidRPr="000169B9" w:rsidDel="00AC607A">
          <w:rPr>
            <w:rFonts w:eastAsia="Arial"/>
          </w:rPr>
          <w:delText xml:space="preserve"> two main questions</w:delText>
        </w:r>
        <w:r w:rsidRPr="000169B9" w:rsidDel="00AC607A">
          <w:rPr>
            <w:rFonts w:eastAsia="Arial"/>
          </w:rPr>
          <w:delText xml:space="preserve">: </w:delText>
        </w:r>
      </w:del>
    </w:p>
    <w:p w14:paraId="0000002C" w14:textId="4E7F037B" w:rsidR="00F1663E" w:rsidRPr="000169B9" w:rsidDel="00AC607A" w:rsidRDefault="00275014" w:rsidP="00AC607A">
      <w:pPr>
        <w:spacing w:line="276" w:lineRule="auto"/>
        <w:jc w:val="both"/>
        <w:rPr>
          <w:del w:id="47" w:author="Mirko Mutalipassi" w:date="2026-03-20T09:40:00Z" w16du:dateUtc="2026-03-20T08:40:00Z"/>
          <w:rFonts w:eastAsia="Arial"/>
        </w:rPr>
      </w:pPr>
      <w:del w:id="48" w:author="Mirko Mutalipassi" w:date="2026-03-20T09:40:00Z" w16du:dateUtc="2026-03-20T08:40:00Z">
        <w:r w:rsidRPr="000169B9" w:rsidDel="00AC607A">
          <w:rPr>
            <w:rFonts w:eastAsia="Arial"/>
          </w:rPr>
          <w:delText xml:space="preserve">(i) </w:delText>
        </w:r>
        <w:r w:rsidR="006B32C9" w:rsidRPr="000169B9" w:rsidDel="00AC607A">
          <w:rPr>
            <w:rFonts w:eastAsia="Arial"/>
            <w:i/>
          </w:rPr>
          <w:delText xml:space="preserve">What </w:delText>
        </w:r>
        <w:r w:rsidRPr="000169B9" w:rsidDel="00AC607A">
          <w:rPr>
            <w:rFonts w:eastAsia="Arial"/>
            <w:i/>
          </w:rPr>
          <w:delText>is the shape of the</w:delText>
        </w:r>
        <w:r w:rsidR="0069397B" w:rsidRPr="000169B9" w:rsidDel="00AC607A">
          <w:rPr>
            <w:rFonts w:eastAsia="Arial"/>
            <w:i/>
          </w:rPr>
          <w:delText>ir</w:delText>
        </w:r>
        <w:r w:rsidRPr="000169B9" w:rsidDel="00AC607A">
          <w:rPr>
            <w:rFonts w:eastAsia="Arial"/>
            <w:i/>
          </w:rPr>
          <w:delText xml:space="preserve"> response curves for temperature, pH and lithium?</w:delText>
        </w:r>
        <w:r w:rsidRPr="000169B9" w:rsidDel="00AC607A">
          <w:rPr>
            <w:rFonts w:eastAsia="Arial"/>
          </w:rPr>
          <w:delText xml:space="preserve"> </w:delText>
        </w:r>
      </w:del>
    </w:p>
    <w:p w14:paraId="0E210F28" w14:textId="66AA07ED" w:rsidR="007F30A3" w:rsidRPr="000169B9" w:rsidRDefault="00275014" w:rsidP="00AC607A">
      <w:pPr>
        <w:spacing w:line="276" w:lineRule="auto"/>
        <w:jc w:val="both"/>
        <w:rPr>
          <w:rFonts w:eastAsia="Arial"/>
        </w:rPr>
      </w:pPr>
      <w:del w:id="49" w:author="Mirko Mutalipassi" w:date="2026-03-20T09:40:00Z" w16du:dateUtc="2026-03-20T08:40:00Z">
        <w:r w:rsidRPr="000169B9" w:rsidDel="00AC607A">
          <w:rPr>
            <w:rFonts w:eastAsia="Arial"/>
          </w:rPr>
          <w:delText xml:space="preserve">(ii) </w:delText>
        </w:r>
        <w:r w:rsidR="006B32C9" w:rsidRPr="000169B9" w:rsidDel="00AC607A">
          <w:rPr>
            <w:rFonts w:eastAsia="Arial"/>
            <w:i/>
          </w:rPr>
          <w:delText xml:space="preserve">Are </w:delText>
        </w:r>
        <w:r w:rsidR="0069397B" w:rsidRPr="000169B9" w:rsidDel="00AC607A">
          <w:rPr>
            <w:rFonts w:eastAsia="Arial"/>
            <w:i/>
          </w:rPr>
          <w:delText>there interactions (non-additive effects)</w:delText>
        </w:r>
        <w:r w:rsidRPr="000169B9" w:rsidDel="00AC607A">
          <w:rPr>
            <w:rFonts w:eastAsia="Arial"/>
            <w:i/>
          </w:rPr>
          <w:delText xml:space="preserve"> between the drivers?</w:delText>
        </w:r>
      </w:del>
      <w:bookmarkStart w:id="50" w:name="_heading=h.rsceinwdbwhe" w:colFirst="0" w:colLast="0"/>
      <w:bookmarkEnd w:id="50"/>
    </w:p>
    <w:p w14:paraId="02341484" w14:textId="77777777" w:rsidR="0082432F" w:rsidRPr="001D07D9" w:rsidRDefault="0082432F" w:rsidP="007F30A3">
      <w:pPr>
        <w:spacing w:line="276" w:lineRule="auto"/>
        <w:jc w:val="both"/>
        <w:rPr>
          <w:rFonts w:eastAsia="Arial"/>
        </w:rPr>
      </w:pPr>
    </w:p>
    <w:p w14:paraId="00000030" w14:textId="31E55024" w:rsidR="00F1663E" w:rsidRPr="001D07D9" w:rsidRDefault="00275014" w:rsidP="007F30A3">
      <w:pPr>
        <w:pStyle w:val="ListParagraph"/>
        <w:numPr>
          <w:ilvl w:val="0"/>
          <w:numId w:val="3"/>
        </w:numPr>
        <w:spacing w:line="276" w:lineRule="auto"/>
        <w:jc w:val="both"/>
        <w:rPr>
          <w:rFonts w:ascii="Times New Roman" w:eastAsia="Arial" w:hAnsi="Times New Roman" w:cs="Times New Roman"/>
          <w:b/>
          <w:bCs/>
          <w:sz w:val="24"/>
          <w:szCs w:val="24"/>
          <w:rPrChange w:id="51" w:author="METIAN, Marc" w:date="2026-03-24T13:43:00Z" w16du:dateUtc="2026-03-24T12:43:00Z">
            <w:rPr>
              <w:rFonts w:eastAsia="Arial"/>
              <w:b/>
              <w:bCs/>
              <w:sz w:val="24"/>
              <w:szCs w:val="24"/>
            </w:rPr>
          </w:rPrChange>
        </w:rPr>
      </w:pPr>
      <w:r w:rsidRPr="001D07D9">
        <w:rPr>
          <w:rFonts w:ascii="Times New Roman" w:eastAsia="Arial" w:hAnsi="Times New Roman" w:cs="Times New Roman"/>
          <w:b/>
          <w:bCs/>
          <w:sz w:val="24"/>
          <w:szCs w:val="24"/>
          <w:rPrChange w:id="52" w:author="METIAN, Marc" w:date="2026-03-24T13:43:00Z" w16du:dateUtc="2026-03-24T12:43:00Z">
            <w:rPr>
              <w:rFonts w:eastAsia="Arial"/>
              <w:b/>
              <w:bCs/>
              <w:sz w:val="24"/>
              <w:szCs w:val="24"/>
            </w:rPr>
          </w:rPrChange>
        </w:rPr>
        <w:t>Materials and methods</w:t>
      </w:r>
    </w:p>
    <w:p w14:paraId="00000032" w14:textId="77777777" w:rsidR="00F1663E" w:rsidRPr="000169B9" w:rsidRDefault="00275014">
      <w:pPr>
        <w:spacing w:line="276" w:lineRule="auto"/>
        <w:jc w:val="both"/>
        <w:rPr>
          <w:rFonts w:eastAsia="Arial"/>
          <w:i/>
        </w:rPr>
      </w:pPr>
      <w:r w:rsidRPr="000169B9">
        <w:rPr>
          <w:rFonts w:eastAsia="Arial"/>
          <w:i/>
        </w:rPr>
        <w:t>2.1 Sampling and larval culture</w:t>
      </w:r>
    </w:p>
    <w:p w14:paraId="00000033" w14:textId="01C75542" w:rsidR="00F1663E" w:rsidRPr="000169B9" w:rsidRDefault="00275014">
      <w:pPr>
        <w:spacing w:line="276" w:lineRule="auto"/>
        <w:jc w:val="both"/>
        <w:rPr>
          <w:rFonts w:eastAsia="Arial"/>
        </w:rPr>
      </w:pPr>
      <w:r w:rsidRPr="000169B9">
        <w:rPr>
          <w:rFonts w:eastAsia="Arial"/>
        </w:rPr>
        <w:t xml:space="preserve">Adults of the sea urchin </w:t>
      </w:r>
      <w:proofErr w:type="spellStart"/>
      <w:r w:rsidRPr="000169B9">
        <w:rPr>
          <w:rFonts w:eastAsia="Arial"/>
          <w:i/>
        </w:rPr>
        <w:t>Paracentrotus</w:t>
      </w:r>
      <w:proofErr w:type="spellEnd"/>
      <w:r w:rsidRPr="000169B9">
        <w:rPr>
          <w:rFonts w:eastAsia="Arial"/>
          <w:i/>
        </w:rPr>
        <w:t xml:space="preserve"> lividus</w:t>
      </w:r>
      <w:r w:rsidRPr="000169B9">
        <w:rPr>
          <w:rFonts w:eastAsia="Arial"/>
        </w:rPr>
        <w:t xml:space="preserve"> were collected in Cap </w:t>
      </w:r>
      <w:proofErr w:type="spellStart"/>
      <w:r w:rsidRPr="000169B9">
        <w:rPr>
          <w:rFonts w:eastAsia="Arial"/>
        </w:rPr>
        <w:t>d’Ail</w:t>
      </w:r>
      <w:proofErr w:type="spellEnd"/>
      <w:r w:rsidRPr="000169B9">
        <w:rPr>
          <w:rFonts w:eastAsia="Arial"/>
        </w:rPr>
        <w:t xml:space="preserve">, France, at 2-4m depth by </w:t>
      </w:r>
      <w:del w:id="53" w:author="Mirko Mutalipassi" w:date="2026-03-20T09:36:00Z" w16du:dateUtc="2026-03-20T08:36:00Z">
        <w:r w:rsidR="0082432F" w:rsidRPr="000169B9" w:rsidDel="00AC607A">
          <w:rPr>
            <w:rFonts w:eastAsia="Arial"/>
          </w:rPr>
          <w:delText>snorkelling</w:delText>
        </w:r>
      </w:del>
      <w:ins w:id="54" w:author="Mirko Mutalipassi" w:date="2026-03-20T09:36:00Z" w16du:dateUtc="2026-03-20T08:36:00Z">
        <w:r w:rsidR="00AC607A" w:rsidRPr="000169B9">
          <w:rPr>
            <w:rFonts w:eastAsia="Arial"/>
          </w:rPr>
          <w:t>snorkeling</w:t>
        </w:r>
      </w:ins>
      <w:r w:rsidRPr="000169B9">
        <w:rPr>
          <w:rFonts w:eastAsia="Arial"/>
        </w:rPr>
        <w:t xml:space="preserve"> in October 2022. Organisms were </w:t>
      </w:r>
      <w:r w:rsidR="0082432F" w:rsidRPr="000169B9">
        <w:rPr>
          <w:rFonts w:eastAsia="Arial"/>
        </w:rPr>
        <w:t>kept</w:t>
      </w:r>
      <w:r w:rsidRPr="000169B9">
        <w:rPr>
          <w:rFonts w:eastAsia="Arial"/>
        </w:rPr>
        <w:t xml:space="preserve"> in tanks with aerated seawater</w:t>
      </w:r>
      <w:r w:rsidR="0082432F" w:rsidRPr="000169B9">
        <w:rPr>
          <w:rFonts w:eastAsia="Arial"/>
        </w:rPr>
        <w:t xml:space="preserve"> and transported within 30 minutes</w:t>
      </w:r>
      <w:r w:rsidRPr="000169B9">
        <w:rPr>
          <w:rFonts w:eastAsia="Arial"/>
        </w:rPr>
        <w:t xml:space="preserve"> to the </w:t>
      </w:r>
      <w:r w:rsidR="006B32C9" w:rsidRPr="000169B9">
        <w:rPr>
          <w:rFonts w:eastAsia="Arial"/>
        </w:rPr>
        <w:t>Marine Environment</w:t>
      </w:r>
      <w:r w:rsidRPr="000169B9">
        <w:rPr>
          <w:rFonts w:eastAsia="Arial"/>
        </w:rPr>
        <w:t xml:space="preserve"> Laboratories of the International Atomic Energy Agency (IAEA) in Monaco. Animals were acclimated and maintained for 24h in an aquarium with flowing natural seawater (average </w:t>
      </w:r>
      <w:proofErr w:type="spellStart"/>
      <w:r w:rsidRPr="000169B9">
        <w:rPr>
          <w:rFonts w:eastAsia="Arial"/>
        </w:rPr>
        <w:t>pH</w:t>
      </w:r>
      <w:r w:rsidRPr="000169B9">
        <w:rPr>
          <w:rFonts w:eastAsia="Arial"/>
          <w:vertAlign w:val="subscript"/>
        </w:rPr>
        <w:t>T</w:t>
      </w:r>
      <w:proofErr w:type="spellEnd"/>
      <w:r w:rsidRPr="000169B9">
        <w:rPr>
          <w:rFonts w:eastAsia="Arial"/>
        </w:rPr>
        <w:t xml:space="preserve"> = 8.1, temperature = 20°C, salinity = 38</w:t>
      </w:r>
      <w:commentRangeStart w:id="55"/>
      <w:sdt>
        <w:sdtPr>
          <w:tag w:val="goog_rdk_23"/>
          <w:id w:val="982917786"/>
        </w:sdtPr>
        <w:sdtEndPr/>
        <w:sdtContent>
          <w:ins w:id="56" w:author="Joana Filipa Fernandes" w:date="2025-08-28T12:01:00Z">
            <w:r w:rsidRPr="000169B9">
              <w:rPr>
                <w:rFonts w:eastAsia="Arial"/>
              </w:rPr>
              <w:t>, dissolved oxygen? (</w:t>
            </w:r>
          </w:ins>
          <w:ins w:id="57" w:author="METIAN, Marc" w:date="2026-03-24T13:37:00Z" w16du:dateUtc="2026-03-24T12:37:00Z">
            <w:r w:rsidR="001D07D9">
              <w:rPr>
                <w:rFonts w:eastAsia="Arial"/>
              </w:rPr>
              <w:t>100</w:t>
            </w:r>
          </w:ins>
          <w:ins w:id="58" w:author="Joana Filipa Fernandes" w:date="2025-08-28T12:01:00Z">
            <w:del w:id="59" w:author="METIAN, Marc" w:date="2026-03-24T13:37:00Z" w16du:dateUtc="2026-03-24T12:37:00Z">
              <w:r w:rsidRPr="000169B9" w:rsidDel="001D07D9">
                <w:rPr>
                  <w:rFonts w:eastAsia="Arial"/>
                </w:rPr>
                <w:delText>x</w:delText>
              </w:r>
            </w:del>
            <w:r w:rsidRPr="000169B9">
              <w:rPr>
                <w:rFonts w:eastAsia="Arial"/>
              </w:rPr>
              <w:t>%)</w:t>
            </w:r>
          </w:ins>
        </w:sdtContent>
      </w:sdt>
      <w:commentRangeEnd w:id="55"/>
      <w:r w:rsidR="004A0197" w:rsidRPr="000169B9">
        <w:rPr>
          <w:rStyle w:val="CommentReference"/>
          <w:rFonts w:eastAsia="Arial"/>
          <w:sz w:val="24"/>
          <w:szCs w:val="24"/>
        </w:rPr>
        <w:commentReference w:id="55"/>
      </w:r>
      <w:r w:rsidRPr="000169B9">
        <w:rPr>
          <w:rFonts w:eastAsia="Arial"/>
        </w:rPr>
        <w:t>).</w:t>
      </w:r>
    </w:p>
    <w:p w14:paraId="00000034" w14:textId="0C18F9E7" w:rsidR="00F1663E" w:rsidRPr="000169B9" w:rsidRDefault="00275014">
      <w:pPr>
        <w:spacing w:line="276" w:lineRule="auto"/>
        <w:jc w:val="both"/>
        <w:rPr>
          <w:rFonts w:eastAsia="Arial"/>
        </w:rPr>
      </w:pPr>
      <w:r w:rsidRPr="000169B9">
        <w:rPr>
          <w:rFonts w:eastAsia="Arial"/>
        </w:rPr>
        <w:t>Spawning was triggered by injection of 1</w:t>
      </w:r>
      <w:ins w:id="60" w:author="METIAN, Marc" w:date="2026-03-24T13:48:00Z" w16du:dateUtc="2026-03-24T12:48:00Z">
        <w:r w:rsidR="00724D62">
          <w:rPr>
            <w:rFonts w:eastAsia="Arial"/>
          </w:rPr>
          <w:t xml:space="preserve"> </w:t>
        </w:r>
      </w:ins>
      <w:r w:rsidRPr="000169B9">
        <w:rPr>
          <w:rFonts w:eastAsia="Arial"/>
        </w:rPr>
        <w:t xml:space="preserve">mL 0.5M KCl in seawater across the </w:t>
      </w:r>
      <w:proofErr w:type="spellStart"/>
      <w:r w:rsidRPr="000169B9">
        <w:rPr>
          <w:rFonts w:eastAsia="Arial"/>
        </w:rPr>
        <w:t>peristomial</w:t>
      </w:r>
      <w:proofErr w:type="spellEnd"/>
      <w:r w:rsidRPr="000169B9">
        <w:rPr>
          <w:rFonts w:eastAsia="Arial"/>
        </w:rPr>
        <w:t xml:space="preserve">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sidRPr="000169B9">
        <w:rPr>
          <w:rFonts w:eastAsia="Arial"/>
        </w:rPr>
        <w:t>~</w:t>
      </w:r>
      <w:r w:rsidRPr="000169B9">
        <w:rPr>
          <w:rFonts w:eastAsia="Arial"/>
        </w:rPr>
        <w:t>10 larvae mL</w:t>
      </w:r>
      <w:sdt>
        <w:sdtPr>
          <w:tag w:val="goog_rdk_24"/>
          <w:id w:val="620549929"/>
        </w:sdtPr>
        <w:sdtEndPr/>
        <w:sdtContent>
          <w:r w:rsidRPr="000169B9">
            <w:rPr>
              <w:rFonts w:eastAsia="Arial Unicode MS"/>
              <w:vertAlign w:val="superscript"/>
            </w:rPr>
            <w:t>−1</w:t>
          </w:r>
        </w:sdtContent>
      </w:sdt>
      <w:r w:rsidRPr="000169B9">
        <w:rPr>
          <w:rFonts w:eastAsia="Arial"/>
        </w:rPr>
        <w:t xml:space="preserve">). </w:t>
      </w:r>
      <w:r w:rsidR="0082432F" w:rsidRPr="000169B9">
        <w:rPr>
          <w:rFonts w:eastAsia="Arial"/>
        </w:rPr>
        <w:t xml:space="preserve">A small subsample of eggs </w:t>
      </w:r>
      <w:r w:rsidR="006736A4">
        <w:rPr>
          <w:rFonts w:eastAsia="Arial"/>
        </w:rPr>
        <w:t>was</w:t>
      </w:r>
      <w:r w:rsidR="0082432F" w:rsidRPr="000169B9">
        <w:rPr>
          <w:rFonts w:eastAsia="Arial"/>
        </w:rPr>
        <w:t xml:space="preserve"> fixed</w:t>
      </w:r>
      <w:ins w:id="61" w:author="Mirko Mutalipassi" w:date="2026-03-20T09:46:00Z" w16du:dateUtc="2026-03-20T08:46:00Z">
        <w:r w:rsidR="004478EC">
          <w:rPr>
            <w:rFonts w:eastAsia="Arial"/>
          </w:rPr>
          <w:t>,</w:t>
        </w:r>
      </w:ins>
      <w:r w:rsidR="0082432F" w:rsidRPr="000169B9">
        <w:rPr>
          <w:rFonts w:eastAsia="Arial"/>
        </w:rPr>
        <w:t xml:space="preserve"> and the </w:t>
      </w:r>
      <w:r w:rsidRPr="000169B9">
        <w:rPr>
          <w:rFonts w:eastAsia="Arial"/>
        </w:rPr>
        <w:t>initial size of eggs (IS) was recorded</w:t>
      </w:r>
      <w:r w:rsidR="0082432F" w:rsidRPr="000169B9">
        <w:rPr>
          <w:rFonts w:eastAsia="Arial"/>
        </w:rPr>
        <w:t xml:space="preserve"> (see below)</w:t>
      </w:r>
      <w:r w:rsidRPr="000169B9">
        <w:rPr>
          <w:rFonts w:eastAsia="Arial"/>
        </w:rPr>
        <w:t xml:space="preserve">. </w:t>
      </w:r>
    </w:p>
    <w:p w14:paraId="00000035" w14:textId="77777777" w:rsidR="00F1663E" w:rsidRPr="000169B9" w:rsidRDefault="00F1663E">
      <w:pPr>
        <w:spacing w:line="276" w:lineRule="auto"/>
        <w:jc w:val="both"/>
        <w:rPr>
          <w:rFonts w:eastAsia="Arial"/>
          <w:i/>
        </w:rPr>
      </w:pPr>
    </w:p>
    <w:p w14:paraId="00000036" w14:textId="77777777" w:rsidR="00F1663E" w:rsidRPr="000169B9" w:rsidRDefault="00275014">
      <w:pPr>
        <w:spacing w:line="276" w:lineRule="auto"/>
        <w:jc w:val="both"/>
        <w:rPr>
          <w:rFonts w:eastAsia="Arial"/>
          <w:i/>
        </w:rPr>
      </w:pPr>
      <w:r w:rsidRPr="000169B9">
        <w:rPr>
          <w:rFonts w:eastAsia="Arial"/>
          <w:i/>
        </w:rPr>
        <w:t>2.2 Experimental design</w:t>
      </w:r>
    </w:p>
    <w:p w14:paraId="3034B9DC" w14:textId="18983AB6" w:rsidR="005D6B49" w:rsidRPr="000169B9" w:rsidRDefault="00275014">
      <w:pPr>
        <w:spacing w:line="276" w:lineRule="auto"/>
        <w:jc w:val="both"/>
        <w:rPr>
          <w:rFonts w:eastAsia="Arial"/>
        </w:rPr>
      </w:pPr>
      <w:r w:rsidRPr="000169B9">
        <w:rPr>
          <w:rFonts w:eastAsia="Arial"/>
        </w:rPr>
        <w:t>Both single and multi-driver experiments were performed to evaluate the effect of pH, temperature and lithium alone and in combination. pH was manipulated by bubbling seawater with CO</w:t>
      </w:r>
      <w:r w:rsidRPr="000169B9">
        <w:rPr>
          <w:rFonts w:eastAsia="Arial"/>
          <w:vertAlign w:val="subscript"/>
        </w:rPr>
        <w:t>2</w:t>
      </w:r>
      <w:r w:rsidRPr="000169B9">
        <w:rPr>
          <w:rFonts w:eastAsia="Arial"/>
        </w:rPr>
        <w:t xml:space="preserve"> till the target level was reached; lithium levels were reached using a 1000 ppm stock solution, and the temperature was controlled using </w:t>
      </w:r>
      <w:r w:rsidR="008F12C1" w:rsidRPr="000169B9">
        <w:rPr>
          <w:rFonts w:eastAsia="Arial"/>
        </w:rPr>
        <w:t xml:space="preserve">water </w:t>
      </w:r>
      <w:r w:rsidRPr="000169B9">
        <w:rPr>
          <w:rFonts w:eastAsia="Arial"/>
        </w:rPr>
        <w:t xml:space="preserve">baths connected to a feedback </w:t>
      </w:r>
      <w:r w:rsidR="00744D9C" w:rsidRPr="000169B9">
        <w:rPr>
          <w:rFonts w:eastAsia="Arial"/>
        </w:rPr>
        <w:t xml:space="preserve">system (IKS </w:t>
      </w:r>
      <w:proofErr w:type="spellStart"/>
      <w:r w:rsidR="00744D9C" w:rsidRPr="000169B9">
        <w:rPr>
          <w:rFonts w:eastAsia="Arial"/>
        </w:rPr>
        <w:t>Aquastar</w:t>
      </w:r>
      <w:proofErr w:type="spellEnd"/>
      <w:r w:rsidRPr="000169B9">
        <w:rPr>
          <w:rFonts w:eastAsia="Arial"/>
        </w:rPr>
        <w:t xml:space="preserve">, Germany). </w:t>
      </w:r>
      <w:r w:rsidR="008F12C1" w:rsidRPr="000169B9">
        <w:rPr>
          <w:rFonts w:eastAsia="Arial"/>
        </w:rPr>
        <w:t>E</w:t>
      </w:r>
      <w:r w:rsidRPr="000169B9">
        <w:rPr>
          <w:rFonts w:eastAsia="Arial"/>
        </w:rPr>
        <w:t>xperiments were carried out in closed 100 mL glass bottles, except for the temperature</w:t>
      </w:r>
      <w:r w:rsidR="006B11A6">
        <w:rPr>
          <w:rFonts w:eastAsia="Arial"/>
        </w:rPr>
        <w:t xml:space="preserve"> gradient</w:t>
      </w:r>
      <w:r w:rsidRPr="000169B9">
        <w:rPr>
          <w:rFonts w:eastAsia="Arial"/>
        </w:rPr>
        <w:t xml:space="preserve"> experiment, which used 500 mL bottles. Embryos and larvae were exposed for 96 hours </w:t>
      </w:r>
      <w:r w:rsidR="008F12C1" w:rsidRPr="000169B9">
        <w:rPr>
          <w:rFonts w:eastAsia="Arial"/>
        </w:rPr>
        <w:t>without addition of food</w:t>
      </w:r>
      <w:r w:rsidRPr="000169B9">
        <w:rPr>
          <w:rFonts w:eastAsia="Arial"/>
        </w:rPr>
        <w:t xml:space="preserve">. At the end of the exposure, seawater analyses and biological measurements were performed as described below. </w:t>
      </w:r>
    </w:p>
    <w:p w14:paraId="18418A20" w14:textId="0F5904BC" w:rsidR="00A95F12" w:rsidRPr="000169B9" w:rsidRDefault="00504F2E">
      <w:pPr>
        <w:spacing w:line="276" w:lineRule="auto"/>
        <w:jc w:val="both"/>
        <w:rPr>
          <w:rFonts w:eastAsia="Arial"/>
        </w:rPr>
      </w:pPr>
      <w:r w:rsidRPr="000169B9">
        <w:rPr>
          <w:rFonts w:eastAsia="Arial"/>
        </w:rPr>
        <w:t>Reference</w:t>
      </w:r>
      <w:r w:rsidR="007957B0" w:rsidRPr="000169B9">
        <w:rPr>
          <w:rFonts w:eastAsia="Arial"/>
        </w:rPr>
        <w:t xml:space="preserve"> condition</w:t>
      </w:r>
      <w:r w:rsidR="007B3B22" w:rsidRPr="000169B9">
        <w:rPr>
          <w:rFonts w:eastAsia="Arial"/>
        </w:rPr>
        <w:t>s</w:t>
      </w:r>
      <w:r w:rsidR="007957B0" w:rsidRPr="000169B9">
        <w:rPr>
          <w:rFonts w:eastAsia="Arial"/>
        </w:rPr>
        <w:t xml:space="preserve"> (control</w:t>
      </w:r>
      <w:r w:rsidR="007B3B22" w:rsidRPr="000169B9">
        <w:rPr>
          <w:rFonts w:eastAsia="Arial"/>
        </w:rPr>
        <w:t>s</w:t>
      </w:r>
      <w:r w:rsidR="007957B0" w:rsidRPr="000169B9">
        <w:rPr>
          <w:rFonts w:eastAsia="Arial"/>
        </w:rPr>
        <w:t xml:space="preserve">) of the experiments </w:t>
      </w:r>
      <w:r w:rsidR="007B3B22" w:rsidRPr="000169B9">
        <w:rPr>
          <w:rFonts w:eastAsia="Arial"/>
        </w:rPr>
        <w:t>were</w:t>
      </w:r>
      <w:r w:rsidR="007957B0" w:rsidRPr="000169B9">
        <w:rPr>
          <w:rFonts w:eastAsia="Arial"/>
        </w:rPr>
        <w:t xml:space="preserve"> chosen </w:t>
      </w:r>
      <w:r w:rsidR="007B3B22" w:rsidRPr="000169B9">
        <w:rPr>
          <w:rFonts w:eastAsia="Arial"/>
        </w:rPr>
        <w:t xml:space="preserve">with </w:t>
      </w:r>
      <w:r w:rsidR="00984A00" w:rsidRPr="000169B9">
        <w:rPr>
          <w:rFonts w:eastAsia="Arial"/>
        </w:rPr>
        <w:t>the sampling site’s average level in mind: 20°C, pH 8 and lithium 0.18 ppm</w:t>
      </w:r>
      <w:r w:rsidRPr="000169B9">
        <w:rPr>
          <w:rFonts w:eastAsia="Arial"/>
        </w:rPr>
        <w:t>, and the ranges of the</w:t>
      </w:r>
      <w:r w:rsidR="00976248" w:rsidRPr="000169B9">
        <w:rPr>
          <w:rFonts w:eastAsia="Arial"/>
        </w:rPr>
        <w:t xml:space="preserve"> treatment levels chosen to extend beyond the natural variability</w:t>
      </w:r>
      <w:r w:rsidR="00F53831" w:rsidRPr="000169B9">
        <w:rPr>
          <w:rFonts w:eastAsia="Arial"/>
        </w:rPr>
        <w:t xml:space="preserve"> </w:t>
      </w:r>
      <w:r w:rsidR="006C6585" w:rsidRPr="000169B9">
        <w:rPr>
          <w:rFonts w:eastAsia="Arial"/>
        </w:rPr>
        <w:t xml:space="preserve">for October/November </w:t>
      </w:r>
      <w:r w:rsidR="00F53831" w:rsidRPr="000169B9">
        <w:rPr>
          <w:rFonts w:eastAsia="Arial"/>
        </w:rPr>
        <w:t>of 15°C – 2</w:t>
      </w:r>
      <w:r w:rsidR="00CC74F8" w:rsidRPr="000169B9">
        <w:rPr>
          <w:rFonts w:eastAsia="Arial"/>
        </w:rPr>
        <w:t>3</w:t>
      </w:r>
      <w:r w:rsidR="00F53831" w:rsidRPr="000169B9">
        <w:rPr>
          <w:rFonts w:eastAsia="Arial"/>
        </w:rPr>
        <w:t>°C</w:t>
      </w:r>
      <w:r w:rsidR="001918E8" w:rsidRPr="000169B9">
        <w:rPr>
          <w:rFonts w:eastAsia="Arial"/>
        </w:rPr>
        <w:t xml:space="preserve"> and</w:t>
      </w:r>
      <w:r w:rsidR="00F53831" w:rsidRPr="000169B9">
        <w:rPr>
          <w:rFonts w:eastAsia="Arial"/>
        </w:rPr>
        <w:t xml:space="preserve"> pH 8</w:t>
      </w:r>
      <w:r w:rsidR="001918E8" w:rsidRPr="000169B9">
        <w:rPr>
          <w:rFonts w:eastAsia="Arial"/>
        </w:rPr>
        <w:t>.15</w:t>
      </w:r>
      <w:r w:rsidR="00F53831" w:rsidRPr="000169B9">
        <w:rPr>
          <w:rFonts w:eastAsia="Arial"/>
        </w:rPr>
        <w:t xml:space="preserve"> </w:t>
      </w:r>
      <w:r w:rsidR="006C6585" w:rsidRPr="000169B9">
        <w:rPr>
          <w:rFonts w:eastAsia="Arial"/>
        </w:rPr>
        <w:t>–</w:t>
      </w:r>
      <w:r w:rsidR="00B31B53">
        <w:rPr>
          <w:rFonts w:eastAsia="Arial"/>
        </w:rPr>
        <w:t xml:space="preserve"> </w:t>
      </w:r>
      <w:r w:rsidR="006C6585" w:rsidRPr="000169B9">
        <w:rPr>
          <w:rFonts w:eastAsia="Arial"/>
        </w:rPr>
        <w:t>7</w:t>
      </w:r>
      <w:r w:rsidR="001918E8" w:rsidRPr="000169B9">
        <w:rPr>
          <w:rFonts w:eastAsia="Arial"/>
        </w:rPr>
        <w:t>.97</w:t>
      </w:r>
      <w:r w:rsidR="004A034D" w:rsidRPr="000169B9">
        <w:rPr>
          <w:rFonts w:eastAsia="Arial"/>
        </w:rPr>
        <w:t xml:space="preserve"> </w:t>
      </w:r>
      <w:r w:rsidR="004A034D" w:rsidRPr="000169B9">
        <w:rPr>
          <w:rFonts w:eastAsia="Arial"/>
        </w:rPr>
        <w:fldChar w:fldCharType="begin"/>
      </w:r>
      <w:r w:rsidR="0040114B">
        <w:rPr>
          <w:rFonts w:eastAsia="Arial"/>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rPr>
        <w:fldChar w:fldCharType="separate"/>
      </w:r>
      <w:r w:rsidR="00645A70" w:rsidRPr="000169B9">
        <w:rPr>
          <w:rFonts w:eastAsia="Arial"/>
        </w:rPr>
        <w:t>(Gattuso et al., 2021)</w:t>
      </w:r>
      <w:r w:rsidR="004A034D" w:rsidRPr="000169B9">
        <w:rPr>
          <w:rFonts w:eastAsia="Arial"/>
        </w:rPr>
        <w:fldChar w:fldCharType="end"/>
      </w:r>
      <w:r w:rsidR="00E224B6" w:rsidRPr="000169B9">
        <w:rPr>
          <w:rFonts w:eastAsia="Arial"/>
        </w:rPr>
        <w:t>,</w:t>
      </w:r>
      <w:r w:rsidR="001918E8" w:rsidRPr="000169B9">
        <w:rPr>
          <w:rFonts w:eastAsia="Arial"/>
        </w:rPr>
        <w:t xml:space="preserve"> as well as </w:t>
      </w:r>
      <w:r w:rsidR="005C2D50" w:rsidRPr="000169B9">
        <w:rPr>
          <w:rFonts w:eastAsia="Arial"/>
        </w:rPr>
        <w:t xml:space="preserve">providing a lithium range from </w:t>
      </w:r>
      <w:r w:rsidR="00645A70" w:rsidRPr="000169B9">
        <w:rPr>
          <w:rFonts w:eastAsia="Arial"/>
        </w:rPr>
        <w:t>ocean</w:t>
      </w:r>
      <w:r w:rsidR="005C2D50" w:rsidRPr="000169B9">
        <w:rPr>
          <w:rFonts w:eastAsia="Arial"/>
        </w:rPr>
        <w:t xml:space="preserve"> average up to heavily contaminated</w:t>
      </w:r>
      <w:r w:rsidR="00162CF5" w:rsidRPr="000169B9">
        <w:rPr>
          <w:rFonts w:eastAsia="Arial"/>
        </w:rPr>
        <w:t xml:space="preserve"> seawater</w:t>
      </w:r>
      <w:r w:rsidR="004A034D" w:rsidRPr="000169B9">
        <w:rPr>
          <w:rFonts w:eastAsia="Arial"/>
        </w:rPr>
        <w:t xml:space="preserve"> </w:t>
      </w:r>
      <w:r w:rsidR="00282304" w:rsidRPr="000169B9">
        <w:rPr>
          <w:rFonts w:eastAsia="Arial"/>
        </w:rPr>
        <w:fldChar w:fldCharType="begin"/>
      </w:r>
      <w:r w:rsidR="00282304" w:rsidRPr="000169B9">
        <w:rPr>
          <w:rFonts w:eastAsia="Arial"/>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rPr>
        <w:fldChar w:fldCharType="separate"/>
      </w:r>
      <w:r w:rsidR="00282304" w:rsidRPr="000169B9">
        <w:rPr>
          <w:rFonts w:eastAsia="Arial"/>
          <w:noProof/>
        </w:rPr>
        <w:t>(Barbosa et al., 2023)</w:t>
      </w:r>
      <w:r w:rsidR="00282304" w:rsidRPr="000169B9">
        <w:rPr>
          <w:rFonts w:eastAsia="Arial"/>
        </w:rPr>
        <w:fldChar w:fldCharType="end"/>
      </w:r>
      <w:r w:rsidR="00251521" w:rsidRPr="000169B9">
        <w:rPr>
          <w:rFonts w:eastAsia="Arial"/>
        </w:rPr>
        <w:t xml:space="preserve">. </w:t>
      </w:r>
    </w:p>
    <w:p w14:paraId="79470E06" w14:textId="6C5B66DB" w:rsidR="00F16C32" w:rsidRPr="000169B9" w:rsidRDefault="005D7BA6">
      <w:pPr>
        <w:spacing w:line="276" w:lineRule="auto"/>
        <w:jc w:val="both"/>
        <w:rPr>
          <w:rFonts w:eastAsia="Arial"/>
        </w:rPr>
      </w:pPr>
      <w:commentRangeStart w:id="62"/>
      <w:r w:rsidRPr="000169B9">
        <w:rPr>
          <w:rFonts w:eastAsia="Arial"/>
        </w:rPr>
        <w:t>The single driver experiment (experiment #1) was carried out in 15 bottles</w:t>
      </w:r>
      <w:r w:rsidR="00A05EBB" w:rsidRPr="000169B9">
        <w:rPr>
          <w:rFonts w:eastAsia="Arial"/>
        </w:rPr>
        <w:t xml:space="preserve">, </w:t>
      </w:r>
      <w:r w:rsidR="00E83423" w:rsidRPr="000169B9">
        <w:rPr>
          <w:rFonts w:eastAsia="Arial"/>
        </w:rPr>
        <w:t xml:space="preserve">where </w:t>
      </w:r>
      <w:r w:rsidR="00E50F4F" w:rsidRPr="000169B9">
        <w:rPr>
          <w:rFonts w:eastAsia="Arial"/>
        </w:rPr>
        <w:t xml:space="preserve">there were </w:t>
      </w:r>
      <w:r w:rsidR="00A05EBB" w:rsidRPr="000169B9">
        <w:rPr>
          <w:rFonts w:eastAsia="Arial"/>
        </w:rPr>
        <w:t>five bottles (treatment levels) for each driver</w:t>
      </w:r>
      <w:r w:rsidR="00F16C32" w:rsidRPr="000169B9">
        <w:rPr>
          <w:rFonts w:eastAsia="Arial"/>
        </w:rPr>
        <w:t xml:space="preserve">, providing a range of </w:t>
      </w:r>
      <w:r w:rsidR="00CC17A5" w:rsidRPr="000169B9">
        <w:rPr>
          <w:rFonts w:eastAsia="Arial"/>
        </w:rPr>
        <w:t>temperature (15°C to 30°C), pH (</w:t>
      </w:r>
      <w:r w:rsidR="00A611D8" w:rsidRPr="000169B9">
        <w:rPr>
          <w:rFonts w:eastAsia="Arial"/>
        </w:rPr>
        <w:t xml:space="preserve">pH 8 to 7.45) and lithium (0.18 to 20 ppm) treatments in </w:t>
      </w:r>
      <w:r w:rsidR="000B3C1E" w:rsidRPr="000169B9">
        <w:rPr>
          <w:rFonts w:eastAsia="Arial"/>
        </w:rPr>
        <w:t>regression-based designs</w:t>
      </w:r>
      <w:r w:rsidR="00E50F4F" w:rsidRPr="000169B9">
        <w:rPr>
          <w:rFonts w:eastAsia="Arial"/>
        </w:rPr>
        <w:t xml:space="preserve"> (Fig</w:t>
      </w:r>
      <w:r w:rsidR="004E54FC">
        <w:rPr>
          <w:rFonts w:eastAsia="Arial"/>
        </w:rPr>
        <w:t xml:space="preserve">ure </w:t>
      </w:r>
      <w:r w:rsidR="00804834">
        <w:rPr>
          <w:rFonts w:eastAsia="Arial"/>
        </w:rPr>
        <w:t>1</w:t>
      </w:r>
      <w:r w:rsidR="00E50F4F" w:rsidRPr="000169B9">
        <w:rPr>
          <w:rFonts w:eastAsia="Arial"/>
        </w:rPr>
        <w:t>a)</w:t>
      </w:r>
      <w:r w:rsidR="000B3C1E" w:rsidRPr="000169B9">
        <w:rPr>
          <w:rFonts w:eastAsia="Arial"/>
        </w:rPr>
        <w:t xml:space="preserve">. </w:t>
      </w:r>
      <w:commentRangeEnd w:id="62"/>
      <w:r w:rsidR="00C528B2" w:rsidRPr="000169B9">
        <w:rPr>
          <w:rStyle w:val="CommentReference"/>
          <w:rFonts w:eastAsia="Arial"/>
          <w:sz w:val="24"/>
          <w:szCs w:val="24"/>
        </w:rPr>
        <w:commentReference w:id="62"/>
      </w:r>
      <w:r w:rsidR="00E50F4F" w:rsidRPr="000169B9">
        <w:rPr>
          <w:rFonts w:eastAsia="Arial"/>
        </w:rPr>
        <w:t>The multiple driver experiment (</w:t>
      </w:r>
      <w:r w:rsidR="00317BD5" w:rsidRPr="000169B9">
        <w:rPr>
          <w:rFonts w:eastAsia="Arial"/>
        </w:rPr>
        <w:t xml:space="preserve">experiment #2) </w:t>
      </w:r>
      <w:r w:rsidR="00296E7B" w:rsidRPr="000169B9">
        <w:rPr>
          <w:rFonts w:eastAsia="Arial"/>
        </w:rPr>
        <w:t>used</w:t>
      </w:r>
      <w:r w:rsidR="00317BD5" w:rsidRPr="000169B9">
        <w:rPr>
          <w:rFonts w:eastAsia="Arial"/>
        </w:rPr>
        <w:t xml:space="preserve"> two levels of each of these </w:t>
      </w:r>
      <w:r w:rsidR="0093538E" w:rsidRPr="000169B9">
        <w:rPr>
          <w:rFonts w:eastAsia="Arial"/>
        </w:rPr>
        <w:t xml:space="preserve">drivers </w:t>
      </w:r>
      <w:r w:rsidR="00296E7B" w:rsidRPr="000169B9">
        <w:rPr>
          <w:rFonts w:eastAsia="Arial"/>
        </w:rPr>
        <w:t>in a</w:t>
      </w:r>
      <w:r w:rsidR="008B0185" w:rsidRPr="000169B9">
        <w:rPr>
          <w:rFonts w:eastAsia="Arial"/>
        </w:rPr>
        <w:t xml:space="preserve"> full</w:t>
      </w:r>
      <w:r w:rsidR="00296E7B" w:rsidRPr="000169B9">
        <w:rPr>
          <w:rFonts w:eastAsia="Arial"/>
        </w:rPr>
        <w:t xml:space="preserve"> cross</w:t>
      </w:r>
      <w:r w:rsidR="008B0185" w:rsidRPr="000169B9">
        <w:rPr>
          <w:rFonts w:eastAsia="Arial"/>
        </w:rPr>
        <w:t xml:space="preserve">ed </w:t>
      </w:r>
      <w:r w:rsidR="00296E7B" w:rsidRPr="000169B9">
        <w:rPr>
          <w:rFonts w:eastAsia="Arial"/>
        </w:rPr>
        <w:t>design to form eight treatments</w:t>
      </w:r>
      <w:r w:rsidR="008B0185" w:rsidRPr="000169B9">
        <w:rPr>
          <w:rFonts w:eastAsia="Arial"/>
        </w:rPr>
        <w:t xml:space="preserve">, performed in duplicates </w:t>
      </w:r>
      <w:commentRangeStart w:id="63"/>
      <w:r w:rsidR="008B0185" w:rsidRPr="000169B9">
        <w:rPr>
          <w:rFonts w:eastAsia="Arial"/>
        </w:rPr>
        <w:t>(Fig</w:t>
      </w:r>
      <w:r w:rsidR="004E54FC">
        <w:rPr>
          <w:rFonts w:eastAsia="Arial"/>
        </w:rPr>
        <w:t xml:space="preserve">ure </w:t>
      </w:r>
      <w:r w:rsidR="00804834">
        <w:rPr>
          <w:rFonts w:eastAsia="Arial"/>
        </w:rPr>
        <w:t>1</w:t>
      </w:r>
      <w:r w:rsidR="008B0185" w:rsidRPr="000169B9">
        <w:rPr>
          <w:rFonts w:eastAsia="Arial"/>
        </w:rPr>
        <w:t>a)</w:t>
      </w:r>
      <w:r w:rsidR="005559BE">
        <w:rPr>
          <w:rFonts w:eastAsia="Arial"/>
        </w:rPr>
        <w:t>.</w:t>
      </w:r>
      <w:commentRangeEnd w:id="63"/>
      <w:r w:rsidR="00A33AA3" w:rsidRPr="000169B9">
        <w:rPr>
          <w:rStyle w:val="CommentReference"/>
          <w:rFonts w:eastAsia="Arial"/>
          <w:sz w:val="24"/>
          <w:szCs w:val="24"/>
        </w:rPr>
        <w:commentReference w:id="63"/>
      </w:r>
    </w:p>
    <w:p w14:paraId="15C50F26" w14:textId="77777777" w:rsidR="006335C3" w:rsidRDefault="006335C3">
      <w:pPr>
        <w:jc w:val="both"/>
        <w:rPr>
          <w:rFonts w:eastAsia="Arial"/>
          <w:b/>
        </w:rPr>
      </w:pPr>
      <w:bookmarkStart w:id="64" w:name="_heading=h.gjdgxs" w:colFirst="0" w:colLast="0"/>
      <w:bookmarkEnd w:id="64"/>
    </w:p>
    <w:p w14:paraId="36B985E9" w14:textId="3BB1FBF4" w:rsidR="006335C3" w:rsidRPr="00DB7F86" w:rsidRDefault="008724C9">
      <w:pPr>
        <w:jc w:val="both"/>
        <w:rPr>
          <w:rFonts w:ascii="Arial" w:eastAsia="Arial" w:hAnsi="Arial" w:cs="Arial"/>
        </w:rPr>
      </w:pPr>
      <w:r w:rsidRPr="008724C9">
        <w:rPr>
          <w:rFonts w:eastAsia="Arial"/>
          <w:b/>
          <w:noProof/>
        </w:rPr>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3"/>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4"/>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3F97D12" w:rsidR="00F1663E" w:rsidRPr="00B63343" w:rsidRDefault="006335C3">
      <w:pPr>
        <w:jc w:val="both"/>
        <w:rPr>
          <w:rFonts w:eastAsia="Arial"/>
        </w:rPr>
      </w:pPr>
      <w:commentRangeStart w:id="65"/>
      <w:commentRangeStart w:id="66"/>
      <w:r w:rsidRPr="00B63343">
        <w:rPr>
          <w:rFonts w:eastAsia="Arial"/>
          <w:b/>
        </w:rPr>
        <w:t xml:space="preserve">Figure </w:t>
      </w:r>
      <w:commentRangeEnd w:id="65"/>
      <w:r w:rsidR="00C002FF">
        <w:rPr>
          <w:rStyle w:val="CommentReference"/>
          <w:rFonts w:eastAsia="Arial"/>
          <w:b/>
          <w:sz w:val="24"/>
          <w:szCs w:val="24"/>
        </w:rPr>
        <w:commentReference w:id="65"/>
      </w:r>
      <w:commentRangeEnd w:id="66"/>
      <w:r w:rsidR="00AA276C">
        <w:rPr>
          <w:rStyle w:val="CommentReference"/>
          <w:rFonts w:eastAsia="Arial"/>
          <w:b/>
          <w:sz w:val="24"/>
          <w:szCs w:val="24"/>
        </w:rPr>
        <w:commentReference w:id="66"/>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proofErr w:type="spellStart"/>
      <w:r w:rsidR="00372FCA" w:rsidRPr="00B63343">
        <w:rPr>
          <w:rFonts w:eastAsia="Arial"/>
          <w:i/>
        </w:rPr>
        <w:t>Paracentrotus</w:t>
      </w:r>
      <w:proofErr w:type="spellEnd"/>
      <w:r w:rsidR="00372FCA" w:rsidRPr="00B63343">
        <w:rPr>
          <w:rFonts w:eastAsia="Arial"/>
          <w:i/>
        </w:rPr>
        <w:t xml:space="preserve"> lividus</w:t>
      </w:r>
      <w:r w:rsidR="00372FCA" w:rsidRPr="00B63343">
        <w:rPr>
          <w:rFonts w:eastAsia="Arial"/>
        </w:rPr>
        <w:t xml:space="preserve"> pluteus larvae morphology and morphometric variables. BL: body length, BR: body rod, ALR: </w:t>
      </w:r>
      <w:proofErr w:type="spellStart"/>
      <w:r w:rsidR="00372FCA" w:rsidRPr="00B63343">
        <w:rPr>
          <w:rFonts w:eastAsia="Arial"/>
        </w:rPr>
        <w:t>antero</w:t>
      </w:r>
      <w:proofErr w:type="spellEnd"/>
      <w:r w:rsidR="00372FCA" w:rsidRPr="00B63343">
        <w:rPr>
          <w:rFonts w:eastAsia="Arial"/>
        </w:rPr>
        <w:t xml:space="preserve"> lateral rod, and POR: post oral rod.</w:t>
      </w:r>
    </w:p>
    <w:p w14:paraId="000000D3" w14:textId="77777777" w:rsidR="00F1663E" w:rsidRPr="00B63343" w:rsidRDefault="00F1663E">
      <w:pPr>
        <w:jc w:val="both"/>
        <w:rPr>
          <w:rFonts w:eastAsia="Arial"/>
        </w:rPr>
      </w:pPr>
    </w:p>
    <w:p w14:paraId="000000D4" w14:textId="78CC859A" w:rsidR="00F1663E" w:rsidRPr="00B63343" w:rsidRDefault="00275014">
      <w:pPr>
        <w:spacing w:line="276" w:lineRule="auto"/>
        <w:jc w:val="both"/>
        <w:rPr>
          <w:rFonts w:eastAsia="Arial"/>
          <w:i/>
        </w:rPr>
      </w:pPr>
      <w:r w:rsidRPr="00B63343">
        <w:rPr>
          <w:rFonts w:eastAsia="Arial"/>
          <w:i/>
        </w:rPr>
        <w:t>2.</w:t>
      </w:r>
      <w:r w:rsidR="00E44A11" w:rsidRPr="00B63343">
        <w:rPr>
          <w:rFonts w:eastAsia="Arial"/>
          <w:i/>
        </w:rPr>
        <w:t xml:space="preserve">3 </w:t>
      </w:r>
      <w:r w:rsidRPr="00B63343">
        <w:rPr>
          <w:rFonts w:eastAsia="Arial"/>
          <w:i/>
        </w:rPr>
        <w:t>Biological measurements</w:t>
      </w:r>
    </w:p>
    <w:p w14:paraId="09CB0F44" w14:textId="5E09D748" w:rsidR="00E44A11" w:rsidRPr="00B63343" w:rsidRDefault="00275014">
      <w:pPr>
        <w:spacing w:line="276" w:lineRule="auto"/>
        <w:jc w:val="both"/>
        <w:rPr>
          <w:rFonts w:eastAsia="Arial"/>
        </w:rPr>
      </w:pPr>
      <w:r w:rsidRPr="00B63343">
        <w:rPr>
          <w:rFonts w:eastAsia="Arial"/>
        </w:rPr>
        <w:t xml:space="preserve">After 96 hours, a 10 mL sample was taken from each bottle and fixed with 4% formaldehyde. </w:t>
      </w:r>
      <w:commentRangeStart w:id="67"/>
      <w:commentRangeStart w:id="68"/>
      <w:commentRangeStart w:id="69"/>
      <w:r w:rsidRPr="00B63343">
        <w:rPr>
          <w:rFonts w:eastAsia="Arial"/>
        </w:rPr>
        <w:t xml:space="preserve">Larvae were counted for density </w:t>
      </w:r>
      <w:commentRangeEnd w:id="67"/>
      <w:r w:rsidR="004A0197" w:rsidRPr="00B63343">
        <w:rPr>
          <w:rStyle w:val="CommentReference"/>
          <w:rFonts w:eastAsia="Arial"/>
          <w:sz w:val="24"/>
          <w:szCs w:val="24"/>
        </w:rPr>
        <w:commentReference w:id="67"/>
      </w:r>
      <w:commentRangeEnd w:id="68"/>
      <w:r w:rsidR="00F33EDC" w:rsidRPr="00B63343">
        <w:rPr>
          <w:rStyle w:val="CommentReference"/>
          <w:rFonts w:eastAsia="Arial"/>
          <w:sz w:val="24"/>
          <w:szCs w:val="24"/>
        </w:rPr>
        <w:commentReference w:id="68"/>
      </w:r>
      <w:commentRangeEnd w:id="69"/>
      <w:r w:rsidR="00F551AB" w:rsidRPr="00B63343">
        <w:rPr>
          <w:rStyle w:val="CommentReference"/>
          <w:rFonts w:eastAsia="Arial"/>
          <w:sz w:val="24"/>
          <w:szCs w:val="24"/>
        </w:rPr>
        <w:commentReference w:id="69"/>
      </w:r>
      <w:r w:rsidRPr="00B63343">
        <w:rPr>
          <w:rFonts w:eastAsia="Arial"/>
        </w:rPr>
        <w:t>and photographed under a 10x microscope</w:t>
      </w:r>
      <w:sdt>
        <w:sdtPr>
          <w:tag w:val="goog_rdk_29"/>
          <w:id w:val="427276857"/>
        </w:sdtPr>
        <w:sdtEndPr/>
        <w:sdtContent>
          <w:sdt>
            <w:sdtPr>
              <w:tag w:val="goog_rdk_30"/>
              <w:id w:val="-1419210279"/>
            </w:sdtPr>
            <w:sdtEndPr/>
            <w:sdtContent/>
          </w:sdt>
          <w:r w:rsidRPr="00B63343">
            <w:rPr>
              <w:rFonts w:eastAsia="Arial"/>
            </w:rPr>
            <w:t xml:space="preserve"> (</w:t>
          </w:r>
          <w:commentRangeStart w:id="70"/>
          <w:del w:id="71" w:author="METIAN, Marc" w:date="2026-03-24T15:36:00Z" w16du:dateUtc="2026-03-24T14:36:00Z">
            <w:r w:rsidRPr="00B63343" w:rsidDel="00585E7C">
              <w:rPr>
                <w:rFonts w:eastAsia="Arial"/>
              </w:rPr>
              <w:delText>Brand of the microscope</w:delText>
            </w:r>
            <w:commentRangeEnd w:id="70"/>
            <w:r w:rsidR="004A0197" w:rsidRPr="00B63343" w:rsidDel="00585E7C">
              <w:rPr>
                <w:rStyle w:val="CommentReference"/>
                <w:rFonts w:eastAsia="Arial"/>
                <w:sz w:val="24"/>
                <w:szCs w:val="24"/>
              </w:rPr>
              <w:commentReference w:id="70"/>
            </w:r>
          </w:del>
          <w:ins w:id="72" w:author="METIAN, Marc" w:date="2026-03-24T15:36:00Z" w16du:dateUtc="2026-03-24T14:36:00Z">
            <w:r w:rsidR="00585E7C">
              <w:rPr>
                <w:rFonts w:eastAsia="Arial"/>
              </w:rPr>
              <w:t>Olympus</w:t>
            </w:r>
          </w:ins>
          <w:ins w:id="73" w:author="METIAN, Marc" w:date="2026-03-24T15:37:00Z" w16du:dateUtc="2026-03-24T14:37:00Z">
            <w:r w:rsidR="00585E7C">
              <w:rPr>
                <w:rFonts w:eastAsia="Arial"/>
              </w:rPr>
              <w:t xml:space="preserve">; </w:t>
            </w:r>
          </w:ins>
          <w:ins w:id="74" w:author="METIAN, Marc" w:date="2026-03-24T15:37:00Z">
            <w:r w:rsidR="00585E7C" w:rsidRPr="00585E7C">
              <w:rPr>
                <w:rFonts w:eastAsia="Arial"/>
              </w:rPr>
              <w:t>BX43</w:t>
            </w:r>
          </w:ins>
          <w:ins w:id="75" w:author="METIAN, Marc" w:date="2026-03-24T15:37:00Z" w16du:dateUtc="2026-03-24T14:37:00Z">
            <w:r w:rsidR="00585E7C">
              <w:rPr>
                <w:rFonts w:eastAsia="Arial"/>
              </w:rPr>
              <w:t xml:space="preserve"> </w:t>
            </w:r>
          </w:ins>
          <w:ins w:id="76" w:author="METIAN, Marc" w:date="2026-03-24T15:38:00Z" w16du:dateUtc="2026-03-24T14:38:00Z">
            <w:r w:rsidR="00585E7C">
              <w:rPr>
                <w:rFonts w:eastAsia="Arial"/>
              </w:rPr>
              <w:t xml:space="preserve">upright microscope </w:t>
            </w:r>
          </w:ins>
          <w:ins w:id="77" w:author="METIAN, Marc" w:date="2026-03-24T15:37:00Z" w16du:dateUtc="2026-03-24T14:37:00Z">
            <w:r w:rsidR="00585E7C">
              <w:rPr>
                <w:rFonts w:eastAsia="Arial"/>
              </w:rPr>
              <w:t xml:space="preserve">with </w:t>
            </w:r>
          </w:ins>
          <w:ins w:id="78" w:author="METIAN, Marc" w:date="2026-03-24T15:38:00Z">
            <w:r w:rsidR="00585E7C" w:rsidRPr="00585E7C">
              <w:rPr>
                <w:rFonts w:eastAsia="Arial"/>
              </w:rPr>
              <w:t>DP28 camera</w:t>
            </w:r>
          </w:ins>
          <w:r w:rsidRPr="00B63343">
            <w:rPr>
              <w:rFonts w:eastAsia="Arial"/>
            </w:rPr>
            <w:t>)</w:t>
          </w:r>
        </w:sdtContent>
      </w:sdt>
      <w:r w:rsidRPr="00B63343">
        <w:rPr>
          <w:rFonts w:eastAsia="Arial"/>
        </w:rPr>
        <w:t>. Ten larvae were randomly selected from each treatment and body length (BL</w:t>
      </w:r>
      <w:r w:rsidR="00B91197" w:rsidRPr="00B63343">
        <w:rPr>
          <w:rFonts w:eastAsia="Arial"/>
        </w:rPr>
        <w:t>)</w:t>
      </w:r>
      <w:r w:rsidRPr="00B63343">
        <w:rPr>
          <w:rFonts w:eastAsia="Arial"/>
        </w:rPr>
        <w:t xml:space="preserve"> measured using the Fiji software</w:t>
      </w:r>
      <w:r w:rsidR="00A9310F">
        <w:rPr>
          <w:rFonts w:eastAsia="Arial"/>
        </w:rPr>
        <w:t xml:space="preserve"> </w:t>
      </w:r>
      <w:r w:rsidR="00A9310F">
        <w:rPr>
          <w:rFonts w:eastAsia="Arial"/>
        </w:rPr>
        <w:fldChar w:fldCharType="begin"/>
      </w:r>
      <w:r w:rsidR="0019730A">
        <w:rPr>
          <w:rFonts w:eastAsia="Arial"/>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rPr>
        <w:fldChar w:fldCharType="separate"/>
      </w:r>
      <w:r w:rsidR="0019730A">
        <w:rPr>
          <w:rFonts w:eastAsia="Arial"/>
          <w:noProof/>
        </w:rPr>
        <w:t>(Schindelin et al., 2012)</w:t>
      </w:r>
      <w:r w:rsidR="00A9310F">
        <w:rPr>
          <w:rFonts w:eastAsia="Arial"/>
        </w:rPr>
        <w:fldChar w:fldCharType="end"/>
      </w:r>
      <w:r w:rsidR="0019730A">
        <w:rPr>
          <w:rFonts w:eastAsia="Arial"/>
        </w:rPr>
        <w:t xml:space="preserve"> </w:t>
      </w:r>
      <w:r w:rsidRPr="00B63343">
        <w:rPr>
          <w:rFonts w:eastAsia="Arial"/>
        </w:rPr>
        <w:t xml:space="preserve"> (Fig</w:t>
      </w:r>
      <w:r w:rsidR="004E54FC">
        <w:rPr>
          <w:rFonts w:eastAsia="Arial"/>
        </w:rPr>
        <w:t>ure</w:t>
      </w:r>
      <w:r w:rsidRPr="00B63343">
        <w:rPr>
          <w:rFonts w:eastAsia="Arial"/>
        </w:rPr>
        <w:t xml:space="preserve"> </w:t>
      </w:r>
      <w:r w:rsidR="00440B16">
        <w:rPr>
          <w:rFonts w:eastAsia="Arial"/>
        </w:rPr>
        <w:t>1</w:t>
      </w:r>
      <w:r w:rsidR="00B91197" w:rsidRPr="00B63343">
        <w:rPr>
          <w:rFonts w:eastAsia="Arial"/>
        </w:rPr>
        <w:t>b</w:t>
      </w:r>
      <w:r w:rsidR="001145EA" w:rsidRPr="00B63343">
        <w:rPr>
          <w:rFonts w:eastAsia="Arial"/>
        </w:rPr>
        <w:t>).</w:t>
      </w:r>
      <w:r w:rsidRPr="00B63343">
        <w:rPr>
          <w:rFonts w:eastAsia="Arial"/>
        </w:rPr>
        <w:t xml:space="preserve"> </w:t>
      </w:r>
      <w:r w:rsidR="00E44A11" w:rsidRPr="00B63343">
        <w:rPr>
          <w:rFonts w:eastAsia="Arial"/>
        </w:rPr>
        <w:t>The diameter of the eggs at the beginning of the experiment (Initial egg size</w:t>
      </w:r>
      <w:ins w:id="79" w:author="METIAN, Marc" w:date="2026-03-24T15:39:00Z" w16du:dateUtc="2026-03-24T14:39:00Z">
        <w:r w:rsidR="00585E7C">
          <w:rPr>
            <w:rFonts w:eastAsia="Arial"/>
          </w:rPr>
          <w:t>;</w:t>
        </w:r>
      </w:ins>
      <w:del w:id="80" w:author="METIAN, Marc" w:date="2026-03-24T15:39:00Z" w16du:dateUtc="2026-03-24T14:39:00Z">
        <w:r w:rsidR="00E44A11" w:rsidRPr="00B63343" w:rsidDel="00585E7C">
          <w:rPr>
            <w:rFonts w:eastAsia="Arial"/>
          </w:rPr>
          <w:delText>,</w:delText>
        </w:r>
      </w:del>
      <w:r w:rsidR="00E44A11" w:rsidRPr="00B63343">
        <w:rPr>
          <w:rFonts w:eastAsia="Arial"/>
        </w:rPr>
        <w:t xml:space="preserve"> IS) was also measured.</w:t>
      </w:r>
      <w:r w:rsidR="00595120" w:rsidRPr="00B63343">
        <w:rPr>
          <w:rFonts w:eastAsia="Arial"/>
        </w:rPr>
        <w:t xml:space="preserve"> No </w:t>
      </w:r>
      <w:r w:rsidR="00D039DB" w:rsidRPr="00B63343">
        <w:rPr>
          <w:rFonts w:eastAsia="Arial"/>
        </w:rPr>
        <w:t xml:space="preserve">change in density was detected except in the highest temperature treatment. </w:t>
      </w:r>
    </w:p>
    <w:p w14:paraId="000000D5" w14:textId="7A44E2E2" w:rsidR="00F1663E" w:rsidRPr="00B63343" w:rsidRDefault="00275014">
      <w:pPr>
        <w:spacing w:line="276" w:lineRule="auto"/>
        <w:jc w:val="both"/>
        <w:rPr>
          <w:rFonts w:eastAsia="Arial"/>
        </w:rPr>
      </w:pPr>
      <w:commentRangeStart w:id="81"/>
      <w:r w:rsidRPr="00B63343">
        <w:rPr>
          <w:rFonts w:eastAsia="Arial"/>
        </w:rPr>
        <w:t>Larval growth rate (GR</w:t>
      </w:r>
      <w:r w:rsidR="00E44A11" w:rsidRPr="00B63343">
        <w:rPr>
          <w:rFonts w:eastAsia="Arial"/>
        </w:rPr>
        <w:t xml:space="preserve"> in µm</w:t>
      </w:r>
      <w:r w:rsidR="005E0D7F" w:rsidRPr="005E0D7F">
        <w:rPr>
          <w:rFonts w:ascii="Symbol" w:eastAsia="Arial" w:hAnsi="Symbol"/>
        </w:rPr>
        <w:t>*</w:t>
      </w:r>
      <w:r w:rsidR="00E44A11" w:rsidRPr="00B63343">
        <w:rPr>
          <w:rFonts w:eastAsia="Arial"/>
        </w:rPr>
        <w:t>day</w:t>
      </w:r>
      <w:r w:rsidR="00E44A11" w:rsidRPr="00B63343">
        <w:rPr>
          <w:rFonts w:eastAsia="Arial"/>
          <w:vertAlign w:val="superscript"/>
        </w:rPr>
        <w:t>-1</w:t>
      </w:r>
      <w:r w:rsidRPr="00B63343">
        <w:rPr>
          <w:rFonts w:eastAsia="Arial"/>
        </w:rPr>
        <w:t xml:space="preserve">) was calculated for each </w:t>
      </w:r>
      <w:r w:rsidR="00E44A11" w:rsidRPr="00B63343">
        <w:rPr>
          <w:rFonts w:eastAsia="Arial"/>
        </w:rPr>
        <w:t xml:space="preserve">aquarium </w:t>
      </w:r>
      <w:r w:rsidRPr="00B63343">
        <w:rPr>
          <w:rFonts w:eastAsia="Arial"/>
        </w:rPr>
        <w:t xml:space="preserve">as the difference between BL (µm) and IS (µm) </w:t>
      </w:r>
      <w:r w:rsidR="00E44A11" w:rsidRPr="00B63343">
        <w:rPr>
          <w:rFonts w:eastAsia="Arial"/>
        </w:rPr>
        <w:t xml:space="preserve">divided by exposure </w:t>
      </w:r>
      <w:r w:rsidRPr="00B63343">
        <w:rPr>
          <w:rFonts w:eastAsia="Arial"/>
        </w:rPr>
        <w:t>time</w:t>
      </w:r>
      <w:r w:rsidR="00E44A11" w:rsidRPr="00B63343">
        <w:rPr>
          <w:rFonts w:eastAsia="Arial"/>
        </w:rPr>
        <w:t xml:space="preserve"> (3 days)</w:t>
      </w:r>
      <w:r w:rsidRPr="00B63343">
        <w:rPr>
          <w:rFonts w:eastAsia="Arial"/>
        </w:rPr>
        <w:t xml:space="preserve">. </w:t>
      </w:r>
      <w:commentRangeEnd w:id="81"/>
      <w:r w:rsidR="00E641E7" w:rsidRPr="00B63343">
        <w:rPr>
          <w:rStyle w:val="CommentReference"/>
          <w:rFonts w:eastAsia="Arial"/>
          <w:sz w:val="24"/>
          <w:szCs w:val="24"/>
        </w:rPr>
        <w:commentReference w:id="81"/>
      </w:r>
    </w:p>
    <w:p w14:paraId="000000D6" w14:textId="77777777" w:rsidR="00F1663E" w:rsidRPr="00B63343" w:rsidRDefault="00F1663E">
      <w:pPr>
        <w:spacing w:line="276" w:lineRule="auto"/>
        <w:jc w:val="both"/>
        <w:rPr>
          <w:rFonts w:eastAsia="Arial"/>
          <w:b/>
        </w:rPr>
      </w:pPr>
    </w:p>
    <w:p w14:paraId="000000D7" w14:textId="3C25302A" w:rsidR="00F1663E" w:rsidRPr="00B63343" w:rsidRDefault="00275014">
      <w:pPr>
        <w:spacing w:line="276" w:lineRule="auto"/>
        <w:jc w:val="both"/>
        <w:rPr>
          <w:rFonts w:eastAsia="Arial"/>
          <w:i/>
        </w:rPr>
      </w:pPr>
      <w:r w:rsidRPr="00B63343">
        <w:rPr>
          <w:rFonts w:eastAsia="Arial"/>
          <w:i/>
        </w:rPr>
        <w:t>2.</w:t>
      </w:r>
      <w:r w:rsidR="00E44A11" w:rsidRPr="00B63343">
        <w:rPr>
          <w:rFonts w:eastAsia="Arial"/>
          <w:i/>
        </w:rPr>
        <w:t xml:space="preserve">4 </w:t>
      </w:r>
      <w:r w:rsidRPr="00B63343">
        <w:rPr>
          <w:rFonts w:eastAsia="Arial"/>
          <w:i/>
        </w:rPr>
        <w:t xml:space="preserve">Data analyses </w:t>
      </w:r>
    </w:p>
    <w:p w14:paraId="000000D8" w14:textId="67A64F52" w:rsidR="00F1663E" w:rsidRPr="00B63343" w:rsidRDefault="00275014">
      <w:pPr>
        <w:spacing w:line="276" w:lineRule="auto"/>
        <w:jc w:val="both"/>
        <w:rPr>
          <w:rFonts w:eastAsia="Arial"/>
        </w:rPr>
      </w:pPr>
      <w:r w:rsidRPr="00B63343">
        <w:rPr>
          <w:rFonts w:eastAsia="Arial"/>
        </w:rPr>
        <w:t>The consistency</w:t>
      </w:r>
      <w:r w:rsidR="00507003" w:rsidRPr="00B63343">
        <w:rPr>
          <w:rFonts w:eastAsia="Arial"/>
        </w:rPr>
        <w:t xml:space="preserve"> in</w:t>
      </w:r>
      <w:r w:rsidR="00437FB5" w:rsidRPr="00B63343">
        <w:rPr>
          <w:rFonts w:eastAsia="Arial"/>
        </w:rPr>
        <w:t xml:space="preserve"> </w:t>
      </w:r>
      <w:commentRangeStart w:id="82"/>
      <w:r w:rsidR="00437FB5" w:rsidRPr="00B63343">
        <w:rPr>
          <w:rFonts w:eastAsia="Arial"/>
        </w:rPr>
        <w:t xml:space="preserve">growth rate </w:t>
      </w:r>
      <w:r w:rsidRPr="00B63343">
        <w:rPr>
          <w:rFonts w:eastAsia="Arial"/>
        </w:rPr>
        <w:t>between</w:t>
      </w:r>
      <w:r w:rsidR="00507003" w:rsidRPr="00B63343">
        <w:rPr>
          <w:rFonts w:eastAsia="Arial"/>
        </w:rPr>
        <w:t xml:space="preserve"> treatments </w:t>
      </w:r>
      <w:commentRangeEnd w:id="82"/>
      <w:r w:rsidR="009302DE" w:rsidRPr="00B63343">
        <w:rPr>
          <w:rStyle w:val="CommentReference"/>
          <w:rFonts w:eastAsia="Arial"/>
          <w:sz w:val="24"/>
          <w:szCs w:val="24"/>
        </w:rPr>
        <w:commentReference w:id="82"/>
      </w:r>
      <w:r w:rsidR="00507003" w:rsidRPr="00B63343">
        <w:rPr>
          <w:rFonts w:eastAsia="Arial"/>
        </w:rPr>
        <w:t xml:space="preserve">in common </w:t>
      </w:r>
      <w:r w:rsidR="00A62526" w:rsidRPr="00B63343">
        <w:rPr>
          <w:rFonts w:eastAsia="Arial"/>
        </w:rPr>
        <w:t>in the</w:t>
      </w:r>
      <w:r w:rsidR="00606036" w:rsidRPr="00B63343">
        <w:rPr>
          <w:rFonts w:eastAsia="Arial"/>
        </w:rPr>
        <w:t xml:space="preserve"> </w:t>
      </w:r>
      <w:r w:rsidRPr="00B63343">
        <w:rPr>
          <w:rFonts w:eastAsia="Arial"/>
        </w:rPr>
        <w:t xml:space="preserve">single- </w:t>
      </w:r>
      <w:r w:rsidR="00896AB3" w:rsidRPr="00B63343">
        <w:rPr>
          <w:rFonts w:eastAsia="Arial"/>
        </w:rPr>
        <w:t xml:space="preserve">(experiment #1) </w:t>
      </w:r>
      <w:r w:rsidRPr="00B63343">
        <w:rPr>
          <w:rFonts w:eastAsia="Arial"/>
        </w:rPr>
        <w:t xml:space="preserve">and multiple-driver </w:t>
      </w:r>
      <w:r w:rsidR="00896AB3" w:rsidRPr="00B63343">
        <w:rPr>
          <w:rFonts w:eastAsia="Arial"/>
        </w:rPr>
        <w:t>(experiment #2)</w:t>
      </w:r>
      <w:r w:rsidR="00A62526" w:rsidRPr="00B63343">
        <w:rPr>
          <w:rFonts w:eastAsia="Arial"/>
        </w:rPr>
        <w:t xml:space="preserve"> experiments</w:t>
      </w:r>
      <w:r w:rsidR="00896AB3" w:rsidRPr="00B63343">
        <w:rPr>
          <w:rFonts w:eastAsia="Arial"/>
        </w:rPr>
        <w:t xml:space="preserve"> </w:t>
      </w:r>
      <w:r w:rsidRPr="00B63343">
        <w:rPr>
          <w:rFonts w:eastAsia="Arial"/>
        </w:rPr>
        <w:t xml:space="preserve">was evaluated with </w:t>
      </w:r>
      <w:commentRangeStart w:id="83"/>
      <w:commentRangeStart w:id="84"/>
      <w:r w:rsidRPr="00B63343">
        <w:rPr>
          <w:rFonts w:eastAsia="Arial"/>
        </w:rPr>
        <w:t>one-way ANOVAs and t-tests</w:t>
      </w:r>
      <w:commentRangeEnd w:id="83"/>
      <w:r w:rsidR="009302DE" w:rsidRPr="00B63343">
        <w:rPr>
          <w:rStyle w:val="CommentReference"/>
          <w:rFonts w:eastAsia="Arial"/>
          <w:sz w:val="24"/>
          <w:szCs w:val="24"/>
        </w:rPr>
        <w:commentReference w:id="83"/>
      </w:r>
      <w:commentRangeEnd w:id="84"/>
      <w:r w:rsidR="000F6857" w:rsidRPr="00B63343">
        <w:rPr>
          <w:rStyle w:val="CommentReference"/>
          <w:rFonts w:eastAsia="Arial"/>
          <w:sz w:val="24"/>
          <w:szCs w:val="24"/>
        </w:rPr>
        <w:commentReference w:id="84"/>
      </w:r>
      <w:r w:rsidRPr="00B63343">
        <w:rPr>
          <w:rFonts w:eastAsia="Arial"/>
        </w:rPr>
        <w:t xml:space="preserve">. A Shapiro-Wilks test indicated </w:t>
      </w:r>
      <w:r w:rsidR="00A62526" w:rsidRPr="00B63343">
        <w:rPr>
          <w:rFonts w:eastAsia="Arial"/>
        </w:rPr>
        <w:t xml:space="preserve">a </w:t>
      </w:r>
      <w:r w:rsidRPr="00B63343">
        <w:rPr>
          <w:rFonts w:eastAsia="Arial"/>
        </w:rPr>
        <w:t xml:space="preserve">modest deviation from normality for the residuals </w:t>
      </w:r>
      <w:r w:rsidR="00A62526" w:rsidRPr="00B63343">
        <w:rPr>
          <w:rFonts w:eastAsia="Arial"/>
        </w:rPr>
        <w:t xml:space="preserve">for </w:t>
      </w:r>
      <w:r w:rsidRPr="00B63343">
        <w:rPr>
          <w:rFonts w:eastAsia="Arial"/>
        </w:rPr>
        <w:t xml:space="preserve">some of the tests, but these tests are robust to </w:t>
      </w:r>
      <w:r w:rsidR="00A62526" w:rsidRPr="00B63343">
        <w:rPr>
          <w:rFonts w:eastAsia="Arial"/>
        </w:rPr>
        <w:t>such deviations</w:t>
      </w:r>
      <w:r w:rsidR="005C5166" w:rsidRPr="00B63343">
        <w:rPr>
          <w:rFonts w:eastAsia="Arial"/>
        </w:rPr>
        <w:t xml:space="preserve"> </w:t>
      </w:r>
      <w:r w:rsidR="002F6924" w:rsidRPr="00B63343">
        <w:rPr>
          <w:rFonts w:eastAsia="Arial"/>
        </w:rPr>
        <w:fldChar w:fldCharType="begin"/>
      </w:r>
      <w:r w:rsidR="00E055A5" w:rsidRPr="00B63343">
        <w:rPr>
          <w:rFonts w:eastAsia="Arial"/>
        </w:rPr>
        <w:instrText xml:space="preserve"> ADDIN ZOTERO_ITEM CSL_CITATION {"citationID":"TiDG64TU","properties":{"formattedCitation":"(Glass et al., 1972; Knief &amp; Forstmeier, 2021)","plainCitation":"(Glass et al., 1972; Knief &amp; Forstmeier, 2021)","noteIndex":0},"citationItems":[{"id":268507,"uris":["http://zotero.org/users/9330120/items/EH4KLCEA"],"itemData":{"id":268507,"type":"article-journal","container-title":"Review of Educational Research","DOI":"10.3102/00346543042003237","issue":"3","note":"_eprint: https://doi.org/10.3102/00346543042003237","page":"237-288","title":"Consequences of Failure to Meet Assumptions Underlying the Fixed Effects Analyses of Variance and Covariance","volume":"42","author":[{"family":"Glass","given":"Gene V."},{"family":"Peckham","given":"Percy D."},{"family":"Sanders","given":"James R."}],"issued":{"date-parts":[["1972"]]}}},{"id":152074,"uris":["http://zotero.org/users/9330120/items/JYS3J8IW"],"itemData":{"id":152074,"type":"article-journal","abstract":"When data are not normally distributed, researchers are often uncertain whether it is legitimate to use tests that assume Gaussian errors, or whether one has to either model a more specific error structure or use randomization techniques. Here we use Monte Carlo simulations to explore the pros and cons of fitting Gaussian models to non-normal data in terms of risk of type I error, power and utility for parameter estimation. We find that Gaussian models are robust to non-normality over a wide range of conditions, meaning that p values remain fairly reliable except for data with influential outliers judged at strict alpha levels. Gaussian models also performed well in terms of power across all simulated scenarios. Parameter estimates were mostly unbiased and precise except if sample sizes were small or the distribution of the predictor was highly skewed. Transformation of data before analysis is often advisable and visual inspection for outliers and heteroscedasticity is important for assessment. In strong contrast, some non-Gaussian models and randomization techniques bear a range of risks that are often insufficiently known. High rates of false-positive conclusions can arise for instance when overdispersion in count data is not controlled appropriately or when randomization procedures ignore existing non-independencies in the data. Hence, newly developed statistical methods not only bring new opportunities, but they can also pose new threats to reliability. We argue that violating the normality assumption bears risks that are limited and manageable, while several more sophisticated approaches are relatively error prone and particularly difficult to check during peer review. Scientists and reviewers who are not fully aware of the risks might benefit from preferentially trusting Gaussian mixed models in which random effects account for non-independencies in the data.","container-title":"Behavior Research Methods","DOI":"10.3758/s13428-021-01587-5","ISSN":"1554-3528","issue":"6","journalAbbreviation":"Behav Res","language":"en","page":"2576-2590","source":"DOI.org (Crossref)","title":"Violating the normality assumption may be the lesser of two evils","volume":"53","author":[{"family":"Knief","given":"Ulrich"},{"family":"Forstmeier","given":"Wolfgang"}],"issued":{"date-parts":[["2021",12]]}}}],"schema":"https://github.com/citation-style-language/schema/raw/master/csl-citation.json"} </w:instrText>
      </w:r>
      <w:r w:rsidR="002F6924" w:rsidRPr="00B63343">
        <w:rPr>
          <w:rFonts w:eastAsia="Arial"/>
        </w:rPr>
        <w:fldChar w:fldCharType="separate"/>
      </w:r>
      <w:r w:rsidR="00E055A5" w:rsidRPr="00B63343">
        <w:rPr>
          <w:rFonts w:eastAsia="Arial"/>
          <w:noProof/>
        </w:rPr>
        <w:t>(Glass et al., 1972; Knief &amp; Forstmeier, 2021)</w:t>
      </w:r>
      <w:r w:rsidR="002F6924" w:rsidRPr="00B63343">
        <w:rPr>
          <w:rFonts w:eastAsia="Arial"/>
        </w:rPr>
        <w:fldChar w:fldCharType="end"/>
      </w:r>
      <w:r w:rsidR="00E055A5" w:rsidRPr="00B63343">
        <w:rPr>
          <w:rFonts w:eastAsia="Arial"/>
        </w:rPr>
        <w:t xml:space="preserve">. </w:t>
      </w:r>
    </w:p>
    <w:p w14:paraId="27E9E896" w14:textId="57DEE76D" w:rsidR="00B05F3D" w:rsidRPr="00B63343" w:rsidRDefault="00362EE8">
      <w:pPr>
        <w:spacing w:line="276" w:lineRule="auto"/>
        <w:jc w:val="both"/>
        <w:rPr>
          <w:rFonts w:eastAsia="Arial"/>
        </w:rPr>
      </w:pPr>
      <w:r w:rsidRPr="00B63343">
        <w:rPr>
          <w:rFonts w:eastAsia="Arial"/>
        </w:rPr>
        <w:t>For each driver</w:t>
      </w:r>
      <w:r w:rsidR="00896AB3" w:rsidRPr="00B63343">
        <w:rPr>
          <w:rFonts w:eastAsia="Arial"/>
        </w:rPr>
        <w:t xml:space="preserve"> in </w:t>
      </w:r>
      <w:del w:id="85" w:author="METIAN, Marc" w:date="2026-03-24T13:40:00Z" w16du:dateUtc="2026-03-24T12:40:00Z">
        <w:r w:rsidR="00967F2C" w:rsidRPr="00B63343" w:rsidDel="001D07D9">
          <w:rPr>
            <w:rFonts w:eastAsia="Arial"/>
          </w:rPr>
          <w:delText xml:space="preserve">the </w:delText>
        </w:r>
        <w:r w:rsidR="00896AB3" w:rsidRPr="00B63343" w:rsidDel="001D07D9">
          <w:rPr>
            <w:rFonts w:eastAsia="Arial"/>
          </w:rPr>
          <w:delText>experiment #</w:delText>
        </w:r>
      </w:del>
      <w:ins w:id="86" w:author="METIAN, Marc" w:date="2026-03-24T13:40:00Z" w16du:dateUtc="2026-03-24T12:40:00Z">
        <w:r w:rsidR="001D07D9" w:rsidRPr="00B63343">
          <w:rPr>
            <w:rFonts w:eastAsia="Arial"/>
          </w:rPr>
          <w:t xml:space="preserve">experiment </w:t>
        </w:r>
        <w:r w:rsidR="001D07D9">
          <w:rPr>
            <w:rFonts w:eastAsia="Arial"/>
          </w:rPr>
          <w:t>#</w:t>
        </w:r>
      </w:ins>
      <w:r w:rsidR="00896AB3" w:rsidRPr="00B63343">
        <w:rPr>
          <w:rFonts w:eastAsia="Arial"/>
        </w:rPr>
        <w:t>1</w:t>
      </w:r>
      <w:r w:rsidRPr="00B63343">
        <w:rPr>
          <w:rFonts w:eastAsia="Arial"/>
        </w:rPr>
        <w:t>, the shape of the response curve for</w:t>
      </w:r>
      <w:r w:rsidR="00437FB5" w:rsidRPr="00B63343">
        <w:rPr>
          <w:rFonts w:eastAsia="Arial"/>
        </w:rPr>
        <w:t xml:space="preserve"> growth rate </w:t>
      </w:r>
      <w:r w:rsidRPr="00B63343">
        <w:rPr>
          <w:rFonts w:eastAsia="Arial"/>
        </w:rPr>
        <w:t xml:space="preserve">was evaluated using linear models, second degree polynomial models, general additive models (GAMs), logit models and exponential models. There were no severe violations of assumptions for the models. </w:t>
      </w:r>
      <w:ins w:id="87" w:author="METIAN, Marc" w:date="2026-03-24T13:52:00Z" w16du:dateUtc="2026-03-24T12:52:00Z">
        <w:r w:rsidR="00724D62" w:rsidRPr="00724D62">
          <w:rPr>
            <w:rFonts w:eastAsia="Arial"/>
          </w:rPr>
          <w:t xml:space="preserve">Model performance was assessed </w:t>
        </w:r>
        <w:proofErr w:type="spellStart"/>
        <w:r w:rsidR="00724D62" w:rsidRPr="00724D62">
          <w:rPr>
            <w:rFonts w:eastAsia="Arial"/>
          </w:rPr>
          <w:t>using</w:t>
        </w:r>
      </w:ins>
      <w:del w:id="88" w:author="METIAN, Marc" w:date="2026-03-24T13:52:00Z" w16du:dateUtc="2026-03-24T12:52:00Z">
        <w:r w:rsidRPr="00B63343" w:rsidDel="00724D62">
          <w:rPr>
            <w:rFonts w:eastAsia="Arial"/>
          </w:rPr>
          <w:delText xml:space="preserve">The performance of the models was evaluated </w:delText>
        </w:r>
      </w:del>
      <w:r w:rsidRPr="00B63343">
        <w:rPr>
          <w:rFonts w:eastAsia="Arial"/>
        </w:rPr>
        <w:t>by</w:t>
      </w:r>
      <w:proofErr w:type="spellEnd"/>
      <w:r w:rsidRPr="00B63343">
        <w:rPr>
          <w:rFonts w:eastAsia="Arial"/>
        </w:rPr>
        <w:t xml:space="preserve"> comparing </w:t>
      </w:r>
      <w:ins w:id="89" w:author="METIAN, Marc" w:date="2026-03-24T13:52:00Z">
        <w:r w:rsidR="00724D62" w:rsidRPr="00724D62">
          <w:rPr>
            <w:rFonts w:eastAsia="Arial"/>
          </w:rPr>
          <w:t xml:space="preserve">the coefficient of determination </w:t>
        </w:r>
      </w:ins>
      <w:ins w:id="90" w:author="METIAN, Marc" w:date="2026-03-24T13:52:00Z" w16du:dateUtc="2026-03-24T12:52:00Z">
        <w:r w:rsidR="00724D62">
          <w:rPr>
            <w:rFonts w:eastAsia="Arial"/>
          </w:rPr>
          <w:t>(</w:t>
        </w:r>
      </w:ins>
      <w:del w:id="91" w:author="METIAN, Marc" w:date="2026-03-24T13:52:00Z" w16du:dateUtc="2026-03-24T12:52:00Z">
        <w:r w:rsidRPr="00B63343" w:rsidDel="00724D62">
          <w:rPr>
            <w:rFonts w:eastAsia="Arial"/>
          </w:rPr>
          <w:delText xml:space="preserve">their </w:delText>
        </w:r>
      </w:del>
      <w:r w:rsidRPr="00B63343">
        <w:rPr>
          <w:rFonts w:eastAsia="Arial"/>
        </w:rPr>
        <w:t>R</w:t>
      </w:r>
      <w:r w:rsidRPr="00B63343">
        <w:rPr>
          <w:rFonts w:eastAsia="Arial"/>
          <w:vertAlign w:val="superscript"/>
        </w:rPr>
        <w:t>2</w:t>
      </w:r>
      <w:ins w:id="92" w:author="METIAN, Marc" w:date="2026-03-24T13:52:00Z" w16du:dateUtc="2026-03-24T12:52:00Z">
        <w:r w:rsidR="00724D62">
          <w:rPr>
            <w:rFonts w:eastAsia="Arial"/>
          </w:rPr>
          <w:t>)</w:t>
        </w:r>
      </w:ins>
      <w:r w:rsidRPr="00B63343">
        <w:rPr>
          <w:rFonts w:eastAsia="Arial"/>
        </w:rPr>
        <w:t xml:space="preserve">, standard error and </w:t>
      </w:r>
      <w:ins w:id="93" w:author="METIAN, Marc" w:date="2026-03-24T13:53:00Z">
        <w:r w:rsidR="00724D62" w:rsidRPr="00724D62">
          <w:rPr>
            <w:rFonts w:eastAsia="Arial"/>
          </w:rPr>
          <w:t>Akaike Information Criterion (</w:t>
        </w:r>
      </w:ins>
      <w:r w:rsidRPr="00B63343">
        <w:rPr>
          <w:rFonts w:eastAsia="Arial"/>
        </w:rPr>
        <w:t>AIC</w:t>
      </w:r>
      <w:ins w:id="94" w:author="METIAN, Marc" w:date="2026-03-24T13:53:00Z" w16du:dateUtc="2026-03-24T12:53:00Z">
        <w:r w:rsidR="00724D62">
          <w:rPr>
            <w:rFonts w:eastAsia="Arial"/>
          </w:rPr>
          <w:t>)</w:t>
        </w:r>
      </w:ins>
      <w:r w:rsidRPr="00B63343">
        <w:rPr>
          <w:rFonts w:eastAsia="Arial"/>
        </w:rPr>
        <w:t xml:space="preserve"> scores</w:t>
      </w:r>
      <w:ins w:id="95" w:author="METIAN, Marc" w:date="2026-03-24T13:53:00Z" w16du:dateUtc="2026-03-24T12:53:00Z">
        <w:r w:rsidR="00724D62">
          <w:rPr>
            <w:rFonts w:eastAsia="Arial"/>
          </w:rPr>
          <w:t xml:space="preserve">. </w:t>
        </w:r>
      </w:ins>
      <w:ins w:id="96" w:author="METIAN, Marc" w:date="2026-03-24T13:54:00Z" w16du:dateUtc="2026-03-24T12:54:00Z">
        <w:r w:rsidR="00724D62" w:rsidRPr="00724D62">
          <w:rPr>
            <w:rFonts w:eastAsia="Arial"/>
          </w:rPr>
          <w:t>The</w:t>
        </w:r>
        <w:r w:rsidR="00724D62">
          <w:rPr>
            <w:rFonts w:eastAsia="Arial"/>
          </w:rPr>
          <w:t xml:space="preserve"> </w:t>
        </w:r>
      </w:ins>
      <w:ins w:id="97" w:author="METIAN, Marc" w:date="2026-03-24T13:53:00Z">
        <w:r w:rsidR="00724D62" w:rsidRPr="00724D62">
          <w:rPr>
            <w:rFonts w:eastAsia="Arial"/>
          </w:rPr>
          <w:t>best-</w:t>
        </w:r>
        <w:proofErr w:type="spellStart"/>
        <w:r w:rsidR="00724D62" w:rsidRPr="00724D62">
          <w:rPr>
            <w:rFonts w:eastAsia="Arial"/>
          </w:rPr>
          <w:t>fitting</w:t>
        </w:r>
      </w:ins>
      <w:del w:id="98" w:author="METIAN, Marc" w:date="2026-03-24T13:53:00Z" w16du:dateUtc="2026-03-24T12:53:00Z">
        <w:r w:rsidRPr="00B63343" w:rsidDel="00724D62">
          <w:rPr>
            <w:rFonts w:eastAsia="Arial"/>
          </w:rPr>
          <w:delText xml:space="preserve">, and the </w:delText>
        </w:r>
      </w:del>
      <w:del w:id="99" w:author="METIAN, Marc" w:date="2026-03-24T13:54:00Z" w16du:dateUtc="2026-03-24T12:54:00Z">
        <w:r w:rsidRPr="00B63343" w:rsidDel="00724D62">
          <w:rPr>
            <w:rFonts w:eastAsia="Arial"/>
          </w:rPr>
          <w:delText xml:space="preserve">appropriate </w:delText>
        </w:r>
      </w:del>
      <w:r w:rsidRPr="00B63343">
        <w:rPr>
          <w:rFonts w:eastAsia="Arial"/>
        </w:rPr>
        <w:t>model</w:t>
      </w:r>
      <w:proofErr w:type="spellEnd"/>
      <w:ins w:id="100" w:author="METIAN, Marc" w:date="2026-03-24T13:54:00Z" w16du:dateUtc="2026-03-24T12:54:00Z">
        <w:r w:rsidR="00724D62">
          <w:rPr>
            <w:rFonts w:eastAsia="Arial"/>
          </w:rPr>
          <w:t xml:space="preserve"> w</w:t>
        </w:r>
      </w:ins>
      <w:ins w:id="101" w:author="METIAN, Marc" w:date="2026-03-24T13:54:00Z">
        <w:r w:rsidR="00724D62" w:rsidRPr="00724D62">
          <w:rPr>
            <w:rFonts w:eastAsia="Arial"/>
          </w:rPr>
          <w:t>as selected based on these criteria</w:t>
        </w:r>
      </w:ins>
      <w:del w:id="102" w:author="METIAN, Marc" w:date="2026-03-24T13:54:00Z" w16du:dateUtc="2026-03-24T12:54:00Z">
        <w:r w:rsidRPr="00B63343" w:rsidDel="00724D62">
          <w:rPr>
            <w:rFonts w:eastAsia="Arial"/>
          </w:rPr>
          <w:delText xml:space="preserve"> chosen</w:delText>
        </w:r>
      </w:del>
      <w:r w:rsidRPr="00B63343">
        <w:rPr>
          <w:rFonts w:eastAsia="Arial"/>
        </w:rPr>
        <w:t xml:space="preserve"> for each driver</w:t>
      </w:r>
      <w:del w:id="103" w:author="METIAN, Marc" w:date="2026-03-24T13:54:00Z" w16du:dateUtc="2026-03-24T12:54:00Z">
        <w:r w:rsidRPr="00B63343" w:rsidDel="00724D62">
          <w:rPr>
            <w:rFonts w:eastAsia="Arial"/>
          </w:rPr>
          <w:delText xml:space="preserve"> based on these metrics</w:delText>
        </w:r>
      </w:del>
      <w:r w:rsidRPr="00B63343">
        <w:rPr>
          <w:rFonts w:eastAsia="Arial"/>
        </w:rPr>
        <w:t xml:space="preserve">. </w:t>
      </w:r>
      <w:ins w:id="104" w:author="METIAN, Marc" w:date="2026-03-24T13:55:00Z" w16du:dateUtc="2026-03-24T12:55:00Z">
        <w:r w:rsidR="005D24DA" w:rsidRPr="005D24DA">
          <w:rPr>
            <w:rFonts w:eastAsia="Arial"/>
          </w:rPr>
          <w:t xml:space="preserve">Additionally, alternative </w:t>
        </w:r>
      </w:ins>
      <w:ins w:id="105" w:author="METIAN, Marc" w:date="2026-03-24T13:57:00Z" w16du:dateUtc="2026-03-24T12:57:00Z">
        <w:r w:rsidR="005D24DA">
          <w:rPr>
            <w:rFonts w:eastAsia="Arial"/>
          </w:rPr>
          <w:t>response curve models</w:t>
        </w:r>
      </w:ins>
      <w:ins w:id="106" w:author="METIAN, Marc" w:date="2026-03-24T13:55:00Z" w16du:dateUtc="2026-03-24T12:55:00Z">
        <w:r w:rsidR="005D24DA" w:rsidRPr="005D24DA">
          <w:rPr>
            <w:rFonts w:eastAsia="Arial"/>
          </w:rPr>
          <w:t xml:space="preserve"> were evaluated using </w:t>
        </w:r>
        <w:proofErr w:type="spellStart"/>
        <w:r w:rsidR="005D24DA" w:rsidRPr="005D24DA">
          <w:rPr>
            <w:rFonts w:eastAsia="Arial"/>
          </w:rPr>
          <w:t>the</w:t>
        </w:r>
      </w:ins>
      <w:del w:id="107" w:author="METIAN, Marc" w:date="2026-03-24T13:55:00Z" w16du:dateUtc="2026-03-24T12:55:00Z">
        <w:r w:rsidRPr="00B63343" w:rsidDel="005D24DA">
          <w:rPr>
            <w:rFonts w:eastAsia="Arial"/>
          </w:rPr>
          <w:delText xml:space="preserve">Other response curve models were also explored using the </w:delText>
        </w:r>
      </w:del>
      <w:r w:rsidRPr="00B63343">
        <w:rPr>
          <w:rFonts w:eastAsia="Arial"/>
        </w:rPr>
        <w:t>rTPC</w:t>
      </w:r>
      <w:proofErr w:type="spellEnd"/>
      <w:r w:rsidRPr="00B63343">
        <w:rPr>
          <w:rFonts w:eastAsia="Arial"/>
        </w:rPr>
        <w:t xml:space="preserve"> package in R </w:t>
      </w:r>
      <w:r w:rsidR="00E055A5" w:rsidRPr="00B63343">
        <w:rPr>
          <w:rFonts w:eastAsia="Arial"/>
        </w:rPr>
        <w:fldChar w:fldCharType="begin"/>
      </w:r>
      <w:r w:rsidR="00F6361D" w:rsidRPr="00B63343">
        <w:rPr>
          <w:rFonts w:eastAsia="Arial"/>
        </w:rPr>
        <w:instrText xml:space="preserve"> ADDIN ZOTERO_ITEM CSL_CITATION {"citationID":"yzbQ0VaI","properties":{"formattedCitation":"(Padfield et al., 2021)","plainCitation":"(Padfield et al., 2021)","noteIndex":0},"citationItems":[{"id":154776,"uris":["http://zotero.org/users/9330120/items/F6PJUDPX"],"itemData":{"id":154776,"type":"article-journal","abstract":"Abstract\n            \n              \n                \n                  Quantifying thermal performance curves (TPCs) for biological rates has many applications to important problems such as predicting responses of biological systems—from individuals to communities—to directional climate change or climatic fluctuations.\n                \n                \n                  Current software tools for fitting TPC models to data are not adequate for dealing with the immense size of new datasets that are increasingly becoming available. We require tools capable of tackling this issue in a simple, reproducible and accessible way.\n                \n                \n                  \n                    We present a new, reproducible pipeline in\n                    r\n                    that allows for relatively simple fitting of 24 different TPC models using nonlinear least squares (NLLS) regression. The pipeline consists of two packages—\n                    rTPC\n                    and\n                    nls.multstart\n                    —\n                    that provide functions which conveniently address common problems with NLLS fitting such as the NLLS parameter starting values problem.\n                    rTPC\n                    also includes functions to set starting values, estimate key TPC parameters and calculate uncertainty around parameter estimates as well as the fitted model as a whole.\n                  \n                \n                \n                  \n                    We demonstrate how this pipeline can be combined with other packages in\n                    r\n                    to robustly and reproducibly fit multiple mathematical models to multiple TPC datasets at once. In addition, we show how model selection or averaging, weighted model fitting and bootstrapping can be easily implemented within the pipeline.\n                  \n                \n                \n                  This new pipeline provides a flexible and reproducible approach that makes the challenging task of fitting multiple TPC models to data accessible to a wide range of users across ecology and evolution.","container-title":"Methods in Ecology and Evolution","DOI":"10.1111/2041-210X.13585","ISSN":"2041-210X, 2041-210X","issue":"6","journalAbbreviation":"Methods Ecol Evol","language":"en","page":"1138-1143","source":"DOI.org (Crossref)","title":"&lt;i&gt;rTPC&lt;/i&gt; and &lt;i&gt;nls.multstart&lt;/i&gt; : A new pipeline to fit thermal performance curves in &lt;span style=\"font-variant:small-caps;\"&gt;r&lt;/span&gt;","title-short":"&lt;i&gt;rTPC&lt;/i&gt; and &lt;i&gt;nls.multstart&lt;/i&gt;","volume":"12","author":[{"family":"Padfield","given":"Daniel"},{"family":"O'Sullivan","given":"Hannah"},{"family":"Pawar","given":"Samraat"}],"issued":{"date-parts":[["2021",6]]}}}],"schema":"https://github.com/citation-style-language/schema/raw/master/csl-citation.json"} </w:instrText>
      </w:r>
      <w:r w:rsidR="00E055A5" w:rsidRPr="00B63343">
        <w:rPr>
          <w:rFonts w:eastAsia="Arial"/>
        </w:rPr>
        <w:fldChar w:fldCharType="separate"/>
      </w:r>
      <w:r w:rsidR="00F6361D" w:rsidRPr="00B63343">
        <w:rPr>
          <w:rFonts w:eastAsia="Arial"/>
          <w:noProof/>
        </w:rPr>
        <w:t>(Padfield et al., 2021)</w:t>
      </w:r>
      <w:r w:rsidR="00E055A5" w:rsidRPr="00B63343">
        <w:rPr>
          <w:rFonts w:eastAsia="Arial"/>
        </w:rPr>
        <w:fldChar w:fldCharType="end"/>
      </w:r>
      <w:ins w:id="108" w:author="METIAN, Marc" w:date="2026-03-24T13:55:00Z">
        <w:r w:rsidR="005D24DA" w:rsidRPr="005D24DA">
          <w:rPr>
            <w:rFonts w:eastAsia="Arial"/>
          </w:rPr>
          <w:t>; however, these alternative</w:t>
        </w:r>
      </w:ins>
      <w:ins w:id="109" w:author="METIAN, Marc" w:date="2026-03-24T13:55:00Z" w16du:dateUtc="2026-03-24T12:55:00Z">
        <w:r w:rsidR="005D24DA">
          <w:rPr>
            <w:rFonts w:eastAsia="Arial"/>
          </w:rPr>
          <w:t xml:space="preserve">s </w:t>
        </w:r>
      </w:ins>
      <w:ins w:id="110" w:author="METIAN, Marc" w:date="2026-03-24T13:55:00Z">
        <w:r w:rsidR="005D24DA" w:rsidRPr="005D24DA">
          <w:rPr>
            <w:rFonts w:eastAsia="Arial"/>
          </w:rPr>
          <w:t>were excluded from the final analysis due to poor fit</w:t>
        </w:r>
      </w:ins>
      <w:ins w:id="111" w:author="METIAN, Marc" w:date="2026-03-24T13:56:00Z" w16du:dateUtc="2026-03-24T12:56:00Z">
        <w:r w:rsidR="005D24DA">
          <w:rPr>
            <w:rFonts w:eastAsia="Arial"/>
          </w:rPr>
          <w:t>.</w:t>
        </w:r>
      </w:ins>
      <w:del w:id="112" w:author="METIAN, Marc" w:date="2026-03-24T13:55:00Z" w16du:dateUtc="2026-03-24T12:55:00Z">
        <w:r w:rsidRPr="00B63343" w:rsidDel="005D24DA">
          <w:rPr>
            <w:rFonts w:eastAsia="Arial"/>
          </w:rPr>
          <w:delText xml:space="preserve">, but none fit well. </w:delText>
        </w:r>
      </w:del>
    </w:p>
    <w:p w14:paraId="000000DA" w14:textId="20D71131" w:rsidR="00F1663E" w:rsidRPr="00B63343" w:rsidRDefault="00B95051">
      <w:pPr>
        <w:spacing w:line="276" w:lineRule="auto"/>
        <w:jc w:val="both"/>
        <w:rPr>
          <w:rFonts w:eastAsia="Arial"/>
        </w:rPr>
      </w:pPr>
      <w:r w:rsidRPr="00B63343">
        <w:rPr>
          <w:rFonts w:eastAsia="Arial"/>
        </w:rPr>
        <w:lastRenderedPageBreak/>
        <w:t>For</w:t>
      </w:r>
      <w:r w:rsidR="005A606E" w:rsidRPr="00B63343">
        <w:rPr>
          <w:rFonts w:eastAsia="Arial"/>
        </w:rPr>
        <w:t xml:space="preserve"> </w:t>
      </w:r>
      <w:del w:id="113" w:author="METIAN, Marc" w:date="2026-03-24T13:38:00Z" w16du:dateUtc="2026-03-24T12:38:00Z">
        <w:r w:rsidR="005A606E" w:rsidRPr="00B63343" w:rsidDel="001D07D9">
          <w:rPr>
            <w:rFonts w:eastAsia="Arial"/>
          </w:rPr>
          <w:delText>the experiment #</w:delText>
        </w:r>
      </w:del>
      <w:ins w:id="114" w:author="METIAN, Marc" w:date="2026-03-24T13:38:00Z" w16du:dateUtc="2026-03-24T12:38:00Z">
        <w:r w:rsidR="001D07D9" w:rsidRPr="00B63343">
          <w:rPr>
            <w:rFonts w:eastAsia="Arial"/>
          </w:rPr>
          <w:t xml:space="preserve">experiment </w:t>
        </w:r>
      </w:ins>
      <w:ins w:id="115" w:author="METIAN, Marc" w:date="2026-03-24T13:39:00Z" w16du:dateUtc="2026-03-24T12:39:00Z">
        <w:r w:rsidR="001D07D9">
          <w:rPr>
            <w:rFonts w:eastAsia="Arial"/>
          </w:rPr>
          <w:t>#</w:t>
        </w:r>
      </w:ins>
      <w:r w:rsidR="005A606E" w:rsidRPr="00B63343">
        <w:rPr>
          <w:rFonts w:eastAsia="Arial"/>
        </w:rPr>
        <w:t xml:space="preserve">2, </w:t>
      </w:r>
      <w:r w:rsidRPr="00B63343">
        <w:rPr>
          <w:rFonts w:eastAsia="Arial"/>
        </w:rPr>
        <w:t>the effect of each driver on</w:t>
      </w:r>
      <w:r w:rsidR="00437FB5" w:rsidRPr="00B63343">
        <w:rPr>
          <w:rFonts w:eastAsia="Arial"/>
        </w:rPr>
        <w:t xml:space="preserve"> growth rate </w:t>
      </w:r>
      <w:r w:rsidRPr="00B63343">
        <w:rPr>
          <w:rFonts w:eastAsia="Arial"/>
        </w:rPr>
        <w:t>was compared when considered as a single driver (</w:t>
      </w:r>
      <w:ins w:id="116" w:author="Mirko Mutalipassi" w:date="2026-03-20T09:36:00Z" w16du:dateUtc="2026-03-20T08:36:00Z">
        <w:r w:rsidR="00AC607A" w:rsidRPr="00B64479">
          <w:rPr>
            <w:rFonts w:eastAsia="Arial"/>
            <w:i/>
            <w:iCs/>
            <w:noProof/>
          </w:rPr>
          <w:t>e.g.</w:t>
        </w:r>
        <w:r w:rsidR="00AC607A">
          <w:rPr>
            <w:rFonts w:eastAsia="Arial"/>
            <w:noProof/>
          </w:rPr>
          <w:t xml:space="preserve">, </w:t>
        </w:r>
      </w:ins>
      <w:del w:id="117" w:author="Mirko Mutalipassi" w:date="2026-03-20T09:36:00Z" w16du:dateUtc="2026-03-20T08:36:00Z">
        <w:r w:rsidRPr="00B63343" w:rsidDel="00AC607A">
          <w:rPr>
            <w:rFonts w:eastAsia="Arial"/>
          </w:rPr>
          <w:delText xml:space="preserve">e.g. </w:delText>
        </w:r>
      </w:del>
      <w:r w:rsidRPr="00B63343">
        <w:rPr>
          <w:rFonts w:eastAsia="Arial"/>
        </w:rPr>
        <w:t>only high temperature) or when combined with one or two of the other drivers (</w:t>
      </w:r>
      <w:ins w:id="118" w:author="Mirko Mutalipassi" w:date="2026-03-20T09:36:00Z" w16du:dateUtc="2026-03-20T08:36:00Z">
        <w:r w:rsidR="00AC607A" w:rsidRPr="00B64479">
          <w:rPr>
            <w:rFonts w:eastAsia="Arial"/>
            <w:i/>
            <w:iCs/>
            <w:noProof/>
          </w:rPr>
          <w:t>e.g.</w:t>
        </w:r>
        <w:r w:rsidR="00AC607A">
          <w:rPr>
            <w:rFonts w:eastAsia="Arial"/>
            <w:noProof/>
          </w:rPr>
          <w:t xml:space="preserve">, </w:t>
        </w:r>
      </w:ins>
      <w:del w:id="119" w:author="Mirko Mutalipassi" w:date="2026-03-20T09:36:00Z" w16du:dateUtc="2026-03-20T08:36:00Z">
        <w:r w:rsidRPr="00B63343" w:rsidDel="00AC607A">
          <w:rPr>
            <w:rFonts w:eastAsia="Arial"/>
          </w:rPr>
          <w:delText xml:space="preserve">e.g. </w:delText>
        </w:r>
      </w:del>
      <w:r w:rsidRPr="00B63343">
        <w:rPr>
          <w:rFonts w:eastAsia="Arial"/>
        </w:rPr>
        <w:t>any combination with low pH and/or high lithium).</w:t>
      </w:r>
      <w:r w:rsidR="000B6C88" w:rsidRPr="00B63343">
        <w:rPr>
          <w:rFonts w:eastAsia="Arial"/>
        </w:rPr>
        <w:t xml:space="preserve"> </w:t>
      </w:r>
      <w:commentRangeStart w:id="120"/>
      <w:commentRangeStart w:id="121"/>
      <w:commentRangeStart w:id="122"/>
      <w:commentRangeStart w:id="123"/>
      <w:r w:rsidR="00362EE8" w:rsidRPr="00B63343">
        <w:rPr>
          <w:rFonts w:eastAsia="Arial"/>
        </w:rPr>
        <w:t xml:space="preserve">Wilcoxon rank-sum tests were used to test for statistical significance in the comparison of each pair. </w:t>
      </w:r>
      <w:commentRangeEnd w:id="120"/>
      <w:r w:rsidR="004A0197" w:rsidRPr="00B63343">
        <w:rPr>
          <w:rStyle w:val="CommentReference"/>
          <w:rFonts w:eastAsia="Arial"/>
          <w:sz w:val="24"/>
          <w:szCs w:val="24"/>
        </w:rPr>
        <w:commentReference w:id="120"/>
      </w:r>
      <w:commentRangeEnd w:id="121"/>
      <w:r w:rsidR="00FD39D1" w:rsidRPr="00B63343">
        <w:rPr>
          <w:rStyle w:val="CommentReference"/>
          <w:rFonts w:eastAsia="Arial"/>
          <w:sz w:val="24"/>
          <w:szCs w:val="24"/>
        </w:rPr>
        <w:commentReference w:id="121"/>
      </w:r>
      <w:commentRangeEnd w:id="122"/>
      <w:r w:rsidR="00AF5D5C" w:rsidRPr="00B63343">
        <w:rPr>
          <w:rStyle w:val="CommentReference"/>
          <w:rFonts w:eastAsia="Arial"/>
          <w:sz w:val="24"/>
          <w:szCs w:val="24"/>
        </w:rPr>
        <w:commentReference w:id="122"/>
      </w:r>
      <w:commentRangeEnd w:id="123"/>
      <w:r w:rsidR="008F64E3" w:rsidRPr="00B63343">
        <w:rPr>
          <w:rStyle w:val="CommentReference"/>
          <w:rFonts w:eastAsia="Arial"/>
          <w:sz w:val="24"/>
          <w:szCs w:val="24"/>
        </w:rPr>
        <w:commentReference w:id="123"/>
      </w:r>
    </w:p>
    <w:p w14:paraId="69C1DBD9" w14:textId="622EC022" w:rsidR="00B05F3D" w:rsidRDefault="0054199B">
      <w:pPr>
        <w:spacing w:line="276" w:lineRule="auto"/>
        <w:jc w:val="both"/>
        <w:rPr>
          <w:rFonts w:eastAsia="Arial"/>
        </w:rPr>
      </w:pPr>
      <w:r w:rsidRPr="00B63343">
        <w:rPr>
          <w:rFonts w:eastAsia="Arial"/>
        </w:rPr>
        <w:t xml:space="preserve">For </w:t>
      </w:r>
      <w:r w:rsidR="00626E58" w:rsidRPr="00B63343">
        <w:rPr>
          <w:rFonts w:eastAsia="Arial"/>
        </w:rPr>
        <w:t xml:space="preserve">a </w:t>
      </w:r>
      <w:r w:rsidRPr="00B63343">
        <w:rPr>
          <w:rFonts w:eastAsia="Arial"/>
        </w:rPr>
        <w:t xml:space="preserve">comparison </w:t>
      </w:r>
      <w:r w:rsidR="00B95051" w:rsidRPr="00B63343">
        <w:rPr>
          <w:rFonts w:eastAsia="Arial"/>
        </w:rPr>
        <w:t>between the 3 different drivers</w:t>
      </w:r>
      <w:r w:rsidR="00FE6A07" w:rsidRPr="00B63343">
        <w:rPr>
          <w:rFonts w:eastAsia="Arial"/>
        </w:rPr>
        <w:t xml:space="preserve">, </w:t>
      </w:r>
      <w:r w:rsidR="00840725" w:rsidRPr="00B63343">
        <w:rPr>
          <w:rFonts w:eastAsia="Arial"/>
        </w:rPr>
        <w:t xml:space="preserve">a </w:t>
      </w:r>
      <w:r w:rsidR="00A0596B" w:rsidRPr="00B63343">
        <w:rPr>
          <w:rFonts w:eastAsia="Arial"/>
        </w:rPr>
        <w:t>driver index</w:t>
      </w:r>
      <w:r w:rsidR="00840725" w:rsidRPr="00B63343">
        <w:rPr>
          <w:rFonts w:eastAsia="Arial"/>
        </w:rPr>
        <w:t xml:space="preserve"> was calculated for </w:t>
      </w:r>
      <w:r w:rsidR="00B95051" w:rsidRPr="00B63343">
        <w:rPr>
          <w:rFonts w:eastAsia="Arial"/>
        </w:rPr>
        <w:t>each driver (temperature, pH and lithium)</w:t>
      </w:r>
      <w:r w:rsidR="00B460E6" w:rsidRPr="00B63343">
        <w:rPr>
          <w:rFonts w:eastAsia="Arial"/>
        </w:rPr>
        <w:t xml:space="preserve"> </w:t>
      </w:r>
      <w:r w:rsidR="00840725" w:rsidRPr="00B63343">
        <w:rPr>
          <w:rFonts w:eastAsia="Arial"/>
        </w:rPr>
        <w:t xml:space="preserve">as </w:t>
      </w:r>
      <w:r w:rsidR="00F34010" w:rsidRPr="00B63343">
        <w:rPr>
          <w:rFonts w:eastAsia="Arial"/>
        </w:rPr>
        <w:t xml:space="preserve">the </w:t>
      </w:r>
      <w:r w:rsidR="00840725" w:rsidRPr="00B63343">
        <w:rPr>
          <w:rFonts w:eastAsia="Arial"/>
        </w:rPr>
        <w:t>weighted</w:t>
      </w:r>
      <w:r w:rsidR="00840725">
        <w:rPr>
          <w:rFonts w:eastAsia="Arial"/>
        </w:rPr>
        <w:t xml:space="preserve"> </w:t>
      </w:r>
      <w:r w:rsidR="00840725" w:rsidRPr="00B63343">
        <w:rPr>
          <w:rFonts w:eastAsia="Arial"/>
        </w:rPr>
        <w:t>(</w:t>
      </w:r>
      <w:r w:rsidR="00840725" w:rsidRPr="00840725">
        <w:rPr>
          <w:rFonts w:ascii="Symbol" w:eastAsia="Arial" w:hAnsi="Symbol"/>
        </w:rPr>
        <w:t>a</w:t>
      </w:r>
      <w:r w:rsidR="004B6B57" w:rsidRPr="00B63343">
        <w:rPr>
          <w:rFonts w:eastAsia="Arial"/>
          <w:vertAlign w:val="subscript"/>
        </w:rPr>
        <w:t>driver</w:t>
      </w:r>
      <w:r w:rsidR="00840725" w:rsidRPr="00B63343">
        <w:rPr>
          <w:rFonts w:eastAsia="Arial"/>
        </w:rPr>
        <w:t>)</w:t>
      </w:r>
      <w:r w:rsidR="00840725">
        <w:rPr>
          <w:rFonts w:eastAsia="Arial"/>
        </w:rPr>
        <w:t xml:space="preserve"> </w:t>
      </w:r>
      <w:r w:rsidR="00F34010" w:rsidRPr="00B63343">
        <w:rPr>
          <w:rFonts w:eastAsia="Arial"/>
        </w:rPr>
        <w:t xml:space="preserve">deviation from </w:t>
      </w:r>
      <w:r w:rsidR="00930107" w:rsidRPr="00B63343">
        <w:rPr>
          <w:rFonts w:eastAsia="Arial"/>
        </w:rPr>
        <w:t xml:space="preserve">the </w:t>
      </w:r>
      <w:r w:rsidR="00F34010" w:rsidRPr="00B63343">
        <w:rPr>
          <w:rFonts w:eastAsia="Arial"/>
        </w:rPr>
        <w:t>reference condition</w:t>
      </w:r>
      <w:r w:rsidR="00F34010">
        <w:rPr>
          <w:rFonts w:eastAsia="Arial"/>
        </w:rPr>
        <w:t xml:space="preserve"> </w:t>
      </w:r>
      <w:r w:rsidR="00840725" w:rsidRPr="00B63343">
        <w:rPr>
          <w:rFonts w:eastAsia="Arial"/>
        </w:rPr>
        <w:t>(</w:t>
      </w:r>
      <w:r w:rsidR="00840725">
        <w:rPr>
          <w:rFonts w:ascii="Symbol" w:eastAsia="Arial" w:hAnsi="Symbol"/>
        </w:rPr>
        <w:t>D</w:t>
      </w:r>
      <w:r w:rsidR="004B6B57" w:rsidRPr="00B63343">
        <w:rPr>
          <w:rFonts w:eastAsia="Arial"/>
          <w:vertAlign w:val="subscript"/>
        </w:rPr>
        <w:t>driver</w:t>
      </w:r>
      <w:r w:rsidR="00840725" w:rsidRPr="00B63343">
        <w:rPr>
          <w:rFonts w:eastAsia="Arial"/>
        </w:rPr>
        <w:t>)</w:t>
      </w:r>
      <w:r w:rsidR="00930107" w:rsidRPr="00B63343">
        <w:rPr>
          <w:rFonts w:eastAsia="Arial"/>
        </w:rPr>
        <w:t>:</w:t>
      </w:r>
      <w:r w:rsidR="00930107">
        <w:rPr>
          <w:rFonts w:eastAsia="Arial"/>
        </w:rPr>
        <w:t xml:space="preserve"> </w:t>
      </w:r>
    </w:p>
    <w:p w14:paraId="74D2DBB4" w14:textId="04F53AC6" w:rsidR="001669D1" w:rsidRDefault="004B6B57" w:rsidP="001669D1">
      <w:pPr>
        <w:ind w:left="720"/>
        <w:rPr>
          <w:i/>
          <w:iCs/>
        </w:rPr>
      </w:pPr>
      <w:proofErr w:type="spellStart"/>
      <w:r>
        <w:rPr>
          <w:i/>
          <w:iCs/>
        </w:rPr>
        <w:t>DI</w:t>
      </w:r>
      <w:r>
        <w:rPr>
          <w:i/>
          <w:iCs/>
          <w:vertAlign w:val="subscript"/>
        </w:rPr>
        <w:t>driver</w:t>
      </w:r>
      <w:proofErr w:type="spellEnd"/>
      <w:r>
        <w:rPr>
          <w:i/>
          <w:iCs/>
          <w:vertAlign w:val="subscript"/>
        </w:rPr>
        <w:t xml:space="preserve">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proofErr w:type="spellStart"/>
      <w:r>
        <w:rPr>
          <w:i/>
          <w:iCs/>
        </w:rPr>
        <w:t>driver</w:t>
      </w:r>
      <w:proofErr w:type="spellEnd"/>
    </w:p>
    <w:p w14:paraId="49838877" w14:textId="1794902A" w:rsidR="00840725" w:rsidRPr="00B63343" w:rsidRDefault="00325D52">
      <w:pPr>
        <w:spacing w:line="276" w:lineRule="auto"/>
        <w:jc w:val="both"/>
        <w:rPr>
          <w:rFonts w:eastAsia="Arial"/>
        </w:rPr>
      </w:pPr>
      <w:r w:rsidRPr="00184AF4">
        <w:rPr>
          <w:rFonts w:ascii="Symbol" w:hAnsi="Symbol"/>
          <w:i/>
          <w:iCs/>
        </w:rPr>
        <w:t>a</w:t>
      </w:r>
      <w:r>
        <w:rPr>
          <w:rFonts w:eastAsia="Arial"/>
        </w:rPr>
        <w:t xml:space="preserve"> </w:t>
      </w:r>
      <w:r w:rsidR="00840725" w:rsidRPr="00B63343">
        <w:rPr>
          <w:rFonts w:eastAsia="Arial"/>
        </w:rPr>
        <w:t>was estimated</w:t>
      </w:r>
      <w:r w:rsidRPr="00B63343">
        <w:rPr>
          <w:rFonts w:eastAsia="Arial"/>
        </w:rPr>
        <w:t xml:space="preserve"> </w:t>
      </w:r>
      <w:r w:rsidR="00840725" w:rsidRPr="00B63343">
        <w:rPr>
          <w:rFonts w:eastAsia="Arial"/>
        </w:rPr>
        <w:t>for</w:t>
      </w:r>
      <w:r w:rsidRPr="00B63343">
        <w:rPr>
          <w:rFonts w:eastAsia="Arial"/>
        </w:rPr>
        <w:t xml:space="preserve"> each driver</w:t>
      </w:r>
      <w:r w:rsidR="002C5815" w:rsidRPr="00B63343">
        <w:rPr>
          <w:rFonts w:eastAsia="Arial"/>
        </w:rPr>
        <w:t xml:space="preserve"> </w:t>
      </w:r>
      <w:r w:rsidR="00840725" w:rsidRPr="00B63343">
        <w:rPr>
          <w:rFonts w:eastAsia="Arial"/>
        </w:rPr>
        <w:t>by</w:t>
      </w:r>
      <w:r w:rsidRPr="00B63343">
        <w:rPr>
          <w:rFonts w:eastAsia="Arial"/>
        </w:rPr>
        <w:t xml:space="preserve"> align</w:t>
      </w:r>
      <w:r w:rsidR="00840725" w:rsidRPr="00B63343">
        <w:rPr>
          <w:rFonts w:eastAsia="Arial"/>
        </w:rPr>
        <w:t>ing</w:t>
      </w:r>
      <w:r w:rsidRPr="00B63343">
        <w:rPr>
          <w:rFonts w:eastAsia="Arial"/>
        </w:rPr>
        <w:t xml:space="preserve"> </w:t>
      </w:r>
      <w:r w:rsidR="003A2FC1" w:rsidRPr="00B63343">
        <w:rPr>
          <w:rFonts w:eastAsia="Arial"/>
        </w:rPr>
        <w:t>the three single driver performance curves</w:t>
      </w:r>
      <w:r w:rsidR="0059037B" w:rsidRPr="00B63343">
        <w:rPr>
          <w:rFonts w:eastAsia="Arial"/>
        </w:rPr>
        <w:t xml:space="preserve"> along the </w:t>
      </w:r>
      <w:r w:rsidR="00A0596B" w:rsidRPr="00B63343">
        <w:rPr>
          <w:rFonts w:eastAsia="Arial"/>
        </w:rPr>
        <w:t>driver index</w:t>
      </w:r>
      <w:r w:rsidR="0059037B" w:rsidRPr="00B63343">
        <w:rPr>
          <w:rFonts w:eastAsia="Arial"/>
        </w:rPr>
        <w:t xml:space="preserve"> axis</w:t>
      </w:r>
      <w:r w:rsidR="003A2FC1" w:rsidRPr="00B63343">
        <w:rPr>
          <w:rFonts w:eastAsia="Arial"/>
        </w:rPr>
        <w:t xml:space="preserve">. </w:t>
      </w:r>
      <w:commentRangeStart w:id="124"/>
      <w:r w:rsidR="00AA0F18" w:rsidRPr="00B63343">
        <w:rPr>
          <w:rFonts w:eastAsia="Arial"/>
        </w:rPr>
        <w:t xml:space="preserve">These curves </w:t>
      </w:r>
      <w:r w:rsidR="00C47F05" w:rsidRPr="00B63343">
        <w:rPr>
          <w:rFonts w:eastAsia="Arial"/>
        </w:rPr>
        <w:t>were subsequently</w:t>
      </w:r>
      <w:r w:rsidR="00AA0F18" w:rsidRPr="00B63343">
        <w:rPr>
          <w:rFonts w:eastAsia="Arial"/>
        </w:rPr>
        <w:t xml:space="preserve"> merged into one performance curve </w:t>
      </w:r>
      <w:r w:rsidR="00CA5C7B" w:rsidRPr="00B63343">
        <w:rPr>
          <w:rFonts w:eastAsia="Arial"/>
        </w:rPr>
        <w:t>modelled from all the single driver data</w:t>
      </w:r>
      <w:r w:rsidR="00840725" w:rsidRPr="00B63343">
        <w:rPr>
          <w:rFonts w:eastAsia="Arial"/>
        </w:rPr>
        <w:t>.</w:t>
      </w:r>
      <w:commentRangeEnd w:id="124"/>
      <w:r w:rsidR="00715D4E" w:rsidRPr="00B63343">
        <w:rPr>
          <w:rStyle w:val="CommentReference"/>
          <w:rFonts w:eastAsia="Arial"/>
          <w:sz w:val="24"/>
          <w:szCs w:val="24"/>
        </w:rPr>
        <w:commentReference w:id="124"/>
      </w:r>
    </w:p>
    <w:p w14:paraId="6AB4DAE4" w14:textId="6F855193" w:rsidR="007256C5" w:rsidRPr="00172F7E" w:rsidRDefault="00840725" w:rsidP="004B1B4A">
      <w:pPr>
        <w:rPr>
          <w:i/>
          <w:iCs/>
        </w:rPr>
      </w:pPr>
      <w:r w:rsidRPr="00B63343">
        <w:rPr>
          <w:rFonts w:eastAsia="Arial"/>
        </w:rPr>
        <w:t xml:space="preserve">Assuming a similar mode of action between drivers and using a concentration-addition approach, the </w:t>
      </w:r>
      <w:r w:rsidR="004B6B57" w:rsidRPr="00B63343">
        <w:rPr>
          <w:rFonts w:eastAsia="Arial"/>
        </w:rPr>
        <w:t>DI</w:t>
      </w:r>
      <w:r w:rsidRPr="00B63343">
        <w:rPr>
          <w:rFonts w:eastAsia="Arial"/>
        </w:rPr>
        <w:t xml:space="preserve"> was then calculated for the multiple </w:t>
      </w:r>
      <w:del w:id="125" w:author="Mirko Mutalipassi" w:date="2026-03-20T09:46:00Z" w16du:dateUtc="2026-03-20T08:46:00Z">
        <w:r w:rsidR="00293536" w:rsidDel="004478EC">
          <w:rPr>
            <w:rFonts w:eastAsia="Arial"/>
          </w:rPr>
          <w:delText>driver</w:delText>
        </w:r>
      </w:del>
      <w:ins w:id="126" w:author="Mirko Mutalipassi" w:date="2026-03-20T09:46:00Z" w16du:dateUtc="2026-03-20T08:46:00Z">
        <w:r w:rsidR="004478EC">
          <w:rPr>
            <w:rFonts w:eastAsia="Arial"/>
          </w:rPr>
          <w:t>drivers</w:t>
        </w:r>
      </w:ins>
      <w:r w:rsidRPr="00B63343">
        <w:rPr>
          <w:rFonts w:eastAsia="Arial"/>
        </w:rPr>
        <w:t xml:space="preserve"> </w:t>
      </w:r>
      <w:proofErr w:type="gramStart"/>
      <w:r w:rsidRPr="00B63343">
        <w:rPr>
          <w:rFonts w:eastAsia="Arial"/>
        </w:rPr>
        <w:t>experiments</w:t>
      </w:r>
      <w:proofErr w:type="gramEnd"/>
      <w:r w:rsidRPr="00B63343">
        <w:rPr>
          <w:rFonts w:eastAsia="Arial"/>
        </w:rPr>
        <w:t xml:space="preserve"> as:</w:t>
      </w:r>
      <w:r w:rsidR="004B6B57">
        <w:rPr>
          <w:rFonts w:eastAsia="Arial"/>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proofErr w:type="spellStart"/>
      <w:r w:rsidR="004B6B57" w:rsidRPr="002B72AB">
        <w:rPr>
          <w:i/>
          <w:iCs/>
        </w:rPr>
        <w:t>DI</w:t>
      </w:r>
      <w:r w:rsidR="007256C5" w:rsidRPr="002B72AB">
        <w:rPr>
          <w:i/>
          <w:iCs/>
          <w:vertAlign w:val="subscript"/>
        </w:rPr>
        <w:t>Temp</w:t>
      </w:r>
      <w:proofErr w:type="spellEnd"/>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proofErr w:type="spellStart"/>
      <w:r w:rsidR="004B6B57" w:rsidRPr="002B72AB">
        <w:rPr>
          <w:i/>
          <w:iCs/>
        </w:rPr>
        <w:t>DI</w:t>
      </w:r>
      <w:r w:rsidR="007256C5" w:rsidRPr="002B72AB">
        <w:rPr>
          <w:i/>
          <w:iCs/>
          <w:vertAlign w:val="subscript"/>
        </w:rPr>
        <w:t>pH</w:t>
      </w:r>
      <w:proofErr w:type="spellEnd"/>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proofErr w:type="spellStart"/>
      <w:r w:rsidR="004B6B57" w:rsidRPr="002B72AB">
        <w:rPr>
          <w:i/>
          <w:iCs/>
        </w:rPr>
        <w:t>DI</w:t>
      </w:r>
      <w:r w:rsidR="008109DA" w:rsidRPr="002B72AB">
        <w:rPr>
          <w:i/>
          <w:iCs/>
          <w:vertAlign w:val="subscript"/>
        </w:rPr>
        <w:t>Li</w:t>
      </w:r>
      <w:proofErr w:type="spellEnd"/>
      <w:r w:rsidR="008109DA" w:rsidRPr="00172F7E">
        <w:rPr>
          <w:i/>
          <w:iCs/>
          <w:vertAlign w:val="subscript"/>
        </w:rPr>
        <w:t xml:space="preserve"> </w:t>
      </w:r>
    </w:p>
    <w:p w14:paraId="0B82EA34" w14:textId="7EF831BD" w:rsidR="007A7103" w:rsidRPr="002B72AB" w:rsidRDefault="00840725">
      <w:pPr>
        <w:spacing w:line="276" w:lineRule="auto"/>
        <w:jc w:val="both"/>
        <w:rPr>
          <w:rFonts w:eastAsia="Arial"/>
        </w:rPr>
      </w:pPr>
      <w:commentRangeStart w:id="127"/>
      <w:r w:rsidRPr="002B72AB">
        <w:rPr>
          <w:rFonts w:eastAsia="Arial"/>
        </w:rPr>
        <w:t xml:space="preserve">The data from the single- and multiple </w:t>
      </w:r>
      <w:r w:rsidR="004B6B57" w:rsidRPr="002B72AB">
        <w:rPr>
          <w:rFonts w:eastAsia="Arial"/>
        </w:rPr>
        <w:t>driver</w:t>
      </w:r>
      <w:r w:rsidRPr="002B72AB">
        <w:rPr>
          <w:rFonts w:eastAsia="Arial"/>
        </w:rPr>
        <w:t xml:space="preserve"> experiments were compared</w:t>
      </w:r>
      <w:r w:rsidR="003B1C6D">
        <w:rPr>
          <w:rFonts w:eastAsia="Arial"/>
        </w:rPr>
        <w:t xml:space="preserve"> on this driver inde</w:t>
      </w:r>
      <w:r w:rsidR="00D31B00">
        <w:rPr>
          <w:rFonts w:eastAsia="Arial"/>
        </w:rPr>
        <w:t>x</w:t>
      </w:r>
      <w:r w:rsidRPr="002B72AB">
        <w:rPr>
          <w:rFonts w:eastAsia="Arial"/>
        </w:rPr>
        <w:t xml:space="preserve">. Any deviation from the model built from the single </w:t>
      </w:r>
      <w:r w:rsidR="00F63150" w:rsidRPr="002B72AB">
        <w:rPr>
          <w:rFonts w:eastAsia="Arial"/>
        </w:rPr>
        <w:t>driver</w:t>
      </w:r>
      <w:r w:rsidRPr="002B72AB">
        <w:rPr>
          <w:rFonts w:eastAsia="Arial"/>
        </w:rPr>
        <w:t xml:space="preserve"> experiment reveals an interaction between the </w:t>
      </w:r>
      <w:r w:rsidR="00F63150" w:rsidRPr="002B72AB">
        <w:rPr>
          <w:rFonts w:eastAsia="Arial"/>
        </w:rPr>
        <w:t>drivers</w:t>
      </w:r>
      <w:r w:rsidRPr="002B72AB">
        <w:rPr>
          <w:rFonts w:eastAsia="Arial"/>
        </w:rPr>
        <w:t>.</w:t>
      </w:r>
      <w:commentRangeEnd w:id="127"/>
      <w:r w:rsidR="003A71FA" w:rsidRPr="002B72AB">
        <w:rPr>
          <w:rStyle w:val="CommentReference"/>
          <w:rFonts w:eastAsia="Arial"/>
          <w:sz w:val="24"/>
          <w:szCs w:val="24"/>
        </w:rPr>
        <w:commentReference w:id="127"/>
      </w:r>
    </w:p>
    <w:p w14:paraId="000000E2" w14:textId="77777777" w:rsidR="00F1663E" w:rsidRPr="007F30A3" w:rsidRDefault="00F1663E">
      <w:pPr>
        <w:spacing w:line="276" w:lineRule="auto"/>
        <w:jc w:val="both"/>
        <w:rPr>
          <w:rFonts w:eastAsia="Arial"/>
          <w:i/>
          <w:sz w:val="2"/>
          <w:szCs w:val="2"/>
        </w:rPr>
      </w:pPr>
    </w:p>
    <w:p w14:paraId="000000E3" w14:textId="546856CA" w:rsidR="00F1663E" w:rsidRPr="002B72AB" w:rsidRDefault="00275014">
      <w:pPr>
        <w:spacing w:line="276" w:lineRule="auto"/>
        <w:jc w:val="both"/>
        <w:rPr>
          <w:rFonts w:eastAsia="Arial"/>
        </w:rPr>
      </w:pPr>
      <w:r w:rsidRPr="002B72AB">
        <w:rPr>
          <w:rFonts w:eastAsia="Arial"/>
          <w:i/>
        </w:rPr>
        <w:t>2.</w:t>
      </w:r>
      <w:r w:rsidR="00260B4B" w:rsidRPr="002B72AB">
        <w:rPr>
          <w:rFonts w:eastAsia="Arial"/>
          <w:i/>
        </w:rPr>
        <w:t>5</w:t>
      </w:r>
      <w:r w:rsidRPr="002B72AB">
        <w:rPr>
          <w:rFonts w:eastAsia="Arial"/>
          <w:i/>
        </w:rPr>
        <w:t xml:space="preserve"> Seawater parameters</w:t>
      </w:r>
    </w:p>
    <w:p w14:paraId="000000E4" w14:textId="395E8CF8" w:rsidR="00F1663E" w:rsidRPr="002B72AB" w:rsidRDefault="00275014">
      <w:pPr>
        <w:spacing w:line="256" w:lineRule="auto"/>
        <w:jc w:val="both"/>
        <w:rPr>
          <w:rFonts w:eastAsia="Arial"/>
        </w:rPr>
      </w:pPr>
      <w:r w:rsidRPr="002B72AB">
        <w:rPr>
          <w:rFonts w:eastAsia="Arial"/>
        </w:rPr>
        <w:t>Temperature data were collected from continuous sensors</w:t>
      </w:r>
      <w:r w:rsidR="00955A42">
        <w:rPr>
          <w:rFonts w:eastAsia="Arial"/>
        </w:rPr>
        <w:t xml:space="preserve"> (</w:t>
      </w:r>
      <w:ins w:id="128" w:author="METIAN, Marc" w:date="2026-03-24T15:40:00Z" w16du:dateUtc="2026-03-24T14:40:00Z">
        <w:r w:rsidR="00585E7C" w:rsidRPr="000169B9">
          <w:rPr>
            <w:rFonts w:eastAsia="Arial"/>
          </w:rPr>
          <w:t xml:space="preserve">IKS </w:t>
        </w:r>
        <w:proofErr w:type="spellStart"/>
        <w:r w:rsidR="00585E7C" w:rsidRPr="000169B9">
          <w:rPr>
            <w:rFonts w:eastAsia="Arial"/>
          </w:rPr>
          <w:t>Aquastar</w:t>
        </w:r>
        <w:proofErr w:type="spellEnd"/>
        <w:r w:rsidR="00585E7C" w:rsidRPr="000169B9">
          <w:rPr>
            <w:rFonts w:eastAsia="Arial"/>
          </w:rPr>
          <w:t>, Germany</w:t>
        </w:r>
      </w:ins>
      <w:del w:id="129" w:author="METIAN, Marc" w:date="2026-03-24T15:40:00Z" w16du:dateUtc="2026-03-24T14:40:00Z">
        <w:r w:rsidR="00955A42" w:rsidRPr="00955A42" w:rsidDel="00585E7C">
          <w:rPr>
            <w:rFonts w:eastAsia="Arial"/>
            <w:color w:val="4472C4" w:themeColor="accent1"/>
          </w:rPr>
          <w:delText>brand of probes</w:delText>
        </w:r>
      </w:del>
      <w:r w:rsidR="00955A42">
        <w:rPr>
          <w:rFonts w:eastAsia="Arial"/>
        </w:rPr>
        <w:t>).</w:t>
      </w:r>
      <w:r w:rsidRPr="002B72AB">
        <w:rPr>
          <w:rFonts w:eastAsia="Arial"/>
        </w:rPr>
        <w:t xml:space="preserve"> </w:t>
      </w:r>
      <w:proofErr w:type="spellStart"/>
      <w:r w:rsidRPr="002B72AB">
        <w:rPr>
          <w:rFonts w:eastAsia="Arial"/>
        </w:rPr>
        <w:t>pH</w:t>
      </w:r>
      <w:r w:rsidRPr="002B72AB">
        <w:rPr>
          <w:rFonts w:eastAsia="Arial"/>
          <w:vertAlign w:val="subscript"/>
        </w:rPr>
        <w:t>T</w:t>
      </w:r>
      <w:proofErr w:type="spellEnd"/>
      <w:r w:rsidRPr="002B72AB">
        <w:rPr>
          <w:rFonts w:eastAsia="Arial"/>
          <w:vertAlign w:val="subscript"/>
        </w:rPr>
        <w:t xml:space="preserve"> </w:t>
      </w:r>
      <w:r w:rsidRPr="002B72AB">
        <w:rPr>
          <w:rFonts w:eastAsia="Arial"/>
        </w:rPr>
        <w:t xml:space="preserve">(pH on the total scale) of the seawater was measured </w:t>
      </w:r>
      <w:r w:rsidR="00F7509E" w:rsidRPr="002B72AB">
        <w:rPr>
          <w:rFonts w:eastAsia="Arial"/>
        </w:rPr>
        <w:t xml:space="preserve">in each aquarium </w:t>
      </w:r>
      <w:r w:rsidRPr="002B72AB">
        <w:rPr>
          <w:rFonts w:eastAsia="Arial"/>
        </w:rPr>
        <w:t>at the end of the experiment with a glass pH electrode</w:t>
      </w:r>
      <w:sdt>
        <w:sdtPr>
          <w:tag w:val="goog_rdk_35"/>
          <w:id w:val="-264897879"/>
        </w:sdtPr>
        <w:sdtEndPr/>
        <w:sdtContent>
          <w:sdt>
            <w:sdtPr>
              <w:tag w:val="goog_rdk_36"/>
              <w:id w:val="1542667255"/>
            </w:sdtPr>
            <w:sdtEndPr/>
            <w:sdtContent/>
          </w:sdt>
          <w:sdt>
            <w:sdtPr>
              <w:tag w:val="goog_rdk_37"/>
              <w:id w:val="2018783552"/>
            </w:sdtPr>
            <w:sdtEndPr/>
            <w:sdtContent/>
          </w:sdt>
          <w:r w:rsidRPr="002B72AB">
            <w:rPr>
              <w:rFonts w:eastAsia="Arial"/>
            </w:rPr>
            <w:t xml:space="preserve"> (</w:t>
          </w:r>
          <w:proofErr w:type="spellStart"/>
          <w:ins w:id="130" w:author="METIAN, Marc" w:date="2026-03-24T15:40:00Z" w16du:dateUtc="2026-03-24T14:40:00Z">
            <w:r w:rsidR="00585E7C">
              <w:rPr>
                <w:rFonts w:eastAsia="Arial"/>
              </w:rPr>
              <w:t>M</w:t>
            </w:r>
          </w:ins>
          <w:ins w:id="131" w:author="METIAN, Marc" w:date="2026-03-24T15:40:00Z">
            <w:r w:rsidR="00585E7C" w:rsidRPr="00585E7C">
              <w:rPr>
                <w:rFonts w:eastAsia="Arial"/>
              </w:rPr>
              <w:t>etrohm</w:t>
            </w:r>
            <w:proofErr w:type="spellEnd"/>
            <w:r w:rsidR="00585E7C" w:rsidRPr="00585E7C">
              <w:rPr>
                <w:rFonts w:eastAsia="Arial"/>
              </w:rPr>
              <w:t>, Electrode Plus</w:t>
            </w:r>
          </w:ins>
          <w:commentRangeStart w:id="132"/>
          <w:del w:id="133" w:author="METIAN, Marc" w:date="2026-03-24T15:40:00Z" w16du:dateUtc="2026-03-24T14:40:00Z">
            <w:r w:rsidRPr="002B72AB" w:rsidDel="00585E7C">
              <w:rPr>
                <w:rFonts w:eastAsia="Arial"/>
              </w:rPr>
              <w:delText>brand?</w:delText>
            </w:r>
            <w:commentRangeEnd w:id="132"/>
            <w:r w:rsidR="004A0197" w:rsidRPr="002B72AB" w:rsidDel="00585E7C">
              <w:rPr>
                <w:rStyle w:val="CommentReference"/>
                <w:rFonts w:eastAsia="Arial"/>
                <w:sz w:val="24"/>
                <w:szCs w:val="24"/>
              </w:rPr>
              <w:commentReference w:id="132"/>
            </w:r>
            <w:r w:rsidRPr="002B72AB" w:rsidDel="00585E7C">
              <w:rPr>
                <w:rFonts w:eastAsia="Arial"/>
              </w:rPr>
              <w:delText>)</w:delText>
            </w:r>
          </w:del>
        </w:sdtContent>
      </w:sdt>
      <w:r w:rsidRPr="002B72AB">
        <w:rPr>
          <w:rFonts w:eastAsia="Arial"/>
        </w:rPr>
        <w:t xml:space="preserve"> calibrated with TRIS buffer solution (Andrew Dickson, Scripps Institution of Oceanography, San Diego, USA). Total Alkalinity (TA) </w:t>
      </w:r>
      <w:r w:rsidR="00F7509E" w:rsidRPr="002B72AB">
        <w:rPr>
          <w:rFonts w:eastAsia="Arial"/>
        </w:rPr>
        <w:t>was measured</w:t>
      </w:r>
      <w:r w:rsidRPr="002B72AB">
        <w:rPr>
          <w:rFonts w:eastAsia="Arial"/>
        </w:rPr>
        <w:t xml:space="preserve"> using the automatic open cell potentiometric titration method</w:t>
      </w:r>
      <w:ins w:id="134" w:author="Sam Dupont" w:date="2026-02-13T09:04:00Z" w16du:dateUtc="2026-02-13T08:04:00Z">
        <w:r w:rsidR="00840725" w:rsidRPr="002B72AB">
          <w:rPr>
            <w:rFonts w:eastAsia="Arial"/>
          </w:rPr>
          <w:t xml:space="preserve"> (</w:t>
        </w:r>
      </w:ins>
      <w:proofErr w:type="spellStart"/>
      <w:ins w:id="135" w:author="METIAN, Marc" w:date="2026-03-24T15:40:00Z" w16du:dateUtc="2026-03-24T14:40:00Z">
        <w:r w:rsidR="00585E7C">
          <w:rPr>
            <w:rFonts w:eastAsia="Arial"/>
          </w:rPr>
          <w:t>M</w:t>
        </w:r>
      </w:ins>
      <w:ins w:id="136" w:author="METIAN, Marc" w:date="2026-03-24T15:40:00Z">
        <w:r w:rsidR="00585E7C" w:rsidRPr="00585E7C">
          <w:rPr>
            <w:rFonts w:eastAsia="Arial"/>
          </w:rPr>
          <w:t>etrohm</w:t>
        </w:r>
        <w:proofErr w:type="spellEnd"/>
        <w:r w:rsidR="00585E7C" w:rsidRPr="00585E7C">
          <w:rPr>
            <w:rFonts w:eastAsia="Arial"/>
          </w:rPr>
          <w:t xml:space="preserve">, </w:t>
        </w:r>
        <w:proofErr w:type="spellStart"/>
        <w:r w:rsidR="00585E7C" w:rsidRPr="00585E7C">
          <w:rPr>
            <w:rFonts w:eastAsia="Arial"/>
          </w:rPr>
          <w:t>Titrando</w:t>
        </w:r>
        <w:proofErr w:type="spellEnd"/>
        <w:r w:rsidR="00585E7C" w:rsidRPr="00585E7C">
          <w:rPr>
            <w:rFonts w:eastAsia="Arial"/>
          </w:rPr>
          <w:t xml:space="preserve"> 888</w:t>
        </w:r>
      </w:ins>
      <w:commentRangeStart w:id="137"/>
      <w:ins w:id="138" w:author="Sam Dupont" w:date="2026-02-13T09:04:00Z" w16du:dateUtc="2026-02-13T08:04:00Z">
        <w:del w:id="139" w:author="METIAN, Marc" w:date="2026-03-24T15:40:00Z" w16du:dateUtc="2026-03-24T14:40:00Z">
          <w:r w:rsidR="00840725" w:rsidRPr="002B72AB" w:rsidDel="00585E7C">
            <w:rPr>
              <w:rFonts w:eastAsia="Arial"/>
            </w:rPr>
            <w:delText>brand</w:delText>
          </w:r>
        </w:del>
      </w:ins>
      <w:commentRangeEnd w:id="137"/>
      <w:ins w:id="140" w:author="Sam Dupont" w:date="2026-02-13T09:05:00Z" w16du:dateUtc="2026-02-13T08:05:00Z">
        <w:del w:id="141" w:author="METIAN, Marc" w:date="2026-03-24T15:40:00Z" w16du:dateUtc="2026-03-24T14:40:00Z">
          <w:r w:rsidR="004A0197" w:rsidRPr="002B72AB" w:rsidDel="00585E7C">
            <w:rPr>
              <w:rStyle w:val="CommentReference"/>
              <w:rFonts w:eastAsia="Arial"/>
              <w:sz w:val="24"/>
              <w:szCs w:val="24"/>
            </w:rPr>
            <w:commentReference w:id="137"/>
          </w:r>
        </w:del>
      </w:ins>
      <w:ins w:id="142" w:author="Sam Dupont" w:date="2026-02-13T09:04:00Z" w16du:dateUtc="2026-02-13T08:04:00Z">
        <w:r w:rsidR="00840725" w:rsidRPr="002B72AB">
          <w:rPr>
            <w:rFonts w:eastAsia="Arial"/>
          </w:rPr>
          <w:t>)</w:t>
        </w:r>
      </w:ins>
      <w:r w:rsidRPr="002B72AB">
        <w:rPr>
          <w:rFonts w:eastAsia="Arial"/>
        </w:rPr>
        <w:t xml:space="preserve"> following the protocol described by Dickson et al. (2007). </w:t>
      </w:r>
      <w:r w:rsidRPr="002B72AB">
        <w:rPr>
          <w:rFonts w:eastAsia="Arial"/>
          <w:i/>
        </w:rPr>
        <w:t>p</w:t>
      </w:r>
      <w:r w:rsidRPr="002B72AB">
        <w:rPr>
          <w:rFonts w:eastAsia="Arial"/>
        </w:rPr>
        <w:t>CO</w:t>
      </w:r>
      <w:r w:rsidRPr="002B72AB">
        <w:rPr>
          <w:rFonts w:eastAsia="Arial"/>
          <w:vertAlign w:val="subscript"/>
        </w:rPr>
        <w:t>2</w:t>
      </w:r>
      <w:r w:rsidRPr="002B72AB">
        <w:rPr>
          <w:rFonts w:eastAsia="Arial"/>
        </w:rPr>
        <w:t xml:space="preserve">, calcite and aragonite saturation values were calculated from TA, </w:t>
      </w:r>
      <w:proofErr w:type="spellStart"/>
      <w:r w:rsidRPr="002B72AB">
        <w:rPr>
          <w:rFonts w:eastAsia="Arial"/>
        </w:rPr>
        <w:t>pH</w:t>
      </w:r>
      <w:r w:rsidRPr="002B72AB">
        <w:rPr>
          <w:rFonts w:eastAsia="Arial"/>
          <w:vertAlign w:val="subscript"/>
        </w:rPr>
        <w:t>T</w:t>
      </w:r>
      <w:proofErr w:type="spellEnd"/>
      <w:r w:rsidRPr="002B72AB">
        <w:rPr>
          <w:rFonts w:eastAsia="Arial"/>
        </w:rPr>
        <w:t>,</w:t>
      </w:r>
      <w:r w:rsidR="00F7509E" w:rsidRPr="002B72AB">
        <w:rPr>
          <w:rFonts w:eastAsia="Arial"/>
        </w:rPr>
        <w:t xml:space="preserve"> and</w:t>
      </w:r>
      <w:r w:rsidRPr="002B72AB">
        <w:rPr>
          <w:rFonts w:eastAsia="Arial"/>
        </w:rPr>
        <w:t xml:space="preserve"> temperature at a salinity of 38 </w:t>
      </w:r>
      <w:proofErr w:type="spellStart"/>
      <w:r w:rsidRPr="002B72AB">
        <w:rPr>
          <w:rFonts w:eastAsia="Arial"/>
        </w:rPr>
        <w:t>psu</w:t>
      </w:r>
      <w:proofErr w:type="spellEnd"/>
      <w:r w:rsidRPr="002B72AB">
        <w:rPr>
          <w:rFonts w:eastAsia="Arial"/>
        </w:rPr>
        <w:t xml:space="preserve"> using the R package </w:t>
      </w:r>
      <w:proofErr w:type="spellStart"/>
      <w:r w:rsidRPr="002B72AB">
        <w:rPr>
          <w:rFonts w:eastAsia="Arial"/>
          <w:i/>
        </w:rPr>
        <w:t>seacarb</w:t>
      </w:r>
      <w:proofErr w:type="spellEnd"/>
      <w:r w:rsidRPr="002B72AB">
        <w:rPr>
          <w:rFonts w:eastAsia="Arial"/>
        </w:rPr>
        <w:t xml:space="preserve"> </w:t>
      </w:r>
      <w:r w:rsidR="00015F4E" w:rsidRPr="002B72AB">
        <w:rPr>
          <w:rFonts w:eastAsia="Arial"/>
        </w:rPr>
        <w:fldChar w:fldCharType="begin"/>
      </w:r>
      <w:r w:rsidR="005F6DCC" w:rsidRPr="002B72AB">
        <w:rPr>
          <w:rFonts w:eastAsia="Arial"/>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rPr>
        <w:fldChar w:fldCharType="separate"/>
      </w:r>
      <w:r w:rsidR="005F6DCC" w:rsidRPr="002B72AB">
        <w:rPr>
          <w:rFonts w:eastAsia="Arial"/>
          <w:noProof/>
        </w:rPr>
        <w:t>(Gattuso et al., 2016)</w:t>
      </w:r>
      <w:r w:rsidR="00015F4E" w:rsidRPr="002B72AB">
        <w:rPr>
          <w:rFonts w:eastAsia="Arial"/>
        </w:rPr>
        <w:fldChar w:fldCharType="end"/>
      </w:r>
      <w:r w:rsidRPr="002B72AB">
        <w:rPr>
          <w:rFonts w:eastAsia="Arial"/>
        </w:rPr>
        <w:t xml:space="preserve">, using the dissociation constants </w:t>
      </w:r>
      <w:r w:rsidR="00F7509E" w:rsidRPr="002B72AB">
        <w:rPr>
          <w:rFonts w:eastAsia="Arial"/>
        </w:rPr>
        <w:t>from</w:t>
      </w:r>
      <w:r w:rsidR="00223470" w:rsidRPr="002B72AB">
        <w:rPr>
          <w:rFonts w:eastAsia="Arial"/>
        </w:rPr>
        <w:t xml:space="preserve"> </w:t>
      </w:r>
      <w:r w:rsidR="00223470" w:rsidRPr="002B72AB">
        <w:rPr>
          <w:rFonts w:eastAsia="Arial"/>
        </w:rPr>
        <w:fldChar w:fldCharType="begin"/>
      </w:r>
      <w:r w:rsidR="0040114B">
        <w:rPr>
          <w:rFonts w:eastAsia="Arial"/>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rPr>
        <w:fldChar w:fldCharType="separate"/>
      </w:r>
      <w:r w:rsidR="00223470" w:rsidRPr="002B72AB">
        <w:rPr>
          <w:rFonts w:eastAsia="Arial"/>
          <w:noProof/>
        </w:rPr>
        <w:t xml:space="preserve">Lueker et al. </w:t>
      </w:r>
      <w:r w:rsidR="00D31B00">
        <w:rPr>
          <w:rFonts w:eastAsia="Arial"/>
          <w:noProof/>
        </w:rPr>
        <w:t>(</w:t>
      </w:r>
      <w:r w:rsidR="00223470" w:rsidRPr="002B72AB">
        <w:rPr>
          <w:rFonts w:eastAsia="Arial"/>
          <w:noProof/>
        </w:rPr>
        <w:t>2005)</w:t>
      </w:r>
      <w:r w:rsidR="00223470" w:rsidRPr="002B72AB">
        <w:rPr>
          <w:rFonts w:eastAsia="Arial"/>
        </w:rPr>
        <w:fldChar w:fldCharType="end"/>
      </w:r>
      <w:r w:rsidR="00223470" w:rsidRPr="002B72AB">
        <w:rPr>
          <w:rFonts w:eastAsia="Arial"/>
        </w:rPr>
        <w:t>.</w:t>
      </w:r>
    </w:p>
    <w:p w14:paraId="000000E5" w14:textId="13BEEFAC" w:rsidR="00F1663E" w:rsidRPr="002B72AB" w:rsidRDefault="00275014">
      <w:pPr>
        <w:spacing w:line="276" w:lineRule="auto"/>
        <w:jc w:val="both"/>
        <w:rPr>
          <w:rFonts w:eastAsia="Arial"/>
          <w:b/>
        </w:rPr>
      </w:pPr>
      <w:r w:rsidRPr="002B72AB">
        <w:rPr>
          <w:rFonts w:eastAsia="Arial"/>
        </w:rPr>
        <w:t xml:space="preserve">Lithium samples were filtered through 1.0 </w:t>
      </w:r>
      <w:ins w:id="143" w:author="METIAN, Marc" w:date="2026-03-24T13:58:00Z" w16du:dateUtc="2026-03-24T12:58:00Z">
        <w:r w:rsidR="005D24DA">
          <w:rPr>
            <w:rFonts w:eastAsia="Arial"/>
          </w:rPr>
          <w:t>µ</w:t>
        </w:r>
      </w:ins>
      <w:del w:id="144" w:author="METIAN, Marc" w:date="2026-03-24T13:58:00Z" w16du:dateUtc="2026-03-24T12:58:00Z">
        <w:r w:rsidRPr="002B72AB" w:rsidDel="005D24DA">
          <w:rPr>
            <w:rFonts w:eastAsia="Arial"/>
          </w:rPr>
          <w:delText>μ</w:delText>
        </w:r>
      </w:del>
      <w:r w:rsidRPr="002B72AB">
        <w:rPr>
          <w:rFonts w:eastAsia="Arial"/>
        </w:rPr>
        <w:t>m polycarbonate filters and lithium concentration analyses in seawater samples were carried out by Inductively coupled plasma - optical emission spectrometry technique</w:t>
      </w:r>
      <w:sdt>
        <w:sdtPr>
          <w:tag w:val="goog_rdk_38"/>
          <w:id w:val="1654903084"/>
        </w:sdtPr>
        <w:sdtEndPr/>
        <w:sdtContent/>
      </w:sdt>
      <w:sdt>
        <w:sdtPr>
          <w:tag w:val="goog_rdk_39"/>
          <w:id w:val="-1246819073"/>
        </w:sdtPr>
        <w:sdtEndPr/>
        <w:sdtContent/>
      </w:sdt>
      <w:r w:rsidRPr="002B72AB">
        <w:rPr>
          <w:rFonts w:eastAsia="Arial"/>
        </w:rPr>
        <w:t xml:space="preserve"> (ICP-OES; Plasma Quant 9100, </w:t>
      </w:r>
      <w:proofErr w:type="spellStart"/>
      <w:r w:rsidRPr="002B72AB">
        <w:rPr>
          <w:rFonts w:eastAsia="Arial"/>
        </w:rPr>
        <w:t>Analytik</w:t>
      </w:r>
      <w:proofErr w:type="spellEnd"/>
      <w:r w:rsidRPr="002B72AB">
        <w:rPr>
          <w:rFonts w:eastAsia="Arial"/>
        </w:rPr>
        <w:t xml:space="preserve"> Jena, Germany). Samples were acidified with ultrapure HNO</w:t>
      </w:r>
      <w:r w:rsidRPr="002B72AB">
        <w:rPr>
          <w:rFonts w:eastAsia="Arial"/>
          <w:vertAlign w:val="subscript"/>
        </w:rPr>
        <w:t>3</w:t>
      </w:r>
      <w:r w:rsidRPr="002B72AB">
        <w:rPr>
          <w:rFonts w:eastAsia="Arial"/>
        </w:rPr>
        <w:t xml:space="preserve"> and diluted 10 times with ultrapure H</w:t>
      </w:r>
      <w:r w:rsidRPr="002B72AB">
        <w:rPr>
          <w:rFonts w:eastAsia="Arial"/>
          <w:vertAlign w:val="subscript"/>
        </w:rPr>
        <w:t>2</w:t>
      </w:r>
      <w:r w:rsidRPr="002B72AB">
        <w:rPr>
          <w:rFonts w:eastAsia="Arial Unicode MS"/>
        </w:rPr>
        <w:t xml:space="preserve">O before analysis. The instrumental conditions are summarized in supplementary material (Table S1). The radial analysis mode was used for </w:t>
      </w:r>
      <w:r w:rsidR="000334CC" w:rsidRPr="002B72AB">
        <w:rPr>
          <w:rFonts w:eastAsia="Arial Unicode MS"/>
        </w:rPr>
        <w:t>lithium</w:t>
      </w:r>
      <w:r w:rsidRPr="002B72AB">
        <w:rPr>
          <w:rFonts w:eastAsia="Arial Unicode MS"/>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rPr>
        <w:t>lithium</w:t>
      </w:r>
      <w:r w:rsidRPr="002B72AB">
        <w:rPr>
          <w:rFonts w:eastAsia="Arial Unicode MS"/>
        </w:rPr>
        <w:t xml:space="preserve"> stock standard (</w:t>
      </w:r>
      <w:proofErr w:type="spellStart"/>
      <w:r w:rsidRPr="002B72AB">
        <w:rPr>
          <w:rFonts w:eastAsia="Arial Unicode MS"/>
        </w:rPr>
        <w:t>TraceCert</w:t>
      </w:r>
      <w:proofErr w:type="spellEnd"/>
      <w:r w:rsidRPr="002B72AB">
        <w:rPr>
          <w:rFonts w:eastAsia="Arial Unicode MS"/>
        </w:rPr>
        <w:t>®, 997 ± 4 mg</w:t>
      </w:r>
      <w:del w:id="145" w:author="METIAN, Marc" w:date="2026-03-24T13:40:00Z" w16du:dateUtc="2026-03-24T12:40:00Z">
        <w:r w:rsidRPr="002B72AB" w:rsidDel="001D07D9">
          <w:rPr>
            <w:rFonts w:eastAsia="Arial Unicode MS"/>
          </w:rPr>
          <w:delText>/</w:delText>
        </w:r>
      </w:del>
      <w:r w:rsidRPr="002B72AB">
        <w:rPr>
          <w:rFonts w:eastAsia="Arial Unicode MS"/>
        </w:rPr>
        <w:t>L</w:t>
      </w:r>
      <w:ins w:id="146" w:author="METIAN, Marc" w:date="2026-03-24T13:40:00Z" w16du:dateUtc="2026-03-24T12:40:00Z">
        <w:r w:rsidR="001D07D9" w:rsidRPr="001D07D9">
          <w:rPr>
            <w:rFonts w:eastAsia="Arial Unicode MS"/>
            <w:vertAlign w:val="superscript"/>
            <w:rPrChange w:id="147" w:author="METIAN, Marc" w:date="2026-03-24T13:40:00Z" w16du:dateUtc="2026-03-24T12:40:00Z">
              <w:rPr>
                <w:rFonts w:eastAsia="Arial Unicode MS"/>
              </w:rPr>
            </w:rPrChange>
          </w:rPr>
          <w:t>-1</w:t>
        </w:r>
      </w:ins>
      <w:r w:rsidRPr="002B72AB">
        <w:rPr>
          <w:rFonts w:eastAsia="Arial Unicode MS"/>
        </w:rPr>
        <w:t xml:space="preserve">,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rPr>
        <w:t>lithium</w:t>
      </w:r>
      <w:r w:rsidRPr="002B72AB">
        <w:rPr>
          <w:rFonts w:eastAsia="Arial Unicode MS"/>
        </w:rPr>
        <w:t xml:space="preserve"> (not available in the market), several spiked samples were analyzed to account for possible matrix effect and to evaluate the accuracy of results. The recoveries were always within acceptable range (90-110 %). The results are reported in mg</w:t>
      </w:r>
      <w:ins w:id="148" w:author="METIAN, Marc" w:date="2026-03-24T13:58:00Z" w16du:dateUtc="2026-03-24T12:58:00Z">
        <w:r w:rsidR="005D24DA">
          <w:rPr>
            <w:rFonts w:eastAsia="Arial Unicode MS"/>
          </w:rPr>
          <w:t xml:space="preserve"> </w:t>
        </w:r>
      </w:ins>
      <w:del w:id="149" w:author="METIAN, Marc" w:date="2026-03-24T13:58:00Z" w16du:dateUtc="2026-03-24T12:58:00Z">
        <w:r w:rsidRPr="002B72AB" w:rsidDel="005D24DA">
          <w:rPr>
            <w:rFonts w:eastAsia="Arial Unicode MS"/>
          </w:rPr>
          <w:delText>/</w:delText>
        </w:r>
      </w:del>
      <w:r w:rsidRPr="002B72AB">
        <w:rPr>
          <w:rFonts w:eastAsia="Arial Unicode MS"/>
        </w:rPr>
        <w:t>L</w:t>
      </w:r>
      <w:ins w:id="150" w:author="METIAN, Marc" w:date="2026-03-24T13:58:00Z" w16du:dateUtc="2026-03-24T12:58:00Z">
        <w:r w:rsidR="005D24DA" w:rsidRPr="005D24DA">
          <w:rPr>
            <w:rFonts w:eastAsia="Arial Unicode MS"/>
            <w:vertAlign w:val="superscript"/>
            <w:rPrChange w:id="151" w:author="METIAN, Marc" w:date="2026-03-24T13:58:00Z" w16du:dateUtc="2026-03-24T12:58:00Z">
              <w:rPr>
                <w:rFonts w:eastAsia="Arial Unicode MS"/>
              </w:rPr>
            </w:rPrChange>
          </w:rPr>
          <w:t>-1</w:t>
        </w:r>
      </w:ins>
      <w:r w:rsidRPr="002B72AB">
        <w:rPr>
          <w:rFonts w:eastAsia="Arial Unicode MS"/>
        </w:rPr>
        <w:t xml:space="preserve"> (≈ ppm) together with respective expanded uncertainty (</w:t>
      </w:r>
      <w:proofErr w:type="spellStart"/>
      <w:r w:rsidRPr="002B72AB">
        <w:rPr>
          <w:rFonts w:eastAsia="Arial Unicode MS"/>
        </w:rPr>
        <w:t>Ue</w:t>
      </w:r>
      <w:proofErr w:type="spellEnd"/>
      <w:r w:rsidRPr="002B72AB">
        <w:rPr>
          <w:rFonts w:eastAsia="Arial Unicode MS"/>
        </w:rPr>
        <w:t>, k=2).</w:t>
      </w:r>
    </w:p>
    <w:p w14:paraId="000000E7" w14:textId="29B9F1CF" w:rsidR="00F1663E" w:rsidRPr="001D07D9" w:rsidRDefault="00275014" w:rsidP="007F30A3">
      <w:pPr>
        <w:pStyle w:val="Heading1"/>
        <w:numPr>
          <w:ilvl w:val="0"/>
          <w:numId w:val="3"/>
        </w:numPr>
        <w:spacing w:line="276" w:lineRule="auto"/>
        <w:jc w:val="both"/>
        <w:rPr>
          <w:rFonts w:ascii="Times New Roman" w:eastAsia="Arial" w:hAnsi="Times New Roman" w:cs="Times New Roman"/>
          <w:sz w:val="24"/>
          <w:szCs w:val="24"/>
          <w:rPrChange w:id="152" w:author="METIAN, Marc" w:date="2026-03-24T13:44:00Z" w16du:dateUtc="2026-03-24T12:44:00Z">
            <w:rPr>
              <w:rFonts w:eastAsia="Arial"/>
              <w:sz w:val="24"/>
              <w:szCs w:val="24"/>
            </w:rPr>
          </w:rPrChange>
        </w:rPr>
      </w:pPr>
      <w:bookmarkStart w:id="153" w:name="_heading=h.wt8h0mcvfhq5" w:colFirst="0" w:colLast="0"/>
      <w:bookmarkStart w:id="154" w:name="_heading=h.4v8znebodlzr" w:colFirst="0" w:colLast="0"/>
      <w:bookmarkEnd w:id="153"/>
      <w:bookmarkEnd w:id="154"/>
      <w:r w:rsidRPr="001D07D9">
        <w:rPr>
          <w:rFonts w:ascii="Times New Roman" w:eastAsia="Arial" w:hAnsi="Times New Roman" w:cs="Times New Roman"/>
          <w:sz w:val="24"/>
          <w:szCs w:val="24"/>
          <w:rPrChange w:id="155" w:author="METIAN, Marc" w:date="2026-03-24T13:44:00Z" w16du:dateUtc="2026-03-24T12:44:00Z">
            <w:rPr>
              <w:rFonts w:eastAsia="Arial"/>
              <w:sz w:val="24"/>
              <w:szCs w:val="24"/>
            </w:rPr>
          </w:rPrChange>
        </w:rPr>
        <w:lastRenderedPageBreak/>
        <w:t>Results</w:t>
      </w:r>
    </w:p>
    <w:p w14:paraId="63197AFC" w14:textId="048BF1FF" w:rsidR="00F31ADF" w:rsidRPr="002B72AB" w:rsidRDefault="0050226F" w:rsidP="00E602E8">
      <w:pPr>
        <w:spacing w:line="276" w:lineRule="auto"/>
        <w:jc w:val="both"/>
        <w:rPr>
          <w:rFonts w:eastAsia="Arial"/>
        </w:rPr>
      </w:pPr>
      <w:r w:rsidRPr="002B72AB">
        <w:rPr>
          <w:rFonts w:eastAsia="Arial"/>
        </w:rPr>
        <w:t>While exposed to the same treatments in the two experiments, larvae</w:t>
      </w:r>
      <w:r w:rsidR="00C57841" w:rsidRPr="002B72AB">
        <w:rPr>
          <w:rFonts w:eastAsia="Arial"/>
        </w:rPr>
        <w:t xml:space="preserve"> </w:t>
      </w:r>
      <w:r w:rsidRPr="002B72AB">
        <w:rPr>
          <w:rFonts w:eastAsia="Arial"/>
        </w:rPr>
        <w:t xml:space="preserve">had </w:t>
      </w:r>
      <w:r w:rsidR="00C85270" w:rsidRPr="002B72AB">
        <w:rPr>
          <w:rFonts w:eastAsia="Arial"/>
        </w:rPr>
        <w:t>no significant</w:t>
      </w:r>
      <w:r w:rsidR="002D0509" w:rsidRPr="002B72AB">
        <w:rPr>
          <w:rFonts w:eastAsia="Arial"/>
        </w:rPr>
        <w:t xml:space="preserve"> growth rate</w:t>
      </w:r>
      <w:r w:rsidR="00C85270" w:rsidRPr="002B72AB">
        <w:rPr>
          <w:rFonts w:eastAsia="Arial"/>
        </w:rPr>
        <w:t xml:space="preserve"> differences between the two experiments </w:t>
      </w:r>
      <w:r w:rsidR="004D7868" w:rsidRPr="002B72AB">
        <w:rPr>
          <w:rFonts w:eastAsia="Arial"/>
        </w:rPr>
        <w:t>for pH and temperature</w:t>
      </w:r>
      <w:r w:rsidR="00B45954" w:rsidRPr="002B72AB">
        <w:rPr>
          <w:rFonts w:eastAsia="Arial"/>
        </w:rPr>
        <w:t xml:space="preserve"> </w:t>
      </w:r>
      <w:r w:rsidRPr="002B72AB">
        <w:rPr>
          <w:rFonts w:eastAsia="Arial"/>
        </w:rPr>
        <w:t>(Figure</w:t>
      </w:r>
      <w:r w:rsidR="00A26251">
        <w:rPr>
          <w:rFonts w:eastAsia="Arial"/>
        </w:rPr>
        <w:t xml:space="preserve"> 2</w:t>
      </w:r>
      <w:r w:rsidRPr="002B72AB">
        <w:rPr>
          <w:rFonts w:eastAsia="Arial"/>
        </w:rPr>
        <w:t xml:space="preserve">). </w:t>
      </w:r>
      <w:commentRangeStart w:id="156"/>
      <w:commentRangeStart w:id="157"/>
      <w:r w:rsidR="00275014" w:rsidRPr="002B72AB">
        <w:rPr>
          <w:rFonts w:eastAsia="Arial"/>
        </w:rPr>
        <w:t xml:space="preserve">The </w:t>
      </w:r>
      <w:r w:rsidR="002D0B99" w:rsidRPr="002B72AB">
        <w:rPr>
          <w:rFonts w:eastAsia="Arial"/>
        </w:rPr>
        <w:t xml:space="preserve">lithium 7 ppm treatment </w:t>
      </w:r>
      <w:r w:rsidR="00B45954" w:rsidRPr="002B72AB">
        <w:rPr>
          <w:rFonts w:eastAsia="Arial"/>
        </w:rPr>
        <w:t xml:space="preserve">had a higher growth rate in </w:t>
      </w:r>
      <w:r w:rsidR="00483506" w:rsidRPr="002B72AB">
        <w:rPr>
          <w:rFonts w:eastAsia="Arial"/>
        </w:rPr>
        <w:t>experiment #1</w:t>
      </w:r>
      <w:r w:rsidR="00B45954" w:rsidRPr="002B72AB">
        <w:rPr>
          <w:rFonts w:eastAsia="Arial"/>
        </w:rPr>
        <w:t xml:space="preserve"> (</w:t>
      </w:r>
      <w:r w:rsidR="005D284F" w:rsidRPr="002B72AB">
        <w:rPr>
          <w:rFonts w:eastAsia="Arial"/>
        </w:rPr>
        <w:t xml:space="preserve">74.5 </w:t>
      </w:r>
      <w:del w:id="158" w:author="METIAN, Marc" w:date="2026-03-24T13:58:00Z" w16du:dateUtc="2026-03-24T12:58:00Z">
        <w:r w:rsidR="005D284F" w:rsidRPr="002B72AB" w:rsidDel="005D24DA">
          <w:rPr>
            <w:rFonts w:eastAsia="Arial"/>
          </w:rPr>
          <w:delText>u</w:delText>
        </w:r>
      </w:del>
      <w:ins w:id="159" w:author="METIAN, Marc" w:date="2026-03-24T13:58:00Z" w16du:dateUtc="2026-03-24T12:58:00Z">
        <w:r w:rsidR="005D24DA">
          <w:rPr>
            <w:rFonts w:eastAsia="Arial"/>
          </w:rPr>
          <w:t>µ</w:t>
        </w:r>
      </w:ins>
      <w:r w:rsidR="005D284F" w:rsidRPr="002B72AB">
        <w:rPr>
          <w:rFonts w:eastAsia="Arial"/>
        </w:rPr>
        <w:t>m</w:t>
      </w:r>
      <w:ins w:id="160" w:author="METIAN, Marc" w:date="2026-03-24T13:58:00Z" w16du:dateUtc="2026-03-24T12:58:00Z">
        <w:r w:rsidR="005D24DA">
          <w:rPr>
            <w:rFonts w:eastAsia="Arial"/>
          </w:rPr>
          <w:t xml:space="preserve"> </w:t>
        </w:r>
      </w:ins>
      <w:del w:id="161" w:author="METIAN, Marc" w:date="2026-03-24T13:58:00Z" w16du:dateUtc="2026-03-24T12:58:00Z">
        <w:r w:rsidR="005D284F" w:rsidRPr="002B72AB" w:rsidDel="005D24DA">
          <w:rPr>
            <w:rFonts w:eastAsia="Arial"/>
          </w:rPr>
          <w:delText>/</w:delText>
        </w:r>
      </w:del>
      <w:r w:rsidR="005D284F" w:rsidRPr="002B72AB">
        <w:rPr>
          <w:rFonts w:eastAsia="Arial"/>
        </w:rPr>
        <w:t>day</w:t>
      </w:r>
      <w:ins w:id="162" w:author="METIAN, Marc" w:date="2026-03-24T13:58:00Z" w16du:dateUtc="2026-03-24T12:58:00Z">
        <w:r w:rsidR="005D24DA" w:rsidRPr="005D24DA">
          <w:rPr>
            <w:rFonts w:eastAsia="Arial"/>
            <w:vertAlign w:val="superscript"/>
            <w:rPrChange w:id="163" w:author="METIAN, Marc" w:date="2026-03-24T13:58:00Z" w16du:dateUtc="2026-03-24T12:58:00Z">
              <w:rPr>
                <w:rFonts w:eastAsia="Arial"/>
              </w:rPr>
            </w:rPrChange>
          </w:rPr>
          <w:t>-1</w:t>
        </w:r>
      </w:ins>
      <w:r w:rsidR="005D284F" w:rsidRPr="002B72AB">
        <w:rPr>
          <w:rFonts w:eastAsia="Arial"/>
        </w:rPr>
        <w:t>, SD=2.</w:t>
      </w:r>
      <w:r w:rsidR="0056453D" w:rsidRPr="002B72AB">
        <w:rPr>
          <w:rFonts w:eastAsia="Arial"/>
        </w:rPr>
        <w:t>8</w:t>
      </w:r>
      <w:r w:rsidR="00B45954" w:rsidRPr="002B72AB">
        <w:rPr>
          <w:rFonts w:eastAsia="Arial"/>
        </w:rPr>
        <w:t>) than in the experiment</w:t>
      </w:r>
      <w:r w:rsidR="00483506" w:rsidRPr="002B72AB">
        <w:rPr>
          <w:rFonts w:eastAsia="Arial"/>
        </w:rPr>
        <w:t xml:space="preserve"> #2</w:t>
      </w:r>
      <w:r w:rsidR="00B45954" w:rsidRPr="002B72AB">
        <w:rPr>
          <w:rFonts w:eastAsia="Arial"/>
        </w:rPr>
        <w:t xml:space="preserve"> (</w:t>
      </w:r>
      <w:r w:rsidR="002C190F" w:rsidRPr="002B72AB">
        <w:rPr>
          <w:rFonts w:eastAsia="Arial"/>
        </w:rPr>
        <w:t xml:space="preserve">68.6 </w:t>
      </w:r>
      <w:ins w:id="164" w:author="METIAN, Marc" w:date="2026-03-24T13:58:00Z" w16du:dateUtc="2026-03-24T12:58:00Z">
        <w:r w:rsidR="005D24DA">
          <w:rPr>
            <w:rFonts w:eastAsia="Arial"/>
          </w:rPr>
          <w:t>µ</w:t>
        </w:r>
      </w:ins>
      <w:del w:id="165" w:author="METIAN, Marc" w:date="2026-03-24T13:58:00Z" w16du:dateUtc="2026-03-24T12:58:00Z">
        <w:r w:rsidR="002C190F" w:rsidRPr="002B72AB" w:rsidDel="005D24DA">
          <w:rPr>
            <w:rFonts w:eastAsia="Arial"/>
          </w:rPr>
          <w:delText>u</w:delText>
        </w:r>
      </w:del>
      <w:r w:rsidR="002C190F" w:rsidRPr="002B72AB">
        <w:rPr>
          <w:rFonts w:eastAsia="Arial"/>
        </w:rPr>
        <w:t>m</w:t>
      </w:r>
      <w:ins w:id="166" w:author="METIAN, Marc" w:date="2026-03-24T13:58:00Z" w16du:dateUtc="2026-03-24T12:58:00Z">
        <w:r w:rsidR="005D24DA">
          <w:rPr>
            <w:rFonts w:eastAsia="Arial"/>
          </w:rPr>
          <w:t xml:space="preserve"> </w:t>
        </w:r>
      </w:ins>
      <w:del w:id="167" w:author="METIAN, Marc" w:date="2026-03-24T13:58:00Z" w16du:dateUtc="2026-03-24T12:58:00Z">
        <w:r w:rsidR="002C190F" w:rsidRPr="002B72AB" w:rsidDel="005D24DA">
          <w:rPr>
            <w:rFonts w:eastAsia="Arial"/>
          </w:rPr>
          <w:delText>/</w:delText>
        </w:r>
      </w:del>
      <w:r w:rsidR="002C190F" w:rsidRPr="002B72AB">
        <w:rPr>
          <w:rFonts w:eastAsia="Arial"/>
        </w:rPr>
        <w:t>day</w:t>
      </w:r>
      <w:ins w:id="168" w:author="METIAN, Marc" w:date="2026-03-24T13:58:00Z" w16du:dateUtc="2026-03-24T12:58:00Z">
        <w:r w:rsidR="005D24DA" w:rsidRPr="005D24DA">
          <w:rPr>
            <w:rFonts w:eastAsia="Arial"/>
            <w:vertAlign w:val="superscript"/>
            <w:rPrChange w:id="169" w:author="METIAN, Marc" w:date="2026-03-24T13:58:00Z" w16du:dateUtc="2026-03-24T12:58:00Z">
              <w:rPr>
                <w:rFonts w:eastAsia="Arial"/>
              </w:rPr>
            </w:rPrChange>
          </w:rPr>
          <w:t>-1</w:t>
        </w:r>
      </w:ins>
      <w:r w:rsidR="002C190F" w:rsidRPr="002B72AB">
        <w:rPr>
          <w:rFonts w:eastAsia="Arial"/>
        </w:rPr>
        <w:t>, SD=6.6</w:t>
      </w:r>
      <w:r w:rsidR="009D7E40" w:rsidRPr="002B72AB">
        <w:rPr>
          <w:rFonts w:eastAsia="Arial"/>
        </w:rPr>
        <w:t xml:space="preserve">, Welch’s t-test: </w:t>
      </w:r>
      <w:proofErr w:type="gramStart"/>
      <w:r w:rsidR="009D7E40" w:rsidRPr="002B72AB">
        <w:rPr>
          <w:rFonts w:eastAsia="Arial"/>
        </w:rPr>
        <w:t>t(</w:t>
      </w:r>
      <w:r w:rsidR="00D879AF" w:rsidRPr="002B72AB">
        <w:rPr>
          <w:rFonts w:eastAsia="Arial"/>
        </w:rPr>
        <w:t>24.6</w:t>
      </w:r>
      <w:r w:rsidR="00B45954" w:rsidRPr="002B72AB">
        <w:rPr>
          <w:rFonts w:eastAsia="Arial"/>
        </w:rPr>
        <w:t>)</w:t>
      </w:r>
      <w:r w:rsidR="00607792" w:rsidRPr="002B72AB">
        <w:rPr>
          <w:rFonts w:eastAsia="Arial"/>
        </w:rPr>
        <w:t>=</w:t>
      </w:r>
      <w:proofErr w:type="gramEnd"/>
      <w:r w:rsidR="00607792" w:rsidRPr="002B72AB">
        <w:rPr>
          <w:rFonts w:eastAsia="Arial"/>
        </w:rPr>
        <w:t>3.4</w:t>
      </w:r>
      <w:r w:rsidR="00D027E5" w:rsidRPr="002B72AB">
        <w:rPr>
          <w:rFonts w:eastAsia="Arial"/>
        </w:rPr>
        <w:t>, p=</w:t>
      </w:r>
      <w:r w:rsidR="00D027E5" w:rsidRPr="002B72AB">
        <w:t xml:space="preserve"> </w:t>
      </w:r>
      <w:r w:rsidR="00D027E5" w:rsidRPr="002B72AB">
        <w:rPr>
          <w:rFonts w:eastAsia="Arial"/>
        </w:rPr>
        <w:t>0.0026)</w:t>
      </w:r>
      <w:r w:rsidR="00B45954" w:rsidRPr="002B72AB">
        <w:rPr>
          <w:rFonts w:eastAsia="Arial"/>
        </w:rPr>
        <w:t xml:space="preserve">. </w:t>
      </w:r>
      <w:r w:rsidR="00861517" w:rsidRPr="002B72AB">
        <w:rPr>
          <w:rFonts w:eastAsia="Arial"/>
        </w:rPr>
        <w:t>There was also a slight</w:t>
      </w:r>
      <w:r w:rsidR="001325B2" w:rsidRPr="002B72AB">
        <w:rPr>
          <w:rFonts w:eastAsia="Arial"/>
        </w:rPr>
        <w:t xml:space="preserve"> </w:t>
      </w:r>
      <w:r w:rsidR="00861517" w:rsidRPr="002B72AB">
        <w:rPr>
          <w:rFonts w:eastAsia="Arial"/>
        </w:rPr>
        <w:t>but significant</w:t>
      </w:r>
      <w:r w:rsidR="001325B2" w:rsidRPr="002B72AB">
        <w:rPr>
          <w:rFonts w:eastAsia="Arial"/>
        </w:rPr>
        <w:t xml:space="preserve"> </w:t>
      </w:r>
      <w:r w:rsidR="00861517" w:rsidRPr="002B72AB">
        <w:rPr>
          <w:rFonts w:eastAsia="Arial"/>
        </w:rPr>
        <w:t>difference between the reference treatments</w:t>
      </w:r>
      <w:r w:rsidR="001325B2" w:rsidRPr="002B72AB">
        <w:rPr>
          <w:rFonts w:eastAsia="Arial"/>
        </w:rPr>
        <w:t xml:space="preserve">, </w:t>
      </w:r>
      <w:r w:rsidR="00483506" w:rsidRPr="002B72AB">
        <w:rPr>
          <w:rFonts w:eastAsia="Arial"/>
        </w:rPr>
        <w:t xml:space="preserve">again </w:t>
      </w:r>
      <w:r w:rsidR="001325B2" w:rsidRPr="002B72AB">
        <w:rPr>
          <w:rFonts w:eastAsia="Arial"/>
        </w:rPr>
        <w:t>with a higher growth rate</w:t>
      </w:r>
      <w:r w:rsidR="00483506" w:rsidRPr="002B72AB">
        <w:rPr>
          <w:rFonts w:eastAsia="Arial"/>
        </w:rPr>
        <w:t xml:space="preserve"> in experiment #1 (</w:t>
      </w:r>
      <w:r w:rsidR="0056453D" w:rsidRPr="002B72AB">
        <w:rPr>
          <w:rFonts w:eastAsia="Arial"/>
        </w:rPr>
        <w:t xml:space="preserve">74 </w:t>
      </w:r>
      <w:ins w:id="170" w:author="METIAN, Marc" w:date="2026-03-24T15:42:00Z" w16du:dateUtc="2026-03-24T14:42:00Z">
        <w:r w:rsidR="00585E7C">
          <w:rPr>
            <w:rFonts w:eastAsia="Arial"/>
          </w:rPr>
          <w:t>µ</w:t>
        </w:r>
      </w:ins>
      <w:del w:id="171" w:author="METIAN, Marc" w:date="2026-03-24T15:42:00Z" w16du:dateUtc="2026-03-24T14:42:00Z">
        <w:r w:rsidR="0056453D" w:rsidRPr="002B72AB" w:rsidDel="00585E7C">
          <w:rPr>
            <w:rFonts w:eastAsia="Arial"/>
          </w:rPr>
          <w:delText>u</w:delText>
        </w:r>
      </w:del>
      <w:r w:rsidR="0056453D" w:rsidRPr="002B72AB">
        <w:rPr>
          <w:rFonts w:eastAsia="Arial"/>
        </w:rPr>
        <w:t>m</w:t>
      </w:r>
      <w:ins w:id="172" w:author="METIAN, Marc" w:date="2026-03-24T15:42:00Z" w16du:dateUtc="2026-03-24T14:42:00Z">
        <w:r w:rsidR="00585E7C">
          <w:rPr>
            <w:rFonts w:eastAsia="Arial"/>
          </w:rPr>
          <w:t xml:space="preserve"> </w:t>
        </w:r>
      </w:ins>
      <w:del w:id="173" w:author="METIAN, Marc" w:date="2026-03-24T15:42:00Z" w16du:dateUtc="2026-03-24T14:42:00Z">
        <w:r w:rsidR="0056453D" w:rsidRPr="002B72AB" w:rsidDel="00585E7C">
          <w:rPr>
            <w:rFonts w:eastAsia="Arial"/>
          </w:rPr>
          <w:delText>/</w:delText>
        </w:r>
      </w:del>
      <w:r w:rsidR="0056453D" w:rsidRPr="002B72AB">
        <w:rPr>
          <w:rFonts w:eastAsia="Arial"/>
        </w:rPr>
        <w:t>day</w:t>
      </w:r>
      <w:ins w:id="174" w:author="METIAN, Marc" w:date="2026-03-24T15:42:00Z" w16du:dateUtc="2026-03-24T14:42:00Z">
        <w:r w:rsidR="00585E7C" w:rsidRPr="00585E7C">
          <w:rPr>
            <w:rFonts w:eastAsia="Arial"/>
            <w:vertAlign w:val="superscript"/>
            <w:rPrChange w:id="175" w:author="METIAN, Marc" w:date="2026-03-24T15:42:00Z" w16du:dateUtc="2026-03-24T14:42:00Z">
              <w:rPr>
                <w:rFonts w:eastAsia="Arial"/>
              </w:rPr>
            </w:rPrChange>
          </w:rPr>
          <w:t>-1</w:t>
        </w:r>
      </w:ins>
      <w:r w:rsidR="0056453D" w:rsidRPr="002B72AB">
        <w:rPr>
          <w:rFonts w:eastAsia="Arial"/>
        </w:rPr>
        <w:t>, SD=4.6</w:t>
      </w:r>
      <w:r w:rsidR="00483506" w:rsidRPr="002B72AB">
        <w:rPr>
          <w:rFonts w:eastAsia="Arial"/>
        </w:rPr>
        <w:t>) than in experiment #2 (</w:t>
      </w:r>
      <w:r w:rsidR="004123AB" w:rsidRPr="002B72AB">
        <w:rPr>
          <w:rFonts w:eastAsia="Arial"/>
        </w:rPr>
        <w:t xml:space="preserve">69.6 </w:t>
      </w:r>
      <w:ins w:id="176" w:author="METIAN, Marc" w:date="2026-03-24T13:59:00Z" w16du:dateUtc="2026-03-24T12:59:00Z">
        <w:r w:rsidR="005D24DA">
          <w:rPr>
            <w:rFonts w:eastAsia="Arial"/>
          </w:rPr>
          <w:t>µ</w:t>
        </w:r>
      </w:ins>
      <w:del w:id="177" w:author="METIAN, Marc" w:date="2026-03-24T13:59:00Z" w16du:dateUtc="2026-03-24T12:59:00Z">
        <w:r w:rsidR="004123AB" w:rsidRPr="002B72AB" w:rsidDel="005D24DA">
          <w:rPr>
            <w:rFonts w:eastAsia="Arial"/>
          </w:rPr>
          <w:delText>u</w:delText>
        </w:r>
      </w:del>
      <w:r w:rsidR="004123AB" w:rsidRPr="002B72AB">
        <w:rPr>
          <w:rFonts w:eastAsia="Arial"/>
        </w:rPr>
        <w:t>m</w:t>
      </w:r>
      <w:ins w:id="178" w:author="METIAN, Marc" w:date="2026-03-24T13:59:00Z" w16du:dateUtc="2026-03-24T12:59:00Z">
        <w:r w:rsidR="005D24DA">
          <w:rPr>
            <w:rFonts w:eastAsia="Arial"/>
          </w:rPr>
          <w:t xml:space="preserve"> </w:t>
        </w:r>
      </w:ins>
      <w:del w:id="179" w:author="METIAN, Marc" w:date="2026-03-24T13:59:00Z" w16du:dateUtc="2026-03-24T12:59:00Z">
        <w:r w:rsidR="004123AB" w:rsidRPr="002B72AB" w:rsidDel="005D24DA">
          <w:rPr>
            <w:rFonts w:eastAsia="Arial"/>
          </w:rPr>
          <w:delText>/</w:delText>
        </w:r>
      </w:del>
      <w:r w:rsidR="004123AB" w:rsidRPr="002B72AB">
        <w:rPr>
          <w:rFonts w:eastAsia="Arial"/>
        </w:rPr>
        <w:t>day</w:t>
      </w:r>
      <w:ins w:id="180" w:author="METIAN, Marc" w:date="2026-03-24T13:59:00Z" w16du:dateUtc="2026-03-24T12:59:00Z">
        <w:r w:rsidR="005D24DA" w:rsidRPr="005D24DA">
          <w:rPr>
            <w:rFonts w:eastAsia="Arial"/>
            <w:vertAlign w:val="superscript"/>
            <w:rPrChange w:id="181" w:author="METIAN, Marc" w:date="2026-03-24T13:59:00Z" w16du:dateUtc="2026-03-24T12:59:00Z">
              <w:rPr>
                <w:rFonts w:eastAsia="Arial"/>
              </w:rPr>
            </w:rPrChange>
          </w:rPr>
          <w:t>-1</w:t>
        </w:r>
      </w:ins>
      <w:r w:rsidR="004123AB" w:rsidRPr="002B72AB">
        <w:rPr>
          <w:rFonts w:eastAsia="Arial"/>
        </w:rPr>
        <w:t>, SD=5.9</w:t>
      </w:r>
      <w:r w:rsidR="00532339" w:rsidRPr="002B72AB">
        <w:rPr>
          <w:rFonts w:eastAsia="Arial"/>
        </w:rPr>
        <w:t>, Wilcoxon</w:t>
      </w:r>
      <w:r w:rsidR="006C6397" w:rsidRPr="002B72AB">
        <w:rPr>
          <w:rFonts w:eastAsia="Arial"/>
        </w:rPr>
        <w:t xml:space="preserve"> rank test</w:t>
      </w:r>
      <w:r w:rsidR="00721BC5" w:rsidRPr="002B72AB">
        <w:rPr>
          <w:rFonts w:eastAsia="Arial"/>
        </w:rPr>
        <w:t xml:space="preserve"> r=</w:t>
      </w:r>
      <w:r w:rsidR="00710D6A" w:rsidRPr="002B72AB">
        <w:rPr>
          <w:rFonts w:eastAsia="Arial"/>
        </w:rPr>
        <w:t>0.32</w:t>
      </w:r>
      <w:r w:rsidR="00A44C78" w:rsidRPr="002B72AB">
        <w:rPr>
          <w:rFonts w:eastAsia="Arial"/>
        </w:rPr>
        <w:t>, p=0.0</w:t>
      </w:r>
      <w:r w:rsidR="00450294" w:rsidRPr="002B72AB">
        <w:rPr>
          <w:rFonts w:eastAsia="Arial"/>
        </w:rPr>
        <w:t>0</w:t>
      </w:r>
      <w:r w:rsidR="00A44C78" w:rsidRPr="002B72AB">
        <w:rPr>
          <w:rFonts w:eastAsia="Arial"/>
        </w:rPr>
        <w:t>91</w:t>
      </w:r>
      <w:r w:rsidR="00483506" w:rsidRPr="002B72AB">
        <w:rPr>
          <w:rFonts w:eastAsia="Arial"/>
        </w:rPr>
        <w:t xml:space="preserve">), </w:t>
      </w:r>
      <w:r w:rsidR="00322251" w:rsidRPr="002B72AB">
        <w:rPr>
          <w:rFonts w:eastAsia="Arial"/>
        </w:rPr>
        <w:t>with one of the replicates in experiment</w:t>
      </w:r>
      <w:r w:rsidR="00965A10" w:rsidRPr="002B72AB">
        <w:rPr>
          <w:rFonts w:eastAsia="Arial"/>
        </w:rPr>
        <w:t xml:space="preserve"> #2</w:t>
      </w:r>
      <w:r w:rsidR="001A4DF6" w:rsidRPr="002B72AB">
        <w:rPr>
          <w:rFonts w:eastAsia="Arial"/>
        </w:rPr>
        <w:t xml:space="preserve"> having </w:t>
      </w:r>
      <w:r w:rsidR="00965A10" w:rsidRPr="002B72AB">
        <w:rPr>
          <w:rFonts w:eastAsia="Arial"/>
        </w:rPr>
        <w:t xml:space="preserve">lower </w:t>
      </w:r>
      <w:r w:rsidR="001A4DF6" w:rsidRPr="002B72AB">
        <w:rPr>
          <w:rFonts w:eastAsia="Arial"/>
        </w:rPr>
        <w:t xml:space="preserve">growth rate </w:t>
      </w:r>
      <w:r w:rsidR="00965A10" w:rsidRPr="002B72AB">
        <w:rPr>
          <w:rFonts w:eastAsia="Arial"/>
        </w:rPr>
        <w:t>than the other one (</w:t>
      </w:r>
      <w:r w:rsidR="005A7799" w:rsidRPr="002B72AB">
        <w:rPr>
          <w:rFonts w:eastAsia="Arial"/>
        </w:rPr>
        <w:t xml:space="preserve">63.8 vs. 74.9 </w:t>
      </w:r>
      <w:ins w:id="182" w:author="METIAN, Marc" w:date="2026-03-24T13:59:00Z" w16du:dateUtc="2026-03-24T12:59:00Z">
        <w:r w:rsidR="005D24DA">
          <w:rPr>
            <w:rFonts w:eastAsia="Arial"/>
          </w:rPr>
          <w:t>µ</w:t>
        </w:r>
      </w:ins>
      <w:del w:id="183" w:author="METIAN, Marc" w:date="2026-03-24T13:59:00Z" w16du:dateUtc="2026-03-24T12:59:00Z">
        <w:r w:rsidR="005A7799" w:rsidRPr="002B72AB" w:rsidDel="005D24DA">
          <w:rPr>
            <w:rFonts w:eastAsia="Arial"/>
          </w:rPr>
          <w:delText>u</w:delText>
        </w:r>
      </w:del>
      <w:r w:rsidR="005A7799" w:rsidRPr="002B72AB">
        <w:rPr>
          <w:rFonts w:eastAsia="Arial"/>
        </w:rPr>
        <w:t>m</w:t>
      </w:r>
      <w:ins w:id="184" w:author="METIAN, Marc" w:date="2026-03-24T13:59:00Z" w16du:dateUtc="2026-03-24T12:59:00Z">
        <w:r w:rsidR="005D24DA">
          <w:rPr>
            <w:rFonts w:eastAsia="Arial"/>
          </w:rPr>
          <w:t xml:space="preserve"> </w:t>
        </w:r>
      </w:ins>
      <w:del w:id="185" w:author="METIAN, Marc" w:date="2026-03-24T13:59:00Z" w16du:dateUtc="2026-03-24T12:59:00Z">
        <w:r w:rsidR="005A7799" w:rsidRPr="002B72AB" w:rsidDel="005D24DA">
          <w:rPr>
            <w:rFonts w:eastAsia="Arial"/>
          </w:rPr>
          <w:delText>/</w:delText>
        </w:r>
      </w:del>
      <w:r w:rsidR="005A7799" w:rsidRPr="002B72AB">
        <w:rPr>
          <w:rFonts w:eastAsia="Arial"/>
        </w:rPr>
        <w:t>day</w:t>
      </w:r>
      <w:ins w:id="186" w:author="METIAN, Marc" w:date="2026-03-24T13:59:00Z" w16du:dateUtc="2026-03-24T12:59:00Z">
        <w:r w:rsidR="005D24DA" w:rsidRPr="005D24DA">
          <w:rPr>
            <w:rFonts w:eastAsia="Arial"/>
            <w:vertAlign w:val="superscript"/>
            <w:rPrChange w:id="187" w:author="METIAN, Marc" w:date="2026-03-24T13:59:00Z" w16du:dateUtc="2026-03-24T12:59:00Z">
              <w:rPr>
                <w:rFonts w:eastAsia="Arial"/>
              </w:rPr>
            </w:rPrChange>
          </w:rPr>
          <w:t>-1</w:t>
        </w:r>
      </w:ins>
      <w:r w:rsidR="00965A10" w:rsidRPr="002B72AB">
        <w:rPr>
          <w:rFonts w:eastAsia="Arial"/>
        </w:rPr>
        <w:t>)</w:t>
      </w:r>
      <w:r w:rsidR="00D70A3C" w:rsidRPr="002B72AB">
        <w:rPr>
          <w:rFonts w:eastAsia="Arial"/>
        </w:rPr>
        <w:t xml:space="preserve">. </w:t>
      </w:r>
      <w:commentRangeEnd w:id="156"/>
      <w:r w:rsidR="000F6857" w:rsidRPr="002B72AB">
        <w:rPr>
          <w:rStyle w:val="CommentReference"/>
          <w:rFonts w:eastAsia="Arial"/>
          <w:sz w:val="24"/>
          <w:szCs w:val="24"/>
        </w:rPr>
        <w:commentReference w:id="156"/>
      </w:r>
      <w:commentRangeEnd w:id="157"/>
      <w:r w:rsidR="00505EE8" w:rsidRPr="002B72AB">
        <w:rPr>
          <w:rStyle w:val="CommentReference"/>
          <w:rFonts w:eastAsia="Arial"/>
          <w:sz w:val="24"/>
          <w:szCs w:val="24"/>
        </w:rPr>
        <w:commentReference w:id="157"/>
      </w:r>
    </w:p>
    <w:p w14:paraId="1EA8D8E8" w14:textId="77777777" w:rsidR="00B3082D" w:rsidRDefault="00B3082D" w:rsidP="00E602E8">
      <w:pPr>
        <w:spacing w:line="276" w:lineRule="auto"/>
        <w:jc w:val="both"/>
        <w:rPr>
          <w:rFonts w:eastAsia="Arial"/>
        </w:rPr>
      </w:pPr>
    </w:p>
    <w:p w14:paraId="72FC02AC" w14:textId="1089C808" w:rsidR="00B3082D" w:rsidRDefault="00BD516B" w:rsidP="00E602E8">
      <w:pPr>
        <w:spacing w:line="276" w:lineRule="auto"/>
        <w:jc w:val="both"/>
        <w:rPr>
          <w:rFonts w:eastAsia="Arial"/>
        </w:rPr>
      </w:pPr>
      <w:r>
        <w:rPr>
          <w:rFonts w:eastAsia="Arial"/>
          <w:noProof/>
        </w:rPr>
        <w:drawing>
          <wp:inline distT="0" distB="0" distL="0" distR="0" wp14:anchorId="10CBA311" wp14:editId="3C6BBED9">
            <wp:extent cx="5400040" cy="3599815"/>
            <wp:effectExtent l="0" t="0" r="0" b="0"/>
            <wp:docPr id="138430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6313" name="Picture 13843063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EF9E70A" w14:textId="024777A2" w:rsidR="00D63C41" w:rsidRPr="002B72AB" w:rsidRDefault="00B3082D" w:rsidP="00E602E8">
      <w:pPr>
        <w:spacing w:line="276" w:lineRule="auto"/>
        <w:jc w:val="both"/>
        <w:rPr>
          <w:ins w:id="188" w:author="Einar Pétur Jónsson - HAFRO" w:date="2026-02-19T15:10:00Z" w16du:dateUtc="2026-02-19T15:10:00Z"/>
          <w:rFonts w:eastAsia="Arial"/>
        </w:rPr>
      </w:pPr>
      <w:commentRangeStart w:id="189"/>
      <w:r w:rsidRPr="002B72AB">
        <w:rPr>
          <w:rFonts w:eastAsia="Arial"/>
          <w:b/>
          <w:bCs/>
        </w:rPr>
        <w:t xml:space="preserve">Figure </w:t>
      </w:r>
      <w:r w:rsidR="00A26251">
        <w:rPr>
          <w:rFonts w:eastAsia="Arial"/>
          <w:b/>
          <w:bCs/>
        </w:rPr>
        <w:t>2</w:t>
      </w:r>
      <w:r w:rsidRPr="002B72AB">
        <w:rPr>
          <w:rFonts w:eastAsia="Arial"/>
          <w:b/>
          <w:bCs/>
        </w:rPr>
        <w:t xml:space="preserve">. </w:t>
      </w:r>
      <w:commentRangeEnd w:id="189"/>
      <w:r w:rsidR="00BC53D7" w:rsidRPr="002B72AB">
        <w:rPr>
          <w:rStyle w:val="CommentReference"/>
          <w:rFonts w:eastAsia="Arial"/>
          <w:sz w:val="24"/>
          <w:szCs w:val="24"/>
        </w:rPr>
        <w:commentReference w:id="189"/>
      </w:r>
      <w:r w:rsidR="00E50BAD" w:rsidRPr="002B72AB">
        <w:rPr>
          <w:rFonts w:eastAsia="Arial"/>
        </w:rPr>
        <w:t xml:space="preserve">Growth rate comparison of the treatments in common to </w:t>
      </w:r>
      <w:r w:rsidR="00A726F3" w:rsidRPr="002B72AB">
        <w:rPr>
          <w:rFonts w:eastAsia="Arial"/>
        </w:rPr>
        <w:t xml:space="preserve">the two experiments.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sidR="00422A1B" w:rsidRPr="002B72AB">
        <w:rPr>
          <w:rFonts w:eastAsia="Arial"/>
        </w:rPr>
        <w:t xml:space="preserve">. </w:t>
      </w:r>
    </w:p>
    <w:p w14:paraId="000001DB" w14:textId="77777777" w:rsidR="00F1663E" w:rsidRPr="002B72AB" w:rsidRDefault="00F1663E" w:rsidP="00E602E8">
      <w:pPr>
        <w:spacing w:line="276" w:lineRule="auto"/>
        <w:jc w:val="both"/>
        <w:rPr>
          <w:rFonts w:eastAsia="Arial"/>
        </w:rPr>
      </w:pPr>
    </w:p>
    <w:p w14:paraId="628E5D0B" w14:textId="77777777" w:rsidR="00B23D0B" w:rsidRPr="00B23D0B" w:rsidRDefault="00B007A7" w:rsidP="00B23D0B">
      <w:pPr>
        <w:spacing w:line="276" w:lineRule="auto"/>
        <w:jc w:val="both"/>
        <w:rPr>
          <w:ins w:id="190" w:author="Natalija Suhareva" w:date="2026-03-24T12:40:00Z"/>
          <w:rFonts w:eastAsia="Arial"/>
          <w:lang w:val="da-DK"/>
        </w:rPr>
      </w:pPr>
      <w:commentRangeStart w:id="191"/>
      <w:commentRangeStart w:id="192"/>
      <w:r w:rsidRPr="002B72AB">
        <w:rPr>
          <w:rFonts w:eastAsia="Arial"/>
        </w:rPr>
        <w:t xml:space="preserve">The </w:t>
      </w:r>
      <w:r w:rsidR="00213C2C" w:rsidRPr="002B72AB">
        <w:rPr>
          <w:rFonts w:eastAsia="Arial"/>
        </w:rPr>
        <w:t>second-degree</w:t>
      </w:r>
      <w:r w:rsidR="00275014" w:rsidRPr="002B72AB">
        <w:rPr>
          <w:rFonts w:eastAsia="Arial"/>
        </w:rPr>
        <w:t xml:space="preserve"> polynomial model </w:t>
      </w:r>
      <w:r w:rsidRPr="002B72AB">
        <w:rPr>
          <w:rFonts w:eastAsia="Arial"/>
        </w:rPr>
        <w:t xml:space="preserve">was significant and the best </w:t>
      </w:r>
      <w:r w:rsidR="00275014" w:rsidRPr="002B72AB">
        <w:rPr>
          <w:rFonts w:eastAsia="Arial"/>
        </w:rPr>
        <w:t xml:space="preserve">fit </w:t>
      </w:r>
      <w:r w:rsidRPr="002B72AB">
        <w:rPr>
          <w:rFonts w:eastAsia="Arial"/>
        </w:rPr>
        <w:t xml:space="preserve">for </w:t>
      </w:r>
      <w:ins w:id="193" w:author="Natalija Suhareva" w:date="2026-03-24T12:37:00Z" w16du:dateUtc="2026-03-24T11:37:00Z">
        <w:r w:rsidR="00505EE8">
          <w:rPr>
            <w:rFonts w:eastAsia="Arial"/>
          </w:rPr>
          <w:t>temperature and pH gro</w:t>
        </w:r>
      </w:ins>
      <w:ins w:id="194" w:author="Natalija Suhareva" w:date="2026-03-24T12:38:00Z" w16du:dateUtc="2026-03-24T11:38:00Z">
        <w:r w:rsidR="00505EE8">
          <w:rPr>
            <w:rFonts w:eastAsia="Arial"/>
          </w:rPr>
          <w:t>w</w:t>
        </w:r>
      </w:ins>
      <w:ins w:id="195" w:author="Natalija Suhareva" w:date="2026-03-24T12:37:00Z" w16du:dateUtc="2026-03-24T11:37:00Z">
        <w:r w:rsidR="00505EE8">
          <w:rPr>
            <w:rFonts w:eastAsia="Arial"/>
          </w:rPr>
          <w:t xml:space="preserve">th </w:t>
        </w:r>
      </w:ins>
      <w:ins w:id="196" w:author="Natalija Suhareva" w:date="2026-03-24T12:38:00Z" w16du:dateUtc="2026-03-24T11:38:00Z">
        <w:r w:rsidR="00505EE8">
          <w:rPr>
            <w:rFonts w:eastAsia="Arial"/>
          </w:rPr>
          <w:t>rate responses</w:t>
        </w:r>
      </w:ins>
      <w:del w:id="197" w:author="Natalija Suhareva" w:date="2026-03-24T12:38:00Z" w16du:dateUtc="2026-03-24T11:38:00Z">
        <w:r w:rsidR="00275014" w:rsidRPr="002B72AB" w:rsidDel="00505EE8">
          <w:rPr>
            <w:rFonts w:eastAsia="Arial"/>
          </w:rPr>
          <w:delText>each drivers’ growth rate data</w:delText>
        </w:r>
      </w:del>
      <w:r w:rsidR="00275014" w:rsidRPr="002B72AB">
        <w:rPr>
          <w:rFonts w:eastAsia="Arial"/>
        </w:rPr>
        <w:t xml:space="preserve"> (Fig</w:t>
      </w:r>
      <w:r w:rsidR="00213C2C">
        <w:rPr>
          <w:rFonts w:eastAsia="Arial"/>
        </w:rPr>
        <w:t>ures 3</w:t>
      </w:r>
      <w:r w:rsidR="00275014" w:rsidRPr="002B72AB">
        <w:rPr>
          <w:rFonts w:eastAsia="Arial"/>
        </w:rPr>
        <w:t>a-c, Table S</w:t>
      </w:r>
      <w:r w:rsidR="00300302">
        <w:rPr>
          <w:rFonts w:eastAsia="Arial"/>
        </w:rPr>
        <w:t>2</w:t>
      </w:r>
      <w:r w:rsidR="00275014" w:rsidRPr="002B72AB">
        <w:rPr>
          <w:rFonts w:eastAsia="Arial"/>
        </w:rPr>
        <w:t xml:space="preserve">). </w:t>
      </w:r>
      <w:commentRangeEnd w:id="191"/>
      <w:r w:rsidR="00B23D0B" w:rsidRPr="002B72AB">
        <w:rPr>
          <w:rStyle w:val="CommentReference"/>
          <w:rFonts w:eastAsia="Arial"/>
          <w:sz w:val="24"/>
          <w:szCs w:val="24"/>
        </w:rPr>
        <w:commentReference w:id="191"/>
      </w:r>
      <w:commentRangeEnd w:id="192"/>
      <w:r w:rsidR="00A921EC" w:rsidRPr="002B72AB">
        <w:rPr>
          <w:rStyle w:val="CommentReference"/>
          <w:rFonts w:eastAsia="Arial"/>
          <w:sz w:val="24"/>
          <w:szCs w:val="24"/>
        </w:rPr>
        <w:commentReference w:id="192"/>
      </w:r>
      <w:r w:rsidR="00BF555E" w:rsidRPr="002B72AB">
        <w:rPr>
          <w:rFonts w:eastAsia="Arial"/>
        </w:rPr>
        <w:t xml:space="preserve">For temperature, the </w:t>
      </w:r>
      <w:r w:rsidR="00275014" w:rsidRPr="002B72AB">
        <w:rPr>
          <w:rFonts w:eastAsia="Arial"/>
        </w:rPr>
        <w:t xml:space="preserve">curve was bell-shaped </w:t>
      </w:r>
      <w:r w:rsidR="00BF555E" w:rsidRPr="002B72AB">
        <w:rPr>
          <w:rFonts w:eastAsia="Arial"/>
        </w:rPr>
        <w:t>with</w:t>
      </w:r>
      <w:r w:rsidR="00275014" w:rsidRPr="002B72AB">
        <w:rPr>
          <w:rFonts w:eastAsia="Arial"/>
        </w:rPr>
        <w:t xml:space="preserve"> a good fit (adj. R</w:t>
      </w:r>
      <w:r w:rsidR="00275014" w:rsidRPr="002B72AB">
        <w:rPr>
          <w:rFonts w:eastAsia="Arial"/>
          <w:vertAlign w:val="superscript"/>
        </w:rPr>
        <w:t xml:space="preserve">2 </w:t>
      </w:r>
      <w:r w:rsidR="00275014" w:rsidRPr="002B72AB">
        <w:rPr>
          <w:rFonts w:eastAsia="Arial"/>
        </w:rPr>
        <w:t xml:space="preserve">= 0.70, </w:t>
      </w:r>
      <w:proofErr w:type="gramStart"/>
      <w:r w:rsidR="00275014" w:rsidRPr="002B72AB">
        <w:rPr>
          <w:rFonts w:eastAsia="Arial"/>
        </w:rPr>
        <w:t>F</w:t>
      </w:r>
      <w:r w:rsidR="00275014" w:rsidRPr="002B72AB">
        <w:rPr>
          <w:rFonts w:eastAsia="Arial"/>
          <w:vertAlign w:val="subscript"/>
        </w:rPr>
        <w:t>(</w:t>
      </w:r>
      <w:proofErr w:type="gramEnd"/>
      <w:r w:rsidR="00275014" w:rsidRPr="002B72AB">
        <w:rPr>
          <w:rFonts w:eastAsia="Arial"/>
          <w:vertAlign w:val="subscript"/>
        </w:rPr>
        <w:t xml:space="preserve">2, </w:t>
      </w:r>
      <w:proofErr w:type="gramStart"/>
      <w:r w:rsidR="00275014" w:rsidRPr="002B72AB">
        <w:rPr>
          <w:rFonts w:eastAsia="Arial"/>
          <w:vertAlign w:val="subscript"/>
        </w:rPr>
        <w:t>54)</w:t>
      </w:r>
      <w:r w:rsidR="00275014" w:rsidRPr="002B72AB">
        <w:rPr>
          <w:rFonts w:eastAsia="Arial"/>
        </w:rPr>
        <w:t>=</w:t>
      </w:r>
      <w:proofErr w:type="gramEnd"/>
      <w:r w:rsidR="00275014" w:rsidRPr="002B72AB">
        <w:rPr>
          <w:rFonts w:eastAsia="Arial"/>
        </w:rPr>
        <w:t xml:space="preserve"> 66.82, p&lt;0.05) and a tight </w:t>
      </w:r>
      <w:proofErr w:type="gramStart"/>
      <w:r w:rsidR="00275014" w:rsidRPr="002B72AB">
        <w:rPr>
          <w:rFonts w:eastAsia="Arial"/>
        </w:rPr>
        <w:t>confidence interval</w:t>
      </w:r>
      <w:proofErr w:type="gramEnd"/>
      <w:r w:rsidR="00275014" w:rsidRPr="002B72AB">
        <w:rPr>
          <w:rFonts w:eastAsia="Arial"/>
        </w:rPr>
        <w:t xml:space="preserve">. </w:t>
      </w:r>
      <w:r w:rsidR="00BF555E" w:rsidRPr="002B72AB">
        <w:rPr>
          <w:rFonts w:eastAsia="Arial"/>
        </w:rPr>
        <w:t>S</w:t>
      </w:r>
      <w:r w:rsidR="00275014" w:rsidRPr="002B72AB">
        <w:rPr>
          <w:rFonts w:eastAsia="Arial"/>
        </w:rPr>
        <w:t xml:space="preserve">econd degree polynomial model and GAM had comparable fits for the growth rate data from the pH treatments, but the polynomial was chosen with parsimony in mind. </w:t>
      </w:r>
      <w:r w:rsidR="00BF555E" w:rsidRPr="002B72AB">
        <w:rPr>
          <w:rFonts w:eastAsia="Arial"/>
        </w:rPr>
        <w:t xml:space="preserve">Compared to temperature, the </w:t>
      </w:r>
      <w:r w:rsidR="00275014" w:rsidRPr="002B72AB">
        <w:rPr>
          <w:rFonts w:eastAsia="Arial"/>
        </w:rPr>
        <w:t xml:space="preserve">polynomial model fit </w:t>
      </w:r>
      <w:r w:rsidR="00BF555E" w:rsidRPr="002B72AB">
        <w:rPr>
          <w:rFonts w:eastAsia="Arial"/>
        </w:rPr>
        <w:t>for pH had</w:t>
      </w:r>
      <w:r w:rsidR="00275014" w:rsidRPr="002B72AB">
        <w:rPr>
          <w:rFonts w:eastAsia="Arial"/>
        </w:rPr>
        <w:t xml:space="preserve"> a lower fit and wider confidence interval (adj. R</w:t>
      </w:r>
      <w:r w:rsidR="00275014" w:rsidRPr="002B72AB">
        <w:rPr>
          <w:rFonts w:eastAsia="Arial"/>
          <w:vertAlign w:val="superscript"/>
        </w:rPr>
        <w:t>2</w:t>
      </w:r>
      <w:r w:rsidR="00275014" w:rsidRPr="002B72AB">
        <w:rPr>
          <w:rFonts w:eastAsia="Arial"/>
        </w:rPr>
        <w:t xml:space="preserve">: 0.36, </w:t>
      </w:r>
      <w:proofErr w:type="gramStart"/>
      <w:r w:rsidR="00275014" w:rsidRPr="002B72AB">
        <w:rPr>
          <w:rFonts w:eastAsia="Arial"/>
        </w:rPr>
        <w:t>F(</w:t>
      </w:r>
      <w:proofErr w:type="gramEnd"/>
      <w:r w:rsidR="00275014" w:rsidRPr="002B72AB">
        <w:rPr>
          <w:rFonts w:eastAsia="Arial"/>
          <w:vertAlign w:val="subscript"/>
        </w:rPr>
        <w:t xml:space="preserve">2, </w:t>
      </w:r>
      <w:proofErr w:type="gramStart"/>
      <w:r w:rsidR="00275014" w:rsidRPr="002B72AB">
        <w:rPr>
          <w:rFonts w:eastAsia="Arial"/>
          <w:vertAlign w:val="subscript"/>
        </w:rPr>
        <w:t>49</w:t>
      </w:r>
      <w:r w:rsidR="00275014" w:rsidRPr="002B72AB">
        <w:rPr>
          <w:rFonts w:eastAsia="Arial"/>
        </w:rPr>
        <w:t>)=</w:t>
      </w:r>
      <w:proofErr w:type="gramEnd"/>
      <w:r w:rsidR="00275014" w:rsidRPr="002B72AB">
        <w:rPr>
          <w:rFonts w:eastAsia="Arial"/>
        </w:rPr>
        <w:t>15.</w:t>
      </w:r>
      <w:proofErr w:type="gramStart"/>
      <w:r w:rsidR="00275014" w:rsidRPr="002B72AB">
        <w:rPr>
          <w:rFonts w:eastAsia="Arial"/>
        </w:rPr>
        <w:t>68  p</w:t>
      </w:r>
      <w:proofErr w:type="gramEnd"/>
      <w:r w:rsidR="00275014" w:rsidRPr="002B72AB">
        <w:rPr>
          <w:rFonts w:eastAsia="Arial"/>
        </w:rPr>
        <w:t>=5.837e-06)</w:t>
      </w:r>
      <w:r w:rsidR="00BF555E" w:rsidRPr="002B72AB">
        <w:rPr>
          <w:rFonts w:eastAsia="Arial"/>
        </w:rPr>
        <w:t>.</w:t>
      </w:r>
      <w:r w:rsidR="00275014" w:rsidRPr="002B72AB">
        <w:rPr>
          <w:rFonts w:eastAsia="Arial"/>
        </w:rPr>
        <w:t xml:space="preserve"> </w:t>
      </w:r>
      <w:r w:rsidR="00BF555E" w:rsidRPr="002B72AB">
        <w:rPr>
          <w:rFonts w:eastAsia="Arial"/>
        </w:rPr>
        <w:t xml:space="preserve">For lithium, </w:t>
      </w:r>
      <w:r w:rsidR="00275014" w:rsidRPr="002B72AB">
        <w:rPr>
          <w:rFonts w:eastAsia="Arial"/>
        </w:rPr>
        <w:t>the models had the poorest fit</w:t>
      </w:r>
      <w:r w:rsidR="00BF555E" w:rsidRPr="002B72AB">
        <w:rPr>
          <w:rFonts w:eastAsia="Arial"/>
        </w:rPr>
        <w:t xml:space="preserve"> with the</w:t>
      </w:r>
      <w:r w:rsidR="00275014" w:rsidRPr="002B72AB">
        <w:rPr>
          <w:rFonts w:eastAsia="Arial"/>
        </w:rPr>
        <w:t xml:space="preserve"> polynomial model</w:t>
      </w:r>
      <w:r w:rsidR="00BF555E" w:rsidRPr="002B72AB">
        <w:rPr>
          <w:rFonts w:eastAsia="Arial"/>
        </w:rPr>
        <w:t xml:space="preserve"> being the best</w:t>
      </w:r>
      <w:r w:rsidR="00275014" w:rsidRPr="002B72AB">
        <w:rPr>
          <w:rFonts w:eastAsia="Arial"/>
        </w:rPr>
        <w:t xml:space="preserve"> (adj. R</w:t>
      </w:r>
      <w:r w:rsidR="00275014" w:rsidRPr="002B72AB">
        <w:rPr>
          <w:rFonts w:eastAsia="Arial"/>
          <w:vertAlign w:val="superscript"/>
        </w:rPr>
        <w:t>2</w:t>
      </w:r>
      <w:r w:rsidR="00275014" w:rsidRPr="002B72AB">
        <w:rPr>
          <w:rFonts w:eastAsia="Arial"/>
        </w:rPr>
        <w:t xml:space="preserve">: 0.30, </w:t>
      </w:r>
      <w:proofErr w:type="gramStart"/>
      <w:r w:rsidR="00275014" w:rsidRPr="002B72AB">
        <w:rPr>
          <w:rFonts w:eastAsia="Arial"/>
        </w:rPr>
        <w:t>F(</w:t>
      </w:r>
      <w:proofErr w:type="gramEnd"/>
      <w:r w:rsidR="00275014" w:rsidRPr="002B72AB">
        <w:rPr>
          <w:rFonts w:eastAsia="Arial"/>
          <w:vertAlign w:val="subscript"/>
        </w:rPr>
        <w:t>2,</w:t>
      </w:r>
      <w:proofErr w:type="gramStart"/>
      <w:r w:rsidR="00275014" w:rsidRPr="002B72AB">
        <w:rPr>
          <w:rFonts w:eastAsia="Arial"/>
          <w:vertAlign w:val="subscript"/>
        </w:rPr>
        <w:t>78</w:t>
      </w:r>
      <w:r w:rsidR="00275014" w:rsidRPr="002B72AB">
        <w:rPr>
          <w:rFonts w:eastAsia="Arial"/>
        </w:rPr>
        <w:t>)=</w:t>
      </w:r>
      <w:proofErr w:type="gramEnd"/>
      <w:r w:rsidR="00275014" w:rsidRPr="002B72AB">
        <w:rPr>
          <w:rFonts w:eastAsia="Arial"/>
        </w:rPr>
        <w:t>17.99, p=</w:t>
      </w:r>
      <w:r w:rsidR="00275014" w:rsidRPr="002B72AB">
        <w:rPr>
          <w:rFonts w:eastAsia="Arial"/>
          <w:highlight w:val="white"/>
        </w:rPr>
        <w:t>3.771e-07</w:t>
      </w:r>
      <w:r w:rsidR="00275014" w:rsidRPr="002B72AB">
        <w:rPr>
          <w:rFonts w:eastAsia="Arial"/>
        </w:rPr>
        <w:t xml:space="preserve">), although the </w:t>
      </w:r>
      <w:r w:rsidR="002A0F55" w:rsidRPr="002B72AB">
        <w:rPr>
          <w:rFonts w:eastAsia="Arial"/>
        </w:rPr>
        <w:t>second-degree</w:t>
      </w:r>
      <w:r w:rsidR="00275014" w:rsidRPr="002B72AB">
        <w:rPr>
          <w:rFonts w:eastAsia="Arial"/>
        </w:rPr>
        <w:t xml:space="preserve"> component was not significant</w:t>
      </w:r>
      <w:ins w:id="198" w:author="Natalija Suhareva" w:date="2026-03-24T12:39:00Z" w16du:dateUtc="2026-03-24T11:39:00Z">
        <w:r w:rsidR="00B23D0B">
          <w:rPr>
            <w:rFonts w:eastAsia="Arial"/>
          </w:rPr>
          <w:t xml:space="preserve"> </w:t>
        </w:r>
      </w:ins>
      <w:ins w:id="199" w:author="Natalija Suhareva" w:date="2026-03-24T12:39:00Z">
        <w:r w:rsidR="00B23D0B" w:rsidRPr="00B23D0B">
          <w:rPr>
            <w:rFonts w:eastAsia="Arial"/>
          </w:rPr>
          <w:t xml:space="preserve">(p = 0.061), indicating limited support for a nonlinear response within the </w:t>
        </w:r>
        <w:r w:rsidR="00B23D0B" w:rsidRPr="00B23D0B">
          <w:rPr>
            <w:rFonts w:eastAsia="Arial"/>
          </w:rPr>
          <w:lastRenderedPageBreak/>
          <w:t>observed range</w:t>
        </w:r>
      </w:ins>
      <w:r w:rsidR="00275014" w:rsidRPr="002B72AB">
        <w:rPr>
          <w:rFonts w:eastAsia="Arial"/>
        </w:rPr>
        <w:t>.</w:t>
      </w:r>
      <w:r w:rsidR="00215535" w:rsidRPr="002B72AB">
        <w:rPr>
          <w:rFonts w:eastAsia="Arial"/>
        </w:rPr>
        <w:t xml:space="preserve"> </w:t>
      </w:r>
      <w:ins w:id="200" w:author="Natalija Suhareva" w:date="2026-03-24T12:40:00Z">
        <w:r w:rsidR="00B23D0B" w:rsidRPr="00B23D0B">
          <w:rPr>
            <w:rFonts w:eastAsia="Arial"/>
            <w:lang w:val="da-DK"/>
          </w:rPr>
          <w:t xml:space="preserve">Nevertheless, the polynomial model was retained across all drivers to ensure consistency in model structure. For lithium, the fitted curvature should not be interpreted as evidence of a biologically meaningful nonlinear response . </w:t>
        </w:r>
      </w:ins>
    </w:p>
    <w:p w14:paraId="000001DC" w14:textId="0A945C2C" w:rsidR="00F1663E" w:rsidRPr="002B72AB" w:rsidRDefault="00215535" w:rsidP="00E602E8">
      <w:pPr>
        <w:spacing w:line="276" w:lineRule="auto"/>
        <w:jc w:val="both"/>
        <w:rPr>
          <w:rFonts w:eastAsia="Arial"/>
        </w:rPr>
      </w:pPr>
      <w:r w:rsidRPr="002B72AB">
        <w:rPr>
          <w:rFonts w:eastAsia="Arial"/>
        </w:rPr>
        <w:t xml:space="preserve">For all drivers, the reference treatments (20ºC, </w:t>
      </w:r>
      <w:proofErr w:type="spellStart"/>
      <w:r w:rsidRPr="002B72AB">
        <w:rPr>
          <w:rFonts w:eastAsia="Arial"/>
        </w:rPr>
        <w:t>pH</w:t>
      </w:r>
      <w:r w:rsidRPr="002B72AB">
        <w:rPr>
          <w:rFonts w:eastAsia="Arial"/>
          <w:vertAlign w:val="subscript"/>
        </w:rPr>
        <w:t>T</w:t>
      </w:r>
      <w:proofErr w:type="spellEnd"/>
      <w:r w:rsidRPr="002B72AB">
        <w:rPr>
          <w:rFonts w:eastAsia="Arial"/>
        </w:rPr>
        <w:t xml:space="preserve"> 8.0, lithium 0.18</w:t>
      </w:r>
      <w:r w:rsidR="00EF66CC" w:rsidRPr="002B72AB">
        <w:rPr>
          <w:rFonts w:eastAsia="Arial"/>
        </w:rPr>
        <w:t xml:space="preserve"> </w:t>
      </w:r>
      <w:r w:rsidRPr="002B72AB">
        <w:rPr>
          <w:rFonts w:eastAsia="Arial"/>
        </w:rPr>
        <w:t xml:space="preserve">ppm) had the highest GR. </w:t>
      </w:r>
    </w:p>
    <w:p w14:paraId="000001DD" w14:textId="77777777" w:rsidR="00F1663E" w:rsidRPr="007F30A3" w:rsidRDefault="00F1663E" w:rsidP="00E602E8">
      <w:pPr>
        <w:spacing w:line="276" w:lineRule="auto"/>
        <w:jc w:val="both"/>
        <w:rPr>
          <w:rFonts w:eastAsia="Arial"/>
        </w:rPr>
      </w:pPr>
    </w:p>
    <w:p w14:paraId="000001DE" w14:textId="77777777" w:rsidR="00F1663E" w:rsidRPr="007F30A3" w:rsidRDefault="00F1663E" w:rsidP="00E602E8">
      <w:pPr>
        <w:spacing w:line="276" w:lineRule="auto"/>
        <w:jc w:val="both"/>
        <w:rPr>
          <w:rFonts w:eastAsia="Arial"/>
        </w:rPr>
      </w:pPr>
    </w:p>
    <w:p w14:paraId="000001DF" w14:textId="77777777" w:rsidR="00F1663E" w:rsidRPr="007F30A3" w:rsidRDefault="00275014" w:rsidP="00E602E8">
      <w:pPr>
        <w:spacing w:line="276" w:lineRule="auto"/>
        <w:jc w:val="both"/>
        <w:rPr>
          <w:rFonts w:eastAsia="Arial"/>
          <w:color w:val="FF0000"/>
        </w:rPr>
      </w:pPr>
      <w:r w:rsidRPr="007F30A3">
        <w:rPr>
          <w:rFonts w:eastAsia="Arial"/>
          <w:color w:val="FF0000"/>
        </w:rPr>
        <w:t xml:space="preserve"> </w:t>
      </w:r>
    </w:p>
    <w:p w14:paraId="000001E0" w14:textId="7682721A" w:rsidR="00F1663E" w:rsidRPr="007F30A3" w:rsidRDefault="003904C3" w:rsidP="00E602E8">
      <w:pPr>
        <w:spacing w:line="276" w:lineRule="auto"/>
        <w:jc w:val="both"/>
        <w:rPr>
          <w:rFonts w:eastAsia="Arial"/>
          <w:color w:val="FF0000"/>
        </w:rPr>
      </w:pPr>
      <w:r>
        <w:rPr>
          <w:rFonts w:eastAsia="Arial"/>
          <w:noProof/>
          <w:color w:val="FF0000"/>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40C5BF" w:rsidR="00F1663E" w:rsidRPr="002B72AB" w:rsidRDefault="00275014" w:rsidP="00E602E8">
      <w:pPr>
        <w:spacing w:line="276" w:lineRule="auto"/>
        <w:jc w:val="both"/>
        <w:rPr>
          <w:rFonts w:eastAsia="Arial"/>
        </w:rPr>
      </w:pPr>
      <w:r w:rsidRPr="002B72AB">
        <w:rPr>
          <w:rFonts w:eastAsia="Arial"/>
          <w:b/>
        </w:rPr>
        <w:lastRenderedPageBreak/>
        <w:t xml:space="preserve">Figure </w:t>
      </w:r>
      <w:r w:rsidR="00213C2C">
        <w:rPr>
          <w:rFonts w:eastAsia="Arial"/>
          <w:b/>
        </w:rPr>
        <w:t>3</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xml:space="preserve">) </w:t>
      </w:r>
      <w:proofErr w:type="spellStart"/>
      <w:r w:rsidRPr="002B72AB">
        <w:rPr>
          <w:rFonts w:eastAsia="Arial"/>
        </w:rPr>
        <w:t>pH</w:t>
      </w:r>
      <w:r w:rsidRPr="002B72AB">
        <w:rPr>
          <w:rFonts w:eastAsia="Arial"/>
          <w:vertAlign w:val="subscript"/>
        </w:rPr>
        <w:t>T</w:t>
      </w:r>
      <w:proofErr w:type="spellEnd"/>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E602E8">
      <w:pPr>
        <w:spacing w:line="276" w:lineRule="auto"/>
        <w:jc w:val="both"/>
        <w:rPr>
          <w:rFonts w:eastAsia="Arial"/>
        </w:rPr>
      </w:pPr>
    </w:p>
    <w:p w14:paraId="000001E3" w14:textId="7F43DE27" w:rsidR="00F1663E" w:rsidRPr="002B72AB" w:rsidRDefault="00215535" w:rsidP="00E602E8">
      <w:pPr>
        <w:spacing w:line="276" w:lineRule="auto"/>
        <w:jc w:val="both"/>
        <w:rPr>
          <w:rFonts w:eastAsia="Arial"/>
        </w:rPr>
      </w:pPr>
      <w:r w:rsidRPr="002B72AB">
        <w:rPr>
          <w:rFonts w:eastAsia="Arial"/>
        </w:rPr>
        <w:t xml:space="preserve">The comparison of </w:t>
      </w:r>
      <w:r w:rsidR="00437FB5" w:rsidRPr="002B72AB">
        <w:rPr>
          <w:rFonts w:eastAsia="Arial"/>
        </w:rPr>
        <w:t xml:space="preserve">growth rate </w:t>
      </w:r>
      <w:r w:rsidRPr="002B72AB">
        <w:rPr>
          <w:rFonts w:eastAsia="Arial"/>
        </w:rPr>
        <w:t xml:space="preserve">of larvae exposed to single or multiple </w:t>
      </w:r>
      <w:r w:rsidR="001C6A27" w:rsidRPr="002B72AB">
        <w:rPr>
          <w:rFonts w:eastAsia="Arial"/>
        </w:rPr>
        <w:t>drivers</w:t>
      </w:r>
      <w:r w:rsidRPr="002B72AB">
        <w:rPr>
          <w:rFonts w:eastAsia="Arial"/>
        </w:rPr>
        <w:t xml:space="preserve"> in </w:t>
      </w:r>
      <w:del w:id="201" w:author="METIAN, Marc" w:date="2026-03-24T14:00:00Z" w16du:dateUtc="2026-03-24T13:00:00Z">
        <w:r w:rsidRPr="002B72AB" w:rsidDel="005D24DA">
          <w:rPr>
            <w:rFonts w:eastAsia="Arial"/>
          </w:rPr>
          <w:delText xml:space="preserve">the </w:delText>
        </w:r>
      </w:del>
      <w:r w:rsidRPr="002B72AB">
        <w:rPr>
          <w:rFonts w:eastAsia="Arial"/>
        </w:rPr>
        <w:t xml:space="preserve">experiment #2 revealed </w:t>
      </w:r>
      <w:r w:rsidR="00150F0F" w:rsidRPr="002B72AB">
        <w:rPr>
          <w:rFonts w:eastAsia="Arial"/>
        </w:rPr>
        <w:t xml:space="preserve">(i) </w:t>
      </w:r>
      <w:r w:rsidRPr="002B72AB">
        <w:rPr>
          <w:rFonts w:eastAsia="Arial"/>
        </w:rPr>
        <w:t xml:space="preserve">no significant differences at high temperature </w:t>
      </w:r>
      <w:r w:rsidR="00A20454" w:rsidRPr="002B72AB">
        <w:rPr>
          <w:rFonts w:eastAsia="Arial"/>
        </w:rPr>
        <w:t xml:space="preserve">or high lithium </w:t>
      </w:r>
      <w:r w:rsidRPr="002B72AB">
        <w:rPr>
          <w:rFonts w:eastAsia="Arial"/>
        </w:rPr>
        <w:t xml:space="preserve">when the larvae were exposed to </w:t>
      </w:r>
      <w:r w:rsidR="00A20454" w:rsidRPr="002B72AB">
        <w:rPr>
          <w:rFonts w:eastAsia="Arial"/>
        </w:rPr>
        <w:t>those drivers</w:t>
      </w:r>
      <w:r w:rsidRPr="002B72AB">
        <w:rPr>
          <w:rFonts w:eastAsia="Arial"/>
        </w:rPr>
        <w:t xml:space="preserve"> alone or when combined with other </w:t>
      </w:r>
      <w:r w:rsidR="00A20454" w:rsidRPr="002B72AB">
        <w:rPr>
          <w:rFonts w:eastAsia="Arial"/>
        </w:rPr>
        <w:t>drivers</w:t>
      </w:r>
      <w:r w:rsidRPr="002B72AB">
        <w:rPr>
          <w:rFonts w:eastAsia="Arial"/>
        </w:rPr>
        <w:t xml:space="preserve"> (Fig</w:t>
      </w:r>
      <w:r w:rsidR="00744284">
        <w:rPr>
          <w:rFonts w:eastAsia="Arial"/>
        </w:rPr>
        <w:t>ures</w:t>
      </w:r>
      <w:r w:rsidRPr="002B72AB">
        <w:rPr>
          <w:rFonts w:eastAsia="Arial"/>
        </w:rPr>
        <w:t xml:space="preserve"> </w:t>
      </w:r>
      <w:del w:id="202" w:author="Natalija Suhareva" w:date="2026-03-23T14:21:00Z" w16du:dateUtc="2026-03-23T13:21:00Z">
        <w:r w:rsidRPr="002B72AB" w:rsidDel="00D74008">
          <w:rPr>
            <w:rFonts w:eastAsia="Arial"/>
          </w:rPr>
          <w:delText>2a</w:delText>
        </w:r>
        <w:r w:rsidR="00A20454" w:rsidRPr="002B72AB" w:rsidDel="00D74008">
          <w:rPr>
            <w:rFonts w:eastAsia="Arial"/>
          </w:rPr>
          <w:delText xml:space="preserve"> </w:delText>
        </w:r>
      </w:del>
      <w:ins w:id="203" w:author="Natalija Suhareva" w:date="2026-03-23T14:21:00Z" w16du:dateUtc="2026-03-23T13:21:00Z">
        <w:r w:rsidR="00D74008">
          <w:rPr>
            <w:rFonts w:eastAsia="Arial"/>
          </w:rPr>
          <w:t>4</w:t>
        </w:r>
        <w:r w:rsidR="00D74008" w:rsidRPr="002B72AB">
          <w:rPr>
            <w:rFonts w:eastAsia="Arial"/>
          </w:rPr>
          <w:t xml:space="preserve">a </w:t>
        </w:r>
      </w:ins>
      <w:r w:rsidR="00A20454" w:rsidRPr="002B72AB">
        <w:rPr>
          <w:rFonts w:eastAsia="Arial"/>
        </w:rPr>
        <w:t xml:space="preserve">and </w:t>
      </w:r>
      <w:del w:id="204" w:author="Natalija Suhareva" w:date="2026-03-23T14:21:00Z" w16du:dateUtc="2026-03-23T13:21:00Z">
        <w:r w:rsidR="00A20454" w:rsidRPr="002B72AB" w:rsidDel="00D74008">
          <w:rPr>
            <w:rFonts w:eastAsia="Arial"/>
          </w:rPr>
          <w:delText>2c</w:delText>
        </w:r>
      </w:del>
      <w:ins w:id="205" w:author="Natalija Suhareva" w:date="2026-03-23T14:21:00Z" w16du:dateUtc="2026-03-23T13:21:00Z">
        <w:r w:rsidR="00D74008">
          <w:rPr>
            <w:rFonts w:eastAsia="Arial"/>
          </w:rPr>
          <w:t>4</w:t>
        </w:r>
        <w:r w:rsidR="00D74008" w:rsidRPr="002B72AB">
          <w:rPr>
            <w:rFonts w:eastAsia="Arial"/>
          </w:rPr>
          <w:t>c</w:t>
        </w:r>
      </w:ins>
      <w:r w:rsidRPr="002B72AB">
        <w:rPr>
          <w:rFonts w:eastAsia="Arial"/>
        </w:rPr>
        <w:t>)</w:t>
      </w:r>
      <w:r w:rsidR="00150F0F" w:rsidRPr="002B72AB">
        <w:rPr>
          <w:rFonts w:eastAsia="Arial"/>
        </w:rPr>
        <w:t xml:space="preserve">, and </w:t>
      </w:r>
      <w:r w:rsidRPr="002B72AB">
        <w:rPr>
          <w:rFonts w:eastAsia="Arial"/>
        </w:rPr>
        <w:t xml:space="preserve">(ii) </w:t>
      </w:r>
      <w:r w:rsidR="009634F0" w:rsidRPr="002B72AB">
        <w:rPr>
          <w:rFonts w:eastAsia="Arial"/>
        </w:rPr>
        <w:t>a higher growth</w:t>
      </w:r>
      <w:r w:rsidR="00890C52" w:rsidRPr="002B72AB">
        <w:rPr>
          <w:rFonts w:eastAsia="Arial"/>
        </w:rPr>
        <w:t xml:space="preserve"> </w:t>
      </w:r>
      <w:r w:rsidR="00822AA2" w:rsidRPr="002B72AB">
        <w:rPr>
          <w:rFonts w:eastAsia="Arial"/>
        </w:rPr>
        <w:t>at</w:t>
      </w:r>
      <w:r w:rsidR="00890C52" w:rsidRPr="002B72AB">
        <w:rPr>
          <w:rFonts w:eastAsia="Arial"/>
        </w:rPr>
        <w:t xml:space="preserve"> low pH </w:t>
      </w:r>
      <w:r w:rsidR="00822AA2" w:rsidRPr="002B72AB">
        <w:rPr>
          <w:rFonts w:eastAsia="Arial"/>
        </w:rPr>
        <w:t>when combined</w:t>
      </w:r>
      <w:r w:rsidR="00890C52" w:rsidRPr="002B72AB">
        <w:rPr>
          <w:rFonts w:eastAsia="Arial"/>
        </w:rPr>
        <w:t xml:space="preserve"> with other drivers than </w:t>
      </w:r>
      <w:r w:rsidR="00802923" w:rsidRPr="002B72AB">
        <w:rPr>
          <w:rFonts w:eastAsia="Arial"/>
        </w:rPr>
        <w:t>when</w:t>
      </w:r>
      <w:ins w:id="206" w:author="Natalija Suhareva" w:date="2026-03-23T16:20:00Z" w16du:dateUtc="2026-03-23T15:20:00Z">
        <w:r w:rsidR="0050651F">
          <w:rPr>
            <w:rFonts w:eastAsia="Arial"/>
          </w:rPr>
          <w:t xml:space="preserve"> </w:t>
        </w:r>
      </w:ins>
      <w:ins w:id="207" w:author="Natalija Suhareva" w:date="2026-03-23T16:20:00Z">
        <w:r w:rsidR="0050651F" w:rsidRPr="0050651F">
          <w:rPr>
            <w:rFonts w:eastAsia="Arial"/>
          </w:rPr>
          <w:t>exposed to low pH alone</w:t>
        </w:r>
      </w:ins>
      <w:r w:rsidR="00FF16A9" w:rsidRPr="002B72AB">
        <w:rPr>
          <w:rFonts w:eastAsia="Arial"/>
        </w:rPr>
        <w:t xml:space="preserve"> </w:t>
      </w:r>
      <w:r w:rsidR="00C726C4" w:rsidRPr="002B72AB">
        <w:rPr>
          <w:rFonts w:eastAsia="Arial"/>
        </w:rPr>
        <w:t>(Fig</w:t>
      </w:r>
      <w:r w:rsidR="00744284">
        <w:rPr>
          <w:rFonts w:eastAsia="Arial"/>
        </w:rPr>
        <w:t>ure</w:t>
      </w:r>
      <w:r w:rsidR="00C726C4" w:rsidRPr="002B72AB">
        <w:rPr>
          <w:rFonts w:eastAsia="Arial"/>
        </w:rPr>
        <w:t xml:space="preserve"> </w:t>
      </w:r>
      <w:del w:id="208" w:author="Natalija Suhareva" w:date="2026-03-23T14:21:00Z" w16du:dateUtc="2026-03-23T13:21:00Z">
        <w:r w:rsidR="00C726C4" w:rsidRPr="002B72AB" w:rsidDel="00D74008">
          <w:rPr>
            <w:rFonts w:eastAsia="Arial"/>
          </w:rPr>
          <w:delText>2b</w:delText>
        </w:r>
      </w:del>
      <w:ins w:id="209" w:author="Natalija Suhareva" w:date="2026-03-23T14:21:00Z" w16du:dateUtc="2026-03-23T13:21:00Z">
        <w:r w:rsidR="00D74008">
          <w:rPr>
            <w:rFonts w:eastAsia="Arial"/>
          </w:rPr>
          <w:t>4</w:t>
        </w:r>
        <w:r w:rsidR="00D74008" w:rsidRPr="002B72AB">
          <w:rPr>
            <w:rFonts w:eastAsia="Arial"/>
          </w:rPr>
          <w:t>b</w:t>
        </w:r>
      </w:ins>
      <w:r w:rsidR="00C726C4" w:rsidRPr="002B72AB">
        <w:rPr>
          <w:rFonts w:eastAsia="Arial"/>
        </w:rPr>
        <w:t>)</w:t>
      </w:r>
      <w:r w:rsidR="001F7F8E" w:rsidRPr="002B72AB">
        <w:rPr>
          <w:rFonts w:eastAsia="Arial"/>
        </w:rPr>
        <w:t xml:space="preserve"> </w:t>
      </w:r>
      <w:r w:rsidR="00275014" w:rsidRPr="002B72AB">
        <w:rPr>
          <w:rFonts w:eastAsia="Arial"/>
        </w:rPr>
        <w:t>(see Table S3 for Wilcoxon tests)</w:t>
      </w:r>
      <w:r w:rsidR="0006635A" w:rsidRPr="002B72AB">
        <w:rPr>
          <w:rFonts w:eastAsia="Arial"/>
        </w:rPr>
        <w:t xml:space="preserve">. </w:t>
      </w:r>
    </w:p>
    <w:p w14:paraId="68635758" w14:textId="18639EE8" w:rsidR="00DA3569" w:rsidRPr="002B72AB" w:rsidRDefault="00497F2A" w:rsidP="00E602E8">
      <w:pPr>
        <w:spacing w:line="276" w:lineRule="auto"/>
        <w:jc w:val="both"/>
        <w:rPr>
          <w:rFonts w:eastAsia="Arial"/>
        </w:rPr>
      </w:pPr>
      <w:r w:rsidRPr="002B72AB">
        <w:rPr>
          <w:rFonts w:eastAsia="Arial"/>
        </w:rPr>
        <w:t xml:space="preserve">Several </w:t>
      </w:r>
      <w:r w:rsidR="006951BE" w:rsidRPr="00D2006D">
        <w:rPr>
          <w:rFonts w:ascii="Symbol" w:eastAsia="Arial" w:hAnsi="Symbol"/>
          <w:i/>
          <w:iCs/>
        </w:rPr>
        <w:t>a</w:t>
      </w:r>
      <w:r w:rsidR="006951BE" w:rsidRPr="00726CFE">
        <w:rPr>
          <w:rFonts w:eastAsia="Arial"/>
        </w:rPr>
        <w:t xml:space="preserve"> </w:t>
      </w:r>
      <w:r w:rsidR="006951BE" w:rsidRPr="002B72AB">
        <w:rPr>
          <w:rFonts w:eastAsia="Arial"/>
        </w:rPr>
        <w:t xml:space="preserve">values </w:t>
      </w:r>
      <w:r w:rsidRPr="002B72AB">
        <w:rPr>
          <w:rFonts w:eastAsia="Arial"/>
        </w:rPr>
        <w:t xml:space="preserve">were compared </w:t>
      </w:r>
      <w:r w:rsidR="006951BE" w:rsidRPr="002B72AB">
        <w:rPr>
          <w:rFonts w:eastAsia="Arial"/>
        </w:rPr>
        <w:t xml:space="preserve">to </w:t>
      </w:r>
      <w:r w:rsidR="00715041" w:rsidRPr="002B72AB">
        <w:rPr>
          <w:rFonts w:eastAsia="Arial"/>
        </w:rPr>
        <w:t xml:space="preserve">synchronize and </w:t>
      </w:r>
      <w:r w:rsidR="006951BE" w:rsidRPr="002B72AB">
        <w:rPr>
          <w:rFonts w:eastAsia="Arial"/>
        </w:rPr>
        <w:t xml:space="preserve">align the </w:t>
      </w:r>
      <w:r w:rsidR="00715041" w:rsidRPr="002B72AB">
        <w:rPr>
          <w:rFonts w:eastAsia="Arial"/>
        </w:rPr>
        <w:t xml:space="preserve">three </w:t>
      </w:r>
      <w:r w:rsidR="006951BE" w:rsidRPr="002B72AB">
        <w:rPr>
          <w:rFonts w:eastAsia="Arial"/>
        </w:rPr>
        <w:t xml:space="preserve">single driver performance curves along the </w:t>
      </w:r>
      <w:r w:rsidR="00DA3569" w:rsidRPr="002B72AB">
        <w:rPr>
          <w:rFonts w:eastAsia="Arial"/>
        </w:rPr>
        <w:t xml:space="preserve">driver </w:t>
      </w:r>
      <w:r w:rsidR="006951BE" w:rsidRPr="002B72AB">
        <w:rPr>
          <w:rFonts w:eastAsia="Arial"/>
        </w:rPr>
        <w:t>index</w:t>
      </w:r>
      <w:r w:rsidRPr="002B72AB">
        <w:rPr>
          <w:rFonts w:eastAsia="Arial"/>
        </w:rPr>
        <w:t xml:space="preserve"> axis. The best fits</w:t>
      </w:r>
      <w:r w:rsidR="006951BE" w:rsidRPr="002B72AB">
        <w:rPr>
          <w:rFonts w:eastAsia="Arial"/>
        </w:rPr>
        <w:t xml:space="preserve"> were 1, 28 and 0. 35 </w:t>
      </w:r>
      <w:r w:rsidR="009E676B" w:rsidRPr="002B72AB">
        <w:rPr>
          <w:rFonts w:eastAsia="Arial"/>
        </w:rPr>
        <w:t>for temperature, pH and lithium, respectively</w:t>
      </w:r>
      <w:r w:rsidR="00211240" w:rsidRPr="002B72AB">
        <w:rPr>
          <w:rFonts w:eastAsia="Arial"/>
        </w:rPr>
        <w:t xml:space="preserve"> (Fig</w:t>
      </w:r>
      <w:r w:rsidR="00132F00">
        <w:rPr>
          <w:rFonts w:eastAsia="Arial"/>
        </w:rPr>
        <w:t>ure</w:t>
      </w:r>
      <w:r w:rsidR="00211240" w:rsidRPr="002B72AB">
        <w:rPr>
          <w:rFonts w:eastAsia="Arial"/>
        </w:rPr>
        <w:t xml:space="preserve"> 3a)</w:t>
      </w:r>
      <w:r w:rsidR="00625A0E" w:rsidRPr="002B72AB">
        <w:rPr>
          <w:rFonts w:eastAsia="Arial"/>
        </w:rPr>
        <w:t xml:space="preserve">. These can be interpreted as a decrease by 1 pH unit relative to the reference pH </w:t>
      </w:r>
      <w:proofErr w:type="gramStart"/>
      <w:r w:rsidR="00625A0E" w:rsidRPr="002B72AB">
        <w:rPr>
          <w:rFonts w:eastAsia="Arial"/>
        </w:rPr>
        <w:t>8.0 is</w:t>
      </w:r>
      <w:proofErr w:type="gramEnd"/>
      <w:r w:rsidR="00625A0E" w:rsidRPr="002B72AB">
        <w:rPr>
          <w:rFonts w:eastAsia="Arial"/>
        </w:rPr>
        <w:t xml:space="preserve"> corresponding to an equivalent effect on the temperature performance curve of a 28ºC increase relative to the reference 20ºC</w:t>
      </w:r>
      <w:r w:rsidR="009E676B" w:rsidRPr="002B72AB">
        <w:rPr>
          <w:rFonts w:eastAsia="Arial"/>
        </w:rPr>
        <w:t>.</w:t>
      </w:r>
      <w:r w:rsidR="00000D44" w:rsidRPr="002B72AB">
        <w:rPr>
          <w:rFonts w:eastAsia="Arial"/>
        </w:rPr>
        <w:t xml:space="preserve"> </w:t>
      </w:r>
      <w:r w:rsidR="00625A0E" w:rsidRPr="002B72AB">
        <w:rPr>
          <w:rFonts w:eastAsia="Arial"/>
        </w:rPr>
        <w:t>A performance curve combining the 3 single drivers</w:t>
      </w:r>
      <w:r w:rsidR="00437FB5" w:rsidRPr="002B72AB">
        <w:rPr>
          <w:rFonts w:eastAsia="Arial"/>
        </w:rPr>
        <w:t xml:space="preserve"> growth rate </w:t>
      </w:r>
      <w:r w:rsidR="00625A0E" w:rsidRPr="002B72AB">
        <w:rPr>
          <w:rFonts w:eastAsia="Arial"/>
        </w:rPr>
        <w:t xml:space="preserve">data was fitted after transformation into a </w:t>
      </w:r>
      <w:r w:rsidR="00DA3569" w:rsidRPr="002B72AB">
        <w:rPr>
          <w:rFonts w:eastAsia="Arial"/>
        </w:rPr>
        <w:t xml:space="preserve">driver </w:t>
      </w:r>
      <w:r w:rsidR="00625A0E" w:rsidRPr="002B72AB">
        <w:rPr>
          <w:rFonts w:eastAsia="Arial"/>
        </w:rPr>
        <w:t xml:space="preserve">index </w:t>
      </w:r>
      <w:r w:rsidR="003A6D2D" w:rsidRPr="002B72AB">
        <w:rPr>
          <w:rFonts w:eastAsia="Arial"/>
        </w:rPr>
        <w:t>(Fig</w:t>
      </w:r>
      <w:r w:rsidR="00132F00">
        <w:rPr>
          <w:rFonts w:eastAsia="Arial"/>
        </w:rPr>
        <w:t>ure</w:t>
      </w:r>
      <w:r w:rsidR="003A6D2D" w:rsidRPr="002B72AB">
        <w:rPr>
          <w:rFonts w:eastAsia="Arial"/>
        </w:rPr>
        <w:t xml:space="preserve"> 3a</w:t>
      </w:r>
      <w:r w:rsidR="004369C0" w:rsidRPr="002B72AB">
        <w:rPr>
          <w:rFonts w:eastAsia="Arial"/>
        </w:rPr>
        <w:t>)</w:t>
      </w:r>
      <w:r w:rsidR="003A6D2D" w:rsidRPr="002B72AB">
        <w:rPr>
          <w:rFonts w:eastAsia="Arial"/>
        </w:rPr>
        <w:t>,</w:t>
      </w:r>
      <w:r w:rsidR="0055133F" w:rsidRPr="002B72AB">
        <w:rPr>
          <w:rFonts w:eastAsia="Arial"/>
        </w:rPr>
        <w:t xml:space="preserve"> </w:t>
      </w:r>
      <w:r w:rsidR="00DA3569" w:rsidRPr="002B72AB">
        <w:rPr>
          <w:rFonts w:eastAsia="Arial"/>
        </w:rPr>
        <w:t>and</w:t>
      </w:r>
      <w:r w:rsidR="0055133F" w:rsidRPr="002B72AB">
        <w:rPr>
          <w:rFonts w:eastAsia="Arial"/>
        </w:rPr>
        <w:t xml:space="preserve"> the best fit was a </w:t>
      </w:r>
      <w:r w:rsidR="00976DE6" w:rsidRPr="002B72AB">
        <w:rPr>
          <w:rFonts w:eastAsia="Arial"/>
        </w:rPr>
        <w:t>second-degree</w:t>
      </w:r>
      <w:r w:rsidR="0055133F" w:rsidRPr="002B72AB">
        <w:rPr>
          <w:rFonts w:eastAsia="Arial"/>
        </w:rPr>
        <w:t xml:space="preserve"> polynomial curve</w:t>
      </w:r>
      <w:r w:rsidR="00F56C4F" w:rsidRPr="002B72AB">
        <w:rPr>
          <w:rFonts w:eastAsia="Arial"/>
        </w:rPr>
        <w:t xml:space="preserve"> (</w:t>
      </w:r>
      <w:commentRangeStart w:id="210"/>
      <w:r w:rsidR="00EC7141" w:rsidRPr="002B72AB">
        <w:rPr>
          <w:rFonts w:eastAsia="Arial"/>
        </w:rPr>
        <w:t xml:space="preserve">adj. R² = 0.58, </w:t>
      </w:r>
      <w:proofErr w:type="gramStart"/>
      <w:r w:rsidR="00EC7141" w:rsidRPr="002B72AB">
        <w:rPr>
          <w:rFonts w:eastAsia="Arial"/>
        </w:rPr>
        <w:t>F(</w:t>
      </w:r>
      <w:proofErr w:type="gramEnd"/>
      <w:r w:rsidR="00EC7141" w:rsidRPr="002B72AB">
        <w:rPr>
          <w:rFonts w:eastAsia="Arial"/>
        </w:rPr>
        <w:t>2, 187) = 129.43, p &lt; 0.05</w:t>
      </w:r>
      <w:commentRangeEnd w:id="210"/>
      <w:r w:rsidR="00715D4E" w:rsidRPr="002B72AB">
        <w:rPr>
          <w:rStyle w:val="CommentReference"/>
          <w:rFonts w:eastAsia="Arial"/>
          <w:sz w:val="24"/>
          <w:szCs w:val="24"/>
        </w:rPr>
        <w:commentReference w:id="210"/>
      </w:r>
      <w:r w:rsidR="00F56C4F" w:rsidRPr="002B72AB">
        <w:rPr>
          <w:rFonts w:eastAsia="Arial"/>
        </w:rPr>
        <w:t>)</w:t>
      </w:r>
      <w:r w:rsidR="0055133F" w:rsidRPr="002B72AB">
        <w:rPr>
          <w:rFonts w:eastAsia="Arial"/>
        </w:rPr>
        <w:t>.</w:t>
      </w:r>
      <w:r w:rsidR="00F56C4F" w:rsidRPr="002B72AB">
        <w:rPr>
          <w:rFonts w:eastAsia="Arial"/>
        </w:rPr>
        <w:t xml:space="preserve"> </w:t>
      </w:r>
      <w:r w:rsidR="003A6D2D" w:rsidRPr="002B72AB">
        <w:rPr>
          <w:rFonts w:eastAsia="Arial"/>
        </w:rPr>
        <w:t xml:space="preserve"> </w:t>
      </w:r>
    </w:p>
    <w:p w14:paraId="6EF27E3C" w14:textId="79987F43" w:rsidR="00625A0E" w:rsidRPr="002B72AB" w:rsidRDefault="00625A0E" w:rsidP="00E602E8">
      <w:pPr>
        <w:spacing w:line="276" w:lineRule="auto"/>
        <w:jc w:val="both"/>
      </w:pPr>
      <w:r w:rsidRPr="002B72AB">
        <w:rPr>
          <w:rFonts w:eastAsia="Arial"/>
        </w:rPr>
        <w:t xml:space="preserve">The 8 treatments of the multiple driver experiment were converted into </w:t>
      </w:r>
      <w:r w:rsidR="00207E2C" w:rsidRPr="002B72AB">
        <w:rPr>
          <w:rFonts w:eastAsia="Arial"/>
        </w:rPr>
        <w:t xml:space="preserve">a driver </w:t>
      </w:r>
      <w:r w:rsidRPr="002B72AB">
        <w:rPr>
          <w:rFonts w:eastAsia="Arial"/>
        </w:rPr>
        <w:t>index</w:t>
      </w:r>
      <w:r w:rsidR="00326158" w:rsidRPr="002B72AB">
        <w:rPr>
          <w:rFonts w:eastAsia="Arial"/>
        </w:rPr>
        <w:t xml:space="preserve"> following the concentration addition model and the</w:t>
      </w:r>
      <w:r w:rsidR="00437FB5" w:rsidRPr="002B72AB">
        <w:rPr>
          <w:rFonts w:eastAsia="Arial"/>
        </w:rPr>
        <w:t xml:space="preserve"> growth rate </w:t>
      </w:r>
      <w:r w:rsidR="00326158" w:rsidRPr="002B72AB">
        <w:rPr>
          <w:rFonts w:eastAsia="Arial"/>
        </w:rPr>
        <w:t>data were plotted and compared with the polynomial model derived from the single driver experiment (Fig</w:t>
      </w:r>
      <w:r w:rsidR="00220346">
        <w:rPr>
          <w:rFonts w:eastAsia="Arial"/>
        </w:rPr>
        <w:t>ure</w:t>
      </w:r>
      <w:r w:rsidR="00326158" w:rsidRPr="002B72AB">
        <w:rPr>
          <w:rFonts w:eastAsia="Arial"/>
        </w:rPr>
        <w:t xml:space="preserve"> 3</w:t>
      </w:r>
      <w:r w:rsidR="00397542" w:rsidRPr="002B72AB">
        <w:rPr>
          <w:rFonts w:eastAsia="Arial"/>
        </w:rPr>
        <w:t>b</w:t>
      </w:r>
      <w:r w:rsidR="00326158" w:rsidRPr="002B72AB">
        <w:rPr>
          <w:rFonts w:eastAsia="Arial"/>
        </w:rPr>
        <w:t>). All the multiple driver treatments involving low pH were deviating from the polynomial model with higher</w:t>
      </w:r>
      <w:r w:rsidR="00437FB5" w:rsidRPr="002B72AB">
        <w:rPr>
          <w:rFonts w:eastAsia="Arial"/>
        </w:rPr>
        <w:t xml:space="preserve"> growth rate </w:t>
      </w:r>
      <w:r w:rsidR="00326158" w:rsidRPr="002B72AB">
        <w:rPr>
          <w:rFonts w:eastAsia="Arial"/>
        </w:rPr>
        <w:t>than predicted and suggesting</w:t>
      </w:r>
      <w:r w:rsidR="008D6138" w:rsidRPr="002B72AB">
        <w:rPr>
          <w:rFonts w:eastAsia="Arial"/>
        </w:rPr>
        <w:t xml:space="preserve"> an</w:t>
      </w:r>
      <w:r w:rsidR="00326158" w:rsidRPr="002B72AB">
        <w:rPr>
          <w:rFonts w:eastAsia="Arial"/>
        </w:rPr>
        <w:t xml:space="preserve"> antagonistic interaction. </w:t>
      </w:r>
    </w:p>
    <w:p w14:paraId="02A1798A" w14:textId="77777777" w:rsidR="00391EFC" w:rsidRDefault="00391EFC">
      <w:pPr>
        <w:jc w:val="both"/>
        <w:rPr>
          <w:rFonts w:eastAsia="Arial"/>
          <w:color w:val="FF0000"/>
        </w:rPr>
      </w:pPr>
    </w:p>
    <w:p w14:paraId="000001E7" w14:textId="2B8F55D9" w:rsidR="00F1663E" w:rsidRDefault="00F1663E">
      <w:pPr>
        <w:jc w:val="both"/>
        <w:rPr>
          <w:rFonts w:eastAsia="Arial"/>
          <w:color w:val="FF0000"/>
        </w:rPr>
      </w:pPr>
    </w:p>
    <w:p w14:paraId="491D653E" w14:textId="41FA2E0A" w:rsidR="00F9215D" w:rsidRDefault="00F9215D">
      <w:pPr>
        <w:jc w:val="both"/>
        <w:rPr>
          <w:rFonts w:eastAsia="Arial"/>
          <w:color w:val="FF0000"/>
        </w:rPr>
      </w:pPr>
    </w:p>
    <w:p w14:paraId="404FE30C" w14:textId="7905E506" w:rsidR="002A7706" w:rsidRPr="007F30A3" w:rsidRDefault="00637EC3">
      <w:pPr>
        <w:jc w:val="both"/>
        <w:rPr>
          <w:rFonts w:eastAsia="Arial"/>
          <w:color w:val="FF0000"/>
        </w:rPr>
      </w:pPr>
      <w:r>
        <w:rPr>
          <w:rFonts w:eastAsia="Arial"/>
          <w:noProof/>
          <w:color w:val="FF0000"/>
        </w:rPr>
        <w:lastRenderedPageBreak/>
        <w:drawing>
          <wp:inline distT="0" distB="0" distL="0" distR="0" wp14:anchorId="72301D26" wp14:editId="3CE1D14B">
            <wp:extent cx="4788535" cy="8892540"/>
            <wp:effectExtent l="0" t="0" r="0" b="0"/>
            <wp:docPr id="34424977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9778" name="Picture 3"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0F959A68" w:rsidR="00F1663E" w:rsidRPr="007F30A3" w:rsidRDefault="00275014">
      <w:pPr>
        <w:spacing w:line="301" w:lineRule="auto"/>
        <w:jc w:val="both"/>
        <w:rPr>
          <w:rFonts w:eastAsia="Arial"/>
        </w:rPr>
      </w:pPr>
      <w:commentRangeStart w:id="211"/>
      <w:r w:rsidRPr="007F30A3">
        <w:rPr>
          <w:rFonts w:eastAsia="Arial"/>
          <w:b/>
        </w:rPr>
        <w:lastRenderedPageBreak/>
        <w:t xml:space="preserve">Figure </w:t>
      </w:r>
      <w:ins w:id="212" w:author="Mirko Mutalipassi" w:date="2026-03-20T10:21:00Z" w16du:dateUtc="2026-03-20T09:21:00Z">
        <w:r w:rsidR="00E71190">
          <w:rPr>
            <w:rFonts w:eastAsia="Arial"/>
            <w:b/>
          </w:rPr>
          <w:t>4???</w:t>
        </w:r>
      </w:ins>
      <w:del w:id="213" w:author="Mirko Mutalipassi" w:date="2026-03-20T10:21:00Z" w16du:dateUtc="2026-03-20T09:21:00Z">
        <w:r w:rsidRPr="007F30A3" w:rsidDel="00E71190">
          <w:rPr>
            <w:rFonts w:eastAsia="Arial"/>
            <w:b/>
          </w:rPr>
          <w:delText>2</w:delText>
        </w:r>
      </w:del>
      <w:sdt>
        <w:sdtPr>
          <w:tag w:val="goog_rdk_50"/>
          <w:id w:val="-2044902528"/>
          <w:showingPlcHdr/>
        </w:sdtPr>
        <w:sdtEndPr/>
        <w:sdtContent>
          <w:r w:rsidR="00E71190">
            <w:t xml:space="preserve">     </w:t>
          </w:r>
        </w:sdtContent>
      </w:sdt>
      <w:r w:rsidR="007D1217">
        <w:rPr>
          <w:rFonts w:eastAsia="Arial"/>
          <w:b/>
        </w:rPr>
        <w:t>a</w:t>
      </w:r>
      <w:r w:rsidRPr="007F30A3">
        <w:rPr>
          <w:rFonts w:eastAsia="Arial"/>
          <w:b/>
        </w:rPr>
        <w:t>-</w:t>
      </w:r>
      <w:r w:rsidR="007D1217">
        <w:rPr>
          <w:rFonts w:eastAsia="Arial"/>
          <w:b/>
        </w:rPr>
        <w:t>c</w:t>
      </w:r>
      <w:r w:rsidRPr="007F30A3">
        <w:rPr>
          <w:rFonts w:eastAsia="Arial"/>
          <w:b/>
        </w:rPr>
        <w:t xml:space="preserve">. </w:t>
      </w:r>
      <w:r w:rsidR="00B9699B">
        <w:rPr>
          <w:rFonts w:eastAsia="Arial"/>
        </w:rPr>
        <w:t>Comparison the growth rate of those</w:t>
      </w:r>
      <w:r w:rsidR="00CB1E1F" w:rsidRPr="00287FE6">
        <w:rPr>
          <w:rFonts w:eastAsia="Arial"/>
        </w:rPr>
        <w:t xml:space="preserve"> of</w:t>
      </w:r>
      <w:r w:rsidR="00EC004D" w:rsidRPr="00287FE6">
        <w:rPr>
          <w:rFonts w:eastAsia="Arial"/>
        </w:rPr>
        <w:t xml:space="preserve"> multi</w:t>
      </w:r>
      <w:r w:rsidR="00685B5D" w:rsidRPr="00287FE6">
        <w:rPr>
          <w:rFonts w:eastAsia="Arial"/>
        </w:rPr>
        <w:t>-driver</w:t>
      </w:r>
      <w:r w:rsidRPr="00287FE6">
        <w:rPr>
          <w:rFonts w:eastAsia="Arial"/>
        </w:rPr>
        <w:t xml:space="preserve"> treatments </w:t>
      </w:r>
      <w:r w:rsidR="001446A4">
        <w:rPr>
          <w:rFonts w:eastAsia="Arial"/>
        </w:rPr>
        <w:t>that had</w:t>
      </w:r>
      <w:r w:rsidR="00FC74B1" w:rsidRPr="00287FE6">
        <w:rPr>
          <w:rFonts w:eastAsia="Arial"/>
        </w:rPr>
        <w:t xml:space="preserve"> one</w:t>
      </w:r>
      <w:r w:rsidR="001446A4">
        <w:rPr>
          <w:rFonts w:eastAsia="Arial"/>
        </w:rPr>
        <w:t xml:space="preserve"> driver out of reference </w:t>
      </w:r>
      <w:commentRangeEnd w:id="211"/>
      <w:r w:rsidR="00E71190">
        <w:rPr>
          <w:rStyle w:val="CommentReference"/>
          <w:rFonts w:eastAsia="Arial"/>
          <w:sz w:val="24"/>
          <w:szCs w:val="24"/>
        </w:rPr>
        <w:commentReference w:id="211"/>
      </w:r>
      <w:r w:rsidR="001446A4">
        <w:rPr>
          <w:rFonts w:eastAsia="Arial"/>
        </w:rPr>
        <w:t>conditions and those that additionally had more drivers out of reference conditions.</w:t>
      </w:r>
    </w:p>
    <w:p w14:paraId="000001E9" w14:textId="77777777" w:rsidR="00F1663E" w:rsidRPr="007F30A3" w:rsidRDefault="00F1663E">
      <w:pPr>
        <w:jc w:val="both"/>
        <w:rPr>
          <w:rFonts w:eastAsia="Arial"/>
        </w:rPr>
      </w:pPr>
    </w:p>
    <w:p w14:paraId="0F964CED" w14:textId="792F8FF9" w:rsidR="00326B12" w:rsidRPr="00D36660" w:rsidRDefault="00326B12" w:rsidP="007F0828">
      <w:pPr>
        <w:spacing w:line="301" w:lineRule="auto"/>
        <w:jc w:val="both"/>
        <w:rPr>
          <w:rFonts w:eastAsia="Arial"/>
        </w:rPr>
      </w:pPr>
    </w:p>
    <w:p w14:paraId="270B5E97" w14:textId="2C3496AA" w:rsidR="006D40E7" w:rsidRDefault="006D40E7" w:rsidP="000C30D1">
      <w:pPr>
        <w:jc w:val="both"/>
        <w:rPr>
          <w:rFonts w:eastAsia="Arial"/>
          <w:color w:val="FF0000"/>
        </w:rPr>
      </w:pPr>
    </w:p>
    <w:p w14:paraId="705C5442" w14:textId="186C0125" w:rsidR="001E5A4C" w:rsidRDefault="001E5A4C" w:rsidP="000C30D1">
      <w:pPr>
        <w:jc w:val="both"/>
        <w:rPr>
          <w:rFonts w:eastAsia="Arial"/>
          <w:color w:val="FF0000"/>
        </w:rPr>
      </w:pPr>
    </w:p>
    <w:p w14:paraId="6D459078" w14:textId="1C6214FB" w:rsidR="00094593" w:rsidRDefault="00316A71" w:rsidP="000C30D1">
      <w:pPr>
        <w:jc w:val="both"/>
        <w:rPr>
          <w:rFonts w:eastAsia="Arial"/>
          <w:color w:val="FF0000"/>
        </w:rPr>
      </w:pPr>
      <w:r>
        <w:rPr>
          <w:rFonts w:eastAsia="Arial"/>
          <w:noProof/>
          <w:color w:val="FF0000"/>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7B0D62F1" w:rsidR="001E5A4C" w:rsidRPr="00743779" w:rsidRDefault="00700070" w:rsidP="000C30D1">
      <w:pPr>
        <w:jc w:val="both"/>
        <w:rPr>
          <w:rFonts w:eastAsia="Arial"/>
        </w:rPr>
      </w:pPr>
      <w:r w:rsidRPr="00743779">
        <w:rPr>
          <w:rFonts w:eastAsia="Arial"/>
          <w:b/>
          <w:bCs/>
        </w:rPr>
        <w:t>Figure</w:t>
      </w:r>
      <w:r w:rsidR="00075911" w:rsidRPr="00743779">
        <w:rPr>
          <w:rFonts w:eastAsia="Arial"/>
          <w:b/>
          <w:bCs/>
        </w:rPr>
        <w:t xml:space="preserve"> </w:t>
      </w:r>
      <w:del w:id="214" w:author="Mirko Mutalipassi" w:date="2026-03-20T10:21:00Z" w16du:dateUtc="2026-03-20T09:21:00Z">
        <w:r w:rsidRPr="00743779" w:rsidDel="00E71190">
          <w:rPr>
            <w:rFonts w:eastAsia="Arial"/>
            <w:b/>
            <w:bCs/>
          </w:rPr>
          <w:delText>3</w:delText>
        </w:r>
        <w:r w:rsidR="00075911" w:rsidRPr="00743779" w:rsidDel="00E71190">
          <w:rPr>
            <w:rFonts w:eastAsia="Arial"/>
            <w:b/>
            <w:bCs/>
          </w:rPr>
          <w:delText>a</w:delText>
        </w:r>
      </w:del>
      <w:ins w:id="215" w:author="Mirko Mutalipassi" w:date="2026-03-20T10:21:00Z" w16du:dateUtc="2026-03-20T09:21:00Z">
        <w:r w:rsidR="00E71190">
          <w:rPr>
            <w:rFonts w:eastAsia="Arial"/>
            <w:b/>
            <w:bCs/>
          </w:rPr>
          <w:t>5???</w:t>
        </w:r>
        <w:r w:rsidR="00E71190" w:rsidRPr="00743779">
          <w:rPr>
            <w:rFonts w:eastAsia="Arial"/>
            <w:b/>
            <w:bCs/>
          </w:rPr>
          <w:t>a</w:t>
        </w:r>
      </w:ins>
      <w:r w:rsidR="00075911" w:rsidRPr="00743779">
        <w:rPr>
          <w:rFonts w:eastAsia="Arial"/>
          <w:b/>
          <w:bCs/>
        </w:rPr>
        <w:t>-</w:t>
      </w:r>
      <w:r w:rsidR="00A22765" w:rsidRPr="00743779">
        <w:rPr>
          <w:rFonts w:eastAsia="Arial"/>
          <w:b/>
          <w:bCs/>
        </w:rPr>
        <w:t>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B577E6" w:rsidRPr="00743779">
        <w:rPr>
          <w:rFonts w:eastAsia="Arial"/>
        </w:rPr>
        <w:t xml:space="preserve">curve </w:t>
      </w:r>
      <w:proofErr w:type="gramStart"/>
      <w:r w:rsidR="00B577E6" w:rsidRPr="00743779">
        <w:rPr>
          <w:rFonts w:eastAsia="Arial"/>
        </w:rPr>
        <w:t>fit to</w:t>
      </w:r>
      <w:proofErr w:type="gramEnd"/>
      <w:r w:rsidR="00B577E6" w:rsidRPr="00743779">
        <w:rPr>
          <w:rFonts w:eastAsia="Arial"/>
        </w:rPr>
        <w:t xml:space="preserve"> all the single driver data combined. B)</w:t>
      </w:r>
      <w:r w:rsidR="00126BB2" w:rsidRPr="00743779">
        <w:rPr>
          <w:rFonts w:eastAsia="Arial"/>
        </w:rPr>
        <w:t xml:space="preserve"> C</w:t>
      </w:r>
      <w:r w:rsidR="001E0980" w:rsidRPr="00743779">
        <w:rPr>
          <w:rFonts w:eastAsia="Arial"/>
        </w:rPr>
        <w:t xml:space="preserve">omparison of the single driver curve with the multi-driver curve and points. </w:t>
      </w:r>
    </w:p>
    <w:p w14:paraId="31BF0BD4" w14:textId="68530900" w:rsidR="005058DF" w:rsidRPr="00743779" w:rsidRDefault="005058DF" w:rsidP="00FF154A">
      <w:pPr>
        <w:jc w:val="both"/>
        <w:rPr>
          <w:rFonts w:eastAsia="Arial"/>
          <w:color w:val="FF0000"/>
        </w:rPr>
      </w:pPr>
    </w:p>
    <w:p w14:paraId="2DA5B5B8" w14:textId="412BA6E1" w:rsidR="00C752E4" w:rsidRPr="00743779" w:rsidRDefault="00C752E4" w:rsidP="00A42F42">
      <w:pPr>
        <w:spacing w:line="276" w:lineRule="auto"/>
        <w:jc w:val="both"/>
        <w:rPr>
          <w:rFonts w:eastAsia="Arial"/>
        </w:rPr>
      </w:pPr>
      <w:commentRangeStart w:id="216"/>
      <w:r w:rsidRPr="00743779">
        <w:rPr>
          <w:rFonts w:eastAsia="Arial"/>
        </w:rPr>
        <w:t xml:space="preserve">The parameters of </w:t>
      </w:r>
      <w:commentRangeEnd w:id="216"/>
      <w:r w:rsidR="00715D4E" w:rsidRPr="00743779">
        <w:rPr>
          <w:rStyle w:val="CommentReference"/>
          <w:rFonts w:eastAsia="Arial"/>
          <w:sz w:val="24"/>
          <w:szCs w:val="24"/>
        </w:rPr>
        <w:commentReference w:id="216"/>
      </w:r>
      <w:r w:rsidRPr="00743779">
        <w:rPr>
          <w:rFonts w:eastAsia="Arial"/>
        </w:rPr>
        <w:t xml:space="preserve">the seawater </w:t>
      </w:r>
      <w:proofErr w:type="spellStart"/>
      <w:r w:rsidRPr="00743779">
        <w:rPr>
          <w:rFonts w:eastAsia="Arial"/>
        </w:rPr>
        <w:t>physico</w:t>
      </w:r>
      <w:proofErr w:type="spellEnd"/>
      <w:r w:rsidRPr="00743779">
        <w:rPr>
          <w:rFonts w:eastAsia="Arial"/>
        </w:rPr>
        <w:t xml:space="preserve">-chemical parameters in the two experiments are summarized in </w:t>
      </w:r>
      <w:proofErr w:type="gramStart"/>
      <w:r w:rsidRPr="00743779">
        <w:rPr>
          <w:rFonts w:eastAsia="Arial"/>
        </w:rPr>
        <w:t>the Table</w:t>
      </w:r>
      <w:proofErr w:type="gramEnd"/>
      <w:r w:rsidRPr="00743779">
        <w:rPr>
          <w:rFonts w:eastAsia="Arial"/>
        </w:rPr>
        <w:t xml:space="preserve"> 2. </w:t>
      </w:r>
    </w:p>
    <w:p w14:paraId="49392896" w14:textId="77777777" w:rsidR="00C752E4" w:rsidRPr="00743779" w:rsidRDefault="00C752E4" w:rsidP="00C752E4">
      <w:pPr>
        <w:spacing w:line="276" w:lineRule="auto"/>
        <w:jc w:val="both"/>
        <w:rPr>
          <w:rFonts w:eastAsia="Arial"/>
        </w:rPr>
      </w:pPr>
      <w:r w:rsidRPr="00743779">
        <w:rPr>
          <w:rFonts w:eastAsia="Arial"/>
          <w:b/>
        </w:rPr>
        <w:t xml:space="preserve">Table 2.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xml:space="preserve">, DIC, </w:t>
      </w:r>
      <w:proofErr w:type="spellStart"/>
      <w:r w:rsidRPr="00743779">
        <w:rPr>
          <w:rFonts w:eastAsia="Arial"/>
        </w:rPr>
        <w:t>Ω</w:t>
      </w:r>
      <w:r w:rsidRPr="00743779">
        <w:rPr>
          <w:rFonts w:eastAsia="Arial"/>
          <w:vertAlign w:val="subscript"/>
        </w:rPr>
        <w:t>ca</w:t>
      </w:r>
      <w:proofErr w:type="spellEnd"/>
      <w:r w:rsidRPr="00743779">
        <w:rPr>
          <w:rFonts w:eastAsia="Arial"/>
        </w:rPr>
        <w:t xml:space="preserve"> and </w:t>
      </w:r>
      <w:proofErr w:type="spellStart"/>
      <w:r w:rsidRPr="00743779">
        <w:rPr>
          <w:rFonts w:eastAsia="Arial"/>
        </w:rPr>
        <w:t>Ω</w:t>
      </w:r>
      <w:r w:rsidRPr="00743779">
        <w:rPr>
          <w:rFonts w:eastAsia="Arial"/>
          <w:vertAlign w:val="subscript"/>
        </w:rPr>
        <w:t>ar</w:t>
      </w:r>
      <w:proofErr w:type="spellEnd"/>
      <w:r w:rsidRPr="00743779">
        <w:rPr>
          <w:rFonts w:eastAsia="Arial"/>
        </w:rPr>
        <w:t xml:space="preserve"> were calculated from measured TA, </w:t>
      </w:r>
      <w:proofErr w:type="spellStart"/>
      <w:r w:rsidRPr="00743779">
        <w:rPr>
          <w:rFonts w:eastAsia="Arial"/>
        </w:rPr>
        <w:t>pH</w:t>
      </w:r>
      <w:r w:rsidRPr="00743779">
        <w:rPr>
          <w:rFonts w:eastAsia="Arial"/>
          <w:vertAlign w:val="subscript"/>
        </w:rPr>
        <w:t>T</w:t>
      </w:r>
      <w:proofErr w:type="spellEnd"/>
      <w:r w:rsidRPr="00743779">
        <w:rPr>
          <w:rFonts w:eastAsia="Arial"/>
        </w:rPr>
        <w:t xml:space="preserve">, </w:t>
      </w:r>
      <w:sdt>
        <w:sdtPr>
          <w:tag w:val="goog_rdk_42"/>
          <w:id w:val="-1667546566"/>
        </w:sdtPr>
        <w:sdtEndPr/>
        <w:sdtContent/>
      </w:sdt>
      <w:sdt>
        <w:sdtPr>
          <w:tag w:val="goog_rdk_43"/>
          <w:id w:val="-83697675"/>
        </w:sdtPr>
        <w:sdtEndPr/>
        <w:sdtContent/>
      </w:sdt>
      <w:sdt>
        <w:sdtPr>
          <w:tag w:val="goog_rdk_44"/>
          <w:id w:val="484523427"/>
        </w:sdtPr>
        <w:sdtEndPr/>
        <w:sdtContent/>
      </w:sdt>
      <w:sdt>
        <w:sdtPr>
          <w:tag w:val="goog_rdk_45"/>
          <w:id w:val="-701470447"/>
        </w:sdtPr>
        <w:sdtEndPr/>
        <w:sdtContent/>
      </w:sdt>
      <w:r w:rsidRPr="00743779">
        <w:rPr>
          <w:rFonts w:eastAsia="Arial"/>
        </w:rPr>
        <w:t xml:space="preserve">temperature and a salinity of 38 </w:t>
      </w:r>
      <w:proofErr w:type="spellStart"/>
      <w:r w:rsidRPr="00743779">
        <w:rPr>
          <w:rFonts w:eastAsia="Arial"/>
        </w:rPr>
        <w:t>psu</w:t>
      </w:r>
      <w:proofErr w:type="spellEnd"/>
      <w:r w:rsidRPr="00743779">
        <w:rPr>
          <w:rFonts w:eastAsia="Arial"/>
        </w:rPr>
        <w:t xml:space="preserve">. S=Single, M=Multiple, T=Temperature and Li=Lithium. Multi-driver duplicates have been merged. </w:t>
      </w:r>
    </w:p>
    <w:p w14:paraId="30D6ED0B" w14:textId="77777777" w:rsidR="00C752E4" w:rsidRPr="00743779" w:rsidRDefault="00AA74AA" w:rsidP="00C752E4">
      <w:pPr>
        <w:spacing w:line="256" w:lineRule="auto"/>
        <w:jc w:val="both"/>
      </w:pPr>
      <w:sdt>
        <w:sdtPr>
          <w:tag w:val="goog_rdk_47"/>
          <w:id w:val="130604917"/>
        </w:sdtPr>
        <w:sdtEndPr/>
        <w:sdtContent/>
      </w:sdt>
    </w:p>
    <w:p w14:paraId="40507DB6" w14:textId="77777777" w:rsidR="00C752E4" w:rsidRPr="00743779" w:rsidRDefault="00C752E4" w:rsidP="00C752E4"/>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C752E4" w:rsidRPr="007959EA" w14:paraId="5448ED4F" w14:textId="77777777" w:rsidTr="00AF10E9">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F38A3A" w14:textId="77777777" w:rsidR="00C752E4" w:rsidRPr="007959EA" w:rsidRDefault="00C752E4" w:rsidP="00AF10E9">
            <w:pPr>
              <w:spacing w:line="276" w:lineRule="auto"/>
              <w:jc w:val="both"/>
              <w:rPr>
                <w:rFonts w:eastAsia="Arial"/>
              </w:rPr>
            </w:pPr>
            <w:r w:rsidRPr="007959EA">
              <w:rPr>
                <w:rFonts w:eastAsia="Arial"/>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ACE7B" w14:textId="77777777" w:rsidR="00C752E4" w:rsidRPr="007959EA" w:rsidRDefault="00C752E4" w:rsidP="00AF10E9">
            <w:pPr>
              <w:spacing w:line="276" w:lineRule="auto"/>
              <w:jc w:val="both"/>
              <w:rPr>
                <w:rFonts w:eastAsia="Arial"/>
              </w:rPr>
            </w:pPr>
            <w:r w:rsidRPr="007959EA">
              <w:rPr>
                <w:rFonts w:eastAsia="Arial"/>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9FFE74" w14:textId="77777777" w:rsidR="00C752E4" w:rsidRPr="007959EA" w:rsidRDefault="00C752E4" w:rsidP="00AF10E9">
            <w:pPr>
              <w:spacing w:line="276" w:lineRule="auto"/>
              <w:jc w:val="both"/>
              <w:rPr>
                <w:rFonts w:eastAsia="Arial"/>
                <w:i/>
              </w:rPr>
            </w:pPr>
            <w:proofErr w:type="spellStart"/>
            <w:r w:rsidRPr="007959EA">
              <w:rPr>
                <w:rFonts w:eastAsia="Arial"/>
              </w:rPr>
              <w:t>pH</w:t>
            </w:r>
            <w:r w:rsidRPr="007959EA">
              <w:rPr>
                <w:rFonts w:eastAsia="Arial"/>
                <w:vertAlign w:val="subscript"/>
              </w:rPr>
              <w:t>T</w:t>
            </w:r>
            <w:proofErr w:type="spellEnd"/>
            <w:r w:rsidRPr="007959EA">
              <w:rPr>
                <w:rFonts w:eastAsia="Arial"/>
              </w:rPr>
              <w:t>-</w:t>
            </w:r>
            <w:r w:rsidRPr="007959EA">
              <w:rPr>
                <w:rFonts w:eastAsia="Arial"/>
                <w:i/>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F183B4" w14:textId="77777777" w:rsidR="00C752E4" w:rsidRPr="007959EA" w:rsidRDefault="00C752E4" w:rsidP="00AF10E9">
            <w:pPr>
              <w:spacing w:line="276" w:lineRule="auto"/>
              <w:jc w:val="both"/>
              <w:rPr>
                <w:rFonts w:eastAsia="Arial"/>
              </w:rPr>
            </w:pPr>
            <w:r w:rsidRPr="007959EA">
              <w:rPr>
                <w:rFonts w:eastAsia="Arial"/>
              </w:rPr>
              <w:t>Li (mg L</w:t>
            </w:r>
            <w:r w:rsidRPr="007959EA">
              <w:rPr>
                <w:rFonts w:eastAsia="Arial"/>
                <w:vertAlign w:val="superscript"/>
              </w:rPr>
              <w:t>-1</w:t>
            </w:r>
            <w:r w:rsidRPr="007959EA">
              <w:rPr>
                <w:rFonts w:eastAsia="Arial"/>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5668E1" w14:textId="77777777" w:rsidR="00C752E4" w:rsidRPr="007959EA" w:rsidRDefault="00C752E4" w:rsidP="00AF10E9">
            <w:pPr>
              <w:spacing w:line="276" w:lineRule="auto"/>
              <w:jc w:val="both"/>
              <w:rPr>
                <w:rFonts w:eastAsia="Arial"/>
              </w:rPr>
            </w:pPr>
            <w:r w:rsidRPr="007959EA">
              <w:rPr>
                <w:rFonts w:eastAsia="Arial"/>
              </w:rPr>
              <w:t>TA (µmol kg</w:t>
            </w:r>
            <w:r w:rsidRPr="007959EA">
              <w:rPr>
                <w:rFonts w:eastAsia="Arial"/>
                <w:vertAlign w:val="superscript"/>
              </w:rPr>
              <w:t>-1</w:t>
            </w:r>
            <w:r w:rsidRPr="007959EA">
              <w:rPr>
                <w:rFonts w:eastAsia="Arial"/>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026D6F" w14:textId="77777777" w:rsidR="00C752E4" w:rsidRPr="007959EA" w:rsidRDefault="00C752E4" w:rsidP="00AF10E9">
            <w:pPr>
              <w:spacing w:line="276" w:lineRule="auto"/>
              <w:jc w:val="both"/>
              <w:rPr>
                <w:rFonts w:eastAsia="Arial"/>
              </w:rPr>
            </w:pPr>
            <w:r w:rsidRPr="007959EA">
              <w:rPr>
                <w:rFonts w:eastAsia="Arial"/>
                <w:i/>
              </w:rPr>
              <w:t>p</w:t>
            </w:r>
            <w:r w:rsidRPr="007959EA">
              <w:rPr>
                <w:rFonts w:eastAsia="Arial"/>
              </w:rPr>
              <w:t>CO</w:t>
            </w:r>
            <w:r w:rsidRPr="007959EA">
              <w:rPr>
                <w:rFonts w:eastAsia="Arial"/>
                <w:vertAlign w:val="subscript"/>
              </w:rPr>
              <w:t>2</w:t>
            </w:r>
            <w:r w:rsidRPr="007959EA">
              <w:rPr>
                <w:rFonts w:eastAsia="Arial"/>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32D122B" w14:textId="77777777" w:rsidR="00C752E4" w:rsidRPr="007959EA" w:rsidRDefault="00C752E4" w:rsidP="00AF10E9">
            <w:pPr>
              <w:spacing w:line="276" w:lineRule="auto"/>
              <w:jc w:val="both"/>
              <w:rPr>
                <w:rFonts w:eastAsia="Arial"/>
              </w:rPr>
            </w:pPr>
            <w:r w:rsidRPr="007959EA">
              <w:rPr>
                <w:rFonts w:eastAsia="Arial"/>
              </w:rPr>
              <w:t>DIC (µmol kg</w:t>
            </w:r>
            <w:r w:rsidRPr="007959EA">
              <w:rPr>
                <w:rFonts w:eastAsia="Arial"/>
                <w:vertAlign w:val="superscript"/>
              </w:rPr>
              <w:t>-1</w:t>
            </w:r>
            <w:r w:rsidRPr="007959EA">
              <w:rPr>
                <w:rFonts w:eastAsia="Arial"/>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1EC31A" w14:textId="77777777" w:rsidR="00C752E4" w:rsidRPr="007959EA" w:rsidRDefault="00C752E4" w:rsidP="00AF10E9">
            <w:pPr>
              <w:spacing w:line="276" w:lineRule="auto"/>
              <w:jc w:val="both"/>
              <w:rPr>
                <w:rFonts w:eastAsia="Arial"/>
                <w:vertAlign w:val="subscript"/>
              </w:rPr>
            </w:pPr>
            <w:proofErr w:type="spellStart"/>
            <w:r w:rsidRPr="007959EA">
              <w:rPr>
                <w:rFonts w:eastAsia="Arial"/>
              </w:rPr>
              <w:t>Ω</w:t>
            </w:r>
            <w:r w:rsidRPr="007959EA">
              <w:rPr>
                <w:rFonts w:eastAsia="Arial"/>
                <w:vertAlign w:val="subscript"/>
              </w:rPr>
              <w:t>ar</w:t>
            </w:r>
            <w:proofErr w:type="spellEnd"/>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2FA13A" w14:textId="77777777" w:rsidR="00C752E4" w:rsidRPr="007959EA" w:rsidRDefault="00C752E4" w:rsidP="00AF10E9">
            <w:pPr>
              <w:spacing w:line="276" w:lineRule="auto"/>
              <w:jc w:val="both"/>
              <w:rPr>
                <w:rFonts w:eastAsia="Arial"/>
                <w:vertAlign w:val="subscript"/>
              </w:rPr>
            </w:pPr>
            <w:proofErr w:type="spellStart"/>
            <w:r w:rsidRPr="007959EA">
              <w:rPr>
                <w:rFonts w:eastAsia="Arial"/>
              </w:rPr>
              <w:t>Ω</w:t>
            </w:r>
            <w:r w:rsidRPr="007959EA">
              <w:rPr>
                <w:rFonts w:eastAsia="Arial"/>
                <w:vertAlign w:val="subscript"/>
              </w:rPr>
              <w:t>ca</w:t>
            </w:r>
            <w:proofErr w:type="spellEnd"/>
          </w:p>
        </w:tc>
      </w:tr>
      <w:tr w:rsidR="00C752E4" w:rsidRPr="007959EA" w14:paraId="7634F0A0"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CC4D53B" w14:textId="77777777" w:rsidR="00C752E4" w:rsidRPr="007959EA" w:rsidRDefault="00C752E4" w:rsidP="00AF10E9">
            <w:pPr>
              <w:spacing w:line="276" w:lineRule="auto"/>
              <w:jc w:val="center"/>
              <w:rPr>
                <w:rFonts w:eastAsia="Arial"/>
              </w:rPr>
            </w:pPr>
            <w:r w:rsidRPr="007959EA">
              <w:rPr>
                <w:rFonts w:eastAsia="Arial"/>
              </w:rPr>
              <w:t>Single drivers</w:t>
            </w:r>
          </w:p>
        </w:tc>
      </w:tr>
      <w:tr w:rsidR="00C752E4" w:rsidRPr="007959EA" w14:paraId="76EA55C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00332B" w14:textId="77777777" w:rsidR="00C752E4" w:rsidRPr="007959EA" w:rsidRDefault="00C752E4" w:rsidP="00AF10E9">
            <w:pPr>
              <w:spacing w:line="276" w:lineRule="auto"/>
              <w:jc w:val="both"/>
              <w:rPr>
                <w:rFonts w:eastAsia="Arial"/>
              </w:rPr>
            </w:pPr>
            <w:r w:rsidRPr="007959EA">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B7DB00" w14:textId="77777777" w:rsidR="00C752E4" w:rsidRPr="007959EA" w:rsidRDefault="00C752E4" w:rsidP="00AF10E9">
            <w:pPr>
              <w:spacing w:line="276" w:lineRule="auto"/>
              <w:jc w:val="both"/>
              <w:rPr>
                <w:rFonts w:eastAsia="Arial"/>
              </w:rPr>
            </w:pPr>
            <w:r w:rsidRPr="007959EA">
              <w:rPr>
                <w:rFonts w:eastAsia="Arial"/>
              </w:rPr>
              <w:t>12.3</w:t>
            </w:r>
          </w:p>
        </w:tc>
        <w:tc>
          <w:tcPr>
            <w:tcW w:w="825" w:type="dxa"/>
            <w:tcMar>
              <w:top w:w="20" w:type="dxa"/>
              <w:left w:w="20" w:type="dxa"/>
              <w:bottom w:w="100" w:type="dxa"/>
              <w:right w:w="20" w:type="dxa"/>
            </w:tcMar>
            <w:vAlign w:val="bottom"/>
          </w:tcPr>
          <w:p w14:paraId="2A597BCC" w14:textId="77777777" w:rsidR="00C752E4" w:rsidRPr="007959EA" w:rsidRDefault="00C752E4" w:rsidP="00AF10E9">
            <w:pPr>
              <w:spacing w:line="276" w:lineRule="auto"/>
              <w:jc w:val="both"/>
              <w:rPr>
                <w:rFonts w:eastAsia="Arial"/>
              </w:rPr>
            </w:pPr>
            <w:r w:rsidRPr="007959EA">
              <w:rPr>
                <w:rFonts w:eastAsia="Arial"/>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F110F"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6E3F04" w14:textId="77777777" w:rsidR="00C752E4" w:rsidRPr="007959EA" w:rsidRDefault="00C752E4" w:rsidP="00AF10E9">
            <w:pPr>
              <w:spacing w:line="276" w:lineRule="auto"/>
              <w:jc w:val="both"/>
              <w:rPr>
                <w:rFonts w:eastAsia="Arial"/>
              </w:rPr>
            </w:pPr>
            <w:r w:rsidRPr="007959EA">
              <w:rPr>
                <w:rFonts w:eastAsia="Arial"/>
              </w:rPr>
              <w:t>2548</w:t>
            </w:r>
          </w:p>
        </w:tc>
        <w:tc>
          <w:tcPr>
            <w:tcW w:w="795" w:type="dxa"/>
            <w:tcMar>
              <w:top w:w="20" w:type="dxa"/>
              <w:left w:w="20" w:type="dxa"/>
              <w:bottom w:w="100" w:type="dxa"/>
              <w:right w:w="20" w:type="dxa"/>
            </w:tcMar>
            <w:vAlign w:val="bottom"/>
          </w:tcPr>
          <w:p w14:paraId="43748319" w14:textId="77777777" w:rsidR="00C752E4" w:rsidRPr="007959EA" w:rsidRDefault="00C752E4" w:rsidP="00AF10E9">
            <w:pPr>
              <w:spacing w:line="276" w:lineRule="auto"/>
              <w:jc w:val="both"/>
              <w:rPr>
                <w:rFonts w:eastAsia="Arial"/>
              </w:rPr>
            </w:pPr>
            <w:r w:rsidRPr="007959EA">
              <w:rPr>
                <w:rFonts w:eastAsia="Arial"/>
              </w:rPr>
              <w:t>461</w:t>
            </w:r>
          </w:p>
        </w:tc>
        <w:tc>
          <w:tcPr>
            <w:tcW w:w="930" w:type="dxa"/>
            <w:tcMar>
              <w:top w:w="20" w:type="dxa"/>
              <w:left w:w="20" w:type="dxa"/>
              <w:bottom w:w="100" w:type="dxa"/>
              <w:right w:w="20" w:type="dxa"/>
            </w:tcMar>
            <w:vAlign w:val="bottom"/>
          </w:tcPr>
          <w:p w14:paraId="67D63FA7" w14:textId="77777777" w:rsidR="00C752E4" w:rsidRPr="007959EA" w:rsidRDefault="00C752E4" w:rsidP="00AF10E9">
            <w:pPr>
              <w:spacing w:line="276" w:lineRule="auto"/>
              <w:jc w:val="both"/>
              <w:rPr>
                <w:rFonts w:eastAsia="Arial"/>
              </w:rPr>
            </w:pPr>
            <w:r w:rsidRPr="007959EA">
              <w:rPr>
                <w:rFonts w:eastAsia="Arial"/>
              </w:rPr>
              <w:t>2320</w:t>
            </w:r>
          </w:p>
        </w:tc>
        <w:tc>
          <w:tcPr>
            <w:tcW w:w="750" w:type="dxa"/>
            <w:tcMar>
              <w:top w:w="20" w:type="dxa"/>
              <w:left w:w="20" w:type="dxa"/>
              <w:bottom w:w="100" w:type="dxa"/>
              <w:right w:w="20" w:type="dxa"/>
            </w:tcMar>
            <w:vAlign w:val="bottom"/>
          </w:tcPr>
          <w:p w14:paraId="2154E740" w14:textId="77777777" w:rsidR="00C752E4" w:rsidRPr="007959EA" w:rsidRDefault="00C752E4" w:rsidP="00AF10E9">
            <w:pPr>
              <w:spacing w:line="276" w:lineRule="auto"/>
              <w:jc w:val="both"/>
              <w:rPr>
                <w:rFonts w:eastAsia="Arial"/>
              </w:rPr>
            </w:pPr>
            <w:r w:rsidRPr="007959EA">
              <w:rPr>
                <w:rFonts w:eastAsia="Arial"/>
              </w:rPr>
              <w:t>2.52</w:t>
            </w:r>
          </w:p>
        </w:tc>
        <w:tc>
          <w:tcPr>
            <w:tcW w:w="765" w:type="dxa"/>
            <w:tcMar>
              <w:top w:w="20" w:type="dxa"/>
              <w:left w:w="20" w:type="dxa"/>
              <w:bottom w:w="100" w:type="dxa"/>
              <w:right w:w="20" w:type="dxa"/>
            </w:tcMar>
            <w:vAlign w:val="bottom"/>
          </w:tcPr>
          <w:p w14:paraId="51384636" w14:textId="77777777" w:rsidR="00C752E4" w:rsidRPr="007959EA" w:rsidRDefault="00C752E4" w:rsidP="00AF10E9">
            <w:pPr>
              <w:spacing w:line="276" w:lineRule="auto"/>
              <w:jc w:val="both"/>
              <w:rPr>
                <w:rFonts w:eastAsia="Arial"/>
              </w:rPr>
            </w:pPr>
            <w:r w:rsidRPr="007959EA">
              <w:rPr>
                <w:rFonts w:eastAsia="Arial"/>
              </w:rPr>
              <w:t>3.92</w:t>
            </w:r>
          </w:p>
        </w:tc>
      </w:tr>
      <w:tr w:rsidR="00C752E4" w:rsidRPr="007959EA" w14:paraId="43558CD5"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6EA0DDD" w14:textId="77777777" w:rsidR="00C752E4" w:rsidRPr="007959EA" w:rsidRDefault="00C752E4" w:rsidP="00AF10E9">
            <w:pPr>
              <w:spacing w:line="276" w:lineRule="auto"/>
              <w:jc w:val="both"/>
              <w:rPr>
                <w:rFonts w:eastAsia="Arial"/>
              </w:rPr>
            </w:pPr>
            <w:r w:rsidRPr="007959EA">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284EB" w14:textId="77777777" w:rsidR="00C752E4" w:rsidRPr="007959EA" w:rsidRDefault="00C752E4" w:rsidP="00AF10E9">
            <w:pPr>
              <w:spacing w:line="276" w:lineRule="auto"/>
              <w:jc w:val="both"/>
              <w:rPr>
                <w:rFonts w:eastAsia="Arial"/>
              </w:rPr>
            </w:pPr>
            <w:r w:rsidRPr="007959EA">
              <w:rPr>
                <w:rFonts w:eastAsia="Arial"/>
              </w:rPr>
              <w:t>15.99</w:t>
            </w:r>
          </w:p>
        </w:tc>
        <w:tc>
          <w:tcPr>
            <w:tcW w:w="825" w:type="dxa"/>
            <w:tcMar>
              <w:top w:w="20" w:type="dxa"/>
              <w:left w:w="20" w:type="dxa"/>
              <w:bottom w:w="100" w:type="dxa"/>
              <w:right w:w="20" w:type="dxa"/>
            </w:tcMar>
            <w:vAlign w:val="bottom"/>
          </w:tcPr>
          <w:p w14:paraId="4351F699" w14:textId="77777777" w:rsidR="00C752E4" w:rsidRPr="007959EA" w:rsidRDefault="00C752E4" w:rsidP="00AF10E9">
            <w:pPr>
              <w:spacing w:line="276"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6E3382" w14:textId="77777777" w:rsidR="00C752E4" w:rsidRPr="007959EA" w:rsidRDefault="00C752E4" w:rsidP="00AF10E9">
            <w:pPr>
              <w:spacing w:line="276"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BAD998" w14:textId="77777777" w:rsidR="00C752E4" w:rsidRPr="007959EA" w:rsidRDefault="00C752E4" w:rsidP="00AF10E9">
            <w:pPr>
              <w:spacing w:line="276" w:lineRule="auto"/>
              <w:jc w:val="both"/>
              <w:rPr>
                <w:rFonts w:eastAsia="Arial"/>
              </w:rPr>
            </w:pPr>
            <w:r w:rsidRPr="007959EA">
              <w:rPr>
                <w:rFonts w:eastAsia="Arial"/>
              </w:rPr>
              <w:t>2552</w:t>
            </w:r>
          </w:p>
        </w:tc>
        <w:tc>
          <w:tcPr>
            <w:tcW w:w="795" w:type="dxa"/>
            <w:tcMar>
              <w:top w:w="20" w:type="dxa"/>
              <w:left w:w="20" w:type="dxa"/>
              <w:bottom w:w="100" w:type="dxa"/>
              <w:right w:w="20" w:type="dxa"/>
            </w:tcMar>
            <w:vAlign w:val="bottom"/>
          </w:tcPr>
          <w:p w14:paraId="0B3A6E1E" w14:textId="77777777" w:rsidR="00C752E4" w:rsidRPr="007959EA" w:rsidRDefault="00C752E4" w:rsidP="00AF10E9">
            <w:pPr>
              <w:spacing w:line="276" w:lineRule="auto"/>
              <w:jc w:val="both"/>
              <w:rPr>
                <w:rFonts w:eastAsia="Arial"/>
              </w:rPr>
            </w:pPr>
            <w:r w:rsidRPr="007959EA">
              <w:rPr>
                <w:rFonts w:eastAsia="Arial"/>
              </w:rPr>
              <w:t>489</w:t>
            </w:r>
          </w:p>
        </w:tc>
        <w:tc>
          <w:tcPr>
            <w:tcW w:w="930" w:type="dxa"/>
            <w:tcMar>
              <w:top w:w="20" w:type="dxa"/>
              <w:left w:w="20" w:type="dxa"/>
              <w:bottom w:w="100" w:type="dxa"/>
              <w:right w:w="20" w:type="dxa"/>
            </w:tcMar>
            <w:vAlign w:val="bottom"/>
          </w:tcPr>
          <w:p w14:paraId="5B9F3CD4" w14:textId="77777777" w:rsidR="00C752E4" w:rsidRPr="007959EA" w:rsidRDefault="00C752E4" w:rsidP="00AF10E9">
            <w:pPr>
              <w:spacing w:line="276" w:lineRule="auto"/>
              <w:jc w:val="both"/>
              <w:rPr>
                <w:rFonts w:eastAsia="Arial"/>
              </w:rPr>
            </w:pPr>
            <w:r w:rsidRPr="007959EA">
              <w:rPr>
                <w:rFonts w:eastAsia="Arial"/>
              </w:rPr>
              <w:t>2299</w:t>
            </w:r>
          </w:p>
        </w:tc>
        <w:tc>
          <w:tcPr>
            <w:tcW w:w="750" w:type="dxa"/>
            <w:tcMar>
              <w:top w:w="20" w:type="dxa"/>
              <w:left w:w="20" w:type="dxa"/>
              <w:bottom w:w="100" w:type="dxa"/>
              <w:right w:w="20" w:type="dxa"/>
            </w:tcMar>
            <w:vAlign w:val="bottom"/>
          </w:tcPr>
          <w:p w14:paraId="06ED793F" w14:textId="77777777" w:rsidR="00C752E4" w:rsidRPr="007959EA" w:rsidRDefault="00C752E4" w:rsidP="00AF10E9">
            <w:pPr>
              <w:spacing w:line="276" w:lineRule="auto"/>
              <w:jc w:val="both"/>
              <w:rPr>
                <w:rFonts w:eastAsia="Arial"/>
              </w:rPr>
            </w:pPr>
            <w:r w:rsidRPr="007959EA">
              <w:rPr>
                <w:rFonts w:eastAsia="Arial"/>
              </w:rPr>
              <w:t>2.81</w:t>
            </w:r>
          </w:p>
        </w:tc>
        <w:tc>
          <w:tcPr>
            <w:tcW w:w="765" w:type="dxa"/>
            <w:tcMar>
              <w:top w:w="20" w:type="dxa"/>
              <w:left w:w="20" w:type="dxa"/>
              <w:bottom w:w="100" w:type="dxa"/>
              <w:right w:w="20" w:type="dxa"/>
            </w:tcMar>
            <w:vAlign w:val="bottom"/>
          </w:tcPr>
          <w:p w14:paraId="5F510C66" w14:textId="77777777" w:rsidR="00C752E4" w:rsidRPr="007959EA" w:rsidRDefault="00C752E4" w:rsidP="00AF10E9">
            <w:pPr>
              <w:spacing w:line="276" w:lineRule="auto"/>
              <w:jc w:val="both"/>
              <w:rPr>
                <w:rFonts w:eastAsia="Arial"/>
              </w:rPr>
            </w:pPr>
            <w:r w:rsidRPr="007959EA">
              <w:rPr>
                <w:rFonts w:eastAsia="Arial"/>
              </w:rPr>
              <w:t>4.33</w:t>
            </w:r>
          </w:p>
        </w:tc>
      </w:tr>
      <w:tr w:rsidR="00C752E4" w:rsidRPr="007959EA" w14:paraId="2BBAB12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40890CF" w14:textId="77777777" w:rsidR="00C752E4" w:rsidRPr="007959EA" w:rsidRDefault="00C752E4" w:rsidP="00AF10E9">
            <w:pPr>
              <w:spacing w:line="276" w:lineRule="auto"/>
              <w:jc w:val="both"/>
              <w:rPr>
                <w:rFonts w:eastAsia="Arial"/>
              </w:rPr>
            </w:pPr>
            <w:r w:rsidRPr="007959EA">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A82F57"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A2CE3CA" w14:textId="77777777" w:rsidR="00C752E4" w:rsidRPr="007959EA" w:rsidRDefault="00C752E4" w:rsidP="00AF10E9">
            <w:pPr>
              <w:spacing w:line="276"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B854A" w14:textId="77777777" w:rsidR="00C752E4" w:rsidRPr="007959EA" w:rsidRDefault="00C752E4" w:rsidP="00AF10E9">
            <w:pPr>
              <w:spacing w:line="276" w:lineRule="auto"/>
              <w:jc w:val="both"/>
              <w:rPr>
                <w:rFonts w:eastAsia="Arial"/>
              </w:rPr>
            </w:pPr>
            <w:r w:rsidRPr="007959EA">
              <w:rPr>
                <w:rFonts w:eastAsia="Arial"/>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A5379A" w14:textId="77777777" w:rsidR="00C752E4" w:rsidRPr="007959EA" w:rsidRDefault="00C752E4" w:rsidP="00AF10E9">
            <w:pPr>
              <w:spacing w:line="276" w:lineRule="auto"/>
              <w:jc w:val="both"/>
              <w:rPr>
                <w:rFonts w:eastAsia="Arial"/>
              </w:rPr>
            </w:pPr>
            <w:r w:rsidRPr="007959EA">
              <w:rPr>
                <w:rFonts w:eastAsia="Arial"/>
              </w:rPr>
              <w:t>2557</w:t>
            </w:r>
          </w:p>
        </w:tc>
        <w:tc>
          <w:tcPr>
            <w:tcW w:w="795" w:type="dxa"/>
            <w:tcMar>
              <w:top w:w="20" w:type="dxa"/>
              <w:left w:w="20" w:type="dxa"/>
              <w:bottom w:w="100" w:type="dxa"/>
              <w:right w:w="20" w:type="dxa"/>
            </w:tcMar>
            <w:vAlign w:val="bottom"/>
          </w:tcPr>
          <w:p w14:paraId="0C531957" w14:textId="77777777" w:rsidR="00C752E4" w:rsidRPr="007959EA" w:rsidRDefault="00C752E4" w:rsidP="00AF10E9">
            <w:pPr>
              <w:spacing w:line="276" w:lineRule="auto"/>
              <w:jc w:val="both"/>
              <w:rPr>
                <w:rFonts w:eastAsia="Arial"/>
              </w:rPr>
            </w:pPr>
            <w:r w:rsidRPr="007959EA">
              <w:rPr>
                <w:rFonts w:eastAsia="Arial"/>
              </w:rPr>
              <w:t>479</w:t>
            </w:r>
          </w:p>
        </w:tc>
        <w:tc>
          <w:tcPr>
            <w:tcW w:w="930" w:type="dxa"/>
            <w:tcMar>
              <w:top w:w="20" w:type="dxa"/>
              <w:left w:w="20" w:type="dxa"/>
              <w:bottom w:w="100" w:type="dxa"/>
              <w:right w:w="20" w:type="dxa"/>
            </w:tcMar>
            <w:vAlign w:val="bottom"/>
          </w:tcPr>
          <w:p w14:paraId="6AFFE4F6" w14:textId="77777777" w:rsidR="00C752E4" w:rsidRPr="007959EA" w:rsidRDefault="00C752E4" w:rsidP="00AF10E9">
            <w:pPr>
              <w:spacing w:line="276" w:lineRule="auto"/>
              <w:jc w:val="both"/>
              <w:rPr>
                <w:rFonts w:eastAsia="Arial"/>
              </w:rPr>
            </w:pPr>
            <w:r w:rsidRPr="007959EA">
              <w:rPr>
                <w:rFonts w:eastAsia="Arial"/>
              </w:rPr>
              <w:t>2279</w:t>
            </w:r>
          </w:p>
        </w:tc>
        <w:tc>
          <w:tcPr>
            <w:tcW w:w="750" w:type="dxa"/>
            <w:tcMar>
              <w:top w:w="20" w:type="dxa"/>
              <w:left w:w="20" w:type="dxa"/>
              <w:bottom w:w="100" w:type="dxa"/>
              <w:right w:w="20" w:type="dxa"/>
            </w:tcMar>
            <w:vAlign w:val="bottom"/>
          </w:tcPr>
          <w:p w14:paraId="75FFA0B5" w14:textId="77777777" w:rsidR="00C752E4" w:rsidRPr="007959EA" w:rsidRDefault="00C752E4" w:rsidP="00AF10E9">
            <w:pPr>
              <w:spacing w:line="276" w:lineRule="auto"/>
              <w:jc w:val="both"/>
              <w:rPr>
                <w:rFonts w:eastAsia="Arial"/>
              </w:rPr>
            </w:pPr>
            <w:r w:rsidRPr="007959EA">
              <w:rPr>
                <w:rFonts w:eastAsia="Arial"/>
              </w:rPr>
              <w:t>3.09</w:t>
            </w:r>
          </w:p>
        </w:tc>
        <w:tc>
          <w:tcPr>
            <w:tcW w:w="765" w:type="dxa"/>
            <w:tcMar>
              <w:top w:w="20" w:type="dxa"/>
              <w:left w:w="20" w:type="dxa"/>
              <w:bottom w:w="100" w:type="dxa"/>
              <w:right w:w="20" w:type="dxa"/>
            </w:tcMar>
            <w:vAlign w:val="bottom"/>
          </w:tcPr>
          <w:p w14:paraId="6AC53CCF" w14:textId="77777777" w:rsidR="00C752E4" w:rsidRPr="007959EA" w:rsidRDefault="00C752E4" w:rsidP="00AF10E9">
            <w:pPr>
              <w:spacing w:line="276" w:lineRule="auto"/>
              <w:jc w:val="both"/>
              <w:rPr>
                <w:rFonts w:eastAsia="Arial"/>
              </w:rPr>
            </w:pPr>
            <w:r w:rsidRPr="007959EA">
              <w:rPr>
                <w:rFonts w:eastAsia="Arial"/>
              </w:rPr>
              <w:t>4.75</w:t>
            </w:r>
          </w:p>
        </w:tc>
      </w:tr>
      <w:tr w:rsidR="00C752E4" w:rsidRPr="007959EA" w14:paraId="62CC3EE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42C25C7" w14:textId="77777777" w:rsidR="00C752E4" w:rsidRPr="007959EA" w:rsidRDefault="00C752E4" w:rsidP="00AF10E9">
            <w:pPr>
              <w:spacing w:line="276" w:lineRule="auto"/>
              <w:jc w:val="both"/>
              <w:rPr>
                <w:rFonts w:eastAsia="Arial"/>
              </w:rPr>
            </w:pPr>
            <w:r w:rsidRPr="007959EA">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B204A2" w14:textId="77777777" w:rsidR="00C752E4" w:rsidRPr="007959EA" w:rsidRDefault="00C752E4" w:rsidP="00AF10E9">
            <w:pPr>
              <w:spacing w:line="276" w:lineRule="auto"/>
              <w:jc w:val="both"/>
              <w:rPr>
                <w:rFonts w:eastAsia="Arial"/>
              </w:rPr>
            </w:pPr>
            <w:r w:rsidRPr="007959EA">
              <w:rPr>
                <w:rFonts w:eastAsia="Arial"/>
              </w:rPr>
              <w:t>25.08</w:t>
            </w:r>
          </w:p>
        </w:tc>
        <w:tc>
          <w:tcPr>
            <w:tcW w:w="825" w:type="dxa"/>
            <w:tcMar>
              <w:top w:w="20" w:type="dxa"/>
              <w:left w:w="20" w:type="dxa"/>
              <w:bottom w:w="100" w:type="dxa"/>
              <w:right w:w="20" w:type="dxa"/>
            </w:tcMar>
            <w:vAlign w:val="bottom"/>
          </w:tcPr>
          <w:p w14:paraId="74687D4F" w14:textId="77777777" w:rsidR="00C752E4" w:rsidRPr="007959EA" w:rsidRDefault="00C752E4" w:rsidP="00AF10E9">
            <w:pPr>
              <w:spacing w:line="276"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C4452"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5EAF5" w14:textId="77777777" w:rsidR="00C752E4" w:rsidRPr="007959EA" w:rsidRDefault="00C752E4" w:rsidP="00AF10E9">
            <w:pPr>
              <w:spacing w:line="276" w:lineRule="auto"/>
              <w:jc w:val="both"/>
              <w:rPr>
                <w:rFonts w:eastAsia="Arial"/>
              </w:rPr>
            </w:pPr>
            <w:r w:rsidRPr="007959EA">
              <w:rPr>
                <w:rFonts w:eastAsia="Arial"/>
              </w:rPr>
              <w:t>2532</w:t>
            </w:r>
          </w:p>
        </w:tc>
        <w:tc>
          <w:tcPr>
            <w:tcW w:w="795" w:type="dxa"/>
            <w:tcMar>
              <w:top w:w="20" w:type="dxa"/>
              <w:left w:w="20" w:type="dxa"/>
              <w:bottom w:w="100" w:type="dxa"/>
              <w:right w:w="20" w:type="dxa"/>
            </w:tcMar>
            <w:vAlign w:val="bottom"/>
          </w:tcPr>
          <w:p w14:paraId="2543ABCC" w14:textId="77777777" w:rsidR="00C752E4" w:rsidRPr="007959EA" w:rsidRDefault="00C752E4" w:rsidP="00AF10E9">
            <w:pPr>
              <w:spacing w:line="276" w:lineRule="auto"/>
              <w:jc w:val="both"/>
              <w:rPr>
                <w:rFonts w:eastAsia="Arial"/>
              </w:rPr>
            </w:pPr>
            <w:r w:rsidRPr="007959EA">
              <w:rPr>
                <w:rFonts w:eastAsia="Arial"/>
              </w:rPr>
              <w:t>482</w:t>
            </w:r>
          </w:p>
        </w:tc>
        <w:tc>
          <w:tcPr>
            <w:tcW w:w="930" w:type="dxa"/>
            <w:tcMar>
              <w:top w:w="20" w:type="dxa"/>
              <w:left w:w="20" w:type="dxa"/>
              <w:bottom w:w="100" w:type="dxa"/>
              <w:right w:w="20" w:type="dxa"/>
            </w:tcMar>
            <w:vAlign w:val="bottom"/>
          </w:tcPr>
          <w:p w14:paraId="30226F14" w14:textId="77777777" w:rsidR="00C752E4" w:rsidRPr="007959EA" w:rsidRDefault="00C752E4" w:rsidP="00AF10E9">
            <w:pPr>
              <w:spacing w:line="276" w:lineRule="auto"/>
              <w:jc w:val="both"/>
              <w:rPr>
                <w:rFonts w:eastAsia="Arial"/>
              </w:rPr>
            </w:pPr>
            <w:r w:rsidRPr="007959EA">
              <w:rPr>
                <w:rFonts w:eastAsia="Arial"/>
              </w:rPr>
              <w:t>2214</w:t>
            </w:r>
          </w:p>
        </w:tc>
        <w:tc>
          <w:tcPr>
            <w:tcW w:w="750" w:type="dxa"/>
            <w:tcMar>
              <w:top w:w="20" w:type="dxa"/>
              <w:left w:w="20" w:type="dxa"/>
              <w:bottom w:w="100" w:type="dxa"/>
              <w:right w:w="20" w:type="dxa"/>
            </w:tcMar>
            <w:vAlign w:val="bottom"/>
          </w:tcPr>
          <w:p w14:paraId="340C0E0F" w14:textId="77777777" w:rsidR="00C752E4" w:rsidRPr="007959EA" w:rsidRDefault="00C752E4" w:rsidP="00AF10E9">
            <w:pPr>
              <w:spacing w:line="276" w:lineRule="auto"/>
              <w:jc w:val="both"/>
              <w:rPr>
                <w:rFonts w:eastAsia="Arial"/>
              </w:rPr>
            </w:pPr>
            <w:r w:rsidRPr="007959EA">
              <w:rPr>
                <w:rFonts w:eastAsia="Arial"/>
              </w:rPr>
              <w:t>3.57</w:t>
            </w:r>
          </w:p>
        </w:tc>
        <w:tc>
          <w:tcPr>
            <w:tcW w:w="765" w:type="dxa"/>
            <w:tcMar>
              <w:top w:w="20" w:type="dxa"/>
              <w:left w:w="20" w:type="dxa"/>
              <w:bottom w:w="100" w:type="dxa"/>
              <w:right w:w="20" w:type="dxa"/>
            </w:tcMar>
            <w:vAlign w:val="bottom"/>
          </w:tcPr>
          <w:p w14:paraId="4D842D57" w14:textId="77777777" w:rsidR="00C752E4" w:rsidRPr="007959EA" w:rsidRDefault="00C752E4" w:rsidP="00AF10E9">
            <w:pPr>
              <w:spacing w:line="276" w:lineRule="auto"/>
              <w:jc w:val="both"/>
              <w:rPr>
                <w:rFonts w:eastAsia="Arial"/>
              </w:rPr>
            </w:pPr>
            <w:r w:rsidRPr="007959EA">
              <w:rPr>
                <w:rFonts w:eastAsia="Arial"/>
              </w:rPr>
              <w:t>5.40</w:t>
            </w:r>
          </w:p>
        </w:tc>
      </w:tr>
      <w:tr w:rsidR="00C752E4" w:rsidRPr="007959EA" w14:paraId="2F16C4C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0968ED1" w14:textId="77777777" w:rsidR="00C752E4" w:rsidRPr="007959EA" w:rsidRDefault="00C752E4" w:rsidP="00AF10E9">
            <w:pPr>
              <w:spacing w:line="276" w:lineRule="auto"/>
              <w:jc w:val="both"/>
              <w:rPr>
                <w:rFonts w:eastAsia="Arial"/>
              </w:rPr>
            </w:pPr>
            <w:r w:rsidRPr="007959EA">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F1D2C6" w14:textId="77777777" w:rsidR="00C752E4" w:rsidRPr="007959EA" w:rsidRDefault="00C752E4" w:rsidP="00AF10E9">
            <w:pPr>
              <w:spacing w:line="276" w:lineRule="auto"/>
              <w:jc w:val="both"/>
              <w:rPr>
                <w:rFonts w:eastAsia="Arial"/>
              </w:rPr>
            </w:pPr>
            <w:r w:rsidRPr="007959EA">
              <w:rPr>
                <w:rFonts w:eastAsia="Arial"/>
              </w:rPr>
              <w:t>30.2</w:t>
            </w:r>
          </w:p>
        </w:tc>
        <w:tc>
          <w:tcPr>
            <w:tcW w:w="825" w:type="dxa"/>
            <w:tcMar>
              <w:top w:w="20" w:type="dxa"/>
              <w:left w:w="20" w:type="dxa"/>
              <w:bottom w:w="100" w:type="dxa"/>
              <w:right w:w="20" w:type="dxa"/>
            </w:tcMar>
            <w:vAlign w:val="bottom"/>
          </w:tcPr>
          <w:p w14:paraId="6A2FD084" w14:textId="77777777" w:rsidR="00C752E4" w:rsidRPr="007959EA" w:rsidRDefault="00C752E4" w:rsidP="00AF10E9">
            <w:pPr>
              <w:spacing w:line="276" w:lineRule="auto"/>
              <w:jc w:val="both"/>
              <w:rPr>
                <w:rFonts w:eastAsia="Arial"/>
              </w:rPr>
            </w:pPr>
            <w:r w:rsidRPr="007959EA">
              <w:rPr>
                <w:rFonts w:eastAsia="Arial"/>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5F48F2"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7E4275" w14:textId="77777777" w:rsidR="00C752E4" w:rsidRPr="007959EA" w:rsidRDefault="00C752E4" w:rsidP="00AF10E9">
            <w:pPr>
              <w:spacing w:line="276" w:lineRule="auto"/>
              <w:jc w:val="both"/>
              <w:rPr>
                <w:rFonts w:eastAsia="Arial"/>
              </w:rPr>
            </w:pPr>
            <w:r w:rsidRPr="007959EA">
              <w:rPr>
                <w:rFonts w:eastAsia="Arial"/>
              </w:rPr>
              <w:t>2575</w:t>
            </w:r>
          </w:p>
        </w:tc>
        <w:tc>
          <w:tcPr>
            <w:tcW w:w="795" w:type="dxa"/>
            <w:tcMar>
              <w:top w:w="20" w:type="dxa"/>
              <w:left w:w="20" w:type="dxa"/>
              <w:bottom w:w="100" w:type="dxa"/>
              <w:right w:w="20" w:type="dxa"/>
            </w:tcMar>
            <w:vAlign w:val="bottom"/>
          </w:tcPr>
          <w:p w14:paraId="5FC85479" w14:textId="77777777" w:rsidR="00C752E4" w:rsidRPr="007959EA" w:rsidRDefault="00C752E4" w:rsidP="00AF10E9">
            <w:pPr>
              <w:spacing w:line="276" w:lineRule="auto"/>
              <w:jc w:val="both"/>
              <w:rPr>
                <w:rFonts w:eastAsia="Arial"/>
              </w:rPr>
            </w:pPr>
            <w:r w:rsidRPr="007959EA">
              <w:rPr>
                <w:rFonts w:eastAsia="Arial"/>
              </w:rPr>
              <w:t>435</w:t>
            </w:r>
          </w:p>
        </w:tc>
        <w:tc>
          <w:tcPr>
            <w:tcW w:w="930" w:type="dxa"/>
            <w:tcMar>
              <w:top w:w="20" w:type="dxa"/>
              <w:left w:w="20" w:type="dxa"/>
              <w:bottom w:w="100" w:type="dxa"/>
              <w:right w:w="20" w:type="dxa"/>
            </w:tcMar>
            <w:vAlign w:val="bottom"/>
          </w:tcPr>
          <w:p w14:paraId="235D9B39" w14:textId="77777777" w:rsidR="00C752E4" w:rsidRPr="007959EA" w:rsidRDefault="00C752E4" w:rsidP="00AF10E9">
            <w:pPr>
              <w:spacing w:line="276" w:lineRule="auto"/>
              <w:jc w:val="both"/>
              <w:rPr>
                <w:rFonts w:eastAsia="Arial"/>
              </w:rPr>
            </w:pPr>
            <w:r w:rsidRPr="007959EA">
              <w:rPr>
                <w:rFonts w:eastAsia="Arial"/>
              </w:rPr>
              <w:t>2202</w:t>
            </w:r>
          </w:p>
        </w:tc>
        <w:tc>
          <w:tcPr>
            <w:tcW w:w="750" w:type="dxa"/>
            <w:tcMar>
              <w:top w:w="20" w:type="dxa"/>
              <w:left w:w="20" w:type="dxa"/>
              <w:bottom w:w="100" w:type="dxa"/>
              <w:right w:w="20" w:type="dxa"/>
            </w:tcMar>
            <w:vAlign w:val="bottom"/>
          </w:tcPr>
          <w:p w14:paraId="59189772" w14:textId="77777777" w:rsidR="00C752E4" w:rsidRPr="007959EA" w:rsidRDefault="00C752E4" w:rsidP="00AF10E9">
            <w:pPr>
              <w:spacing w:line="276" w:lineRule="auto"/>
              <w:jc w:val="both"/>
              <w:rPr>
                <w:rFonts w:eastAsia="Arial"/>
              </w:rPr>
            </w:pPr>
            <w:r w:rsidRPr="007959EA">
              <w:rPr>
                <w:rFonts w:eastAsia="Arial"/>
              </w:rPr>
              <w:t>4.22</w:t>
            </w:r>
          </w:p>
        </w:tc>
        <w:tc>
          <w:tcPr>
            <w:tcW w:w="765" w:type="dxa"/>
            <w:tcMar>
              <w:top w:w="20" w:type="dxa"/>
              <w:left w:w="20" w:type="dxa"/>
              <w:bottom w:w="100" w:type="dxa"/>
              <w:right w:w="20" w:type="dxa"/>
            </w:tcMar>
            <w:vAlign w:val="bottom"/>
          </w:tcPr>
          <w:p w14:paraId="1F76E408" w14:textId="77777777" w:rsidR="00C752E4" w:rsidRPr="007959EA" w:rsidRDefault="00C752E4" w:rsidP="00AF10E9">
            <w:pPr>
              <w:spacing w:line="276" w:lineRule="auto"/>
              <w:jc w:val="both"/>
              <w:rPr>
                <w:rFonts w:eastAsia="Arial"/>
              </w:rPr>
            </w:pPr>
            <w:r w:rsidRPr="007959EA">
              <w:rPr>
                <w:rFonts w:eastAsia="Arial"/>
              </w:rPr>
              <w:t>6.33</w:t>
            </w:r>
          </w:p>
        </w:tc>
      </w:tr>
      <w:tr w:rsidR="00C752E4" w:rsidRPr="007959EA" w14:paraId="3C06D70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788A14D" w14:textId="77777777" w:rsidR="00C752E4" w:rsidRPr="007959EA" w:rsidRDefault="00C752E4" w:rsidP="00AF10E9">
            <w:pPr>
              <w:spacing w:line="276" w:lineRule="auto"/>
              <w:jc w:val="both"/>
              <w:rPr>
                <w:rFonts w:eastAsia="Arial"/>
              </w:rPr>
            </w:pPr>
            <w:r w:rsidRPr="007959EA">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A0BC9E"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470FBB4" w14:textId="77777777" w:rsidR="00C752E4" w:rsidRPr="007959EA" w:rsidRDefault="00C752E4" w:rsidP="00AF10E9">
            <w:pPr>
              <w:spacing w:line="276"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74D711"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6BAD9A" w14:textId="77777777" w:rsidR="00C752E4" w:rsidRPr="007959EA" w:rsidRDefault="00C752E4" w:rsidP="00AF10E9">
            <w:pPr>
              <w:spacing w:line="276" w:lineRule="auto"/>
              <w:jc w:val="both"/>
              <w:rPr>
                <w:rFonts w:eastAsia="Arial"/>
              </w:rPr>
            </w:pPr>
            <w:r w:rsidRPr="007959EA">
              <w:rPr>
                <w:rFonts w:eastAsia="Arial"/>
              </w:rPr>
              <w:t>2525</w:t>
            </w:r>
          </w:p>
        </w:tc>
        <w:tc>
          <w:tcPr>
            <w:tcW w:w="795" w:type="dxa"/>
            <w:tcMar>
              <w:top w:w="20" w:type="dxa"/>
              <w:left w:w="20" w:type="dxa"/>
              <w:bottom w:w="100" w:type="dxa"/>
              <w:right w:w="20" w:type="dxa"/>
            </w:tcMar>
            <w:vAlign w:val="bottom"/>
          </w:tcPr>
          <w:p w14:paraId="6BEF9B2C" w14:textId="77777777" w:rsidR="00C752E4" w:rsidRPr="007959EA" w:rsidRDefault="00C752E4" w:rsidP="00AF10E9">
            <w:pPr>
              <w:spacing w:line="276" w:lineRule="auto"/>
              <w:jc w:val="both"/>
              <w:rPr>
                <w:rFonts w:eastAsia="Arial"/>
              </w:rPr>
            </w:pPr>
            <w:r w:rsidRPr="007959EA">
              <w:rPr>
                <w:rFonts w:eastAsia="Arial"/>
              </w:rPr>
              <w:t>507</w:t>
            </w:r>
          </w:p>
        </w:tc>
        <w:tc>
          <w:tcPr>
            <w:tcW w:w="930" w:type="dxa"/>
            <w:tcMar>
              <w:top w:w="20" w:type="dxa"/>
              <w:left w:w="20" w:type="dxa"/>
              <w:bottom w:w="100" w:type="dxa"/>
              <w:right w:w="20" w:type="dxa"/>
            </w:tcMar>
            <w:vAlign w:val="bottom"/>
          </w:tcPr>
          <w:p w14:paraId="6220E9F5" w14:textId="77777777" w:rsidR="00C752E4" w:rsidRPr="007959EA" w:rsidRDefault="00C752E4" w:rsidP="00AF10E9">
            <w:pPr>
              <w:spacing w:line="276" w:lineRule="auto"/>
              <w:jc w:val="both"/>
              <w:rPr>
                <w:rFonts w:eastAsia="Arial"/>
              </w:rPr>
            </w:pPr>
            <w:r w:rsidRPr="007959EA">
              <w:rPr>
                <w:rFonts w:eastAsia="Arial"/>
              </w:rPr>
              <w:t>2259</w:t>
            </w:r>
          </w:p>
        </w:tc>
        <w:tc>
          <w:tcPr>
            <w:tcW w:w="750" w:type="dxa"/>
            <w:tcMar>
              <w:top w:w="20" w:type="dxa"/>
              <w:left w:w="20" w:type="dxa"/>
              <w:bottom w:w="100" w:type="dxa"/>
              <w:right w:w="20" w:type="dxa"/>
            </w:tcMar>
            <w:vAlign w:val="bottom"/>
          </w:tcPr>
          <w:p w14:paraId="23BC4954" w14:textId="77777777" w:rsidR="00C752E4" w:rsidRPr="007959EA" w:rsidRDefault="00C752E4" w:rsidP="00AF10E9">
            <w:pPr>
              <w:spacing w:line="276" w:lineRule="auto"/>
              <w:jc w:val="both"/>
              <w:rPr>
                <w:rFonts w:eastAsia="Arial"/>
              </w:rPr>
            </w:pPr>
            <w:r w:rsidRPr="007959EA">
              <w:rPr>
                <w:rFonts w:eastAsia="Arial"/>
              </w:rPr>
              <w:t>2.98</w:t>
            </w:r>
          </w:p>
        </w:tc>
        <w:tc>
          <w:tcPr>
            <w:tcW w:w="765" w:type="dxa"/>
            <w:tcMar>
              <w:top w:w="20" w:type="dxa"/>
              <w:left w:w="20" w:type="dxa"/>
              <w:bottom w:w="100" w:type="dxa"/>
              <w:right w:w="20" w:type="dxa"/>
            </w:tcMar>
            <w:vAlign w:val="bottom"/>
          </w:tcPr>
          <w:p w14:paraId="0955CF85" w14:textId="77777777" w:rsidR="00C752E4" w:rsidRPr="007959EA" w:rsidRDefault="00C752E4" w:rsidP="00AF10E9">
            <w:pPr>
              <w:spacing w:line="276" w:lineRule="auto"/>
              <w:jc w:val="both"/>
              <w:rPr>
                <w:rFonts w:eastAsia="Arial"/>
              </w:rPr>
            </w:pPr>
            <w:r w:rsidRPr="007959EA">
              <w:rPr>
                <w:rFonts w:eastAsia="Arial"/>
              </w:rPr>
              <w:t>4.57</w:t>
            </w:r>
          </w:p>
        </w:tc>
      </w:tr>
      <w:tr w:rsidR="00C752E4" w:rsidRPr="007959EA" w14:paraId="50095E3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D747D89" w14:textId="77777777" w:rsidR="00C752E4" w:rsidRPr="007959EA" w:rsidRDefault="00C752E4" w:rsidP="00AF10E9">
            <w:pPr>
              <w:spacing w:line="276" w:lineRule="auto"/>
              <w:jc w:val="both"/>
              <w:rPr>
                <w:rFonts w:eastAsia="Arial"/>
              </w:rPr>
            </w:pPr>
            <w:r w:rsidRPr="007959EA">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0E7FB"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2D061BA" w14:textId="77777777" w:rsidR="00C752E4" w:rsidRPr="007959EA" w:rsidRDefault="00C752E4" w:rsidP="00AF10E9">
            <w:pPr>
              <w:spacing w:line="276" w:lineRule="auto"/>
              <w:jc w:val="both"/>
              <w:rPr>
                <w:rFonts w:eastAsia="Arial"/>
              </w:rPr>
            </w:pPr>
            <w:r w:rsidRPr="007959EA">
              <w:rPr>
                <w:rFonts w:eastAsia="Arial"/>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1D25F"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04A07" w14:textId="77777777" w:rsidR="00C752E4" w:rsidRPr="007959EA" w:rsidRDefault="00C752E4" w:rsidP="00AF10E9">
            <w:pPr>
              <w:spacing w:line="276" w:lineRule="auto"/>
              <w:jc w:val="both"/>
              <w:rPr>
                <w:rFonts w:eastAsia="Arial"/>
              </w:rPr>
            </w:pPr>
            <w:r w:rsidRPr="007959EA">
              <w:rPr>
                <w:rFonts w:eastAsia="Arial"/>
              </w:rPr>
              <w:t>2519</w:t>
            </w:r>
          </w:p>
        </w:tc>
        <w:tc>
          <w:tcPr>
            <w:tcW w:w="795" w:type="dxa"/>
            <w:tcMar>
              <w:top w:w="20" w:type="dxa"/>
              <w:left w:w="20" w:type="dxa"/>
              <w:bottom w:w="100" w:type="dxa"/>
              <w:right w:w="20" w:type="dxa"/>
            </w:tcMar>
            <w:vAlign w:val="bottom"/>
          </w:tcPr>
          <w:p w14:paraId="569494E8" w14:textId="77777777" w:rsidR="00C752E4" w:rsidRPr="007959EA" w:rsidRDefault="00C752E4" w:rsidP="00AF10E9">
            <w:pPr>
              <w:spacing w:line="276" w:lineRule="auto"/>
              <w:jc w:val="both"/>
              <w:rPr>
                <w:rFonts w:eastAsia="Arial"/>
              </w:rPr>
            </w:pPr>
            <w:r w:rsidRPr="007959EA">
              <w:rPr>
                <w:rFonts w:eastAsia="Arial"/>
              </w:rPr>
              <w:t>654</w:t>
            </w:r>
          </w:p>
        </w:tc>
        <w:tc>
          <w:tcPr>
            <w:tcW w:w="930" w:type="dxa"/>
            <w:tcMar>
              <w:top w:w="20" w:type="dxa"/>
              <w:left w:w="20" w:type="dxa"/>
              <w:bottom w:w="100" w:type="dxa"/>
              <w:right w:w="20" w:type="dxa"/>
            </w:tcMar>
            <w:vAlign w:val="bottom"/>
          </w:tcPr>
          <w:p w14:paraId="1D21621F" w14:textId="77777777" w:rsidR="00C752E4" w:rsidRPr="007959EA" w:rsidRDefault="00C752E4" w:rsidP="00AF10E9">
            <w:pPr>
              <w:spacing w:line="276" w:lineRule="auto"/>
              <w:jc w:val="both"/>
              <w:rPr>
                <w:rFonts w:eastAsia="Arial"/>
              </w:rPr>
            </w:pPr>
            <w:r w:rsidRPr="007959EA">
              <w:rPr>
                <w:rFonts w:eastAsia="Arial"/>
              </w:rPr>
              <w:t>2307</w:t>
            </w:r>
          </w:p>
        </w:tc>
        <w:tc>
          <w:tcPr>
            <w:tcW w:w="750" w:type="dxa"/>
            <w:tcMar>
              <w:top w:w="20" w:type="dxa"/>
              <w:left w:w="20" w:type="dxa"/>
              <w:bottom w:w="100" w:type="dxa"/>
              <w:right w:w="20" w:type="dxa"/>
            </w:tcMar>
            <w:vAlign w:val="bottom"/>
          </w:tcPr>
          <w:p w14:paraId="24BE10F0" w14:textId="77777777" w:rsidR="00C752E4" w:rsidRPr="007959EA" w:rsidRDefault="00C752E4" w:rsidP="00AF10E9">
            <w:pPr>
              <w:spacing w:line="276" w:lineRule="auto"/>
              <w:jc w:val="both"/>
              <w:rPr>
                <w:rFonts w:eastAsia="Arial"/>
              </w:rPr>
            </w:pPr>
            <w:r w:rsidRPr="007959EA">
              <w:rPr>
                <w:rFonts w:eastAsia="Arial"/>
              </w:rPr>
              <w:t>2.45</w:t>
            </w:r>
          </w:p>
        </w:tc>
        <w:tc>
          <w:tcPr>
            <w:tcW w:w="765" w:type="dxa"/>
            <w:tcMar>
              <w:top w:w="20" w:type="dxa"/>
              <w:left w:w="20" w:type="dxa"/>
              <w:bottom w:w="100" w:type="dxa"/>
              <w:right w:w="20" w:type="dxa"/>
            </w:tcMar>
            <w:vAlign w:val="bottom"/>
          </w:tcPr>
          <w:p w14:paraId="2A9C7A37" w14:textId="77777777" w:rsidR="00C752E4" w:rsidRPr="007959EA" w:rsidRDefault="00C752E4" w:rsidP="00AF10E9">
            <w:pPr>
              <w:spacing w:line="276" w:lineRule="auto"/>
              <w:jc w:val="both"/>
              <w:rPr>
                <w:rFonts w:eastAsia="Arial"/>
              </w:rPr>
            </w:pPr>
            <w:r w:rsidRPr="007959EA">
              <w:rPr>
                <w:rFonts w:eastAsia="Arial"/>
              </w:rPr>
              <w:t>3.75</w:t>
            </w:r>
          </w:p>
        </w:tc>
      </w:tr>
      <w:tr w:rsidR="00C752E4" w:rsidRPr="007959EA" w14:paraId="44D46DC7"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6FE302" w14:textId="77777777" w:rsidR="00C752E4" w:rsidRPr="007959EA" w:rsidRDefault="00C752E4" w:rsidP="00AF10E9">
            <w:pPr>
              <w:spacing w:line="276" w:lineRule="auto"/>
              <w:jc w:val="both"/>
              <w:rPr>
                <w:rFonts w:eastAsia="Arial"/>
              </w:rPr>
            </w:pPr>
            <w:r w:rsidRPr="007959EA">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648FB4"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1E9CD46" w14:textId="77777777" w:rsidR="00C752E4" w:rsidRPr="007959EA" w:rsidRDefault="00C752E4" w:rsidP="00AF10E9">
            <w:pPr>
              <w:spacing w:line="276" w:lineRule="auto"/>
              <w:jc w:val="both"/>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74CAF4"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AA1EC" w14:textId="77777777" w:rsidR="00C752E4" w:rsidRPr="007959EA" w:rsidRDefault="00C752E4" w:rsidP="00AF10E9">
            <w:pPr>
              <w:spacing w:line="276" w:lineRule="auto"/>
              <w:jc w:val="both"/>
              <w:rPr>
                <w:rFonts w:eastAsia="Arial"/>
              </w:rPr>
            </w:pPr>
            <w:r w:rsidRPr="007959EA">
              <w:rPr>
                <w:rFonts w:eastAsia="Arial"/>
              </w:rPr>
              <w:t>2508</w:t>
            </w:r>
          </w:p>
        </w:tc>
        <w:tc>
          <w:tcPr>
            <w:tcW w:w="795" w:type="dxa"/>
            <w:tcMar>
              <w:top w:w="20" w:type="dxa"/>
              <w:left w:w="20" w:type="dxa"/>
              <w:bottom w:w="100" w:type="dxa"/>
              <w:right w:w="20" w:type="dxa"/>
            </w:tcMar>
            <w:vAlign w:val="bottom"/>
          </w:tcPr>
          <w:p w14:paraId="6F42A5CF" w14:textId="77777777" w:rsidR="00C752E4" w:rsidRPr="007959EA" w:rsidRDefault="00C752E4" w:rsidP="00AF10E9">
            <w:pPr>
              <w:spacing w:line="276" w:lineRule="auto"/>
              <w:jc w:val="both"/>
              <w:rPr>
                <w:rFonts w:eastAsia="Arial"/>
              </w:rPr>
            </w:pPr>
            <w:r w:rsidRPr="007959EA">
              <w:rPr>
                <w:rFonts w:eastAsia="Arial"/>
              </w:rPr>
              <w:t>914</w:t>
            </w:r>
          </w:p>
        </w:tc>
        <w:tc>
          <w:tcPr>
            <w:tcW w:w="930" w:type="dxa"/>
            <w:tcMar>
              <w:top w:w="20" w:type="dxa"/>
              <w:left w:w="20" w:type="dxa"/>
              <w:bottom w:w="100" w:type="dxa"/>
              <w:right w:w="20" w:type="dxa"/>
            </w:tcMar>
            <w:vAlign w:val="bottom"/>
          </w:tcPr>
          <w:p w14:paraId="6ADFF68D" w14:textId="77777777" w:rsidR="00C752E4" w:rsidRPr="007959EA" w:rsidRDefault="00C752E4" w:rsidP="00AF10E9">
            <w:pPr>
              <w:spacing w:line="276" w:lineRule="auto"/>
              <w:jc w:val="both"/>
              <w:rPr>
                <w:rFonts w:eastAsia="Arial"/>
              </w:rPr>
            </w:pPr>
            <w:r w:rsidRPr="007959EA">
              <w:rPr>
                <w:rFonts w:eastAsia="Arial"/>
              </w:rPr>
              <w:t>2358</w:t>
            </w:r>
          </w:p>
        </w:tc>
        <w:tc>
          <w:tcPr>
            <w:tcW w:w="750" w:type="dxa"/>
            <w:tcMar>
              <w:top w:w="20" w:type="dxa"/>
              <w:left w:w="20" w:type="dxa"/>
              <w:bottom w:w="100" w:type="dxa"/>
              <w:right w:w="20" w:type="dxa"/>
            </w:tcMar>
            <w:vAlign w:val="bottom"/>
          </w:tcPr>
          <w:p w14:paraId="2D025EE8" w14:textId="77777777" w:rsidR="00C752E4" w:rsidRPr="007959EA" w:rsidRDefault="00C752E4" w:rsidP="00AF10E9">
            <w:pPr>
              <w:spacing w:line="276" w:lineRule="auto"/>
              <w:jc w:val="both"/>
              <w:rPr>
                <w:rFonts w:eastAsia="Arial"/>
              </w:rPr>
            </w:pPr>
            <w:r w:rsidRPr="007959EA">
              <w:rPr>
                <w:rFonts w:eastAsia="Arial"/>
              </w:rPr>
              <w:t>1.88</w:t>
            </w:r>
          </w:p>
        </w:tc>
        <w:tc>
          <w:tcPr>
            <w:tcW w:w="765" w:type="dxa"/>
            <w:tcMar>
              <w:top w:w="20" w:type="dxa"/>
              <w:left w:w="20" w:type="dxa"/>
              <w:bottom w:w="100" w:type="dxa"/>
              <w:right w:w="20" w:type="dxa"/>
            </w:tcMar>
            <w:vAlign w:val="bottom"/>
          </w:tcPr>
          <w:p w14:paraId="4EFFC279" w14:textId="77777777" w:rsidR="00C752E4" w:rsidRPr="007959EA" w:rsidRDefault="00C752E4" w:rsidP="00AF10E9">
            <w:pPr>
              <w:spacing w:line="276" w:lineRule="auto"/>
              <w:jc w:val="both"/>
              <w:rPr>
                <w:rFonts w:eastAsia="Arial"/>
              </w:rPr>
            </w:pPr>
            <w:r w:rsidRPr="007959EA">
              <w:rPr>
                <w:rFonts w:eastAsia="Arial"/>
              </w:rPr>
              <w:t>2.88</w:t>
            </w:r>
          </w:p>
        </w:tc>
      </w:tr>
      <w:tr w:rsidR="00C752E4" w:rsidRPr="007959EA" w14:paraId="26420BEE"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484529F" w14:textId="77777777" w:rsidR="00C752E4" w:rsidRPr="007959EA" w:rsidRDefault="00C752E4" w:rsidP="00AF10E9">
            <w:pPr>
              <w:spacing w:line="276" w:lineRule="auto"/>
              <w:jc w:val="both"/>
              <w:rPr>
                <w:rFonts w:eastAsia="Arial"/>
              </w:rPr>
            </w:pPr>
            <w:r w:rsidRPr="007959EA">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6263C0"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709962E3" w14:textId="77777777" w:rsidR="00C752E4" w:rsidRPr="007959EA" w:rsidRDefault="00C752E4" w:rsidP="00AF10E9">
            <w:pPr>
              <w:spacing w:line="276" w:lineRule="auto"/>
              <w:jc w:val="both"/>
              <w:rPr>
                <w:rFonts w:eastAsia="Arial"/>
              </w:rPr>
            </w:pPr>
            <w:r w:rsidRPr="007959EA">
              <w:rPr>
                <w:rFonts w:eastAsia="Arial"/>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389C3"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8DBE0" w14:textId="77777777" w:rsidR="00C752E4" w:rsidRPr="007959EA" w:rsidRDefault="00C752E4" w:rsidP="00AF10E9">
            <w:pPr>
              <w:spacing w:line="276" w:lineRule="auto"/>
              <w:jc w:val="both"/>
              <w:rPr>
                <w:rFonts w:eastAsia="Arial"/>
              </w:rPr>
            </w:pPr>
            <w:r w:rsidRPr="007959EA">
              <w:rPr>
                <w:rFonts w:eastAsia="Arial"/>
              </w:rPr>
              <w:t>2502</w:t>
            </w:r>
          </w:p>
        </w:tc>
        <w:tc>
          <w:tcPr>
            <w:tcW w:w="795" w:type="dxa"/>
            <w:tcMar>
              <w:top w:w="20" w:type="dxa"/>
              <w:left w:w="20" w:type="dxa"/>
              <w:bottom w:w="100" w:type="dxa"/>
              <w:right w:w="20" w:type="dxa"/>
            </w:tcMar>
            <w:vAlign w:val="bottom"/>
          </w:tcPr>
          <w:p w14:paraId="5597F8A4" w14:textId="77777777" w:rsidR="00C752E4" w:rsidRPr="007959EA" w:rsidRDefault="00C752E4" w:rsidP="00AF10E9">
            <w:pPr>
              <w:spacing w:line="276" w:lineRule="auto"/>
              <w:jc w:val="both"/>
              <w:rPr>
                <w:rFonts w:eastAsia="Arial"/>
              </w:rPr>
            </w:pPr>
            <w:r w:rsidRPr="007959EA">
              <w:rPr>
                <w:rFonts w:eastAsia="Arial"/>
              </w:rPr>
              <w:t>1068</w:t>
            </w:r>
          </w:p>
        </w:tc>
        <w:tc>
          <w:tcPr>
            <w:tcW w:w="930" w:type="dxa"/>
            <w:tcMar>
              <w:top w:w="20" w:type="dxa"/>
              <w:left w:w="20" w:type="dxa"/>
              <w:bottom w:w="100" w:type="dxa"/>
              <w:right w:w="20" w:type="dxa"/>
            </w:tcMar>
            <w:vAlign w:val="bottom"/>
          </w:tcPr>
          <w:p w14:paraId="422A845E" w14:textId="77777777" w:rsidR="00C752E4" w:rsidRPr="007959EA" w:rsidRDefault="00C752E4" w:rsidP="00AF10E9">
            <w:pPr>
              <w:spacing w:line="276" w:lineRule="auto"/>
              <w:jc w:val="both"/>
              <w:rPr>
                <w:rFonts w:eastAsia="Arial"/>
              </w:rPr>
            </w:pPr>
            <w:r w:rsidRPr="007959EA">
              <w:rPr>
                <w:rFonts w:eastAsia="Arial"/>
              </w:rPr>
              <w:t>2379</w:t>
            </w:r>
          </w:p>
        </w:tc>
        <w:tc>
          <w:tcPr>
            <w:tcW w:w="750" w:type="dxa"/>
            <w:tcMar>
              <w:top w:w="20" w:type="dxa"/>
              <w:left w:w="20" w:type="dxa"/>
              <w:bottom w:w="100" w:type="dxa"/>
              <w:right w:w="20" w:type="dxa"/>
            </w:tcMar>
            <w:vAlign w:val="bottom"/>
          </w:tcPr>
          <w:p w14:paraId="7424ED5A" w14:textId="77777777" w:rsidR="00C752E4" w:rsidRPr="007959EA" w:rsidRDefault="00C752E4" w:rsidP="00AF10E9">
            <w:pPr>
              <w:spacing w:line="276" w:lineRule="auto"/>
              <w:jc w:val="both"/>
              <w:rPr>
                <w:rFonts w:eastAsia="Arial"/>
              </w:rPr>
            </w:pPr>
            <w:r w:rsidRPr="007959EA">
              <w:rPr>
                <w:rFonts w:eastAsia="Arial"/>
              </w:rPr>
              <w:t>1.65</w:t>
            </w:r>
          </w:p>
        </w:tc>
        <w:tc>
          <w:tcPr>
            <w:tcW w:w="765" w:type="dxa"/>
            <w:tcMar>
              <w:top w:w="20" w:type="dxa"/>
              <w:left w:w="20" w:type="dxa"/>
              <w:bottom w:w="100" w:type="dxa"/>
              <w:right w:w="20" w:type="dxa"/>
            </w:tcMar>
            <w:vAlign w:val="bottom"/>
          </w:tcPr>
          <w:p w14:paraId="47B2826B" w14:textId="77777777" w:rsidR="00C752E4" w:rsidRPr="007959EA" w:rsidRDefault="00C752E4" w:rsidP="00AF10E9">
            <w:pPr>
              <w:spacing w:line="276" w:lineRule="auto"/>
              <w:jc w:val="both"/>
              <w:rPr>
                <w:rFonts w:eastAsia="Arial"/>
              </w:rPr>
            </w:pPr>
            <w:r w:rsidRPr="007959EA">
              <w:rPr>
                <w:rFonts w:eastAsia="Arial"/>
              </w:rPr>
              <w:t>2.53</w:t>
            </w:r>
          </w:p>
        </w:tc>
      </w:tr>
      <w:tr w:rsidR="00C752E4" w:rsidRPr="007959EA" w14:paraId="2823F21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ED060C2" w14:textId="77777777" w:rsidR="00C752E4" w:rsidRPr="007959EA" w:rsidRDefault="00C752E4" w:rsidP="00AF10E9">
            <w:pPr>
              <w:spacing w:line="276" w:lineRule="auto"/>
              <w:jc w:val="both"/>
              <w:rPr>
                <w:rFonts w:eastAsia="Arial"/>
              </w:rPr>
            </w:pPr>
            <w:r w:rsidRPr="007959EA">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1CCE44"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B21CDBD" w14:textId="77777777" w:rsidR="00C752E4" w:rsidRPr="007959EA" w:rsidRDefault="00C752E4" w:rsidP="00AF10E9">
            <w:pPr>
              <w:spacing w:line="276" w:lineRule="auto"/>
              <w:jc w:val="both"/>
              <w:rPr>
                <w:rFonts w:eastAsia="Arial"/>
              </w:rPr>
            </w:pPr>
            <w:r w:rsidRPr="007959EA">
              <w:rPr>
                <w:rFonts w:eastAsia="Arial"/>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DE86A1" w14:textId="77777777" w:rsidR="00C752E4" w:rsidRPr="007959EA" w:rsidRDefault="00C752E4" w:rsidP="00AF10E9">
            <w:pPr>
              <w:spacing w:line="276"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DFA674" w14:textId="77777777" w:rsidR="00C752E4" w:rsidRPr="007959EA" w:rsidRDefault="00C752E4" w:rsidP="00AF10E9">
            <w:pPr>
              <w:spacing w:line="276" w:lineRule="auto"/>
              <w:jc w:val="both"/>
              <w:rPr>
                <w:rFonts w:eastAsia="Arial"/>
              </w:rPr>
            </w:pPr>
            <w:r w:rsidRPr="007959EA">
              <w:rPr>
                <w:rFonts w:eastAsia="Arial"/>
              </w:rPr>
              <w:t>2511</w:t>
            </w:r>
          </w:p>
        </w:tc>
        <w:tc>
          <w:tcPr>
            <w:tcW w:w="795" w:type="dxa"/>
            <w:tcMar>
              <w:top w:w="20" w:type="dxa"/>
              <w:left w:w="20" w:type="dxa"/>
              <w:bottom w:w="100" w:type="dxa"/>
              <w:right w:w="20" w:type="dxa"/>
            </w:tcMar>
            <w:vAlign w:val="bottom"/>
          </w:tcPr>
          <w:p w14:paraId="6001936B" w14:textId="77777777" w:rsidR="00C752E4" w:rsidRPr="007959EA" w:rsidRDefault="00C752E4" w:rsidP="00AF10E9">
            <w:pPr>
              <w:spacing w:line="276" w:lineRule="auto"/>
              <w:jc w:val="both"/>
              <w:rPr>
                <w:rFonts w:eastAsia="Arial"/>
              </w:rPr>
            </w:pPr>
            <w:r w:rsidRPr="007959EA">
              <w:rPr>
                <w:rFonts w:eastAsia="Arial"/>
              </w:rPr>
              <w:t>1235</w:t>
            </w:r>
          </w:p>
        </w:tc>
        <w:tc>
          <w:tcPr>
            <w:tcW w:w="930" w:type="dxa"/>
            <w:tcMar>
              <w:top w:w="20" w:type="dxa"/>
              <w:left w:w="20" w:type="dxa"/>
              <w:bottom w:w="100" w:type="dxa"/>
              <w:right w:w="20" w:type="dxa"/>
            </w:tcMar>
            <w:vAlign w:val="bottom"/>
          </w:tcPr>
          <w:p w14:paraId="37816390" w14:textId="77777777" w:rsidR="00C752E4" w:rsidRPr="007959EA" w:rsidRDefault="00C752E4" w:rsidP="00AF10E9">
            <w:pPr>
              <w:spacing w:line="276" w:lineRule="auto"/>
              <w:jc w:val="both"/>
              <w:rPr>
                <w:rFonts w:eastAsia="Arial"/>
              </w:rPr>
            </w:pPr>
            <w:r w:rsidRPr="007959EA">
              <w:rPr>
                <w:rFonts w:eastAsia="Arial"/>
              </w:rPr>
              <w:t>2410</w:t>
            </w:r>
          </w:p>
        </w:tc>
        <w:tc>
          <w:tcPr>
            <w:tcW w:w="750" w:type="dxa"/>
            <w:tcMar>
              <w:top w:w="20" w:type="dxa"/>
              <w:left w:w="20" w:type="dxa"/>
              <w:bottom w:w="100" w:type="dxa"/>
              <w:right w:w="20" w:type="dxa"/>
            </w:tcMar>
            <w:vAlign w:val="bottom"/>
          </w:tcPr>
          <w:p w14:paraId="79D5502B" w14:textId="77777777" w:rsidR="00C752E4" w:rsidRPr="007959EA" w:rsidRDefault="00C752E4" w:rsidP="00AF10E9">
            <w:pPr>
              <w:spacing w:line="276" w:lineRule="auto"/>
              <w:jc w:val="both"/>
              <w:rPr>
                <w:rFonts w:eastAsia="Arial"/>
              </w:rPr>
            </w:pPr>
            <w:r w:rsidRPr="007959EA">
              <w:rPr>
                <w:rFonts w:eastAsia="Arial"/>
              </w:rPr>
              <w:t>1.48</w:t>
            </w:r>
          </w:p>
        </w:tc>
        <w:tc>
          <w:tcPr>
            <w:tcW w:w="765" w:type="dxa"/>
            <w:tcMar>
              <w:top w:w="20" w:type="dxa"/>
              <w:left w:w="20" w:type="dxa"/>
              <w:bottom w:w="100" w:type="dxa"/>
              <w:right w:w="20" w:type="dxa"/>
            </w:tcMar>
            <w:vAlign w:val="bottom"/>
          </w:tcPr>
          <w:p w14:paraId="07717F0E" w14:textId="77777777" w:rsidR="00C752E4" w:rsidRPr="007959EA" w:rsidRDefault="00C752E4" w:rsidP="00AF10E9">
            <w:pPr>
              <w:spacing w:line="276" w:lineRule="auto"/>
              <w:jc w:val="both"/>
              <w:rPr>
                <w:rFonts w:eastAsia="Arial"/>
              </w:rPr>
            </w:pPr>
            <w:r w:rsidRPr="007959EA">
              <w:rPr>
                <w:rFonts w:eastAsia="Arial"/>
              </w:rPr>
              <w:t>2.26</w:t>
            </w:r>
          </w:p>
        </w:tc>
      </w:tr>
      <w:tr w:rsidR="00C752E4" w:rsidRPr="007959EA" w14:paraId="55645F62"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0BF497" w14:textId="77777777" w:rsidR="00C752E4" w:rsidRPr="007959EA" w:rsidRDefault="00C752E4" w:rsidP="00AF10E9">
            <w:pPr>
              <w:spacing w:line="276" w:lineRule="auto"/>
              <w:jc w:val="both"/>
              <w:rPr>
                <w:rFonts w:eastAsia="Arial"/>
              </w:rPr>
            </w:pPr>
            <w:r w:rsidRPr="007959EA">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B30539"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5DC104E"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6A6DCE"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036022" w14:textId="77777777" w:rsidR="00C752E4" w:rsidRPr="007959EA" w:rsidRDefault="00C752E4" w:rsidP="00AF10E9">
            <w:pPr>
              <w:spacing w:line="276" w:lineRule="auto"/>
              <w:jc w:val="both"/>
              <w:rPr>
                <w:rFonts w:eastAsia="Arial"/>
              </w:rPr>
            </w:pPr>
            <w:r w:rsidRPr="007959EA">
              <w:rPr>
                <w:rFonts w:eastAsia="Arial"/>
              </w:rPr>
              <w:t>2516</w:t>
            </w:r>
          </w:p>
        </w:tc>
        <w:tc>
          <w:tcPr>
            <w:tcW w:w="795" w:type="dxa"/>
            <w:tcMar>
              <w:top w:w="20" w:type="dxa"/>
              <w:left w:w="20" w:type="dxa"/>
              <w:bottom w:w="100" w:type="dxa"/>
              <w:right w:w="20" w:type="dxa"/>
            </w:tcMar>
            <w:vAlign w:val="bottom"/>
          </w:tcPr>
          <w:p w14:paraId="588BF28F" w14:textId="77777777" w:rsidR="00C752E4" w:rsidRPr="007959EA" w:rsidRDefault="00C752E4" w:rsidP="00AF10E9">
            <w:pPr>
              <w:spacing w:line="276" w:lineRule="auto"/>
              <w:jc w:val="both"/>
              <w:rPr>
                <w:rFonts w:eastAsia="Arial"/>
              </w:rPr>
            </w:pPr>
            <w:r w:rsidRPr="007959EA">
              <w:rPr>
                <w:rFonts w:eastAsia="Arial"/>
              </w:rPr>
              <w:t>513</w:t>
            </w:r>
          </w:p>
        </w:tc>
        <w:tc>
          <w:tcPr>
            <w:tcW w:w="930" w:type="dxa"/>
            <w:tcMar>
              <w:top w:w="20" w:type="dxa"/>
              <w:left w:w="20" w:type="dxa"/>
              <w:bottom w:w="100" w:type="dxa"/>
              <w:right w:w="20" w:type="dxa"/>
            </w:tcMar>
            <w:vAlign w:val="bottom"/>
          </w:tcPr>
          <w:p w14:paraId="0BE53BAF" w14:textId="77777777" w:rsidR="00C752E4" w:rsidRPr="007959EA" w:rsidRDefault="00C752E4" w:rsidP="00AF10E9">
            <w:pPr>
              <w:spacing w:line="276" w:lineRule="auto"/>
              <w:jc w:val="both"/>
              <w:rPr>
                <w:rFonts w:eastAsia="Arial"/>
              </w:rPr>
            </w:pPr>
            <w:r w:rsidRPr="007959EA">
              <w:rPr>
                <w:rFonts w:eastAsia="Arial"/>
              </w:rPr>
              <w:t>2258</w:t>
            </w:r>
          </w:p>
        </w:tc>
        <w:tc>
          <w:tcPr>
            <w:tcW w:w="750" w:type="dxa"/>
            <w:tcMar>
              <w:top w:w="20" w:type="dxa"/>
              <w:left w:w="20" w:type="dxa"/>
              <w:bottom w:w="100" w:type="dxa"/>
              <w:right w:w="20" w:type="dxa"/>
            </w:tcMar>
            <w:vAlign w:val="bottom"/>
          </w:tcPr>
          <w:p w14:paraId="742F52FB" w14:textId="77777777" w:rsidR="00C752E4" w:rsidRPr="007959EA" w:rsidRDefault="00C752E4" w:rsidP="00AF10E9">
            <w:pPr>
              <w:spacing w:line="276" w:lineRule="auto"/>
              <w:jc w:val="both"/>
              <w:rPr>
                <w:rFonts w:eastAsia="Arial"/>
              </w:rPr>
            </w:pPr>
            <w:r w:rsidRPr="007959EA">
              <w:rPr>
                <w:rFonts w:eastAsia="Arial"/>
              </w:rPr>
              <w:t>2.89</w:t>
            </w:r>
          </w:p>
        </w:tc>
        <w:tc>
          <w:tcPr>
            <w:tcW w:w="765" w:type="dxa"/>
            <w:tcMar>
              <w:top w:w="20" w:type="dxa"/>
              <w:left w:w="20" w:type="dxa"/>
              <w:bottom w:w="100" w:type="dxa"/>
              <w:right w:w="20" w:type="dxa"/>
            </w:tcMar>
            <w:vAlign w:val="bottom"/>
          </w:tcPr>
          <w:p w14:paraId="568F600B" w14:textId="77777777" w:rsidR="00C752E4" w:rsidRPr="007959EA" w:rsidRDefault="00C752E4" w:rsidP="00AF10E9">
            <w:pPr>
              <w:spacing w:line="276" w:lineRule="auto"/>
              <w:jc w:val="both"/>
              <w:rPr>
                <w:rFonts w:eastAsia="Arial"/>
              </w:rPr>
            </w:pPr>
            <w:r w:rsidRPr="007959EA">
              <w:rPr>
                <w:rFonts w:eastAsia="Arial"/>
              </w:rPr>
              <w:t>4.43</w:t>
            </w:r>
          </w:p>
        </w:tc>
      </w:tr>
      <w:tr w:rsidR="00C752E4" w:rsidRPr="007959EA" w14:paraId="21CA8CB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AC2732" w14:textId="77777777" w:rsidR="00C752E4" w:rsidRPr="007959EA" w:rsidRDefault="00C752E4" w:rsidP="00AF10E9">
            <w:pPr>
              <w:spacing w:line="276" w:lineRule="auto"/>
              <w:jc w:val="both"/>
              <w:rPr>
                <w:rFonts w:eastAsia="Arial"/>
              </w:rPr>
            </w:pPr>
            <w:r w:rsidRPr="007959EA">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684E8E"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D9A6990" w14:textId="77777777" w:rsidR="00C752E4" w:rsidRPr="007959EA" w:rsidRDefault="00C752E4" w:rsidP="00AF10E9">
            <w:pPr>
              <w:spacing w:line="276"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D09A33" w14:textId="77777777" w:rsidR="00C752E4" w:rsidRPr="007959EA" w:rsidRDefault="00C752E4" w:rsidP="00AF10E9">
            <w:pPr>
              <w:spacing w:line="276" w:lineRule="auto"/>
              <w:jc w:val="both"/>
              <w:rPr>
                <w:rFonts w:eastAsia="Arial"/>
              </w:rPr>
            </w:pPr>
            <w:r w:rsidRPr="007959EA">
              <w:rPr>
                <w:rFonts w:eastAsia="Arial"/>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844AE" w14:textId="77777777" w:rsidR="00C752E4" w:rsidRPr="007959EA" w:rsidRDefault="00C752E4" w:rsidP="00AF10E9">
            <w:pPr>
              <w:spacing w:line="276"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002FC339" w14:textId="77777777" w:rsidR="00C752E4" w:rsidRPr="007959EA" w:rsidRDefault="00C752E4" w:rsidP="00AF10E9">
            <w:pPr>
              <w:spacing w:line="276" w:lineRule="auto"/>
              <w:jc w:val="both"/>
              <w:rPr>
                <w:rFonts w:eastAsia="Arial"/>
              </w:rPr>
            </w:pPr>
            <w:r w:rsidRPr="007959EA">
              <w:rPr>
                <w:rFonts w:eastAsia="Arial"/>
              </w:rPr>
              <w:t>500</w:t>
            </w:r>
          </w:p>
        </w:tc>
        <w:tc>
          <w:tcPr>
            <w:tcW w:w="930" w:type="dxa"/>
            <w:tcMar>
              <w:top w:w="20" w:type="dxa"/>
              <w:left w:w="20" w:type="dxa"/>
              <w:bottom w:w="100" w:type="dxa"/>
              <w:right w:w="20" w:type="dxa"/>
            </w:tcMar>
            <w:vAlign w:val="bottom"/>
          </w:tcPr>
          <w:p w14:paraId="4361066C" w14:textId="77777777" w:rsidR="00C752E4" w:rsidRPr="007959EA" w:rsidRDefault="00C752E4" w:rsidP="00AF10E9">
            <w:pPr>
              <w:spacing w:line="276" w:lineRule="auto"/>
              <w:jc w:val="both"/>
              <w:rPr>
                <w:rFonts w:eastAsia="Arial"/>
              </w:rPr>
            </w:pPr>
            <w:r w:rsidRPr="007959EA">
              <w:rPr>
                <w:rFonts w:eastAsia="Arial"/>
              </w:rPr>
              <w:t>2245</w:t>
            </w:r>
          </w:p>
        </w:tc>
        <w:tc>
          <w:tcPr>
            <w:tcW w:w="750" w:type="dxa"/>
            <w:tcMar>
              <w:top w:w="20" w:type="dxa"/>
              <w:left w:w="20" w:type="dxa"/>
              <w:bottom w:w="100" w:type="dxa"/>
              <w:right w:w="20" w:type="dxa"/>
            </w:tcMar>
            <w:vAlign w:val="bottom"/>
          </w:tcPr>
          <w:p w14:paraId="7C403739" w14:textId="77777777" w:rsidR="00C752E4" w:rsidRPr="007959EA" w:rsidRDefault="00C752E4" w:rsidP="00AF10E9">
            <w:pPr>
              <w:spacing w:line="276" w:lineRule="auto"/>
              <w:jc w:val="both"/>
              <w:rPr>
                <w:rFonts w:eastAsia="Arial"/>
              </w:rPr>
            </w:pPr>
            <w:r w:rsidRPr="007959EA">
              <w:rPr>
                <w:rFonts w:eastAsia="Arial"/>
              </w:rPr>
              <w:t>2.92</w:t>
            </w:r>
          </w:p>
        </w:tc>
        <w:tc>
          <w:tcPr>
            <w:tcW w:w="765" w:type="dxa"/>
            <w:tcMar>
              <w:top w:w="20" w:type="dxa"/>
              <w:left w:w="20" w:type="dxa"/>
              <w:bottom w:w="100" w:type="dxa"/>
              <w:right w:w="20" w:type="dxa"/>
            </w:tcMar>
            <w:vAlign w:val="bottom"/>
          </w:tcPr>
          <w:p w14:paraId="469373B4" w14:textId="77777777" w:rsidR="00C752E4" w:rsidRPr="007959EA" w:rsidRDefault="00C752E4" w:rsidP="00AF10E9">
            <w:pPr>
              <w:spacing w:line="276" w:lineRule="auto"/>
              <w:jc w:val="both"/>
              <w:rPr>
                <w:rFonts w:eastAsia="Arial"/>
              </w:rPr>
            </w:pPr>
            <w:r w:rsidRPr="007959EA">
              <w:rPr>
                <w:rFonts w:eastAsia="Arial"/>
              </w:rPr>
              <w:t>4.48</w:t>
            </w:r>
          </w:p>
        </w:tc>
      </w:tr>
      <w:tr w:rsidR="00C752E4" w:rsidRPr="007959EA" w14:paraId="0AC35D2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2863262" w14:textId="77777777" w:rsidR="00C752E4" w:rsidRPr="007959EA" w:rsidRDefault="00C752E4" w:rsidP="00AF10E9">
            <w:pPr>
              <w:spacing w:line="276" w:lineRule="auto"/>
              <w:jc w:val="both"/>
              <w:rPr>
                <w:rFonts w:eastAsia="Arial"/>
              </w:rPr>
            </w:pPr>
            <w:r w:rsidRPr="007959EA">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7BFE2"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898F254"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956750" w14:textId="77777777" w:rsidR="00C752E4" w:rsidRPr="007959EA" w:rsidRDefault="00C752E4" w:rsidP="00AF10E9">
            <w:pPr>
              <w:spacing w:line="276" w:lineRule="auto"/>
              <w:jc w:val="both"/>
              <w:rPr>
                <w:rFonts w:eastAsia="Arial"/>
              </w:rPr>
            </w:pPr>
            <w:r w:rsidRPr="007959EA">
              <w:rPr>
                <w:rFonts w:eastAsia="Arial"/>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9705B" w14:textId="77777777" w:rsidR="00C752E4" w:rsidRPr="007959EA" w:rsidRDefault="00C752E4" w:rsidP="00AF10E9">
            <w:pPr>
              <w:spacing w:line="276"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33483C7C" w14:textId="77777777" w:rsidR="00C752E4" w:rsidRPr="007959EA" w:rsidRDefault="00C752E4" w:rsidP="00AF10E9">
            <w:pPr>
              <w:spacing w:line="276" w:lineRule="auto"/>
              <w:jc w:val="both"/>
              <w:rPr>
                <w:rFonts w:eastAsia="Arial"/>
              </w:rPr>
            </w:pPr>
            <w:r w:rsidRPr="007959EA">
              <w:rPr>
                <w:rFonts w:eastAsia="Arial"/>
              </w:rPr>
              <w:t>515</w:t>
            </w:r>
          </w:p>
        </w:tc>
        <w:tc>
          <w:tcPr>
            <w:tcW w:w="930" w:type="dxa"/>
            <w:tcMar>
              <w:top w:w="20" w:type="dxa"/>
              <w:left w:w="20" w:type="dxa"/>
              <w:bottom w:w="100" w:type="dxa"/>
              <w:right w:w="20" w:type="dxa"/>
            </w:tcMar>
            <w:vAlign w:val="bottom"/>
          </w:tcPr>
          <w:p w14:paraId="75452A53" w14:textId="77777777" w:rsidR="00C752E4" w:rsidRPr="007959EA" w:rsidRDefault="00C752E4" w:rsidP="00AF10E9">
            <w:pPr>
              <w:spacing w:line="276" w:lineRule="auto"/>
              <w:jc w:val="both"/>
              <w:rPr>
                <w:rFonts w:eastAsia="Arial"/>
              </w:rPr>
            </w:pPr>
            <w:r w:rsidRPr="007959EA">
              <w:rPr>
                <w:rFonts w:eastAsia="Arial"/>
              </w:rPr>
              <w:t>2250</w:t>
            </w:r>
          </w:p>
        </w:tc>
        <w:tc>
          <w:tcPr>
            <w:tcW w:w="750" w:type="dxa"/>
            <w:tcMar>
              <w:top w:w="20" w:type="dxa"/>
              <w:left w:w="20" w:type="dxa"/>
              <w:bottom w:w="100" w:type="dxa"/>
              <w:right w:w="20" w:type="dxa"/>
            </w:tcMar>
            <w:vAlign w:val="bottom"/>
          </w:tcPr>
          <w:p w14:paraId="7975A4B7" w14:textId="77777777" w:rsidR="00C752E4" w:rsidRPr="007959EA" w:rsidRDefault="00C752E4" w:rsidP="00AF10E9">
            <w:pPr>
              <w:spacing w:line="276"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313CF658" w14:textId="77777777" w:rsidR="00C752E4" w:rsidRPr="007959EA" w:rsidRDefault="00C752E4" w:rsidP="00AF10E9">
            <w:pPr>
              <w:spacing w:line="276" w:lineRule="auto"/>
              <w:jc w:val="both"/>
              <w:rPr>
                <w:rFonts w:eastAsia="Arial"/>
              </w:rPr>
            </w:pPr>
            <w:r w:rsidRPr="007959EA">
              <w:rPr>
                <w:rFonts w:eastAsia="Arial"/>
              </w:rPr>
              <w:t>4.41</w:t>
            </w:r>
          </w:p>
        </w:tc>
      </w:tr>
      <w:tr w:rsidR="00C752E4" w:rsidRPr="007959EA" w14:paraId="1FC1DCB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DA143D" w14:textId="77777777" w:rsidR="00C752E4" w:rsidRPr="007959EA" w:rsidRDefault="00C752E4" w:rsidP="00AF10E9">
            <w:pPr>
              <w:spacing w:line="276" w:lineRule="auto"/>
              <w:jc w:val="both"/>
              <w:rPr>
                <w:rFonts w:eastAsia="Arial"/>
              </w:rPr>
            </w:pPr>
            <w:r w:rsidRPr="007959EA">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4724ED"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4607DDA"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C8E14C" w14:textId="77777777" w:rsidR="00C752E4" w:rsidRPr="007959EA" w:rsidRDefault="00C752E4" w:rsidP="00AF10E9">
            <w:pPr>
              <w:spacing w:line="276" w:lineRule="auto"/>
              <w:jc w:val="both"/>
              <w:rPr>
                <w:rFonts w:eastAsia="Arial"/>
              </w:rPr>
            </w:pPr>
            <w:r w:rsidRPr="007959EA">
              <w:rPr>
                <w:rFonts w:eastAsia="Arial"/>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77F6ED" w14:textId="77777777" w:rsidR="00C752E4" w:rsidRPr="007959EA" w:rsidRDefault="00C752E4" w:rsidP="00AF10E9">
            <w:pPr>
              <w:spacing w:line="276" w:lineRule="auto"/>
              <w:jc w:val="both"/>
              <w:rPr>
                <w:rFonts w:eastAsia="Arial"/>
              </w:rPr>
            </w:pPr>
            <w:r w:rsidRPr="007959EA">
              <w:rPr>
                <w:rFonts w:eastAsia="Arial"/>
              </w:rPr>
              <w:t>2498</w:t>
            </w:r>
          </w:p>
        </w:tc>
        <w:tc>
          <w:tcPr>
            <w:tcW w:w="795" w:type="dxa"/>
            <w:tcMar>
              <w:top w:w="20" w:type="dxa"/>
              <w:left w:w="20" w:type="dxa"/>
              <w:bottom w:w="100" w:type="dxa"/>
              <w:right w:w="20" w:type="dxa"/>
            </w:tcMar>
            <w:vAlign w:val="bottom"/>
          </w:tcPr>
          <w:p w14:paraId="1A48C588" w14:textId="77777777" w:rsidR="00C752E4" w:rsidRPr="007959EA" w:rsidRDefault="00C752E4" w:rsidP="00AF10E9">
            <w:pPr>
              <w:spacing w:line="276" w:lineRule="auto"/>
              <w:jc w:val="both"/>
              <w:rPr>
                <w:rFonts w:eastAsia="Arial"/>
              </w:rPr>
            </w:pPr>
            <w:r w:rsidRPr="007959EA">
              <w:rPr>
                <w:rFonts w:eastAsia="Arial"/>
              </w:rPr>
              <w:t>506</w:t>
            </w:r>
          </w:p>
        </w:tc>
        <w:tc>
          <w:tcPr>
            <w:tcW w:w="930" w:type="dxa"/>
            <w:tcMar>
              <w:top w:w="20" w:type="dxa"/>
              <w:left w:w="20" w:type="dxa"/>
              <w:bottom w:w="100" w:type="dxa"/>
              <w:right w:w="20" w:type="dxa"/>
            </w:tcMar>
            <w:vAlign w:val="bottom"/>
          </w:tcPr>
          <w:p w14:paraId="74CEA74D" w14:textId="77777777" w:rsidR="00C752E4" w:rsidRPr="007959EA" w:rsidRDefault="00C752E4" w:rsidP="00AF10E9">
            <w:pPr>
              <w:spacing w:line="276" w:lineRule="auto"/>
              <w:jc w:val="both"/>
              <w:rPr>
                <w:rFonts w:eastAsia="Arial"/>
              </w:rPr>
            </w:pPr>
            <w:r w:rsidRPr="007959EA">
              <w:rPr>
                <w:rFonts w:eastAsia="Arial"/>
              </w:rPr>
              <w:t>2239</w:t>
            </w:r>
          </w:p>
        </w:tc>
        <w:tc>
          <w:tcPr>
            <w:tcW w:w="750" w:type="dxa"/>
            <w:tcMar>
              <w:top w:w="20" w:type="dxa"/>
              <w:left w:w="20" w:type="dxa"/>
              <w:bottom w:w="100" w:type="dxa"/>
              <w:right w:w="20" w:type="dxa"/>
            </w:tcMar>
            <w:vAlign w:val="bottom"/>
          </w:tcPr>
          <w:p w14:paraId="36F53E51" w14:textId="77777777" w:rsidR="00C752E4" w:rsidRPr="007959EA" w:rsidRDefault="00C752E4" w:rsidP="00AF10E9">
            <w:pPr>
              <w:spacing w:line="276"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79648150" w14:textId="77777777" w:rsidR="00C752E4" w:rsidRPr="007959EA" w:rsidRDefault="00C752E4" w:rsidP="00AF10E9">
            <w:pPr>
              <w:spacing w:line="276" w:lineRule="auto"/>
              <w:jc w:val="both"/>
              <w:rPr>
                <w:rFonts w:eastAsia="Arial"/>
              </w:rPr>
            </w:pPr>
            <w:r w:rsidRPr="007959EA">
              <w:rPr>
                <w:rFonts w:eastAsia="Arial"/>
              </w:rPr>
              <w:t>4.42</w:t>
            </w:r>
          </w:p>
        </w:tc>
      </w:tr>
      <w:tr w:rsidR="00C752E4" w:rsidRPr="007959EA" w14:paraId="2752D5E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B3E101B" w14:textId="77777777" w:rsidR="00C752E4" w:rsidRPr="007959EA" w:rsidRDefault="00C752E4" w:rsidP="00AF10E9">
            <w:pPr>
              <w:spacing w:line="276" w:lineRule="auto"/>
              <w:jc w:val="both"/>
              <w:rPr>
                <w:rFonts w:eastAsia="Arial"/>
              </w:rPr>
            </w:pPr>
            <w:r w:rsidRPr="007959EA">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FCC6A8"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6A5DF59E" w14:textId="77777777" w:rsidR="00C752E4" w:rsidRPr="007959EA" w:rsidRDefault="00C752E4" w:rsidP="00AF10E9">
            <w:pPr>
              <w:spacing w:line="276"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A49F64" w14:textId="77777777" w:rsidR="00C752E4" w:rsidRPr="007959EA" w:rsidRDefault="00C752E4" w:rsidP="00AF10E9">
            <w:pPr>
              <w:spacing w:line="276" w:lineRule="auto"/>
              <w:jc w:val="both"/>
              <w:rPr>
                <w:rFonts w:eastAsia="Arial"/>
              </w:rPr>
            </w:pPr>
            <w:r w:rsidRPr="007959EA">
              <w:rPr>
                <w:rFonts w:eastAsia="Arial"/>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8395E0" w14:textId="77777777" w:rsidR="00C752E4" w:rsidRPr="007959EA" w:rsidRDefault="00C752E4" w:rsidP="00AF10E9">
            <w:pPr>
              <w:spacing w:line="276" w:lineRule="auto"/>
              <w:jc w:val="both"/>
              <w:rPr>
                <w:rFonts w:eastAsia="Arial"/>
              </w:rPr>
            </w:pPr>
            <w:r w:rsidRPr="007959EA">
              <w:rPr>
                <w:rFonts w:eastAsia="Arial"/>
              </w:rPr>
              <w:t>2464</w:t>
            </w:r>
          </w:p>
        </w:tc>
        <w:tc>
          <w:tcPr>
            <w:tcW w:w="795" w:type="dxa"/>
            <w:tcMar>
              <w:top w:w="20" w:type="dxa"/>
              <w:left w:w="20" w:type="dxa"/>
              <w:bottom w:w="100" w:type="dxa"/>
              <w:right w:w="20" w:type="dxa"/>
            </w:tcMar>
            <w:vAlign w:val="bottom"/>
          </w:tcPr>
          <w:p w14:paraId="3A195DFC" w14:textId="77777777" w:rsidR="00C752E4" w:rsidRPr="007959EA" w:rsidRDefault="00C752E4" w:rsidP="00AF10E9">
            <w:pPr>
              <w:spacing w:line="276" w:lineRule="auto"/>
              <w:jc w:val="both"/>
              <w:rPr>
                <w:rFonts w:eastAsia="Arial"/>
              </w:rPr>
            </w:pPr>
            <w:r w:rsidRPr="007959EA">
              <w:rPr>
                <w:rFonts w:eastAsia="Arial"/>
              </w:rPr>
              <w:t>474</w:t>
            </w:r>
          </w:p>
        </w:tc>
        <w:tc>
          <w:tcPr>
            <w:tcW w:w="930" w:type="dxa"/>
            <w:tcMar>
              <w:top w:w="20" w:type="dxa"/>
              <w:left w:w="20" w:type="dxa"/>
              <w:bottom w:w="100" w:type="dxa"/>
              <w:right w:w="20" w:type="dxa"/>
            </w:tcMar>
            <w:vAlign w:val="bottom"/>
          </w:tcPr>
          <w:p w14:paraId="7A375B71" w14:textId="77777777" w:rsidR="00C752E4" w:rsidRPr="007959EA" w:rsidRDefault="00C752E4" w:rsidP="00AF10E9">
            <w:pPr>
              <w:spacing w:line="276" w:lineRule="auto"/>
              <w:jc w:val="both"/>
              <w:rPr>
                <w:rFonts w:eastAsia="Arial"/>
              </w:rPr>
            </w:pPr>
            <w:r w:rsidRPr="007959EA">
              <w:rPr>
                <w:rFonts w:eastAsia="Arial"/>
              </w:rPr>
              <w:t>2196</w:t>
            </w:r>
          </w:p>
        </w:tc>
        <w:tc>
          <w:tcPr>
            <w:tcW w:w="750" w:type="dxa"/>
            <w:tcMar>
              <w:top w:w="20" w:type="dxa"/>
              <w:left w:w="20" w:type="dxa"/>
              <w:bottom w:w="100" w:type="dxa"/>
              <w:right w:w="20" w:type="dxa"/>
            </w:tcMar>
            <w:vAlign w:val="bottom"/>
          </w:tcPr>
          <w:p w14:paraId="38BC0885" w14:textId="77777777" w:rsidR="00C752E4" w:rsidRPr="007959EA" w:rsidRDefault="00C752E4" w:rsidP="00AF10E9">
            <w:pPr>
              <w:spacing w:line="276" w:lineRule="auto"/>
              <w:jc w:val="both"/>
              <w:rPr>
                <w:rFonts w:eastAsia="Arial"/>
              </w:rPr>
            </w:pPr>
            <w:r w:rsidRPr="007959EA">
              <w:rPr>
                <w:rFonts w:eastAsia="Arial"/>
              </w:rPr>
              <w:t>2.95</w:t>
            </w:r>
          </w:p>
        </w:tc>
        <w:tc>
          <w:tcPr>
            <w:tcW w:w="765" w:type="dxa"/>
            <w:tcMar>
              <w:top w:w="20" w:type="dxa"/>
              <w:left w:w="20" w:type="dxa"/>
              <w:bottom w:w="100" w:type="dxa"/>
              <w:right w:w="20" w:type="dxa"/>
            </w:tcMar>
            <w:vAlign w:val="bottom"/>
          </w:tcPr>
          <w:p w14:paraId="209FA392" w14:textId="77777777" w:rsidR="00C752E4" w:rsidRPr="007959EA" w:rsidRDefault="00C752E4" w:rsidP="00AF10E9">
            <w:pPr>
              <w:spacing w:line="276" w:lineRule="auto"/>
              <w:jc w:val="both"/>
              <w:rPr>
                <w:rFonts w:eastAsia="Arial"/>
              </w:rPr>
            </w:pPr>
            <w:r w:rsidRPr="007959EA">
              <w:rPr>
                <w:rFonts w:eastAsia="Arial"/>
              </w:rPr>
              <w:t>4.53</w:t>
            </w:r>
          </w:p>
        </w:tc>
      </w:tr>
      <w:tr w:rsidR="00C752E4" w:rsidRPr="007959EA" w14:paraId="21CE4A52"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FE5E6A6" w14:textId="77777777" w:rsidR="00C752E4" w:rsidRPr="007959EA" w:rsidRDefault="00C752E4" w:rsidP="00AF10E9">
            <w:pPr>
              <w:spacing w:line="276" w:lineRule="auto"/>
              <w:jc w:val="center"/>
              <w:rPr>
                <w:rFonts w:eastAsia="Arial"/>
              </w:rPr>
            </w:pPr>
            <w:r w:rsidRPr="007959EA">
              <w:rPr>
                <w:rFonts w:eastAsia="Arial"/>
              </w:rPr>
              <w:t>Multiple drivers</w:t>
            </w:r>
          </w:p>
        </w:tc>
      </w:tr>
      <w:tr w:rsidR="00C752E4" w:rsidRPr="007959EA" w14:paraId="5C65859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05E15E" w14:textId="77777777" w:rsidR="00C752E4" w:rsidRPr="007959EA" w:rsidRDefault="00C752E4" w:rsidP="00AF10E9">
            <w:pPr>
              <w:spacing w:line="276" w:lineRule="auto"/>
              <w:jc w:val="both"/>
              <w:rPr>
                <w:rFonts w:eastAsia="Arial"/>
              </w:rPr>
            </w:pPr>
            <w:r w:rsidRPr="007959EA">
              <w:rPr>
                <w:rFonts w:eastAsia="Arial"/>
              </w:rPr>
              <w:t>MT20pH8.1Li0.18</w:t>
            </w:r>
          </w:p>
        </w:tc>
        <w:tc>
          <w:tcPr>
            <w:tcW w:w="765" w:type="dxa"/>
            <w:tcMar>
              <w:top w:w="0" w:type="dxa"/>
              <w:left w:w="100" w:type="dxa"/>
              <w:bottom w:w="0" w:type="dxa"/>
              <w:right w:w="100" w:type="dxa"/>
            </w:tcMar>
            <w:vAlign w:val="bottom"/>
          </w:tcPr>
          <w:p w14:paraId="36A381C1" w14:textId="77777777" w:rsidR="00C752E4" w:rsidRPr="007959EA" w:rsidRDefault="00C752E4" w:rsidP="00AF10E9">
            <w:pPr>
              <w:spacing w:line="276" w:lineRule="auto"/>
              <w:jc w:val="right"/>
              <w:rPr>
                <w:rFonts w:eastAsia="Arial"/>
              </w:rPr>
            </w:pPr>
            <w:r w:rsidRPr="007959EA">
              <w:rPr>
                <w:rFonts w:eastAsia="Arial"/>
              </w:rPr>
              <w:t>20.8</w:t>
            </w:r>
          </w:p>
        </w:tc>
        <w:tc>
          <w:tcPr>
            <w:tcW w:w="825" w:type="dxa"/>
            <w:tcMar>
              <w:top w:w="20" w:type="dxa"/>
              <w:left w:w="20" w:type="dxa"/>
              <w:bottom w:w="100" w:type="dxa"/>
              <w:right w:w="20" w:type="dxa"/>
            </w:tcMar>
            <w:vAlign w:val="bottom"/>
          </w:tcPr>
          <w:p w14:paraId="39B5A235"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C949D"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4B7DF7D8" w14:textId="77777777" w:rsidR="00C752E4" w:rsidRPr="007959EA" w:rsidRDefault="00C752E4" w:rsidP="00AF10E9">
            <w:pPr>
              <w:spacing w:line="276" w:lineRule="auto"/>
              <w:jc w:val="right"/>
              <w:rPr>
                <w:rFonts w:eastAsia="Arial"/>
              </w:rPr>
            </w:pPr>
            <w:r w:rsidRPr="007959EA">
              <w:rPr>
                <w:rFonts w:eastAsia="Arial"/>
              </w:rPr>
              <w:t>2512</w:t>
            </w:r>
          </w:p>
        </w:tc>
        <w:tc>
          <w:tcPr>
            <w:tcW w:w="795" w:type="dxa"/>
            <w:tcMar>
              <w:top w:w="20" w:type="dxa"/>
              <w:left w:w="20" w:type="dxa"/>
              <w:bottom w:w="100" w:type="dxa"/>
              <w:right w:w="20" w:type="dxa"/>
            </w:tcMar>
            <w:vAlign w:val="bottom"/>
          </w:tcPr>
          <w:p w14:paraId="3A99E4C6" w14:textId="77777777" w:rsidR="00C752E4" w:rsidRPr="007959EA" w:rsidRDefault="00C752E4" w:rsidP="00AF10E9">
            <w:pPr>
              <w:spacing w:line="276" w:lineRule="auto"/>
              <w:jc w:val="right"/>
              <w:rPr>
                <w:rFonts w:eastAsia="Arial"/>
              </w:rPr>
            </w:pPr>
            <w:r w:rsidRPr="007959EA">
              <w:rPr>
                <w:rFonts w:eastAsia="Arial"/>
              </w:rPr>
              <w:t>533</w:t>
            </w:r>
          </w:p>
        </w:tc>
        <w:tc>
          <w:tcPr>
            <w:tcW w:w="930" w:type="dxa"/>
            <w:tcMar>
              <w:top w:w="20" w:type="dxa"/>
              <w:left w:w="20" w:type="dxa"/>
              <w:bottom w:w="100" w:type="dxa"/>
              <w:right w:w="20" w:type="dxa"/>
            </w:tcMar>
            <w:vAlign w:val="bottom"/>
          </w:tcPr>
          <w:p w14:paraId="3CEA4876" w14:textId="77777777" w:rsidR="00C752E4" w:rsidRPr="007959EA" w:rsidRDefault="00C752E4" w:rsidP="00AF10E9">
            <w:pPr>
              <w:spacing w:line="276" w:lineRule="auto"/>
              <w:jc w:val="right"/>
              <w:rPr>
                <w:rFonts w:eastAsia="Arial"/>
              </w:rPr>
            </w:pPr>
            <w:r w:rsidRPr="007959EA">
              <w:rPr>
                <w:rFonts w:eastAsia="Arial"/>
              </w:rPr>
              <w:t>2256</w:t>
            </w:r>
          </w:p>
        </w:tc>
        <w:tc>
          <w:tcPr>
            <w:tcW w:w="750" w:type="dxa"/>
            <w:tcMar>
              <w:top w:w="20" w:type="dxa"/>
              <w:left w:w="20" w:type="dxa"/>
              <w:bottom w:w="100" w:type="dxa"/>
              <w:right w:w="20" w:type="dxa"/>
            </w:tcMar>
            <w:vAlign w:val="bottom"/>
          </w:tcPr>
          <w:p w14:paraId="02EAAA1E" w14:textId="77777777" w:rsidR="00C752E4" w:rsidRPr="007959EA" w:rsidRDefault="00C752E4" w:rsidP="00AF10E9">
            <w:pPr>
              <w:spacing w:line="276" w:lineRule="auto"/>
              <w:jc w:val="right"/>
              <w:rPr>
                <w:rFonts w:eastAsia="Arial"/>
              </w:rPr>
            </w:pPr>
            <w:r w:rsidRPr="007959EA">
              <w:rPr>
                <w:rFonts w:eastAsia="Arial"/>
              </w:rPr>
              <w:t>2.88</w:t>
            </w:r>
          </w:p>
        </w:tc>
        <w:tc>
          <w:tcPr>
            <w:tcW w:w="765" w:type="dxa"/>
            <w:tcMar>
              <w:top w:w="20" w:type="dxa"/>
              <w:left w:w="20" w:type="dxa"/>
              <w:bottom w:w="100" w:type="dxa"/>
              <w:right w:w="20" w:type="dxa"/>
            </w:tcMar>
            <w:vAlign w:val="bottom"/>
          </w:tcPr>
          <w:p w14:paraId="7F8CECCE" w14:textId="77777777" w:rsidR="00C752E4" w:rsidRPr="007959EA" w:rsidRDefault="00C752E4" w:rsidP="00AF10E9">
            <w:pPr>
              <w:spacing w:line="276" w:lineRule="auto"/>
              <w:jc w:val="right"/>
              <w:rPr>
                <w:rFonts w:eastAsia="Arial"/>
              </w:rPr>
            </w:pPr>
            <w:r w:rsidRPr="007959EA">
              <w:rPr>
                <w:rFonts w:eastAsia="Arial"/>
              </w:rPr>
              <w:t>4.40</w:t>
            </w:r>
          </w:p>
        </w:tc>
      </w:tr>
      <w:tr w:rsidR="00C752E4" w:rsidRPr="007959EA" w14:paraId="3CDBA45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C39C4C" w14:textId="77777777" w:rsidR="00C752E4" w:rsidRPr="007959EA" w:rsidRDefault="00C752E4" w:rsidP="00AF10E9">
            <w:pPr>
              <w:spacing w:line="276" w:lineRule="auto"/>
              <w:jc w:val="both"/>
              <w:rPr>
                <w:rFonts w:eastAsia="Arial"/>
              </w:rPr>
            </w:pPr>
            <w:r w:rsidRPr="007959EA">
              <w:rPr>
                <w:rFonts w:eastAsia="Arial"/>
              </w:rPr>
              <w:t>MT20pH7.7Li0.18</w:t>
            </w:r>
          </w:p>
        </w:tc>
        <w:tc>
          <w:tcPr>
            <w:tcW w:w="765" w:type="dxa"/>
            <w:tcMar>
              <w:top w:w="0" w:type="dxa"/>
              <w:left w:w="100" w:type="dxa"/>
              <w:bottom w:w="0" w:type="dxa"/>
              <w:right w:w="100" w:type="dxa"/>
            </w:tcMar>
            <w:vAlign w:val="bottom"/>
          </w:tcPr>
          <w:p w14:paraId="144FD54C" w14:textId="77777777" w:rsidR="00C752E4" w:rsidRPr="007959EA" w:rsidRDefault="00C752E4" w:rsidP="00AF10E9">
            <w:pPr>
              <w:spacing w:line="276"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55B6753D" w14:textId="77777777" w:rsidR="00C752E4" w:rsidRPr="007959EA" w:rsidRDefault="00C752E4" w:rsidP="00AF10E9">
            <w:pPr>
              <w:spacing w:line="276" w:lineRule="auto"/>
              <w:jc w:val="right"/>
              <w:rPr>
                <w:rFonts w:eastAsia="Arial"/>
              </w:rPr>
            </w:pPr>
            <w:r w:rsidRPr="007959EA">
              <w:rPr>
                <w:rFonts w:eastAsia="Arial"/>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BC7A94"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Mar>
              <w:top w:w="20" w:type="dxa"/>
              <w:left w:w="20" w:type="dxa"/>
              <w:bottom w:w="100" w:type="dxa"/>
              <w:right w:w="20" w:type="dxa"/>
            </w:tcMar>
            <w:vAlign w:val="bottom"/>
          </w:tcPr>
          <w:p w14:paraId="00B75C4E" w14:textId="77777777" w:rsidR="00C752E4" w:rsidRPr="007959EA" w:rsidRDefault="00C752E4" w:rsidP="00AF10E9">
            <w:pPr>
              <w:spacing w:line="276" w:lineRule="auto"/>
              <w:jc w:val="right"/>
              <w:rPr>
                <w:rFonts w:eastAsia="Arial"/>
              </w:rPr>
            </w:pPr>
            <w:r w:rsidRPr="007959EA">
              <w:rPr>
                <w:rFonts w:eastAsia="Arial"/>
              </w:rPr>
              <w:t>2497</w:t>
            </w:r>
          </w:p>
        </w:tc>
        <w:tc>
          <w:tcPr>
            <w:tcW w:w="795" w:type="dxa"/>
            <w:tcMar>
              <w:top w:w="20" w:type="dxa"/>
              <w:left w:w="20" w:type="dxa"/>
              <w:bottom w:w="100" w:type="dxa"/>
              <w:right w:w="20" w:type="dxa"/>
            </w:tcMar>
            <w:vAlign w:val="bottom"/>
          </w:tcPr>
          <w:p w14:paraId="155CDC54" w14:textId="77777777" w:rsidR="00C752E4" w:rsidRPr="007959EA" w:rsidRDefault="00C752E4" w:rsidP="00AF10E9">
            <w:pPr>
              <w:spacing w:line="276" w:lineRule="auto"/>
              <w:jc w:val="right"/>
              <w:rPr>
                <w:rFonts w:eastAsia="Arial"/>
              </w:rPr>
            </w:pPr>
            <w:r w:rsidRPr="007959EA">
              <w:rPr>
                <w:rFonts w:eastAsia="Arial"/>
              </w:rPr>
              <w:t>1149</w:t>
            </w:r>
          </w:p>
        </w:tc>
        <w:tc>
          <w:tcPr>
            <w:tcW w:w="930" w:type="dxa"/>
            <w:tcMar>
              <w:top w:w="20" w:type="dxa"/>
              <w:left w:w="20" w:type="dxa"/>
              <w:bottom w:w="100" w:type="dxa"/>
              <w:right w:w="20" w:type="dxa"/>
            </w:tcMar>
            <w:vAlign w:val="bottom"/>
          </w:tcPr>
          <w:p w14:paraId="267D3AA4" w14:textId="77777777" w:rsidR="00C752E4" w:rsidRPr="007959EA" w:rsidRDefault="00C752E4" w:rsidP="00AF10E9">
            <w:pPr>
              <w:spacing w:line="276" w:lineRule="auto"/>
              <w:jc w:val="right"/>
              <w:rPr>
                <w:rFonts w:eastAsia="Arial"/>
              </w:rPr>
            </w:pPr>
            <w:r w:rsidRPr="007959EA">
              <w:rPr>
                <w:rFonts w:eastAsia="Arial"/>
              </w:rPr>
              <w:t>2383</w:t>
            </w:r>
          </w:p>
        </w:tc>
        <w:tc>
          <w:tcPr>
            <w:tcW w:w="750" w:type="dxa"/>
            <w:tcMar>
              <w:top w:w="20" w:type="dxa"/>
              <w:left w:w="20" w:type="dxa"/>
              <w:bottom w:w="100" w:type="dxa"/>
              <w:right w:w="20" w:type="dxa"/>
            </w:tcMar>
            <w:vAlign w:val="bottom"/>
          </w:tcPr>
          <w:p w14:paraId="2D3F666E" w14:textId="77777777" w:rsidR="00C752E4" w:rsidRPr="007959EA" w:rsidRDefault="00C752E4" w:rsidP="00AF10E9">
            <w:pPr>
              <w:spacing w:line="276" w:lineRule="auto"/>
              <w:jc w:val="right"/>
              <w:rPr>
                <w:rFonts w:eastAsia="Arial"/>
              </w:rPr>
            </w:pPr>
            <w:r w:rsidRPr="007959EA">
              <w:rPr>
                <w:rFonts w:eastAsia="Arial"/>
              </w:rPr>
              <w:t>1.58</w:t>
            </w:r>
          </w:p>
        </w:tc>
        <w:tc>
          <w:tcPr>
            <w:tcW w:w="765" w:type="dxa"/>
            <w:tcMar>
              <w:top w:w="20" w:type="dxa"/>
              <w:left w:w="20" w:type="dxa"/>
              <w:bottom w:w="100" w:type="dxa"/>
              <w:right w:w="20" w:type="dxa"/>
            </w:tcMar>
            <w:vAlign w:val="bottom"/>
          </w:tcPr>
          <w:p w14:paraId="744958AC" w14:textId="77777777" w:rsidR="00C752E4" w:rsidRPr="007959EA" w:rsidRDefault="00C752E4" w:rsidP="00AF10E9">
            <w:pPr>
              <w:spacing w:line="276" w:lineRule="auto"/>
              <w:jc w:val="right"/>
              <w:rPr>
                <w:rFonts w:eastAsia="Arial"/>
              </w:rPr>
            </w:pPr>
            <w:r w:rsidRPr="007959EA">
              <w:rPr>
                <w:rFonts w:eastAsia="Arial"/>
              </w:rPr>
              <w:t>2.42</w:t>
            </w:r>
          </w:p>
        </w:tc>
      </w:tr>
      <w:tr w:rsidR="00C752E4" w:rsidRPr="007959EA" w14:paraId="7032C19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CD51B" w14:textId="77777777" w:rsidR="00C752E4" w:rsidRPr="007959EA" w:rsidRDefault="00C752E4" w:rsidP="00AF10E9">
            <w:pPr>
              <w:spacing w:line="276" w:lineRule="auto"/>
              <w:jc w:val="both"/>
              <w:rPr>
                <w:rFonts w:eastAsia="Arial"/>
              </w:rPr>
            </w:pPr>
            <w:r w:rsidRPr="007959EA">
              <w:rPr>
                <w:rFonts w:eastAsia="Arial"/>
              </w:rPr>
              <w:t>MT20pH8.1Li7</w:t>
            </w:r>
          </w:p>
        </w:tc>
        <w:tc>
          <w:tcPr>
            <w:tcW w:w="765" w:type="dxa"/>
            <w:tcMar>
              <w:top w:w="0" w:type="dxa"/>
              <w:left w:w="100" w:type="dxa"/>
              <w:bottom w:w="0" w:type="dxa"/>
              <w:right w:w="100" w:type="dxa"/>
            </w:tcMar>
            <w:vAlign w:val="bottom"/>
          </w:tcPr>
          <w:p w14:paraId="25C8406E" w14:textId="77777777" w:rsidR="00C752E4" w:rsidRPr="007959EA" w:rsidRDefault="00C752E4" w:rsidP="00AF10E9">
            <w:pPr>
              <w:spacing w:line="276"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0E5C8AB7"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423E4A"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7B5C4C02" w14:textId="77777777" w:rsidR="00C752E4" w:rsidRPr="007959EA" w:rsidRDefault="00C752E4" w:rsidP="00AF10E9">
            <w:pPr>
              <w:spacing w:line="276" w:lineRule="auto"/>
              <w:jc w:val="right"/>
              <w:rPr>
                <w:rFonts w:eastAsia="Arial"/>
              </w:rPr>
            </w:pPr>
            <w:r w:rsidRPr="007959EA">
              <w:rPr>
                <w:rFonts w:eastAsia="Arial"/>
              </w:rPr>
              <w:t>2482</w:t>
            </w:r>
          </w:p>
        </w:tc>
        <w:tc>
          <w:tcPr>
            <w:tcW w:w="795" w:type="dxa"/>
            <w:tcMar>
              <w:top w:w="20" w:type="dxa"/>
              <w:left w:w="20" w:type="dxa"/>
              <w:bottom w:w="100" w:type="dxa"/>
              <w:right w:w="20" w:type="dxa"/>
            </w:tcMar>
            <w:vAlign w:val="bottom"/>
          </w:tcPr>
          <w:p w14:paraId="1EDCF299" w14:textId="77777777" w:rsidR="00C752E4" w:rsidRPr="007959EA" w:rsidRDefault="00C752E4" w:rsidP="00AF10E9">
            <w:pPr>
              <w:spacing w:line="276" w:lineRule="auto"/>
              <w:jc w:val="right"/>
              <w:rPr>
                <w:rFonts w:eastAsia="Arial"/>
              </w:rPr>
            </w:pPr>
            <w:r w:rsidRPr="007959EA">
              <w:rPr>
                <w:rFonts w:eastAsia="Arial"/>
              </w:rPr>
              <w:t>523</w:t>
            </w:r>
          </w:p>
        </w:tc>
        <w:tc>
          <w:tcPr>
            <w:tcW w:w="930" w:type="dxa"/>
            <w:tcMar>
              <w:top w:w="20" w:type="dxa"/>
              <w:left w:w="20" w:type="dxa"/>
              <w:bottom w:w="100" w:type="dxa"/>
              <w:right w:w="20" w:type="dxa"/>
            </w:tcMar>
            <w:vAlign w:val="bottom"/>
          </w:tcPr>
          <w:p w14:paraId="1D539374" w14:textId="77777777" w:rsidR="00C752E4" w:rsidRPr="007959EA" w:rsidRDefault="00C752E4" w:rsidP="00AF10E9">
            <w:pPr>
              <w:spacing w:line="276" w:lineRule="auto"/>
              <w:jc w:val="right"/>
              <w:rPr>
                <w:rFonts w:eastAsia="Arial"/>
              </w:rPr>
            </w:pPr>
            <w:r w:rsidRPr="007959EA">
              <w:rPr>
                <w:rFonts w:eastAsia="Arial"/>
              </w:rPr>
              <w:t>2229</w:t>
            </w:r>
          </w:p>
        </w:tc>
        <w:tc>
          <w:tcPr>
            <w:tcW w:w="750" w:type="dxa"/>
            <w:tcMar>
              <w:top w:w="20" w:type="dxa"/>
              <w:left w:w="20" w:type="dxa"/>
              <w:bottom w:w="100" w:type="dxa"/>
              <w:right w:w="20" w:type="dxa"/>
            </w:tcMar>
            <w:vAlign w:val="bottom"/>
          </w:tcPr>
          <w:p w14:paraId="2A4C81A3" w14:textId="77777777" w:rsidR="00C752E4" w:rsidRPr="007959EA" w:rsidRDefault="00C752E4" w:rsidP="00AF10E9">
            <w:pPr>
              <w:spacing w:line="276" w:lineRule="auto"/>
              <w:jc w:val="right"/>
              <w:rPr>
                <w:rFonts w:eastAsia="Arial"/>
              </w:rPr>
            </w:pPr>
            <w:r w:rsidRPr="007959EA">
              <w:rPr>
                <w:rFonts w:eastAsia="Arial"/>
              </w:rPr>
              <w:t>2.83</w:t>
            </w:r>
          </w:p>
        </w:tc>
        <w:tc>
          <w:tcPr>
            <w:tcW w:w="765" w:type="dxa"/>
            <w:tcMar>
              <w:top w:w="20" w:type="dxa"/>
              <w:left w:w="20" w:type="dxa"/>
              <w:bottom w:w="100" w:type="dxa"/>
              <w:right w:w="20" w:type="dxa"/>
            </w:tcMar>
            <w:vAlign w:val="bottom"/>
          </w:tcPr>
          <w:p w14:paraId="54162268" w14:textId="77777777" w:rsidR="00C752E4" w:rsidRPr="007959EA" w:rsidRDefault="00C752E4" w:rsidP="00AF10E9">
            <w:pPr>
              <w:spacing w:line="276" w:lineRule="auto"/>
              <w:jc w:val="right"/>
              <w:rPr>
                <w:rFonts w:eastAsia="Arial"/>
              </w:rPr>
            </w:pPr>
            <w:r w:rsidRPr="007959EA">
              <w:rPr>
                <w:rFonts w:eastAsia="Arial"/>
              </w:rPr>
              <w:t>4.33</w:t>
            </w:r>
          </w:p>
        </w:tc>
      </w:tr>
      <w:tr w:rsidR="00C752E4" w:rsidRPr="007959EA" w14:paraId="62D548F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3A1845" w14:textId="77777777" w:rsidR="00C752E4" w:rsidRPr="007959EA" w:rsidRDefault="00C752E4" w:rsidP="00AF10E9">
            <w:pPr>
              <w:spacing w:line="276" w:lineRule="auto"/>
              <w:jc w:val="both"/>
              <w:rPr>
                <w:rFonts w:eastAsia="Arial"/>
              </w:rPr>
            </w:pPr>
            <w:r w:rsidRPr="007959EA">
              <w:rPr>
                <w:rFonts w:eastAsia="Arial"/>
              </w:rPr>
              <w:t>MT20pH7.7Li7</w:t>
            </w:r>
          </w:p>
        </w:tc>
        <w:tc>
          <w:tcPr>
            <w:tcW w:w="765" w:type="dxa"/>
            <w:tcMar>
              <w:top w:w="0" w:type="dxa"/>
              <w:left w:w="100" w:type="dxa"/>
              <w:bottom w:w="0" w:type="dxa"/>
              <w:right w:w="100" w:type="dxa"/>
            </w:tcMar>
            <w:vAlign w:val="bottom"/>
          </w:tcPr>
          <w:p w14:paraId="5DC1FB7C" w14:textId="77777777" w:rsidR="00C752E4" w:rsidRPr="007959EA" w:rsidRDefault="00C752E4" w:rsidP="00AF10E9">
            <w:pPr>
              <w:spacing w:line="276" w:lineRule="auto"/>
              <w:jc w:val="right"/>
              <w:rPr>
                <w:rFonts w:eastAsia="Arial"/>
              </w:rPr>
            </w:pPr>
            <w:r w:rsidRPr="007959EA">
              <w:rPr>
                <w:rFonts w:eastAsia="Arial"/>
              </w:rPr>
              <w:t>20.7</w:t>
            </w:r>
          </w:p>
        </w:tc>
        <w:tc>
          <w:tcPr>
            <w:tcW w:w="825" w:type="dxa"/>
            <w:tcMar>
              <w:top w:w="20" w:type="dxa"/>
              <w:left w:w="20" w:type="dxa"/>
              <w:bottom w:w="100" w:type="dxa"/>
              <w:right w:w="20" w:type="dxa"/>
            </w:tcMar>
            <w:vAlign w:val="bottom"/>
          </w:tcPr>
          <w:p w14:paraId="75D9BDE1" w14:textId="77777777" w:rsidR="00C752E4" w:rsidRPr="007959EA" w:rsidRDefault="00C752E4" w:rsidP="00AF10E9">
            <w:pPr>
              <w:spacing w:line="276" w:lineRule="auto"/>
              <w:jc w:val="right"/>
              <w:rPr>
                <w:rFonts w:eastAsia="Arial"/>
              </w:rPr>
            </w:pPr>
            <w:r w:rsidRPr="007959EA">
              <w:rPr>
                <w:rFonts w:eastAsia="Arial"/>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5647EA"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3211BA7E" w14:textId="77777777" w:rsidR="00C752E4" w:rsidRPr="007959EA" w:rsidRDefault="00C752E4" w:rsidP="00AF10E9">
            <w:pPr>
              <w:spacing w:line="276" w:lineRule="auto"/>
              <w:jc w:val="right"/>
              <w:rPr>
                <w:rFonts w:eastAsia="Arial"/>
              </w:rPr>
            </w:pPr>
            <w:r w:rsidRPr="007959EA">
              <w:rPr>
                <w:rFonts w:eastAsia="Arial"/>
              </w:rPr>
              <w:t>2471</w:t>
            </w:r>
          </w:p>
        </w:tc>
        <w:tc>
          <w:tcPr>
            <w:tcW w:w="795" w:type="dxa"/>
            <w:tcMar>
              <w:top w:w="20" w:type="dxa"/>
              <w:left w:w="20" w:type="dxa"/>
              <w:bottom w:w="100" w:type="dxa"/>
              <w:right w:w="20" w:type="dxa"/>
            </w:tcMar>
            <w:vAlign w:val="bottom"/>
          </w:tcPr>
          <w:p w14:paraId="6D2C4F7C" w14:textId="77777777" w:rsidR="00C752E4" w:rsidRPr="007959EA" w:rsidRDefault="00C752E4" w:rsidP="00AF10E9">
            <w:pPr>
              <w:spacing w:line="276" w:lineRule="auto"/>
              <w:jc w:val="right"/>
              <w:rPr>
                <w:rFonts w:eastAsia="Arial"/>
              </w:rPr>
            </w:pPr>
            <w:r w:rsidRPr="007959EA">
              <w:rPr>
                <w:rFonts w:eastAsia="Arial"/>
              </w:rPr>
              <w:t>1091</w:t>
            </w:r>
          </w:p>
        </w:tc>
        <w:tc>
          <w:tcPr>
            <w:tcW w:w="930" w:type="dxa"/>
            <w:tcMar>
              <w:top w:w="20" w:type="dxa"/>
              <w:left w:w="20" w:type="dxa"/>
              <w:bottom w:w="100" w:type="dxa"/>
              <w:right w:w="20" w:type="dxa"/>
            </w:tcMar>
            <w:vAlign w:val="bottom"/>
          </w:tcPr>
          <w:p w14:paraId="57F22E79" w14:textId="77777777" w:rsidR="00C752E4" w:rsidRPr="007959EA" w:rsidRDefault="00C752E4" w:rsidP="00AF10E9">
            <w:pPr>
              <w:spacing w:line="276" w:lineRule="auto"/>
              <w:jc w:val="right"/>
              <w:rPr>
                <w:rFonts w:eastAsia="Arial"/>
              </w:rPr>
            </w:pPr>
            <w:r w:rsidRPr="007959EA">
              <w:rPr>
                <w:rFonts w:eastAsia="Arial"/>
              </w:rPr>
              <w:t>2350</w:t>
            </w:r>
          </w:p>
        </w:tc>
        <w:tc>
          <w:tcPr>
            <w:tcW w:w="750" w:type="dxa"/>
            <w:tcMar>
              <w:top w:w="20" w:type="dxa"/>
              <w:left w:w="20" w:type="dxa"/>
              <w:bottom w:w="100" w:type="dxa"/>
              <w:right w:w="20" w:type="dxa"/>
            </w:tcMar>
            <w:vAlign w:val="bottom"/>
          </w:tcPr>
          <w:p w14:paraId="00EDBD7D" w14:textId="77777777" w:rsidR="00C752E4" w:rsidRPr="007959EA" w:rsidRDefault="00C752E4" w:rsidP="00AF10E9">
            <w:pPr>
              <w:spacing w:line="276" w:lineRule="auto"/>
              <w:jc w:val="right"/>
              <w:rPr>
                <w:rFonts w:eastAsia="Arial"/>
              </w:rPr>
            </w:pPr>
            <w:r w:rsidRPr="007959EA">
              <w:rPr>
                <w:rFonts w:eastAsia="Arial"/>
              </w:rPr>
              <w:t>1.62</w:t>
            </w:r>
          </w:p>
        </w:tc>
        <w:tc>
          <w:tcPr>
            <w:tcW w:w="765" w:type="dxa"/>
            <w:tcMar>
              <w:top w:w="20" w:type="dxa"/>
              <w:left w:w="20" w:type="dxa"/>
              <w:bottom w:w="100" w:type="dxa"/>
              <w:right w:w="20" w:type="dxa"/>
            </w:tcMar>
            <w:vAlign w:val="bottom"/>
          </w:tcPr>
          <w:p w14:paraId="3B8B1C9B" w14:textId="77777777" w:rsidR="00C752E4" w:rsidRPr="007959EA" w:rsidRDefault="00C752E4" w:rsidP="00AF10E9">
            <w:pPr>
              <w:spacing w:line="276" w:lineRule="auto"/>
              <w:jc w:val="right"/>
              <w:rPr>
                <w:rFonts w:eastAsia="Arial"/>
              </w:rPr>
            </w:pPr>
            <w:r w:rsidRPr="007959EA">
              <w:rPr>
                <w:rFonts w:eastAsia="Arial"/>
              </w:rPr>
              <w:t>2.48</w:t>
            </w:r>
          </w:p>
        </w:tc>
      </w:tr>
      <w:tr w:rsidR="00C752E4" w:rsidRPr="007959EA" w14:paraId="1296E7E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DFFAF" w14:textId="77777777" w:rsidR="00C752E4" w:rsidRPr="007959EA" w:rsidRDefault="00C752E4" w:rsidP="00AF10E9">
            <w:pPr>
              <w:spacing w:line="276" w:lineRule="auto"/>
              <w:jc w:val="both"/>
              <w:rPr>
                <w:rFonts w:eastAsia="Arial"/>
              </w:rPr>
            </w:pPr>
            <w:r w:rsidRPr="007959EA">
              <w:rPr>
                <w:rFonts w:eastAsia="Arial"/>
              </w:rPr>
              <w:t>MT24pH8.1Li0.18</w:t>
            </w:r>
          </w:p>
        </w:tc>
        <w:tc>
          <w:tcPr>
            <w:tcW w:w="765" w:type="dxa"/>
            <w:tcMar>
              <w:top w:w="0" w:type="dxa"/>
              <w:left w:w="100" w:type="dxa"/>
              <w:bottom w:w="0" w:type="dxa"/>
              <w:right w:w="100" w:type="dxa"/>
            </w:tcMar>
            <w:vAlign w:val="bottom"/>
          </w:tcPr>
          <w:p w14:paraId="50269405" w14:textId="77777777" w:rsidR="00C752E4" w:rsidRPr="007959EA" w:rsidRDefault="00C752E4" w:rsidP="00AF10E9">
            <w:pPr>
              <w:spacing w:line="276"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73096D8A"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BC2C49"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0CFBCE9B" w14:textId="77777777" w:rsidR="00C752E4" w:rsidRPr="007959EA" w:rsidRDefault="00C752E4" w:rsidP="00AF10E9">
            <w:pPr>
              <w:spacing w:line="276" w:lineRule="auto"/>
              <w:jc w:val="right"/>
              <w:rPr>
                <w:rFonts w:eastAsia="Arial"/>
              </w:rPr>
            </w:pPr>
            <w:r w:rsidRPr="007959EA">
              <w:rPr>
                <w:rFonts w:eastAsia="Arial"/>
              </w:rPr>
              <w:t>2496</w:t>
            </w:r>
          </w:p>
        </w:tc>
        <w:tc>
          <w:tcPr>
            <w:tcW w:w="795" w:type="dxa"/>
            <w:tcMar>
              <w:top w:w="20" w:type="dxa"/>
              <w:left w:w="20" w:type="dxa"/>
              <w:bottom w:w="100" w:type="dxa"/>
              <w:right w:w="20" w:type="dxa"/>
            </w:tcMar>
            <w:vAlign w:val="bottom"/>
          </w:tcPr>
          <w:p w14:paraId="3331BADE" w14:textId="77777777" w:rsidR="00C752E4" w:rsidRPr="007959EA" w:rsidRDefault="00C752E4" w:rsidP="00AF10E9">
            <w:pPr>
              <w:spacing w:line="276" w:lineRule="auto"/>
              <w:jc w:val="right"/>
              <w:rPr>
                <w:rFonts w:eastAsia="Arial"/>
              </w:rPr>
            </w:pPr>
            <w:r w:rsidRPr="007959EA">
              <w:rPr>
                <w:rFonts w:eastAsia="Arial"/>
              </w:rPr>
              <w:t>528</w:t>
            </w:r>
          </w:p>
        </w:tc>
        <w:tc>
          <w:tcPr>
            <w:tcW w:w="930" w:type="dxa"/>
            <w:tcMar>
              <w:top w:w="20" w:type="dxa"/>
              <w:left w:w="20" w:type="dxa"/>
              <w:bottom w:w="100" w:type="dxa"/>
              <w:right w:w="20" w:type="dxa"/>
            </w:tcMar>
            <w:vAlign w:val="bottom"/>
          </w:tcPr>
          <w:p w14:paraId="15DAB716" w14:textId="77777777" w:rsidR="00C752E4" w:rsidRPr="007959EA" w:rsidRDefault="00C752E4" w:rsidP="00AF10E9">
            <w:pPr>
              <w:spacing w:line="276" w:lineRule="auto"/>
              <w:jc w:val="right"/>
              <w:rPr>
                <w:rFonts w:eastAsia="Arial"/>
              </w:rPr>
            </w:pPr>
            <w:r w:rsidRPr="007959EA">
              <w:rPr>
                <w:rFonts w:eastAsia="Arial"/>
              </w:rPr>
              <w:t>2201</w:t>
            </w:r>
          </w:p>
        </w:tc>
        <w:tc>
          <w:tcPr>
            <w:tcW w:w="750" w:type="dxa"/>
            <w:tcMar>
              <w:top w:w="20" w:type="dxa"/>
              <w:left w:w="20" w:type="dxa"/>
              <w:bottom w:w="100" w:type="dxa"/>
              <w:right w:w="20" w:type="dxa"/>
            </w:tcMar>
            <w:vAlign w:val="bottom"/>
          </w:tcPr>
          <w:p w14:paraId="02AE71B5" w14:textId="77777777" w:rsidR="00C752E4" w:rsidRPr="007959EA" w:rsidRDefault="00C752E4" w:rsidP="00AF10E9">
            <w:pPr>
              <w:spacing w:line="276" w:lineRule="auto"/>
              <w:jc w:val="right"/>
              <w:rPr>
                <w:rFonts w:eastAsia="Arial"/>
              </w:rPr>
            </w:pPr>
            <w:r w:rsidRPr="007959EA">
              <w:rPr>
                <w:rFonts w:eastAsia="Arial"/>
              </w:rPr>
              <w:t>3.34</w:t>
            </w:r>
          </w:p>
        </w:tc>
        <w:tc>
          <w:tcPr>
            <w:tcW w:w="765" w:type="dxa"/>
            <w:tcMar>
              <w:top w:w="20" w:type="dxa"/>
              <w:left w:w="20" w:type="dxa"/>
              <w:bottom w:w="100" w:type="dxa"/>
              <w:right w:w="20" w:type="dxa"/>
            </w:tcMar>
            <w:vAlign w:val="bottom"/>
          </w:tcPr>
          <w:p w14:paraId="794CCE65" w14:textId="77777777" w:rsidR="00C752E4" w:rsidRPr="007959EA" w:rsidRDefault="00C752E4" w:rsidP="00AF10E9">
            <w:pPr>
              <w:spacing w:line="276" w:lineRule="auto"/>
              <w:jc w:val="right"/>
              <w:rPr>
                <w:rFonts w:eastAsia="Arial"/>
              </w:rPr>
            </w:pPr>
            <w:r w:rsidRPr="007959EA">
              <w:rPr>
                <w:rFonts w:eastAsia="Arial"/>
              </w:rPr>
              <w:t>5.04</w:t>
            </w:r>
          </w:p>
        </w:tc>
      </w:tr>
      <w:tr w:rsidR="00C752E4" w:rsidRPr="007959EA" w14:paraId="5FFB3CD8"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4ACF26" w14:textId="77777777" w:rsidR="00C752E4" w:rsidRPr="007959EA" w:rsidRDefault="00C752E4" w:rsidP="00AF10E9">
            <w:pPr>
              <w:spacing w:line="276" w:lineRule="auto"/>
              <w:jc w:val="both"/>
              <w:rPr>
                <w:rFonts w:eastAsia="Arial"/>
              </w:rPr>
            </w:pPr>
            <w:r w:rsidRPr="007959EA">
              <w:rPr>
                <w:rFonts w:eastAsia="Arial"/>
              </w:rPr>
              <w:t>MT24pH7.7Li0.18</w:t>
            </w:r>
          </w:p>
        </w:tc>
        <w:tc>
          <w:tcPr>
            <w:tcW w:w="765" w:type="dxa"/>
            <w:tcMar>
              <w:top w:w="0" w:type="dxa"/>
              <w:left w:w="100" w:type="dxa"/>
              <w:bottom w:w="0" w:type="dxa"/>
              <w:right w:w="100" w:type="dxa"/>
            </w:tcMar>
            <w:vAlign w:val="bottom"/>
          </w:tcPr>
          <w:p w14:paraId="4AF9BCEC" w14:textId="77777777" w:rsidR="00C752E4" w:rsidRPr="007959EA" w:rsidRDefault="00C752E4" w:rsidP="00AF10E9">
            <w:pPr>
              <w:spacing w:line="276"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69D17496" w14:textId="77777777" w:rsidR="00C752E4" w:rsidRPr="007959EA" w:rsidRDefault="00C752E4" w:rsidP="00AF10E9">
            <w:pPr>
              <w:spacing w:line="276"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7289F1"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7C22A828" w14:textId="77777777" w:rsidR="00C752E4" w:rsidRPr="007959EA" w:rsidRDefault="00C752E4" w:rsidP="00AF10E9">
            <w:pPr>
              <w:spacing w:line="276" w:lineRule="auto"/>
              <w:jc w:val="right"/>
              <w:rPr>
                <w:rFonts w:eastAsia="Arial"/>
              </w:rPr>
            </w:pPr>
            <w:r w:rsidRPr="007959EA">
              <w:rPr>
                <w:rFonts w:eastAsia="Arial"/>
              </w:rPr>
              <w:t>2505</w:t>
            </w:r>
          </w:p>
        </w:tc>
        <w:tc>
          <w:tcPr>
            <w:tcW w:w="795" w:type="dxa"/>
            <w:tcMar>
              <w:top w:w="20" w:type="dxa"/>
              <w:left w:w="20" w:type="dxa"/>
              <w:bottom w:w="100" w:type="dxa"/>
              <w:right w:w="20" w:type="dxa"/>
            </w:tcMar>
            <w:vAlign w:val="bottom"/>
          </w:tcPr>
          <w:p w14:paraId="5899FCEB" w14:textId="77777777" w:rsidR="00C752E4" w:rsidRPr="007959EA" w:rsidRDefault="00C752E4" w:rsidP="00AF10E9">
            <w:pPr>
              <w:spacing w:line="276" w:lineRule="auto"/>
              <w:jc w:val="right"/>
              <w:rPr>
                <w:rFonts w:eastAsia="Arial"/>
              </w:rPr>
            </w:pPr>
            <w:r w:rsidRPr="007959EA">
              <w:rPr>
                <w:rFonts w:eastAsia="Arial"/>
              </w:rPr>
              <w:t>935</w:t>
            </w:r>
          </w:p>
        </w:tc>
        <w:tc>
          <w:tcPr>
            <w:tcW w:w="930" w:type="dxa"/>
            <w:tcMar>
              <w:top w:w="20" w:type="dxa"/>
              <w:left w:w="20" w:type="dxa"/>
              <w:bottom w:w="100" w:type="dxa"/>
              <w:right w:w="20" w:type="dxa"/>
            </w:tcMar>
            <w:vAlign w:val="bottom"/>
          </w:tcPr>
          <w:p w14:paraId="26889CEA" w14:textId="77777777" w:rsidR="00C752E4" w:rsidRPr="007959EA" w:rsidRDefault="00C752E4" w:rsidP="00AF10E9">
            <w:pPr>
              <w:spacing w:line="276" w:lineRule="auto"/>
              <w:jc w:val="right"/>
              <w:rPr>
                <w:rFonts w:eastAsia="Arial"/>
              </w:rPr>
            </w:pPr>
            <w:r w:rsidRPr="007959EA">
              <w:rPr>
                <w:rFonts w:eastAsia="Arial"/>
              </w:rPr>
              <w:t>2323</w:t>
            </w:r>
          </w:p>
        </w:tc>
        <w:tc>
          <w:tcPr>
            <w:tcW w:w="750" w:type="dxa"/>
            <w:tcMar>
              <w:top w:w="20" w:type="dxa"/>
              <w:left w:w="20" w:type="dxa"/>
              <w:bottom w:w="100" w:type="dxa"/>
              <w:right w:w="20" w:type="dxa"/>
            </w:tcMar>
            <w:vAlign w:val="bottom"/>
          </w:tcPr>
          <w:p w14:paraId="61F872CE" w14:textId="77777777" w:rsidR="00C752E4" w:rsidRPr="007959EA" w:rsidRDefault="00C752E4" w:rsidP="00AF10E9">
            <w:pPr>
              <w:spacing w:line="276" w:lineRule="auto"/>
              <w:jc w:val="right"/>
              <w:rPr>
                <w:rFonts w:eastAsia="Arial"/>
              </w:rPr>
            </w:pPr>
            <w:r w:rsidRPr="007959EA">
              <w:rPr>
                <w:rFonts w:eastAsia="Arial"/>
              </w:rPr>
              <w:t>2.24</w:t>
            </w:r>
          </w:p>
        </w:tc>
        <w:tc>
          <w:tcPr>
            <w:tcW w:w="765" w:type="dxa"/>
            <w:tcMar>
              <w:top w:w="20" w:type="dxa"/>
              <w:left w:w="20" w:type="dxa"/>
              <w:bottom w:w="100" w:type="dxa"/>
              <w:right w:w="20" w:type="dxa"/>
            </w:tcMar>
            <w:vAlign w:val="bottom"/>
          </w:tcPr>
          <w:p w14:paraId="135932B6" w14:textId="77777777" w:rsidR="00C752E4" w:rsidRPr="007959EA" w:rsidRDefault="00C752E4" w:rsidP="00AF10E9">
            <w:pPr>
              <w:spacing w:line="276" w:lineRule="auto"/>
              <w:jc w:val="right"/>
              <w:rPr>
                <w:rFonts w:eastAsia="Arial"/>
              </w:rPr>
            </w:pPr>
            <w:r w:rsidRPr="007959EA">
              <w:rPr>
                <w:rFonts w:eastAsia="Arial"/>
              </w:rPr>
              <w:t>3.39</w:t>
            </w:r>
          </w:p>
        </w:tc>
      </w:tr>
      <w:tr w:rsidR="00C752E4" w:rsidRPr="007959EA" w14:paraId="02465741"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A044F" w14:textId="77777777" w:rsidR="00C752E4" w:rsidRPr="007959EA" w:rsidRDefault="00C752E4" w:rsidP="00AF10E9">
            <w:pPr>
              <w:spacing w:line="276" w:lineRule="auto"/>
              <w:jc w:val="both"/>
              <w:rPr>
                <w:rFonts w:eastAsia="Arial"/>
              </w:rPr>
            </w:pPr>
            <w:r w:rsidRPr="007959EA">
              <w:rPr>
                <w:rFonts w:eastAsia="Arial"/>
              </w:rPr>
              <w:t>MT24pH8.1Li7</w:t>
            </w:r>
          </w:p>
        </w:tc>
        <w:tc>
          <w:tcPr>
            <w:tcW w:w="765" w:type="dxa"/>
            <w:tcMar>
              <w:top w:w="0" w:type="dxa"/>
              <w:left w:w="100" w:type="dxa"/>
              <w:bottom w:w="0" w:type="dxa"/>
              <w:right w:w="100" w:type="dxa"/>
            </w:tcMar>
            <w:vAlign w:val="bottom"/>
          </w:tcPr>
          <w:p w14:paraId="4C641C5F" w14:textId="77777777" w:rsidR="00C752E4" w:rsidRPr="007959EA" w:rsidRDefault="00C752E4" w:rsidP="00AF10E9">
            <w:pPr>
              <w:spacing w:line="276" w:lineRule="auto"/>
              <w:jc w:val="right"/>
              <w:rPr>
                <w:rFonts w:eastAsia="Arial"/>
              </w:rPr>
            </w:pPr>
            <w:r w:rsidRPr="007959EA">
              <w:rPr>
                <w:rFonts w:eastAsia="Arial"/>
              </w:rPr>
              <w:t>25.4</w:t>
            </w:r>
          </w:p>
        </w:tc>
        <w:tc>
          <w:tcPr>
            <w:tcW w:w="825" w:type="dxa"/>
            <w:tcMar>
              <w:top w:w="20" w:type="dxa"/>
              <w:left w:w="20" w:type="dxa"/>
              <w:bottom w:w="100" w:type="dxa"/>
              <w:right w:w="20" w:type="dxa"/>
            </w:tcMar>
            <w:vAlign w:val="bottom"/>
          </w:tcPr>
          <w:p w14:paraId="37A141E7"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A0925" w14:textId="77777777" w:rsidR="00C752E4" w:rsidRPr="007959EA" w:rsidRDefault="00C752E4" w:rsidP="00AF10E9">
            <w:pPr>
              <w:spacing w:line="276" w:lineRule="auto"/>
              <w:jc w:val="both"/>
              <w:rPr>
                <w:rFonts w:eastAsia="Arial"/>
              </w:rPr>
            </w:pPr>
            <w:r w:rsidRPr="007959EA">
              <w:rPr>
                <w:rFonts w:eastAsia="Arial"/>
              </w:rPr>
              <w:t>7</w:t>
            </w:r>
          </w:p>
        </w:tc>
        <w:tc>
          <w:tcPr>
            <w:tcW w:w="885" w:type="dxa"/>
            <w:tcMar>
              <w:top w:w="20" w:type="dxa"/>
              <w:left w:w="20" w:type="dxa"/>
              <w:bottom w:w="100" w:type="dxa"/>
              <w:right w:w="20" w:type="dxa"/>
            </w:tcMar>
            <w:vAlign w:val="bottom"/>
          </w:tcPr>
          <w:p w14:paraId="3EED9C32" w14:textId="77777777" w:rsidR="00C752E4" w:rsidRPr="007959EA" w:rsidRDefault="00C752E4" w:rsidP="00AF10E9">
            <w:pPr>
              <w:spacing w:line="276" w:lineRule="auto"/>
              <w:jc w:val="right"/>
              <w:rPr>
                <w:rFonts w:eastAsia="Arial"/>
              </w:rPr>
            </w:pPr>
            <w:r w:rsidRPr="007959EA">
              <w:rPr>
                <w:rFonts w:eastAsia="Arial"/>
              </w:rPr>
              <w:t>2493</w:t>
            </w:r>
          </w:p>
        </w:tc>
        <w:tc>
          <w:tcPr>
            <w:tcW w:w="795" w:type="dxa"/>
            <w:tcMar>
              <w:top w:w="20" w:type="dxa"/>
              <w:left w:w="20" w:type="dxa"/>
              <w:bottom w:w="100" w:type="dxa"/>
              <w:right w:w="20" w:type="dxa"/>
            </w:tcMar>
            <w:vAlign w:val="bottom"/>
          </w:tcPr>
          <w:p w14:paraId="3C8DF624" w14:textId="77777777" w:rsidR="00C752E4" w:rsidRPr="007959EA" w:rsidRDefault="00C752E4" w:rsidP="00AF10E9">
            <w:pPr>
              <w:spacing w:line="276" w:lineRule="auto"/>
              <w:jc w:val="right"/>
              <w:rPr>
                <w:rFonts w:eastAsia="Arial"/>
              </w:rPr>
            </w:pPr>
            <w:r w:rsidRPr="007959EA">
              <w:rPr>
                <w:rFonts w:eastAsia="Arial"/>
              </w:rPr>
              <w:t>516</w:t>
            </w:r>
          </w:p>
        </w:tc>
        <w:tc>
          <w:tcPr>
            <w:tcW w:w="930" w:type="dxa"/>
            <w:tcMar>
              <w:top w:w="20" w:type="dxa"/>
              <w:left w:w="20" w:type="dxa"/>
              <w:bottom w:w="100" w:type="dxa"/>
              <w:right w:w="20" w:type="dxa"/>
            </w:tcMar>
            <w:vAlign w:val="bottom"/>
          </w:tcPr>
          <w:p w14:paraId="2D28A3F6" w14:textId="77777777" w:rsidR="00C752E4" w:rsidRPr="007959EA" w:rsidRDefault="00C752E4" w:rsidP="00AF10E9">
            <w:pPr>
              <w:spacing w:line="276" w:lineRule="auto"/>
              <w:jc w:val="right"/>
              <w:rPr>
                <w:rFonts w:eastAsia="Arial"/>
              </w:rPr>
            </w:pPr>
            <w:r w:rsidRPr="007959EA">
              <w:rPr>
                <w:rFonts w:eastAsia="Arial"/>
              </w:rPr>
              <w:t>2194</w:t>
            </w:r>
          </w:p>
        </w:tc>
        <w:tc>
          <w:tcPr>
            <w:tcW w:w="750" w:type="dxa"/>
            <w:tcMar>
              <w:top w:w="20" w:type="dxa"/>
              <w:left w:w="20" w:type="dxa"/>
              <w:bottom w:w="100" w:type="dxa"/>
              <w:right w:w="20" w:type="dxa"/>
            </w:tcMar>
            <w:vAlign w:val="bottom"/>
          </w:tcPr>
          <w:p w14:paraId="0B26E8E4" w14:textId="77777777" w:rsidR="00C752E4" w:rsidRPr="007959EA" w:rsidRDefault="00C752E4" w:rsidP="00AF10E9">
            <w:pPr>
              <w:spacing w:line="276" w:lineRule="auto"/>
              <w:jc w:val="right"/>
              <w:rPr>
                <w:rFonts w:eastAsia="Arial"/>
              </w:rPr>
            </w:pPr>
            <w:r w:rsidRPr="007959EA">
              <w:rPr>
                <w:rFonts w:eastAsia="Arial"/>
              </w:rPr>
              <w:t>3.37</w:t>
            </w:r>
          </w:p>
        </w:tc>
        <w:tc>
          <w:tcPr>
            <w:tcW w:w="765" w:type="dxa"/>
            <w:tcMar>
              <w:top w:w="20" w:type="dxa"/>
              <w:left w:w="20" w:type="dxa"/>
              <w:bottom w:w="100" w:type="dxa"/>
              <w:right w:w="20" w:type="dxa"/>
            </w:tcMar>
            <w:vAlign w:val="bottom"/>
          </w:tcPr>
          <w:p w14:paraId="6EC1221B" w14:textId="77777777" w:rsidR="00C752E4" w:rsidRPr="007959EA" w:rsidRDefault="00C752E4" w:rsidP="00AF10E9">
            <w:pPr>
              <w:spacing w:line="276" w:lineRule="auto"/>
              <w:jc w:val="right"/>
              <w:rPr>
                <w:rFonts w:eastAsia="Arial"/>
              </w:rPr>
            </w:pPr>
            <w:r w:rsidRPr="007959EA">
              <w:rPr>
                <w:rFonts w:eastAsia="Arial"/>
              </w:rPr>
              <w:t>5.09</w:t>
            </w:r>
          </w:p>
        </w:tc>
      </w:tr>
      <w:tr w:rsidR="00C752E4" w:rsidRPr="007959EA" w14:paraId="2E6BBC1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8E0C3D" w14:textId="77777777" w:rsidR="00C752E4" w:rsidRPr="007959EA" w:rsidRDefault="00C752E4" w:rsidP="00AF10E9">
            <w:pPr>
              <w:spacing w:line="276" w:lineRule="auto"/>
              <w:jc w:val="both"/>
              <w:rPr>
                <w:rFonts w:eastAsia="Arial"/>
              </w:rPr>
            </w:pPr>
            <w:r w:rsidRPr="007959EA">
              <w:rPr>
                <w:rFonts w:eastAsia="Arial"/>
              </w:rPr>
              <w:t>MT24pH7.7Li7</w:t>
            </w:r>
          </w:p>
        </w:tc>
        <w:tc>
          <w:tcPr>
            <w:tcW w:w="765" w:type="dxa"/>
            <w:tcMar>
              <w:top w:w="0" w:type="dxa"/>
              <w:left w:w="100" w:type="dxa"/>
              <w:bottom w:w="0" w:type="dxa"/>
              <w:right w:w="100" w:type="dxa"/>
            </w:tcMar>
            <w:vAlign w:val="bottom"/>
          </w:tcPr>
          <w:p w14:paraId="67785FC5" w14:textId="77777777" w:rsidR="00C752E4" w:rsidRPr="007959EA" w:rsidRDefault="00C752E4" w:rsidP="00AF10E9">
            <w:pPr>
              <w:spacing w:line="276" w:lineRule="auto"/>
              <w:jc w:val="right"/>
              <w:rPr>
                <w:rFonts w:eastAsia="Arial"/>
              </w:rPr>
            </w:pPr>
            <w:r w:rsidRPr="007959EA">
              <w:rPr>
                <w:rFonts w:eastAsia="Arial"/>
              </w:rPr>
              <w:t>25.6</w:t>
            </w:r>
          </w:p>
        </w:tc>
        <w:tc>
          <w:tcPr>
            <w:tcW w:w="825" w:type="dxa"/>
            <w:tcMar>
              <w:top w:w="20" w:type="dxa"/>
              <w:left w:w="20" w:type="dxa"/>
              <w:bottom w:w="100" w:type="dxa"/>
              <w:right w:w="20" w:type="dxa"/>
            </w:tcMar>
            <w:vAlign w:val="bottom"/>
          </w:tcPr>
          <w:p w14:paraId="0FFEF0B8" w14:textId="77777777" w:rsidR="00C752E4" w:rsidRPr="007959EA" w:rsidRDefault="00C752E4" w:rsidP="00AF10E9">
            <w:pPr>
              <w:spacing w:line="276"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6588C1"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4C3C19A5" w14:textId="77777777" w:rsidR="00C752E4" w:rsidRPr="007959EA" w:rsidRDefault="00C752E4" w:rsidP="00AF10E9">
            <w:pPr>
              <w:spacing w:line="276" w:lineRule="auto"/>
              <w:jc w:val="right"/>
              <w:rPr>
                <w:rFonts w:eastAsia="Arial"/>
              </w:rPr>
            </w:pPr>
            <w:r w:rsidRPr="007959EA">
              <w:rPr>
                <w:rFonts w:eastAsia="Arial"/>
              </w:rPr>
              <w:t>2500</w:t>
            </w:r>
          </w:p>
        </w:tc>
        <w:tc>
          <w:tcPr>
            <w:tcW w:w="795" w:type="dxa"/>
            <w:tcMar>
              <w:top w:w="20" w:type="dxa"/>
              <w:left w:w="20" w:type="dxa"/>
              <w:bottom w:w="100" w:type="dxa"/>
              <w:right w:w="20" w:type="dxa"/>
            </w:tcMar>
            <w:vAlign w:val="bottom"/>
          </w:tcPr>
          <w:p w14:paraId="38B0BE5C" w14:textId="77777777" w:rsidR="00C752E4" w:rsidRPr="007959EA" w:rsidRDefault="00C752E4" w:rsidP="00AF10E9">
            <w:pPr>
              <w:spacing w:line="276" w:lineRule="auto"/>
              <w:jc w:val="right"/>
              <w:rPr>
                <w:rFonts w:eastAsia="Arial"/>
              </w:rPr>
            </w:pPr>
            <w:r w:rsidRPr="007959EA">
              <w:rPr>
                <w:rFonts w:eastAsia="Arial"/>
              </w:rPr>
              <w:t>934</w:t>
            </w:r>
          </w:p>
        </w:tc>
        <w:tc>
          <w:tcPr>
            <w:tcW w:w="930" w:type="dxa"/>
            <w:tcMar>
              <w:top w:w="20" w:type="dxa"/>
              <w:left w:w="20" w:type="dxa"/>
              <w:bottom w:w="100" w:type="dxa"/>
              <w:right w:w="20" w:type="dxa"/>
            </w:tcMar>
            <w:vAlign w:val="bottom"/>
          </w:tcPr>
          <w:p w14:paraId="6F83AD14" w14:textId="77777777" w:rsidR="00C752E4" w:rsidRPr="007959EA" w:rsidRDefault="00C752E4" w:rsidP="00AF10E9">
            <w:pPr>
              <w:spacing w:line="276" w:lineRule="auto"/>
              <w:jc w:val="right"/>
              <w:rPr>
                <w:rFonts w:eastAsia="Arial"/>
              </w:rPr>
            </w:pPr>
            <w:r w:rsidRPr="007959EA">
              <w:rPr>
                <w:rFonts w:eastAsia="Arial"/>
              </w:rPr>
              <w:t>2318</w:t>
            </w:r>
          </w:p>
        </w:tc>
        <w:tc>
          <w:tcPr>
            <w:tcW w:w="750" w:type="dxa"/>
            <w:tcMar>
              <w:top w:w="20" w:type="dxa"/>
              <w:left w:w="20" w:type="dxa"/>
              <w:bottom w:w="100" w:type="dxa"/>
              <w:right w:w="20" w:type="dxa"/>
            </w:tcMar>
            <w:vAlign w:val="bottom"/>
          </w:tcPr>
          <w:p w14:paraId="2993DA6B" w14:textId="77777777" w:rsidR="00C752E4" w:rsidRPr="007959EA" w:rsidRDefault="00C752E4" w:rsidP="00AF10E9">
            <w:pPr>
              <w:spacing w:line="276" w:lineRule="auto"/>
              <w:jc w:val="right"/>
              <w:rPr>
                <w:rFonts w:eastAsia="Arial"/>
              </w:rPr>
            </w:pPr>
            <w:r w:rsidRPr="007959EA">
              <w:rPr>
                <w:rFonts w:eastAsia="Arial"/>
              </w:rPr>
              <w:t>2.25</w:t>
            </w:r>
          </w:p>
        </w:tc>
        <w:tc>
          <w:tcPr>
            <w:tcW w:w="765" w:type="dxa"/>
            <w:tcMar>
              <w:top w:w="20" w:type="dxa"/>
              <w:left w:w="20" w:type="dxa"/>
              <w:bottom w:w="100" w:type="dxa"/>
              <w:right w:w="20" w:type="dxa"/>
            </w:tcMar>
            <w:vAlign w:val="bottom"/>
          </w:tcPr>
          <w:p w14:paraId="282F01FB" w14:textId="77777777" w:rsidR="00C752E4" w:rsidRPr="007959EA" w:rsidRDefault="00C752E4" w:rsidP="00AF10E9">
            <w:pPr>
              <w:spacing w:line="276" w:lineRule="auto"/>
              <w:jc w:val="right"/>
              <w:rPr>
                <w:rFonts w:eastAsia="Arial"/>
              </w:rPr>
            </w:pPr>
            <w:r w:rsidRPr="007959EA">
              <w:rPr>
                <w:rFonts w:eastAsia="Arial"/>
              </w:rPr>
              <w:t>3.39</w:t>
            </w:r>
          </w:p>
        </w:tc>
      </w:tr>
    </w:tbl>
    <w:p w14:paraId="761CC51A" w14:textId="77777777" w:rsidR="00C752E4" w:rsidRDefault="00C752E4" w:rsidP="00C752E4"/>
    <w:p w14:paraId="48C28077" w14:textId="77777777" w:rsidR="00C752E4" w:rsidRDefault="00C752E4" w:rsidP="00C752E4">
      <w:pPr>
        <w:spacing w:line="256" w:lineRule="auto"/>
        <w:jc w:val="both"/>
      </w:pPr>
    </w:p>
    <w:p w14:paraId="68C71F08" w14:textId="77777777" w:rsidR="00C752E4" w:rsidRDefault="00C752E4" w:rsidP="00C752E4">
      <w:pPr>
        <w:spacing w:line="256" w:lineRule="auto"/>
        <w:jc w:val="both"/>
      </w:pPr>
    </w:p>
    <w:p w14:paraId="000001F6" w14:textId="39FE72E3" w:rsidR="00F1663E" w:rsidRDefault="00F1663E">
      <w:pPr>
        <w:jc w:val="both"/>
        <w:rPr>
          <w:rFonts w:ascii="Arial" w:eastAsia="Arial" w:hAnsi="Arial" w:cs="Arial"/>
        </w:rPr>
      </w:pPr>
    </w:p>
    <w:p w14:paraId="000001F9" w14:textId="02F25BE7" w:rsidR="00F1663E" w:rsidRPr="001D07D9" w:rsidRDefault="00275014" w:rsidP="007F30A3">
      <w:pPr>
        <w:pStyle w:val="Heading1"/>
        <w:numPr>
          <w:ilvl w:val="0"/>
          <w:numId w:val="3"/>
        </w:numPr>
        <w:spacing w:line="276" w:lineRule="auto"/>
        <w:jc w:val="both"/>
        <w:rPr>
          <w:rFonts w:ascii="Times New Roman" w:eastAsia="Arial" w:hAnsi="Times New Roman" w:cs="Times New Roman"/>
          <w:sz w:val="24"/>
          <w:szCs w:val="24"/>
          <w:rPrChange w:id="217" w:author="METIAN, Marc" w:date="2026-03-24T13:44:00Z" w16du:dateUtc="2026-03-24T12:44:00Z">
            <w:rPr>
              <w:rFonts w:eastAsia="Arial"/>
              <w:sz w:val="24"/>
              <w:szCs w:val="24"/>
            </w:rPr>
          </w:rPrChange>
        </w:rPr>
      </w:pPr>
      <w:bookmarkStart w:id="218" w:name="_heading=h.p4us41hfz6kt" w:colFirst="0" w:colLast="0"/>
      <w:bookmarkStart w:id="219" w:name="_heading=h.usarh4diqho7" w:colFirst="0" w:colLast="0"/>
      <w:bookmarkEnd w:id="218"/>
      <w:bookmarkEnd w:id="219"/>
      <w:r w:rsidRPr="001D07D9">
        <w:rPr>
          <w:rFonts w:ascii="Times New Roman" w:eastAsia="Arial" w:hAnsi="Times New Roman" w:cs="Times New Roman"/>
          <w:sz w:val="24"/>
          <w:szCs w:val="24"/>
          <w:rPrChange w:id="220" w:author="METIAN, Marc" w:date="2026-03-24T13:44:00Z" w16du:dateUtc="2026-03-24T12:44:00Z">
            <w:rPr>
              <w:rFonts w:eastAsia="Arial"/>
              <w:sz w:val="24"/>
              <w:szCs w:val="24"/>
            </w:rPr>
          </w:rPrChange>
        </w:rPr>
        <w:lastRenderedPageBreak/>
        <w:t>Discussion</w:t>
      </w:r>
      <w:r w:rsidR="00B949EC" w:rsidRPr="001D07D9">
        <w:rPr>
          <w:rFonts w:ascii="Times New Roman" w:eastAsia="Arial" w:hAnsi="Times New Roman" w:cs="Times New Roman"/>
          <w:sz w:val="24"/>
          <w:szCs w:val="24"/>
          <w:rPrChange w:id="221" w:author="METIAN, Marc" w:date="2026-03-24T13:44:00Z" w16du:dateUtc="2026-03-24T12:44:00Z">
            <w:rPr>
              <w:rFonts w:eastAsia="Arial"/>
              <w:sz w:val="24"/>
              <w:szCs w:val="24"/>
            </w:rPr>
          </w:rPrChange>
        </w:rPr>
        <w:t xml:space="preserve"> </w:t>
      </w:r>
    </w:p>
    <w:p w14:paraId="68F9C33E" w14:textId="77777777" w:rsidR="00E0287A" w:rsidRPr="00743779" w:rsidRDefault="00E0287A">
      <w:pPr>
        <w:spacing w:line="276" w:lineRule="auto"/>
        <w:jc w:val="both"/>
        <w:rPr>
          <w:rFonts w:eastAsia="Arial"/>
        </w:rPr>
      </w:pPr>
    </w:p>
    <w:p w14:paraId="7E2E1AD2" w14:textId="3797D115" w:rsidR="00ED2863" w:rsidRDefault="007164AE" w:rsidP="00190B8B">
      <w:pPr>
        <w:spacing w:line="276" w:lineRule="auto"/>
        <w:jc w:val="both"/>
        <w:rPr>
          <w:rFonts w:eastAsia="Arial"/>
        </w:rPr>
      </w:pPr>
      <w:r>
        <w:rPr>
          <w:rFonts w:eastAsia="Arial"/>
        </w:rPr>
        <w:t>Research aim</w:t>
      </w:r>
      <w:ins w:id="222" w:author="METIAN, Marc" w:date="2026-03-24T14:01:00Z" w16du:dateUtc="2026-03-24T13:01:00Z">
        <w:r w:rsidR="005D24DA">
          <w:rPr>
            <w:rFonts w:eastAsia="Arial"/>
          </w:rPr>
          <w:t>ed</w:t>
        </w:r>
      </w:ins>
      <w:del w:id="223" w:author="METIAN, Marc" w:date="2026-03-24T14:01:00Z" w16du:dateUtc="2026-03-24T13:01:00Z">
        <w:r w:rsidDel="005D24DA">
          <w:rPr>
            <w:rFonts w:eastAsia="Arial"/>
          </w:rPr>
          <w:delText>ing</w:delText>
        </w:r>
      </w:del>
      <w:r>
        <w:rPr>
          <w:rFonts w:eastAsia="Arial"/>
        </w:rPr>
        <w:t xml:space="preserve"> at resolving the biological impacts of m</w:t>
      </w:r>
      <w:r w:rsidRPr="00743779">
        <w:rPr>
          <w:rFonts w:eastAsia="Arial"/>
        </w:rPr>
        <w:t xml:space="preserve">ultiple </w:t>
      </w:r>
      <w:r w:rsidR="006B6429" w:rsidRPr="00743779">
        <w:rPr>
          <w:rFonts w:eastAsia="Arial"/>
        </w:rPr>
        <w:t>driver</w:t>
      </w:r>
      <w:r>
        <w:rPr>
          <w:rFonts w:eastAsia="Arial"/>
        </w:rPr>
        <w:t>s</w:t>
      </w:r>
      <w:r w:rsidR="006B6429" w:rsidRPr="00743779">
        <w:rPr>
          <w:rFonts w:eastAsia="Arial"/>
        </w:rPr>
        <w:t xml:space="preserve"> has increased rapi</w:t>
      </w:r>
      <w:r w:rsidR="00C6471A" w:rsidRPr="00743779">
        <w:rPr>
          <w:rFonts w:eastAsia="Arial"/>
        </w:rPr>
        <w:t>dly over the last two decades</w:t>
      </w:r>
      <w:r>
        <w:rPr>
          <w:rFonts w:eastAsia="Arial"/>
        </w:rPr>
        <w:t>.</w:t>
      </w:r>
      <w:r w:rsidR="00C6471A" w:rsidRPr="00743779">
        <w:rPr>
          <w:rFonts w:eastAsia="Arial"/>
        </w:rPr>
        <w:t xml:space="preserve"> </w:t>
      </w:r>
      <w:r>
        <w:rPr>
          <w:rFonts w:eastAsia="Arial"/>
        </w:rPr>
        <w:t xml:space="preserve">Within the field of ocean acidification alone, </w:t>
      </w:r>
      <w:del w:id="224" w:author="METIAN, Marc" w:date="2026-03-24T14:02:00Z" w16du:dateUtc="2026-03-24T13:02:00Z">
        <w:r w:rsidDel="005D24DA">
          <w:rPr>
            <w:rFonts w:eastAsia="Arial"/>
          </w:rPr>
          <w:delText xml:space="preserve">several </w:delText>
        </w:r>
      </w:del>
      <w:r>
        <w:rPr>
          <w:rFonts w:eastAsia="Arial"/>
        </w:rPr>
        <w:t xml:space="preserve">thousands of articles </w:t>
      </w:r>
      <w:ins w:id="225" w:author="METIAN, Marc" w:date="2026-03-24T14:03:00Z" w16du:dateUtc="2026-03-24T13:03:00Z">
        <w:r w:rsidR="005D24DA" w:rsidRPr="005D24DA">
          <w:rPr>
            <w:rFonts w:eastAsia="Arial"/>
          </w:rPr>
          <w:t>have now documented the effects of multiple drivers, often</w:t>
        </w:r>
        <w:r w:rsidR="005D24DA" w:rsidRPr="005D24DA" w:rsidDel="005D24DA">
          <w:rPr>
            <w:rFonts w:eastAsia="Arial"/>
          </w:rPr>
          <w:t xml:space="preserve"> </w:t>
        </w:r>
      </w:ins>
      <w:del w:id="226" w:author="METIAN, Marc" w:date="2026-03-24T14:03:00Z" w16du:dateUtc="2026-03-24T13:03:00Z">
        <w:r w:rsidDel="005D24DA">
          <w:rPr>
            <w:rFonts w:eastAsia="Arial"/>
          </w:rPr>
          <w:delText>are documenting experiments combining</w:delText>
        </w:r>
        <w:r w:rsidR="00C6471A" w:rsidRPr="00743779" w:rsidDel="005D24DA">
          <w:rPr>
            <w:rFonts w:eastAsia="Arial"/>
          </w:rPr>
          <w:delText xml:space="preserve"> </w:delText>
        </w:r>
        <w:r w:rsidR="00E94F0B" w:rsidRPr="00743779" w:rsidDel="005D24DA">
          <w:rPr>
            <w:rFonts w:eastAsia="Arial"/>
          </w:rPr>
          <w:delText>various driver combinations</w:delText>
        </w:r>
        <w:r w:rsidDel="005D24DA">
          <w:rPr>
            <w:rFonts w:eastAsia="Arial"/>
          </w:rPr>
          <w:delText xml:space="preserve">, often </w:delText>
        </w:r>
      </w:del>
      <w:r>
        <w:rPr>
          <w:rFonts w:eastAsia="Arial"/>
        </w:rPr>
        <w:t>using relatively simple full-factorial designs</w:t>
      </w:r>
      <w:r w:rsidR="00C05CA2" w:rsidRPr="00743779">
        <w:rPr>
          <w:rFonts w:eastAsia="Arial"/>
        </w:rPr>
        <w:t xml:space="preserve">. </w:t>
      </w:r>
      <w:commentRangeStart w:id="227"/>
      <w:r w:rsidR="00C05CA2" w:rsidRPr="00743779">
        <w:rPr>
          <w:rFonts w:eastAsia="Arial"/>
        </w:rPr>
        <w:t>Despite this</w:t>
      </w:r>
      <w:ins w:id="228" w:author="METIAN, Marc" w:date="2026-03-24T14:04:00Z" w16du:dateUtc="2026-03-24T13:04:00Z">
        <w:r w:rsidR="005D24DA">
          <w:rPr>
            <w:rFonts w:eastAsia="Arial"/>
          </w:rPr>
          <w:t xml:space="preserve"> extensive</w:t>
        </w:r>
      </w:ins>
      <w:r w:rsidR="00C05CA2" w:rsidRPr="00743779">
        <w:rPr>
          <w:rFonts w:eastAsia="Arial"/>
        </w:rPr>
        <w:t xml:space="preserve"> effort, </w:t>
      </w:r>
      <w:ins w:id="229" w:author="Mirko Mutalipassi" w:date="2026-03-20T09:53:00Z" w16du:dateUtc="2026-03-20T08:53:00Z">
        <w:r w:rsidR="004478EC" w:rsidRPr="004478EC">
          <w:rPr>
            <w:rFonts w:eastAsia="Arial"/>
          </w:rPr>
          <w:t>few generalizable conclusions have emerged and contrasting results remain common</w:t>
        </w:r>
        <w:r w:rsidR="004478EC">
          <w:rPr>
            <w:rFonts w:eastAsia="Arial"/>
          </w:rPr>
          <w:t xml:space="preserve"> </w:t>
        </w:r>
      </w:ins>
      <w:ins w:id="230" w:author="METIAN, Marc" w:date="2026-03-24T14:05:00Z" w16du:dateUtc="2026-03-24T13:05:00Z">
        <w:r w:rsidR="005D24DA">
          <w:rPr>
            <w:rFonts w:eastAsia="Arial"/>
          </w:rPr>
          <w:t xml:space="preserve">across </w:t>
        </w:r>
        <w:r w:rsidR="00D94559">
          <w:rPr>
            <w:rFonts w:eastAsia="Arial"/>
          </w:rPr>
          <w:t>the literature</w:t>
        </w:r>
      </w:ins>
      <w:del w:id="231" w:author="Mirko Mutalipassi" w:date="2026-03-20T09:53:00Z" w16du:dateUtc="2026-03-20T08:53:00Z">
        <w:r w:rsidR="00C05CA2" w:rsidRPr="00743779" w:rsidDel="004478EC">
          <w:rPr>
            <w:rFonts w:eastAsia="Arial"/>
          </w:rPr>
          <w:delText xml:space="preserve">there are few generalizable conclusions </w:delText>
        </w:r>
        <w:r w:rsidR="00311E1C" w:rsidRPr="00743779" w:rsidDel="004478EC">
          <w:rPr>
            <w:rFonts w:eastAsia="Arial"/>
          </w:rPr>
          <w:delText>and contrasting results are quite common</w:delText>
        </w:r>
        <w:r w:rsidR="0082162C" w:rsidRPr="00743779" w:rsidDel="004478EC">
          <w:rPr>
            <w:rFonts w:eastAsia="Arial"/>
          </w:rPr>
          <w:delText xml:space="preserve"> </w:delText>
        </w:r>
      </w:del>
      <w:r w:rsidR="009725F7" w:rsidRPr="00743779">
        <w:rPr>
          <w:rFonts w:eastAsia="Arial"/>
        </w:rPr>
        <w:fldChar w:fldCharType="begin"/>
      </w:r>
      <w:r w:rsidR="0040114B">
        <w:rPr>
          <w:rFonts w:eastAsia="Arial"/>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rPr>
        <w:fldChar w:fldCharType="separate"/>
      </w:r>
      <w:r w:rsidR="006216FC" w:rsidRPr="00743779">
        <w:rPr>
          <w:rFonts w:eastAsia="Arial"/>
          <w:noProof/>
        </w:rPr>
        <w:t>(</w:t>
      </w:r>
      <w:ins w:id="232" w:author="Mirko Mutalipassi" w:date="2026-03-20T09:36:00Z" w16du:dateUtc="2026-03-20T08:36:00Z">
        <w:r w:rsidR="00AC607A" w:rsidRPr="00B64479">
          <w:rPr>
            <w:rFonts w:eastAsia="Arial"/>
            <w:i/>
            <w:iCs/>
            <w:noProof/>
          </w:rPr>
          <w:t>e.g.</w:t>
        </w:r>
        <w:r w:rsidR="00AC607A">
          <w:rPr>
            <w:rFonts w:eastAsia="Arial"/>
            <w:noProof/>
          </w:rPr>
          <w:t xml:space="preserve">, </w:t>
        </w:r>
      </w:ins>
      <w:del w:id="233" w:author="Mirko Mutalipassi" w:date="2026-03-20T09:36:00Z" w16du:dateUtc="2026-03-20T08:36:00Z">
        <w:r w:rsidR="00BD080A" w:rsidRPr="00743779" w:rsidDel="00AC607A">
          <w:rPr>
            <w:rFonts w:eastAsia="Arial"/>
            <w:noProof/>
          </w:rPr>
          <w:delText xml:space="preserve">e.g. </w:delText>
        </w:r>
      </w:del>
      <w:r w:rsidR="006216FC" w:rsidRPr="00743779">
        <w:rPr>
          <w:rFonts w:eastAsia="Arial"/>
          <w:noProof/>
        </w:rPr>
        <w:t>Alter et al., 2024; Stockbridge et al., 2020)</w:t>
      </w:r>
      <w:r w:rsidR="009725F7" w:rsidRPr="00743779">
        <w:rPr>
          <w:rFonts w:eastAsia="Arial"/>
        </w:rPr>
        <w:fldChar w:fldCharType="end"/>
      </w:r>
      <w:r w:rsidR="006216FC" w:rsidRPr="00743779">
        <w:rPr>
          <w:rFonts w:eastAsia="Arial"/>
        </w:rPr>
        <w:t xml:space="preserve">. </w:t>
      </w:r>
      <w:ins w:id="234" w:author="Mirko Mutalipassi" w:date="2026-03-20T09:53:00Z" w16du:dateUtc="2026-03-20T08:53:00Z">
        <w:r w:rsidR="004478EC" w:rsidRPr="004478EC">
          <w:rPr>
            <w:rFonts w:eastAsia="Arial"/>
          </w:rPr>
          <w:t>A key reason is that multi-driver effects are often interpreted without resolving the underlying shape of the response to each driver. Because many biological responses are inherently non-linear, combining drivers can produce patterns that appear synergistic or antagonistic even when they arise from additive effects along a shared performance curve. In addition, full-factorial designs are not well suited to disentangle such effects, as statistical interactions do not necessarily reflect biological interactions, defined here as deviations from a non-linear additive expectation</w:t>
        </w:r>
      </w:ins>
      <w:del w:id="235" w:author="Mirko Mutalipassi" w:date="2026-03-20T09:53:00Z" w16du:dateUtc="2026-03-20T08:53:00Z">
        <w:r w:rsidR="005C5C50" w:rsidRPr="00743779" w:rsidDel="004478EC">
          <w:rPr>
            <w:rFonts w:eastAsia="Arial"/>
          </w:rPr>
          <w:delText>Th</w:delText>
        </w:r>
        <w:r w:rsidDel="004478EC">
          <w:rPr>
            <w:rFonts w:eastAsia="Arial"/>
          </w:rPr>
          <w:delText>is can be attributed to</w:delText>
        </w:r>
        <w:r w:rsidR="005C5C50" w:rsidRPr="00743779" w:rsidDel="004478EC">
          <w:rPr>
            <w:rFonts w:eastAsia="Arial"/>
          </w:rPr>
          <w:delText xml:space="preserve"> inherent complexities </w:delText>
        </w:r>
        <w:r w:rsidR="00B81528" w:rsidRPr="00743779" w:rsidDel="004478EC">
          <w:rPr>
            <w:rFonts w:eastAsia="Arial"/>
          </w:rPr>
          <w:delText xml:space="preserve">in </w:delText>
        </w:r>
        <w:r w:rsidR="00BF2076" w:rsidRPr="00743779" w:rsidDel="004478EC">
          <w:rPr>
            <w:rFonts w:eastAsia="Arial"/>
          </w:rPr>
          <w:delText>studying</w:delText>
        </w:r>
        <w:r w:rsidR="00B81528" w:rsidRPr="00743779" w:rsidDel="004478EC">
          <w:rPr>
            <w:rFonts w:eastAsia="Arial"/>
          </w:rPr>
          <w:delText xml:space="preserve"> the </w:delText>
        </w:r>
        <w:r w:rsidDel="004478EC">
          <w:rPr>
            <w:rFonts w:eastAsia="Arial"/>
          </w:rPr>
          <w:delText>combined</w:delText>
        </w:r>
        <w:r w:rsidRPr="00743779" w:rsidDel="004478EC">
          <w:rPr>
            <w:rFonts w:eastAsia="Arial"/>
          </w:rPr>
          <w:delText xml:space="preserve"> </w:delText>
        </w:r>
        <w:r w:rsidR="00B81528" w:rsidRPr="00743779" w:rsidDel="004478EC">
          <w:rPr>
            <w:rFonts w:eastAsia="Arial"/>
          </w:rPr>
          <w:delText>effects of multiple drivers</w:delText>
        </w:r>
        <w:r w:rsidR="00CC5DDD" w:rsidRPr="00743779" w:rsidDel="004478EC">
          <w:rPr>
            <w:rFonts w:eastAsia="Arial"/>
          </w:rPr>
          <w:delText xml:space="preserve"> as these</w:delText>
        </w:r>
        <w:r w:rsidR="00CA1C4B" w:rsidRPr="00743779" w:rsidDel="004478EC">
          <w:rPr>
            <w:rFonts w:eastAsia="Arial"/>
          </w:rPr>
          <w:delText xml:space="preserve"> may have different modes of action</w:delText>
        </w:r>
        <w:r w:rsidDel="004478EC">
          <w:rPr>
            <w:rFonts w:eastAsia="Arial"/>
          </w:rPr>
          <w:delText xml:space="preserve"> and non-linear performance curves leading to</w:delText>
        </w:r>
        <w:r w:rsidR="00D51020" w:rsidRPr="00743779" w:rsidDel="004478EC">
          <w:rPr>
            <w:rFonts w:eastAsia="Arial"/>
          </w:rPr>
          <w:delText xml:space="preserve"> </w:delText>
        </w:r>
        <w:r w:rsidR="00CA1C4B" w:rsidRPr="00743779" w:rsidDel="004478EC">
          <w:rPr>
            <w:rFonts w:eastAsia="Arial"/>
          </w:rPr>
          <w:delText>difficult</w:delText>
        </w:r>
        <w:r w:rsidDel="004478EC">
          <w:rPr>
            <w:rFonts w:eastAsia="Arial"/>
          </w:rPr>
          <w:delText xml:space="preserve">ies in interpreting the results from full-factorial </w:delText>
        </w:r>
        <w:r w:rsidR="00ED2863" w:rsidDel="004478EC">
          <w:rPr>
            <w:rFonts w:eastAsia="Arial"/>
          </w:rPr>
          <w:delText>experiments</w:delText>
        </w:r>
      </w:del>
      <w:r w:rsidR="00ED2863">
        <w:rPr>
          <w:rFonts w:eastAsia="Arial"/>
        </w:rPr>
        <w:t xml:space="preserve"> </w:t>
      </w:r>
      <w:commentRangeStart w:id="236"/>
      <w:r w:rsidR="00B47950" w:rsidRPr="00743779">
        <w:rPr>
          <w:rFonts w:eastAsia="Arial"/>
        </w:rPr>
        <w:fldChar w:fldCharType="begin"/>
      </w:r>
      <w:r w:rsidR="00B47950" w:rsidRPr="00743779">
        <w:rPr>
          <w:rFonts w:eastAsia="Arial"/>
        </w:rPr>
        <w:instrText xml:space="preserve"> ADDIN ZOTERO_ITEM CSL_CITATION {"citationID":"gwiuhp1Y","properties":{"formattedCitation":"(Boyd et al., 2018; Collins et al., 2022)","plainCitation":"(Boyd et al., 2018;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rPr>
        <w:fldChar w:fldCharType="separate"/>
      </w:r>
      <w:r w:rsidR="00B47950" w:rsidRPr="00743779">
        <w:rPr>
          <w:rFonts w:eastAsia="Arial"/>
          <w:noProof/>
        </w:rPr>
        <w:t>(Boyd et al., 2018; Collins et al., 2022)</w:t>
      </w:r>
      <w:r w:rsidR="00B47950" w:rsidRPr="00743779">
        <w:rPr>
          <w:rFonts w:eastAsia="Arial"/>
        </w:rPr>
        <w:fldChar w:fldCharType="end"/>
      </w:r>
      <w:commentRangeEnd w:id="236"/>
      <w:r w:rsidR="004478EC" w:rsidRPr="00743779">
        <w:rPr>
          <w:rStyle w:val="CommentReference"/>
          <w:rFonts w:eastAsia="Arial"/>
          <w:sz w:val="24"/>
          <w:szCs w:val="24"/>
        </w:rPr>
        <w:commentReference w:id="236"/>
      </w:r>
      <w:r w:rsidR="00DE6BEC" w:rsidRPr="00743779">
        <w:rPr>
          <w:rFonts w:eastAsia="Arial"/>
        </w:rPr>
        <w:t xml:space="preserve">. </w:t>
      </w:r>
      <w:commentRangeEnd w:id="227"/>
      <w:r w:rsidR="004478EC">
        <w:rPr>
          <w:rStyle w:val="CommentReference"/>
          <w:rFonts w:eastAsia="Arial"/>
          <w:sz w:val="24"/>
          <w:szCs w:val="24"/>
        </w:rPr>
        <w:commentReference w:id="227"/>
      </w:r>
      <w:del w:id="237" w:author="Mirko Mutalipassi" w:date="2026-03-20T09:54:00Z" w16du:dateUtc="2026-03-20T08:54:00Z">
        <w:r w:rsidR="00ED2863" w:rsidDel="004478EC">
          <w:rPr>
            <w:rFonts w:eastAsia="Arial"/>
          </w:rPr>
          <w:delText xml:space="preserve">Another </w:delText>
        </w:r>
        <w:r w:rsidR="00122194" w:rsidDel="004478EC">
          <w:rPr>
            <w:rFonts w:eastAsia="Arial"/>
          </w:rPr>
          <w:delText>reason</w:delText>
        </w:r>
        <w:r w:rsidR="00ED2863" w:rsidDel="004478EC">
          <w:rPr>
            <w:rFonts w:eastAsia="Arial"/>
          </w:rPr>
          <w:delText xml:space="preserve"> is that simple full-factorial experiments are not adapted to resolve potential interactions between drivers as </w:delText>
        </w:r>
        <w:r w:rsidR="008E71E0" w:rsidDel="004478EC">
          <w:rPr>
            <w:rFonts w:eastAsia="Arial"/>
          </w:rPr>
          <w:delText>statistical interaction</w:delText>
        </w:r>
        <w:r w:rsidR="003C6AB4" w:rsidDel="004478EC">
          <w:rPr>
            <w:rFonts w:eastAsia="Arial"/>
          </w:rPr>
          <w:delText>s</w:delText>
        </w:r>
        <w:r w:rsidR="00ED2863" w:rsidDel="004478EC">
          <w:rPr>
            <w:rFonts w:eastAsia="Arial"/>
          </w:rPr>
          <w:delText xml:space="preserve"> </w:delText>
        </w:r>
        <w:r w:rsidR="002271CB" w:rsidDel="004478EC">
          <w:rPr>
            <w:rFonts w:eastAsia="Arial"/>
          </w:rPr>
          <w:delText>do</w:delText>
        </w:r>
        <w:r w:rsidR="00ED2863" w:rsidDel="004478EC">
          <w:rPr>
            <w:rFonts w:eastAsia="Arial"/>
          </w:rPr>
          <w:delText xml:space="preserve"> not necessarily </w:delText>
        </w:r>
        <w:r w:rsidR="0017157A" w:rsidDel="004478EC">
          <w:rPr>
            <w:rFonts w:eastAsia="Arial"/>
          </w:rPr>
          <w:delText>indicate driver interaction</w:delText>
        </w:r>
        <w:r w:rsidR="003C6AB4" w:rsidDel="004478EC">
          <w:rPr>
            <w:rFonts w:eastAsia="Arial"/>
          </w:rPr>
          <w:delText xml:space="preserve">s, defined as deviations from non-linear additivity. </w:delText>
        </w:r>
      </w:del>
    </w:p>
    <w:p w14:paraId="2E7CBD60" w14:textId="4DAB03D5" w:rsidR="00ED2863" w:rsidRDefault="00ED2863" w:rsidP="00190B8B">
      <w:pPr>
        <w:spacing w:line="276" w:lineRule="auto"/>
        <w:jc w:val="both"/>
        <w:rPr>
          <w:rFonts w:eastAsia="Arial"/>
        </w:rPr>
      </w:pPr>
      <w:r>
        <w:rPr>
          <w:rFonts w:eastAsia="Arial"/>
        </w:rPr>
        <w:t xml:space="preserve">In an ideal world, one could perform full-factorial experiments with </w:t>
      </w:r>
      <w:proofErr w:type="gramStart"/>
      <w:r>
        <w:rPr>
          <w:rFonts w:eastAsia="Arial"/>
        </w:rPr>
        <w:t>a large number of</w:t>
      </w:r>
      <w:proofErr w:type="gramEnd"/>
      <w:r>
        <w:rPr>
          <w:rFonts w:eastAsia="Arial"/>
        </w:rPr>
        <w:t xml:space="preserve"> treatments for each individual driver allowing to model the full response landscape and test different hypotheses to resolve interactions (</w:t>
      </w:r>
      <w:ins w:id="238" w:author="Mirko Mutalipassi" w:date="2026-03-20T09:36:00Z" w16du:dateUtc="2026-03-20T08:36:00Z">
        <w:r w:rsidR="00AC607A" w:rsidRPr="00B64479">
          <w:rPr>
            <w:rFonts w:eastAsia="Arial"/>
            <w:i/>
            <w:iCs/>
            <w:noProof/>
          </w:rPr>
          <w:t>e.g.</w:t>
        </w:r>
        <w:r w:rsidR="00AC607A">
          <w:rPr>
            <w:rFonts w:eastAsia="Arial"/>
            <w:noProof/>
          </w:rPr>
          <w:t xml:space="preserve">, </w:t>
        </w:r>
      </w:ins>
      <w:del w:id="239" w:author="Mirko Mutalipassi" w:date="2026-03-20T09:36:00Z" w16du:dateUtc="2026-03-20T08:36:00Z">
        <w:r w:rsidDel="00AC607A">
          <w:rPr>
            <w:rFonts w:eastAsia="Arial"/>
          </w:rPr>
          <w:delText xml:space="preserve">e.g. </w:delText>
        </w:r>
      </w:del>
      <w:r w:rsidR="00713F2E">
        <w:rPr>
          <w:rFonts w:eastAsia="Arial"/>
        </w:rPr>
        <w:t xml:space="preserve">a </w:t>
      </w:r>
      <w:r>
        <w:rPr>
          <w:rFonts w:eastAsia="Arial"/>
        </w:rPr>
        <w:t xml:space="preserve">comparison of a concentration addition model with the landscape). </w:t>
      </w:r>
      <w:r w:rsidR="00684E65">
        <w:rPr>
          <w:rFonts w:eastAsia="Arial"/>
        </w:rPr>
        <w:t xml:space="preserve">These are often logistically difficult to </w:t>
      </w:r>
      <w:r w:rsidR="008E71E0">
        <w:rPr>
          <w:rFonts w:eastAsia="Arial"/>
        </w:rPr>
        <w:t>implement,</w:t>
      </w:r>
      <w:r w:rsidR="00684E65">
        <w:rPr>
          <w:rFonts w:eastAsia="Arial"/>
        </w:rPr>
        <w:t xml:space="preserve"> and alternatives should then be considered. We proposed and tested here such an alternative divided into 3 steps.</w:t>
      </w:r>
    </w:p>
    <w:p w14:paraId="234E8AE0" w14:textId="77777777" w:rsidR="00EF6A5C" w:rsidRDefault="002D6662" w:rsidP="00E81208">
      <w:pPr>
        <w:spacing w:line="276" w:lineRule="auto"/>
        <w:jc w:val="both"/>
        <w:rPr>
          <w:ins w:id="240" w:author="Natalija Suhareva" w:date="2026-03-24T11:49:00Z" w16du:dateUtc="2026-03-24T10:49:00Z"/>
          <w:color w:val="000000" w:themeColor="text1"/>
        </w:rPr>
      </w:pPr>
      <w:commentRangeStart w:id="241"/>
      <w:r w:rsidRPr="00743779">
        <w:rPr>
          <w:rFonts w:eastAsia="Arial"/>
        </w:rPr>
        <w:t xml:space="preserve">A first step towards </w:t>
      </w:r>
      <w:r w:rsidR="00ED2863">
        <w:rPr>
          <w:rFonts w:eastAsia="Arial"/>
        </w:rPr>
        <w:t>identif</w:t>
      </w:r>
      <w:r w:rsidR="002944A6">
        <w:rPr>
          <w:rFonts w:eastAsia="Arial"/>
        </w:rPr>
        <w:t>ying</w:t>
      </w:r>
      <w:r w:rsidR="00ED2863">
        <w:rPr>
          <w:rFonts w:eastAsia="Arial"/>
        </w:rPr>
        <w:t xml:space="preserve"> potential</w:t>
      </w:r>
      <w:r w:rsidRPr="00743779">
        <w:rPr>
          <w:rFonts w:eastAsia="Arial"/>
        </w:rPr>
        <w:t xml:space="preserve"> interaction</w:t>
      </w:r>
      <w:r w:rsidR="00ED2863">
        <w:rPr>
          <w:rFonts w:eastAsia="Arial"/>
        </w:rPr>
        <w:t>s</w:t>
      </w:r>
      <w:r w:rsidRPr="00743779">
        <w:rPr>
          <w:rFonts w:eastAsia="Arial"/>
        </w:rPr>
        <w:t xml:space="preserve"> </w:t>
      </w:r>
      <w:r w:rsidR="00ED2863">
        <w:rPr>
          <w:rFonts w:eastAsia="Arial"/>
        </w:rPr>
        <w:t>between</w:t>
      </w:r>
      <w:r w:rsidR="00ED2863" w:rsidRPr="00743779">
        <w:rPr>
          <w:rFonts w:eastAsia="Arial"/>
        </w:rPr>
        <w:t xml:space="preserve"> </w:t>
      </w:r>
      <w:r w:rsidRPr="00743779">
        <w:rPr>
          <w:rFonts w:eastAsia="Arial"/>
        </w:rPr>
        <w:t xml:space="preserve">drivers is to </w:t>
      </w:r>
      <w:ins w:id="242" w:author="Mirko Mutalipassi" w:date="2026-03-20T09:56:00Z" w16du:dateUtc="2026-03-20T08:56:00Z">
        <w:r w:rsidR="00495B06" w:rsidRPr="00495B06">
          <w:rPr>
            <w:rFonts w:eastAsia="Arial"/>
          </w:rPr>
          <w:t>resolve the performance curve of each driver across a sufficiently broad gradient</w:t>
        </w:r>
      </w:ins>
      <w:del w:id="243" w:author="Mirko Mutalipassi" w:date="2026-03-20T09:56:00Z" w16du:dateUtc="2026-03-20T08:56:00Z">
        <w:r w:rsidRPr="00743779" w:rsidDel="00495B06">
          <w:rPr>
            <w:rFonts w:eastAsia="Arial"/>
          </w:rPr>
          <w:delText xml:space="preserve">understand the </w:delText>
        </w:r>
        <w:r w:rsidR="0013005C" w:rsidRPr="00743779" w:rsidDel="00495B06">
          <w:rPr>
            <w:rFonts w:eastAsia="Arial"/>
          </w:rPr>
          <w:delText xml:space="preserve">performance curve of each </w:delText>
        </w:r>
        <w:r w:rsidR="00A66A4D" w:rsidRPr="00743779" w:rsidDel="00495B06">
          <w:rPr>
            <w:rFonts w:eastAsia="Arial"/>
          </w:rPr>
          <w:delText>driver</w:delText>
        </w:r>
      </w:del>
      <w:r w:rsidR="0013005C" w:rsidRPr="00743779">
        <w:rPr>
          <w:rFonts w:eastAsia="Arial"/>
        </w:rPr>
        <w:t xml:space="preserve">. </w:t>
      </w:r>
      <w:r w:rsidR="00684E65">
        <w:rPr>
          <w:color w:val="000000" w:themeColor="text1"/>
        </w:rPr>
        <w:t xml:space="preserve">In our experiment, </w:t>
      </w:r>
      <w:ins w:id="244" w:author="Mirko Mutalipassi" w:date="2026-03-20T09:59:00Z" w16du:dateUtc="2026-03-20T08:59:00Z">
        <w:r w:rsidR="00495B06" w:rsidRPr="00495B06">
          <w:rPr>
            <w:color w:val="000000" w:themeColor="text1"/>
          </w:rPr>
          <w:t>the responses to temperature</w:t>
        </w:r>
      </w:ins>
      <w:ins w:id="245" w:author="Natalija Suhareva" w:date="2026-03-24T11:37:00Z" w16du:dateUtc="2026-03-24T10:37:00Z">
        <w:r w:rsidR="00917EB1">
          <w:rPr>
            <w:color w:val="000000" w:themeColor="text1"/>
          </w:rPr>
          <w:t xml:space="preserve"> and</w:t>
        </w:r>
      </w:ins>
      <w:ins w:id="246" w:author="Mirko Mutalipassi" w:date="2026-03-20T09:59:00Z" w16du:dateUtc="2026-03-20T08:59:00Z">
        <w:del w:id="247" w:author="Natalija Suhareva" w:date="2026-03-24T11:37:00Z" w16du:dateUtc="2026-03-24T10:37:00Z">
          <w:r w:rsidR="00495B06" w:rsidRPr="00495B06" w:rsidDel="00917EB1">
            <w:rPr>
              <w:color w:val="000000" w:themeColor="text1"/>
            </w:rPr>
            <w:delText>,</w:delText>
          </w:r>
        </w:del>
        <w:r w:rsidR="00495B06" w:rsidRPr="00495B06">
          <w:rPr>
            <w:color w:val="000000" w:themeColor="text1"/>
          </w:rPr>
          <w:t xml:space="preserve"> pH</w:t>
        </w:r>
      </w:ins>
      <w:ins w:id="248" w:author="Natalija Suhareva" w:date="2026-03-24T11:37:00Z" w16du:dateUtc="2026-03-24T10:37:00Z">
        <w:r w:rsidR="00917EB1">
          <w:rPr>
            <w:color w:val="000000" w:themeColor="text1"/>
          </w:rPr>
          <w:t xml:space="preserve"> were</w:t>
        </w:r>
      </w:ins>
      <w:ins w:id="249" w:author="Mirko Mutalipassi" w:date="2026-03-20T09:59:00Z" w16du:dateUtc="2026-03-20T08:59:00Z">
        <w:del w:id="250" w:author="Natalija Suhareva" w:date="2026-03-24T11:37:00Z" w16du:dateUtc="2026-03-24T10:37:00Z">
          <w:r w:rsidR="00495B06" w:rsidRPr="00495B06" w:rsidDel="00917EB1">
            <w:rPr>
              <w:color w:val="000000" w:themeColor="text1"/>
            </w:rPr>
            <w:delText xml:space="preserve">, and </w:delText>
          </w:r>
          <w:commentRangeStart w:id="251"/>
          <w:commentRangeStart w:id="252"/>
          <w:r w:rsidR="00495B06" w:rsidRPr="00495B06" w:rsidDel="00917EB1">
            <w:rPr>
              <w:color w:val="000000" w:themeColor="text1"/>
            </w:rPr>
            <w:delText>lithium were all</w:delText>
          </w:r>
        </w:del>
        <w:r w:rsidR="00495B06" w:rsidRPr="00495B06">
          <w:rPr>
            <w:color w:val="000000" w:themeColor="text1"/>
          </w:rPr>
          <w:t xml:space="preserve"> best described by unimodal second-degree polynomial models,</w:t>
        </w:r>
      </w:ins>
      <w:commentRangeEnd w:id="251"/>
      <w:r w:rsidR="00BC4D7F" w:rsidRPr="00495B06">
        <w:rPr>
          <w:rStyle w:val="CommentReference"/>
          <w:color w:val="000000" w:themeColor="text1"/>
          <w:sz w:val="24"/>
          <w:szCs w:val="24"/>
        </w:rPr>
        <w:commentReference w:id="251"/>
      </w:r>
      <w:commentRangeEnd w:id="252"/>
      <w:r w:rsidR="00B23D0B" w:rsidRPr="00495B06">
        <w:rPr>
          <w:rStyle w:val="CommentReference"/>
          <w:color w:val="000000" w:themeColor="text1"/>
          <w:sz w:val="24"/>
          <w:szCs w:val="24"/>
        </w:rPr>
        <w:commentReference w:id="252"/>
      </w:r>
      <w:ins w:id="253" w:author="Mirko Mutalipassi" w:date="2026-03-20T09:59:00Z" w16du:dateUtc="2026-03-20T08:59:00Z">
        <w:r w:rsidR="00495B06" w:rsidRPr="00495B06">
          <w:rPr>
            <w:color w:val="000000" w:themeColor="text1"/>
          </w:rPr>
          <w:t xml:space="preserve"> although with varying levels of support. The temperature response showed the strongest fit and a clearly defined bell-shaped curve, consistent with well-established thermal performance relationships</w:t>
        </w:r>
        <w:r w:rsidR="00495B06">
          <w:rPr>
            <w:color w:val="000000" w:themeColor="text1"/>
          </w:rPr>
          <w:t xml:space="preserve"> </w:t>
        </w:r>
      </w:ins>
      <w:del w:id="254" w:author="Mirko Mutalipassi" w:date="2026-03-20T09:59:00Z" w16du:dateUtc="2026-03-20T08:59:00Z">
        <w:r w:rsidR="00684E65" w:rsidDel="00495B06">
          <w:rPr>
            <w:color w:val="000000" w:themeColor="text1"/>
          </w:rPr>
          <w:delText>t</w:delText>
        </w:r>
        <w:r w:rsidR="00684E65" w:rsidRPr="00743779" w:rsidDel="00495B06">
          <w:rPr>
            <w:color w:val="000000" w:themeColor="text1"/>
          </w:rPr>
          <w:delText xml:space="preserve">he </w:delText>
        </w:r>
        <w:r w:rsidR="00B77EC3" w:rsidRPr="00743779" w:rsidDel="00495B06">
          <w:rPr>
            <w:color w:val="000000" w:themeColor="text1"/>
          </w:rPr>
          <w:delText>curves from the three drivers followed a</w:delText>
        </w:r>
        <w:r w:rsidR="00684E65" w:rsidDel="00495B06">
          <w:rPr>
            <w:color w:val="000000" w:themeColor="text1"/>
          </w:rPr>
          <w:delText xml:space="preserve"> similar</w:delText>
        </w:r>
        <w:r w:rsidR="00B77EC3" w:rsidRPr="00743779" w:rsidDel="00495B06">
          <w:rPr>
            <w:color w:val="000000" w:themeColor="text1"/>
          </w:rPr>
          <w:delText xml:space="preserve"> unimodal </w:delText>
        </w:r>
        <w:r w:rsidR="004B6F94" w:rsidRPr="00743779" w:rsidDel="00495B06">
          <w:rPr>
            <w:color w:val="000000" w:themeColor="text1"/>
          </w:rPr>
          <w:delText>second-degree</w:delText>
        </w:r>
        <w:r w:rsidR="00B77EC3" w:rsidRPr="00743779" w:rsidDel="00495B06">
          <w:rPr>
            <w:color w:val="000000" w:themeColor="text1"/>
          </w:rPr>
          <w:delText xml:space="preserve"> polynomial </w:delText>
        </w:r>
        <w:r w:rsidR="00684E65" w:rsidDel="00495B06">
          <w:rPr>
            <w:color w:val="000000" w:themeColor="text1"/>
          </w:rPr>
          <w:delText>model</w:delText>
        </w:r>
        <w:r w:rsidR="005E3C05" w:rsidRPr="00743779" w:rsidDel="00495B06">
          <w:rPr>
            <w:color w:val="000000" w:themeColor="text1"/>
          </w:rPr>
          <w:delText xml:space="preserve">. </w:delText>
        </w:r>
        <w:r w:rsidR="00684E65" w:rsidDel="00495B06">
          <w:rPr>
            <w:color w:val="000000" w:themeColor="text1"/>
          </w:rPr>
          <w:delText>This is the pre-requisite for the</w:delText>
        </w:r>
        <w:r w:rsidR="005E3C05" w:rsidRPr="00743779" w:rsidDel="00495B06">
          <w:rPr>
            <w:color w:val="000000" w:themeColor="text1"/>
          </w:rPr>
          <w:delText xml:space="preserve"> concentration addition hypothesis </w:delText>
        </w:r>
        <w:r w:rsidR="00FD3D45" w:rsidDel="00495B06">
          <w:rPr>
            <w:color w:val="000000" w:themeColor="text1"/>
          </w:rPr>
          <w:delText xml:space="preserve">as </w:delText>
        </w:r>
        <w:r w:rsidR="000B00C9" w:rsidDel="00495B06">
          <w:rPr>
            <w:color w:val="000000" w:themeColor="text1"/>
          </w:rPr>
          <w:delText xml:space="preserve">the </w:delText>
        </w:r>
        <w:r w:rsidR="00684E65" w:rsidDel="00495B06">
          <w:rPr>
            <w:color w:val="000000" w:themeColor="text1"/>
          </w:rPr>
          <w:delText>driver</w:delText>
        </w:r>
        <w:r w:rsidR="000B00C9" w:rsidDel="00495B06">
          <w:rPr>
            <w:color w:val="000000" w:themeColor="text1"/>
          </w:rPr>
          <w:delText>s</w:delText>
        </w:r>
        <w:r w:rsidR="00684E65" w:rsidDel="00495B06">
          <w:rPr>
            <w:color w:val="000000" w:themeColor="text1"/>
          </w:rPr>
          <w:delText xml:space="preserve"> are then expected to have the same mode of actions and similar biological responses </w:delText>
        </w:r>
        <w:r w:rsidR="003940D9" w:rsidRPr="00743779" w:rsidDel="00495B06">
          <w:rPr>
            <w:color w:val="000000" w:themeColor="text1"/>
          </w:rPr>
          <w:delText>(</w:delText>
        </w:r>
        <w:commentRangeStart w:id="255"/>
        <w:commentRangeStart w:id="256"/>
        <w:r w:rsidR="003940D9" w:rsidRPr="008907A4" w:rsidDel="00495B06">
          <w:rPr>
            <w:color w:val="EE0000"/>
          </w:rPr>
          <w:delText>REF</w:delText>
        </w:r>
        <w:commentRangeEnd w:id="255"/>
        <w:r w:rsidR="00495B06" w:rsidRPr="00743779" w:rsidDel="00495B06">
          <w:rPr>
            <w:rStyle w:val="CommentReference"/>
            <w:color w:val="000000" w:themeColor="text1"/>
            <w:sz w:val="24"/>
            <w:szCs w:val="24"/>
          </w:rPr>
          <w:commentReference w:id="255"/>
        </w:r>
        <w:commentRangeEnd w:id="256"/>
        <w:r w:rsidR="00684E65" w:rsidRPr="00743779" w:rsidDel="00495B06">
          <w:rPr>
            <w:rStyle w:val="CommentReference"/>
            <w:color w:val="000000" w:themeColor="text1"/>
            <w:sz w:val="24"/>
            <w:szCs w:val="24"/>
          </w:rPr>
          <w:commentReference w:id="256"/>
        </w:r>
        <w:r w:rsidR="003940D9" w:rsidRPr="00743779" w:rsidDel="00495B06">
          <w:rPr>
            <w:color w:val="000000" w:themeColor="text1"/>
          </w:rPr>
          <w:delText>)</w:delText>
        </w:r>
        <w:r w:rsidR="005E3C05" w:rsidRPr="00743779" w:rsidDel="00495B06">
          <w:rPr>
            <w:color w:val="000000" w:themeColor="text1"/>
          </w:rPr>
          <w:delText xml:space="preserve">. </w:delText>
        </w:r>
        <w:r w:rsidR="00460D1F" w:rsidDel="00495B06">
          <w:rPr>
            <w:color w:val="000000" w:themeColor="text1"/>
          </w:rPr>
          <w:delText xml:space="preserve">Although all </w:delText>
        </w:r>
        <w:r w:rsidR="007E4268" w:rsidDel="00495B06">
          <w:rPr>
            <w:color w:val="000000" w:themeColor="text1"/>
          </w:rPr>
          <w:delText xml:space="preserve">performance curves were second-degree polynomial in shape, the </w:delText>
        </w:r>
        <w:r w:rsidR="00DA4D99" w:rsidRPr="00743779" w:rsidDel="00495B06">
          <w:rPr>
            <w:color w:val="000000" w:themeColor="text1"/>
          </w:rPr>
          <w:delText>curve of temperature was the one best captured</w:delText>
        </w:r>
        <w:r w:rsidR="004F1A44" w:rsidRPr="00743779" w:rsidDel="00495B06">
          <w:rPr>
            <w:color w:val="000000" w:themeColor="text1"/>
          </w:rPr>
          <w:delText xml:space="preserve"> and was clearly bell shaped, as expected from literature </w:delText>
        </w:r>
      </w:del>
      <w:r w:rsidR="00E240C9" w:rsidRPr="00743779">
        <w:rPr>
          <w:color w:val="000000" w:themeColor="text1"/>
        </w:rPr>
        <w:fldChar w:fldCharType="begin"/>
      </w:r>
      <w:r w:rsidR="000D378F" w:rsidRPr="00743779">
        <w:rPr>
          <w:color w:val="000000" w:themeColor="text1"/>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rPr>
        <w:fldChar w:fldCharType="separate"/>
      </w:r>
      <w:r w:rsidR="000D378F" w:rsidRPr="00743779">
        <w:rPr>
          <w:noProof/>
          <w:color w:val="000000" w:themeColor="text1"/>
        </w:rPr>
        <w:t>(Byrne et al., 2022; Silva Romero et al., 2021)</w:t>
      </w:r>
      <w:r w:rsidR="00E240C9" w:rsidRPr="00743779">
        <w:rPr>
          <w:color w:val="000000" w:themeColor="text1"/>
        </w:rPr>
        <w:fldChar w:fldCharType="end"/>
      </w:r>
      <w:r w:rsidR="004F1A44" w:rsidRPr="00743779">
        <w:rPr>
          <w:color w:val="000000" w:themeColor="text1"/>
        </w:rPr>
        <w:t>.</w:t>
      </w:r>
      <w:r w:rsidR="006B53C7" w:rsidRPr="00743779">
        <w:rPr>
          <w:color w:val="000000" w:themeColor="text1"/>
        </w:rPr>
        <w:t xml:space="preserve"> </w:t>
      </w:r>
      <w:ins w:id="257" w:author="Mirko Mutalipassi" w:date="2026-03-20T09:59:00Z" w16du:dateUtc="2026-03-20T08:59:00Z">
        <w:r w:rsidR="00495B06" w:rsidRPr="00495B06">
          <w:rPr>
            <w:color w:val="000000" w:themeColor="text1"/>
          </w:rPr>
          <w:t>The response</w:t>
        </w:r>
        <w:del w:id="258" w:author="Natalija Suhareva" w:date="2026-03-24T11:38:00Z" w16du:dateUtc="2026-03-24T10:38:00Z">
          <w:r w:rsidR="00495B06" w:rsidRPr="00495B06" w:rsidDel="00402E4E">
            <w:rPr>
              <w:color w:val="000000" w:themeColor="text1"/>
            </w:rPr>
            <w:delText>s</w:delText>
          </w:r>
        </w:del>
        <w:r w:rsidR="00495B06" w:rsidRPr="00495B06">
          <w:rPr>
            <w:color w:val="000000" w:themeColor="text1"/>
          </w:rPr>
          <w:t xml:space="preserve"> to pH </w:t>
        </w:r>
      </w:ins>
      <w:ins w:id="259" w:author="Natalija Suhareva" w:date="2026-03-24T11:34:00Z" w16du:dateUtc="2026-03-24T10:34:00Z">
        <w:r w:rsidR="00917EB1">
          <w:rPr>
            <w:color w:val="000000" w:themeColor="text1"/>
          </w:rPr>
          <w:t xml:space="preserve">was </w:t>
        </w:r>
      </w:ins>
      <w:ins w:id="260" w:author="Mirko Mutalipassi" w:date="2026-03-20T09:59:00Z" w16du:dateUtc="2026-03-20T08:59:00Z">
        <w:del w:id="261" w:author="Natalija Suhareva" w:date="2026-03-24T11:34:00Z" w16du:dateUtc="2026-03-24T10:34:00Z">
          <w:r w:rsidR="00495B06" w:rsidRPr="00495B06" w:rsidDel="00917EB1">
            <w:rPr>
              <w:color w:val="000000" w:themeColor="text1"/>
            </w:rPr>
            <w:delText xml:space="preserve">and lithium were </w:delText>
          </w:r>
        </w:del>
        <w:r w:rsidR="00495B06" w:rsidRPr="00495B06">
          <w:rPr>
            <w:color w:val="000000" w:themeColor="text1"/>
          </w:rPr>
          <w:t>less well resolved, with broader confidence intervals and lower explanatory power, indicating that the full shape of their performance curves was only partially captured within the explored range.</w:t>
        </w:r>
      </w:ins>
      <w:ins w:id="262" w:author="Natalija Suhareva" w:date="2026-03-24T11:34:00Z" w16du:dateUtc="2026-03-24T10:34:00Z">
        <w:r w:rsidR="00917EB1">
          <w:rPr>
            <w:color w:val="000000" w:themeColor="text1"/>
          </w:rPr>
          <w:t xml:space="preserve"> </w:t>
        </w:r>
      </w:ins>
      <w:ins w:id="263" w:author="Mirko Mutalipassi" w:date="2026-03-20T09:59:00Z" w16du:dateUtc="2026-03-20T08:59:00Z">
        <w:r w:rsidR="00495B06">
          <w:rPr>
            <w:color w:val="000000" w:themeColor="text1"/>
          </w:rPr>
          <w:t xml:space="preserve"> </w:t>
        </w:r>
      </w:ins>
      <w:ins w:id="264" w:author="Natalija Suhareva" w:date="2026-03-24T11:38:00Z" w16du:dateUtc="2026-03-24T10:38:00Z">
        <w:r w:rsidR="00402E4E">
          <w:rPr>
            <w:color w:val="000000" w:themeColor="text1"/>
          </w:rPr>
          <w:t xml:space="preserve">In contrast, the lithium </w:t>
        </w:r>
        <w:r w:rsidR="00402E4E">
          <w:rPr>
            <w:color w:val="000000" w:themeColor="text1"/>
          </w:rPr>
          <w:lastRenderedPageBreak/>
          <w:t xml:space="preserve">response was not well resolved. Although a </w:t>
        </w:r>
      </w:ins>
      <w:ins w:id="265" w:author="Natalija Suhareva" w:date="2026-03-24T11:40:00Z" w16du:dateUtc="2026-03-24T10:40:00Z">
        <w:r w:rsidR="00402E4E">
          <w:rPr>
            <w:color w:val="000000" w:themeColor="text1"/>
          </w:rPr>
          <w:t>polynomial</w:t>
        </w:r>
      </w:ins>
      <w:ins w:id="266" w:author="Natalija Suhareva" w:date="2026-03-24T11:39:00Z" w16du:dateUtc="2026-03-24T10:39:00Z">
        <w:r w:rsidR="00402E4E">
          <w:rPr>
            <w:color w:val="000000" w:themeColor="text1"/>
          </w:rPr>
          <w:t xml:space="preserve"> m</w:t>
        </w:r>
      </w:ins>
      <w:ins w:id="267" w:author="Natalija Suhareva" w:date="2026-03-24T11:40:00Z" w16du:dateUtc="2026-03-24T10:40:00Z">
        <w:r w:rsidR="00402E4E">
          <w:rPr>
            <w:color w:val="000000" w:themeColor="text1"/>
          </w:rPr>
          <w:t>o</w:t>
        </w:r>
      </w:ins>
      <w:ins w:id="268" w:author="Natalija Suhareva" w:date="2026-03-24T11:39:00Z" w16du:dateUtc="2026-03-24T10:39:00Z">
        <w:r w:rsidR="00402E4E">
          <w:rPr>
            <w:color w:val="000000" w:themeColor="text1"/>
          </w:rPr>
          <w:t>del provided the best statistical fit among the tested models, the overall explanatory power was low and the quadratic term was not</w:t>
        </w:r>
      </w:ins>
      <w:ins w:id="269" w:author="Natalija Suhareva" w:date="2026-03-24T11:40:00Z" w16du:dateUtc="2026-03-24T10:40:00Z">
        <w:r w:rsidR="00402E4E">
          <w:rPr>
            <w:color w:val="000000" w:themeColor="text1"/>
          </w:rPr>
          <w:t xml:space="preserve"> significant, indicating support for a nonlinear performance curve within the observed range. </w:t>
        </w:r>
      </w:ins>
      <w:ins w:id="270" w:author="Natalija Suhareva" w:date="2026-03-24T11:46:00Z" w16du:dateUtc="2026-03-24T10:46:00Z">
        <w:r w:rsidR="00402E4E">
          <w:rPr>
            <w:color w:val="000000" w:themeColor="text1"/>
          </w:rPr>
          <w:t xml:space="preserve">In addition, growth responses to lithium differed between the </w:t>
        </w:r>
      </w:ins>
      <w:ins w:id="271" w:author="Natalija Suhareva" w:date="2026-03-24T11:47:00Z" w16du:dateUtc="2026-03-24T10:47:00Z">
        <w:r w:rsidR="00402E4E">
          <w:rPr>
            <w:color w:val="000000" w:themeColor="text1"/>
          </w:rPr>
          <w:t>single- and multiple-driver experiments, suggesting that its effect may be cont</w:t>
        </w:r>
      </w:ins>
      <w:ins w:id="272" w:author="Natalija Suhareva" w:date="2026-03-24T11:48:00Z" w16du:dateUtc="2026-03-24T10:48:00Z">
        <w:r w:rsidR="00EF6A5C">
          <w:rPr>
            <w:color w:val="000000" w:themeColor="text1"/>
          </w:rPr>
          <w:t>e</w:t>
        </w:r>
      </w:ins>
      <w:ins w:id="273" w:author="Natalija Suhareva" w:date="2026-03-24T11:47:00Z" w16du:dateUtc="2026-03-24T10:47:00Z">
        <w:r w:rsidR="00402E4E">
          <w:rPr>
            <w:color w:val="000000" w:themeColor="text1"/>
          </w:rPr>
          <w:t>xt-dependent and not</w:t>
        </w:r>
        <w:r w:rsidR="00EF6A5C">
          <w:rPr>
            <w:color w:val="000000" w:themeColor="text1"/>
          </w:rPr>
          <w:t xml:space="preserve"> robustly rep</w:t>
        </w:r>
      </w:ins>
      <w:ins w:id="274" w:author="Natalija Suhareva" w:date="2026-03-24T11:48:00Z" w16du:dateUtc="2026-03-24T10:48:00Z">
        <w:r w:rsidR="00EF6A5C">
          <w:rPr>
            <w:color w:val="000000" w:themeColor="text1"/>
          </w:rPr>
          <w:t>roducible across experimental conditions. Together these patterns indicate that the lithium performance curve is weakly co</w:t>
        </w:r>
      </w:ins>
      <w:ins w:id="275" w:author="Natalija Suhareva" w:date="2026-03-24T11:49:00Z" w16du:dateUtc="2026-03-24T10:49:00Z">
        <w:r w:rsidR="00EF6A5C">
          <w:rPr>
            <w:color w:val="000000" w:themeColor="text1"/>
          </w:rPr>
          <w:t xml:space="preserve">nstrained in the present dataset. </w:t>
        </w:r>
      </w:ins>
    </w:p>
    <w:p w14:paraId="01B6B938" w14:textId="069F3CFB" w:rsidR="00A85524" w:rsidDel="0061153C" w:rsidRDefault="00495B06" w:rsidP="00495B06">
      <w:pPr>
        <w:spacing w:line="276" w:lineRule="auto"/>
        <w:jc w:val="both"/>
        <w:rPr>
          <w:del w:id="276" w:author="Mirko Mutalipassi" w:date="2026-03-20T10:49:00Z" w16du:dateUtc="2026-03-20T09:49:00Z"/>
          <w:color w:val="000000" w:themeColor="text1"/>
        </w:rPr>
      </w:pPr>
      <w:ins w:id="277" w:author="Mirko Mutalipassi" w:date="2026-03-20T09:59:00Z" w16du:dateUtc="2026-03-20T08:59:00Z">
        <w:r w:rsidRPr="00495B06">
          <w:rPr>
            <w:color w:val="000000" w:themeColor="text1"/>
          </w:rPr>
          <w:t xml:space="preserve">Rather than assuming identical modes of action, our approach relies on the empirical alignment of response curves onto a common performance axis. </w:t>
        </w:r>
      </w:ins>
      <w:ins w:id="278" w:author="Mirko Mutalipassi" w:date="2026-03-20T10:46:00Z" w16du:dateUtc="2026-03-20T09:46:00Z">
        <w:r w:rsidR="009A72ED">
          <w:t>This provides a pragmatic basis for applying concentration addition as a null model of non-interacting effects, serving as a baseline expectation against which deviations can be interpreted, rather than as a mechanistic assumption of shared modes of action among drivers.</w:t>
        </w:r>
      </w:ins>
      <w:ins w:id="279" w:author="Mirko Mutalipassi" w:date="2026-03-20T09:59:00Z" w16du:dateUtc="2026-03-20T08:59:00Z">
        <w:r w:rsidRPr="00495B06">
          <w:rPr>
            <w:color w:val="000000" w:themeColor="text1"/>
          </w:rPr>
          <w:t xml:space="preserve"> Similar unimodal responses have been reported for pH and CO₂ effects in phytoplankton </w:t>
        </w:r>
      </w:ins>
      <w:del w:id="280" w:author="Mirko Mutalipassi" w:date="2026-03-20T09:59:00Z" w16du:dateUtc="2026-03-20T08:59:00Z">
        <w:r w:rsidR="00C864CB" w:rsidRPr="00743779" w:rsidDel="00495B06">
          <w:rPr>
            <w:color w:val="000000" w:themeColor="text1"/>
          </w:rPr>
          <w:delText xml:space="preserve">A similar unimodal shape has been found for </w:delText>
        </w:r>
        <w:r w:rsidR="008A3C94" w:rsidRPr="00743779" w:rsidDel="00495B06">
          <w:rPr>
            <w:color w:val="000000" w:themeColor="text1"/>
          </w:rPr>
          <w:delText xml:space="preserve">phytoplankton responses to </w:delText>
        </w:r>
        <w:r w:rsidR="00AB1AB5" w:rsidRPr="00743779" w:rsidDel="00495B06">
          <w:rPr>
            <w:color w:val="000000" w:themeColor="text1"/>
          </w:rPr>
          <w:delText>pH</w:delText>
        </w:r>
        <w:r w:rsidR="00481973" w:rsidRPr="00743779" w:rsidDel="00495B06">
          <w:rPr>
            <w:color w:val="000000" w:themeColor="text1"/>
          </w:rPr>
          <w:delText>/</w:delText>
        </w:r>
        <w:r w:rsidR="00481973" w:rsidRPr="00743779" w:rsidDel="00495B06">
          <w:rPr>
            <w:i/>
            <w:iCs/>
            <w:color w:val="000000" w:themeColor="text1"/>
          </w:rPr>
          <w:delText>p</w:delText>
        </w:r>
        <w:r w:rsidR="00481973" w:rsidRPr="00743779" w:rsidDel="00495B06">
          <w:rPr>
            <w:color w:val="000000" w:themeColor="text1"/>
          </w:rPr>
          <w:delText>CO</w:delText>
        </w:r>
        <w:r w:rsidR="00481973" w:rsidRPr="00743779" w:rsidDel="00495B06">
          <w:rPr>
            <w:color w:val="000000" w:themeColor="text1"/>
            <w:vertAlign w:val="subscript"/>
          </w:rPr>
          <w:delText>2</w:delText>
        </w:r>
      </w:del>
      <w:r w:rsidR="008A3C94" w:rsidRPr="00743779">
        <w:rPr>
          <w:color w:val="000000" w:themeColor="text1"/>
        </w:rPr>
        <w:t xml:space="preserve"> </w:t>
      </w:r>
      <w:r w:rsidR="009857C9" w:rsidRPr="00743779">
        <w:rPr>
          <w:color w:val="000000" w:themeColor="text1"/>
        </w:rPr>
        <w:fldChar w:fldCharType="begin"/>
      </w:r>
      <w:r w:rsidR="00481973" w:rsidRPr="00743779">
        <w:rPr>
          <w:color w:val="000000" w:themeColor="text1"/>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rPr>
        <w:fldChar w:fldCharType="separate"/>
      </w:r>
      <w:r w:rsidR="00481973" w:rsidRPr="00743779">
        <w:rPr>
          <w:noProof/>
          <w:color w:val="000000" w:themeColor="text1"/>
        </w:rPr>
        <w:t>(Collins et al., 2022; Paul &amp; Bach, 2020)</w:t>
      </w:r>
      <w:r w:rsidR="009857C9" w:rsidRPr="00743779">
        <w:rPr>
          <w:color w:val="000000" w:themeColor="text1"/>
        </w:rPr>
        <w:fldChar w:fldCharType="end"/>
      </w:r>
      <w:ins w:id="281" w:author="Mirko Mutalipassi" w:date="2026-03-20T10:00:00Z" w16du:dateUtc="2026-03-20T09:00:00Z">
        <w:r>
          <w:rPr>
            <w:color w:val="000000" w:themeColor="text1"/>
          </w:rPr>
          <w:t>,</w:t>
        </w:r>
      </w:ins>
      <w:del w:id="282" w:author="Mirko Mutalipassi" w:date="2026-03-20T10:00:00Z" w16du:dateUtc="2026-03-20T09:00:00Z">
        <w:r w:rsidR="00AD1CAC" w:rsidRPr="00743779" w:rsidDel="00495B06">
          <w:rPr>
            <w:color w:val="000000" w:themeColor="text1"/>
          </w:rPr>
          <w:delText>.</w:delText>
        </w:r>
      </w:del>
      <w:r w:rsidR="00AD1CAC" w:rsidRPr="00743779">
        <w:rPr>
          <w:color w:val="000000" w:themeColor="text1"/>
        </w:rPr>
        <w:t xml:space="preserve"> </w:t>
      </w:r>
      <w:ins w:id="283" w:author="Mirko Mutalipassi" w:date="2026-03-20T09:59:00Z" w16du:dateUtc="2026-03-20T08:59:00Z">
        <w:r w:rsidRPr="00495B06">
          <w:rPr>
            <w:color w:val="000000" w:themeColor="text1"/>
          </w:rPr>
          <w:t xml:space="preserve">whereas </w:t>
        </w:r>
        <w:commentRangeStart w:id="284"/>
        <w:r w:rsidRPr="00495B06">
          <w:rPr>
            <w:color w:val="000000" w:themeColor="text1"/>
          </w:rPr>
          <w:t xml:space="preserve">toxicant </w:t>
        </w:r>
      </w:ins>
      <w:commentRangeEnd w:id="284"/>
      <w:r w:rsidR="00D94559">
        <w:rPr>
          <w:rStyle w:val="CommentReference"/>
          <w:rFonts w:ascii="Calibri" w:eastAsia="Calibri" w:hAnsi="Calibri" w:cs="Calibri"/>
          <w:lang w:val="en-GB"/>
        </w:rPr>
        <w:commentReference w:id="284"/>
      </w:r>
      <w:ins w:id="285" w:author="Mirko Mutalipassi" w:date="2026-03-20T09:59:00Z" w16du:dateUtc="2026-03-20T08:59:00Z">
        <w:r w:rsidRPr="00495B06">
          <w:rPr>
            <w:color w:val="000000" w:themeColor="text1"/>
          </w:rPr>
          <w:t xml:space="preserve">responses are often described as sigmoidal </w:t>
        </w:r>
      </w:ins>
      <w:del w:id="286" w:author="Mirko Mutalipassi" w:date="2026-03-20T09:59:00Z" w16du:dateUtc="2026-03-20T08:59:00Z">
        <w:r w:rsidR="008E71E0" w:rsidDel="00495B06">
          <w:rPr>
            <w:color w:val="000000" w:themeColor="text1"/>
          </w:rPr>
          <w:delText xml:space="preserve">A </w:delText>
        </w:r>
        <w:r w:rsidR="00CF3D09" w:rsidRPr="00743779" w:rsidDel="00495B06">
          <w:rPr>
            <w:color w:val="000000" w:themeColor="text1"/>
          </w:rPr>
          <w:delText xml:space="preserve">sigmoidal </w:delText>
        </w:r>
        <w:r w:rsidR="008E71E0" w:rsidDel="00495B06">
          <w:rPr>
            <w:color w:val="000000" w:themeColor="text1"/>
          </w:rPr>
          <w:delText>curve is often</w:delText>
        </w:r>
        <w:r w:rsidR="008E71E0" w:rsidRPr="00743779" w:rsidDel="00495B06">
          <w:rPr>
            <w:color w:val="000000" w:themeColor="text1"/>
          </w:rPr>
          <w:delText xml:space="preserve"> </w:delText>
        </w:r>
        <w:r w:rsidR="00CF3D09" w:rsidRPr="00743779" w:rsidDel="00495B06">
          <w:rPr>
            <w:color w:val="000000" w:themeColor="text1"/>
          </w:rPr>
          <w:delText xml:space="preserve">expected </w:delText>
        </w:r>
        <w:r w:rsidR="00B47780" w:rsidRPr="00743779" w:rsidDel="00495B06">
          <w:rPr>
            <w:color w:val="000000" w:themeColor="text1"/>
          </w:rPr>
          <w:delText>for</w:delText>
        </w:r>
        <w:r w:rsidR="008E71E0" w:rsidDel="00495B06">
          <w:rPr>
            <w:color w:val="000000" w:themeColor="text1"/>
          </w:rPr>
          <w:delText xml:space="preserve"> biological response to</w:delText>
        </w:r>
        <w:r w:rsidR="00CF3D09" w:rsidRPr="00743779" w:rsidDel="00495B06">
          <w:rPr>
            <w:color w:val="000000" w:themeColor="text1"/>
          </w:rPr>
          <w:delText xml:space="preserve"> toxicant</w:delText>
        </w:r>
        <w:r w:rsidR="008E71E0" w:rsidDel="00495B06">
          <w:rPr>
            <w:color w:val="000000" w:themeColor="text1"/>
          </w:rPr>
          <w:delText>s</w:delText>
        </w:r>
        <w:r w:rsidR="00CF3D09" w:rsidRPr="00743779" w:rsidDel="00495B06">
          <w:rPr>
            <w:color w:val="000000" w:themeColor="text1"/>
          </w:rPr>
          <w:delText xml:space="preserve"> </w:delText>
        </w:r>
        <w:r w:rsidR="00B47780" w:rsidRPr="00743779" w:rsidDel="00495B06">
          <w:rPr>
            <w:color w:val="000000" w:themeColor="text1"/>
          </w:rPr>
          <w:delText xml:space="preserve">effects </w:delText>
        </w:r>
      </w:del>
      <w:r w:rsidR="00AD1CAC" w:rsidRPr="00743779">
        <w:rPr>
          <w:color w:val="000000" w:themeColor="text1"/>
        </w:rPr>
        <w:fldChar w:fldCharType="begin"/>
      </w:r>
      <w:r w:rsidR="0010262B" w:rsidRPr="00743779">
        <w:rPr>
          <w:color w:val="000000" w:themeColor="text1"/>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371065">
        <w:rPr>
          <w:color w:val="000000" w:themeColor="text1"/>
          <w:lang w:val="fr-FR"/>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rPr>
        <w:fldChar w:fldCharType="separate"/>
      </w:r>
      <w:r w:rsidR="0010262B" w:rsidRPr="004831BB">
        <w:rPr>
          <w:noProof/>
          <w:color w:val="000000" w:themeColor="text1"/>
        </w:rPr>
        <w:t>(Bellas, 2008; Morroni et al., 2023; Philibert et al., 2021)</w:t>
      </w:r>
      <w:r w:rsidR="00AD1CAC" w:rsidRPr="00743779">
        <w:rPr>
          <w:color w:val="000000" w:themeColor="text1"/>
        </w:rPr>
        <w:fldChar w:fldCharType="end"/>
      </w:r>
      <w:r w:rsidR="00146E54" w:rsidRPr="005842A7">
        <w:rPr>
          <w:color w:val="000000" w:themeColor="text1"/>
        </w:rPr>
        <w:t xml:space="preserve">. </w:t>
      </w:r>
      <w:ins w:id="287" w:author="Mirko Mutalipassi" w:date="2026-03-20T10:48:00Z" w16du:dateUtc="2026-03-20T09:48:00Z">
        <w:r w:rsidR="009A72ED">
          <w:t xml:space="preserve">Our results suggest that, within the explored ranges, the three drivers can be approximated within a shared performance framework. The lower resolution of the pH and </w:t>
        </w:r>
      </w:ins>
      <w:ins w:id="288" w:author="Natalija Suhareva" w:date="2026-03-24T11:50:00Z" w16du:dateUtc="2026-03-24T10:50:00Z">
        <w:r w:rsidR="00EF6A5C">
          <w:t xml:space="preserve">particularly the </w:t>
        </w:r>
      </w:ins>
      <w:ins w:id="289" w:author="Mirko Mutalipassi" w:date="2026-03-20T10:48:00Z" w16du:dateUtc="2026-03-20T09:48:00Z">
        <w:r w:rsidR="009A72ED">
          <w:t xml:space="preserve">lithium </w:t>
        </w:r>
      </w:ins>
      <w:ins w:id="290" w:author="Natalija Suhareva" w:date="2026-03-24T11:51:00Z" w16du:dateUtc="2026-03-24T10:51:00Z">
        <w:r w:rsidR="00EF6A5C">
          <w:t xml:space="preserve">response </w:t>
        </w:r>
      </w:ins>
      <w:ins w:id="291" w:author="Mirko Mutalipassi" w:date="2026-03-20T10:48:00Z" w16du:dateUtc="2026-03-20T09:48:00Z">
        <w:r w:rsidR="009A72ED">
          <w:t>curves introduce</w:t>
        </w:r>
        <w:del w:id="292" w:author="Natalija Suhareva" w:date="2026-03-24T11:51:00Z" w16du:dateUtc="2026-03-24T10:51:00Z">
          <w:r w:rsidR="009A72ED" w:rsidDel="00EF6A5C">
            <w:delText>s</w:delText>
          </w:r>
        </w:del>
        <w:r w:rsidR="009A72ED">
          <w:t xml:space="preserve"> uncertainty in the additive baseline and, consequently, in the magnitude of the estimated deviations. </w:t>
        </w:r>
      </w:ins>
      <w:ins w:id="293" w:author="Natalija Suhareva" w:date="2026-03-24T11:51:00Z" w16du:dateUtc="2026-03-24T10:51:00Z">
        <w:r w:rsidR="00EF6A5C">
          <w:t xml:space="preserve">This uncertainty should be considered when </w:t>
        </w:r>
      </w:ins>
      <w:ins w:id="294" w:author="Natalija Suhareva" w:date="2026-03-24T11:52:00Z" w16du:dateUtc="2026-03-24T10:52:00Z">
        <w:r w:rsidR="00EF6A5C">
          <w:t xml:space="preserve">interpreting interaction strength. </w:t>
        </w:r>
      </w:ins>
      <w:ins w:id="295" w:author="Mirko Mutalipassi" w:date="2026-03-20T10:48:00Z" w16du:dateUtc="2026-03-20T09:48:00Z">
        <w:r w:rsidR="009A72ED">
          <w:t>Nevertheless, the consistency of the antagonistic pattern across all pH-involving treatments suggests that the deviation reflects a genuine biological signal rather than an artefact of curve fitting</w:t>
        </w:r>
      </w:ins>
      <w:ins w:id="296" w:author="Mirko Mutalipassi" w:date="2026-03-20T10:00:00Z" w16du:dateUtc="2026-03-20T09:00:00Z">
        <w:r w:rsidRPr="001D07D9">
          <w:rPr>
            <w:color w:val="000000" w:themeColor="text1"/>
            <w:lang w:val="en-GB"/>
            <w:rPrChange w:id="297" w:author="METIAN, Marc" w:date="2026-03-24T13:33:00Z" w16du:dateUtc="2026-03-24T12:33:00Z">
              <w:rPr>
                <w:color w:val="000000" w:themeColor="text1"/>
                <w:lang w:val="fr-FR"/>
              </w:rPr>
            </w:rPrChange>
          </w:rPr>
          <w:t xml:space="preserve"> </w:t>
        </w:r>
      </w:ins>
      <w:del w:id="298" w:author="Mirko Mutalipassi" w:date="2026-03-20T10:00:00Z" w16du:dateUtc="2026-03-20T09:00:00Z">
        <w:r w:rsidR="008E71E0" w:rsidRPr="001D07D9" w:rsidDel="00495B06">
          <w:rPr>
            <w:color w:val="000000" w:themeColor="text1"/>
            <w:lang w:val="en-GB"/>
            <w:rPrChange w:id="299" w:author="METIAN, Marc" w:date="2026-03-24T13:33:00Z" w16du:dateUtc="2026-03-24T12:33:00Z">
              <w:rPr>
                <w:color w:val="000000" w:themeColor="text1"/>
                <w:lang w:val="fr-FR"/>
              </w:rPr>
            </w:rPrChange>
          </w:rPr>
          <w:delText>Our data did not allow to full</w:delText>
        </w:r>
        <w:r w:rsidR="00371065" w:rsidDel="00495B06">
          <w:rPr>
            <w:color w:val="000000" w:themeColor="text1"/>
          </w:rPr>
          <w:delText>y</w:delText>
        </w:r>
        <w:r w:rsidR="008E71E0" w:rsidRPr="001D07D9" w:rsidDel="00495B06">
          <w:rPr>
            <w:color w:val="000000" w:themeColor="text1"/>
            <w:lang w:val="en-GB"/>
            <w:rPrChange w:id="300" w:author="METIAN, Marc" w:date="2026-03-24T13:33:00Z" w16du:dateUtc="2026-03-24T12:33:00Z">
              <w:rPr>
                <w:color w:val="000000" w:themeColor="text1"/>
                <w:lang w:val="fr-FR"/>
              </w:rPr>
            </w:rPrChange>
          </w:rPr>
          <w:delText xml:space="preserve"> resolve the </w:delText>
        </w:r>
        <w:r w:rsidR="00B15652" w:rsidRPr="00743779" w:rsidDel="00495B06">
          <w:rPr>
            <w:color w:val="000000" w:themeColor="text1"/>
          </w:rPr>
          <w:delText>performance curves of pH and lithium</w:delText>
        </w:r>
        <w:r w:rsidR="00E16B55" w:rsidRPr="00743779" w:rsidDel="00495B06">
          <w:rPr>
            <w:color w:val="000000" w:themeColor="text1"/>
          </w:rPr>
          <w:delText>.</w:delText>
        </w:r>
        <w:r w:rsidR="008E71E0" w:rsidDel="00495B06">
          <w:rPr>
            <w:color w:val="000000" w:themeColor="text1"/>
          </w:rPr>
          <w:delText xml:space="preserve"> This can be performed in future work using treatments below and above the scenarios considered in our study and </w:delText>
        </w:r>
        <w:r w:rsidR="00690842" w:rsidRPr="00743779" w:rsidDel="00495B06">
          <w:rPr>
            <w:color w:val="000000" w:themeColor="text1"/>
          </w:rPr>
          <w:delText xml:space="preserve">that </w:delText>
        </w:r>
        <w:r w:rsidR="00C7533D" w:rsidRPr="00743779" w:rsidDel="00495B06">
          <w:rPr>
            <w:color w:val="000000" w:themeColor="text1"/>
          </w:rPr>
          <w:delText>the species will unlikely face</w:delText>
        </w:r>
        <w:r w:rsidR="00A11BFA" w:rsidRPr="00743779" w:rsidDel="00495B06">
          <w:rPr>
            <w:color w:val="000000" w:themeColor="text1"/>
          </w:rPr>
          <w:delText>, even in the worst-case scenarios of global change</w:delText>
        </w:r>
        <w:r w:rsidR="00433150" w:rsidDel="00495B06">
          <w:rPr>
            <w:color w:val="000000" w:themeColor="text1"/>
          </w:rPr>
          <w:delText xml:space="preserve"> </w:delText>
        </w:r>
      </w:del>
      <w:r w:rsidR="00433150">
        <w:rPr>
          <w:color w:val="000000" w:themeColor="text1"/>
        </w:rPr>
        <w:fldChar w:fldCharType="begin"/>
      </w:r>
      <w:r w:rsidR="00A737A2">
        <w:rPr>
          <w:color w:val="000000" w:themeColor="text1"/>
        </w:rPr>
        <w:instrText xml:space="preserve"> ADDIN ZOTERO_ITEM CSL_CITATION {"citationID":"fEq4RLND","properties":{"formattedCitation":"(Collins et al., 2022; Thibon et al., 2023)","plainCitation":"(Collins et al., 2022; Thibon et al., 2023)","noteIndex":0},"citationItems":[{"id":113462,"uris":["http://zotero.org/users/9330120/items/UV2QF6RE"],"itemData":{"id":113462,"type":"article-journal","container-title":"Current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K"}],"issued":{"date-parts":[["2022",8]]}}},{"id":1151,"uris":["http://zotero.org/users/9330120/items/HZHDPJ6V"],"itemData":{"id":1151,"type":"article-journal","abstract":"Non-conventional stable isotopes have received increasing attention in the past decade to investigate multi-level ecological connections from individuals to ecosystems. More recently, isotopes from trace and non-nutrient elements, potentially toxic (i.e., Hg), have also been recognized of great significance to discriminate sources, transports, and bioaccumulation, as well as trophic transfers. In contrast, lithium (Li) concentrations and its isotope compositions (δ\n              7\n              Li) remain poorly documented in aquatic ecosystems, despite its possible accumulation in marine organisms, its increasing industrial production, and its demonstrated hazardous effects on biota. Here, we present the first Li isotope investigation of various soft tissues, organs or whole organisms, from marine plankton, bivalves, cephalopods, crustaceans, and fish of different biogeographical regions [North Mediterranean Sea, North Atlantic Ocean (Bay of Biscay), South East Pacific Ocean (New Caledonia), and Southern Indian Ocean (Kerguelen Islands)]. Independently of the considered organisms, δ\n              7\n              Li values range widely, from 4.6‰ (digestive gland of bivalves) to 32.0‰ (zooplankton). Compared to homogeneous seawater (δ\n              7\n              Li </w:instrText>
      </w:r>
      <w:r w:rsidR="00A737A2">
        <w:rPr>
          <w:rFonts w:ascii="Cambria Math" w:hAnsi="Cambria Math" w:cs="Cambria Math"/>
          <w:color w:val="000000" w:themeColor="text1"/>
        </w:rPr>
        <w:instrText>∼</w:instrText>
      </w:r>
      <w:r w:rsidR="00A737A2">
        <w:rPr>
          <w:color w:val="000000" w:themeColor="text1"/>
        </w:rPr>
        <w:instrText xml:space="preserve"> 31.2‰ ± .3‰), marine organisms mostly fractionate Li isotopes in favor of the light isotope (\n              6\n              Li). Within the same taxonomic group, significant differences are observed among organs, indicating a key role of physiology on Li concentrations and on the distribution of Li isotopes. Statistically, the trophic position is only slightly related to the average Li isotope composition of soft tissues of marine organisms, but this aspect deserves further investigation at the organ level. Other potential influences are the Li uptake by ingestion or gill ventilation. Overall, this work constitutes the first δ\n              7\n              Li extensive baseline in soft tissues of coastal organisms from different large geographic areas mostly preserved from significant anthropogenic Li contamination.","container-title":"Frontiers in Environmental Chemistry","DOI":"10.3389/fenvc.2022.1060651","ISSN":"2673-4486","journalAbbreviation":"Front. Environ. Chem.","language":"en","page":"1060651","source":"DOI.org (Crossref)","title":"Lithium isotopes in marine food webs: Effect of ecological and environmental parameters","title-short":"Lithium isotopes in marine food webs","volume":"3","author":[{"family":"Thibon","given":"Fanny"},{"family":"Weppe","given":"Lucas"},{"family":"Churlaud","given":"Carine"},{"family":"Lacoue-Labarthe","given":"Thomas"},{"family":"Gasparini","given":"Stéphane"},{"family":"Cherel","given":"Yves"},{"family":"Bustamante","given":"Paco"},{"family":"Vigier","given":"Nathalie"}],"issued":{"date-parts":[["2023",1,6]]}}}],"schema":"https://github.com/citation-style-language/schema/raw/master/csl-citation.json"} </w:instrText>
      </w:r>
      <w:r w:rsidR="00433150">
        <w:rPr>
          <w:color w:val="000000" w:themeColor="text1"/>
        </w:rPr>
        <w:fldChar w:fldCharType="separate"/>
      </w:r>
      <w:r w:rsidR="00A737A2">
        <w:rPr>
          <w:color w:val="000000"/>
        </w:rPr>
        <w:t>(Collins et al., 2022; Thibon et al., 2023)</w:t>
      </w:r>
      <w:r w:rsidR="00433150">
        <w:rPr>
          <w:color w:val="000000" w:themeColor="text1"/>
        </w:rPr>
        <w:fldChar w:fldCharType="end"/>
      </w:r>
      <w:r w:rsidR="00D80A82">
        <w:rPr>
          <w:color w:val="000000" w:themeColor="text1"/>
        </w:rPr>
        <w:t>.</w:t>
      </w:r>
      <w:commentRangeEnd w:id="241"/>
      <w:r>
        <w:rPr>
          <w:rStyle w:val="CommentReference"/>
          <w:color w:val="000000" w:themeColor="text1"/>
          <w:sz w:val="24"/>
          <w:szCs w:val="24"/>
        </w:rPr>
        <w:commentReference w:id="241"/>
      </w:r>
    </w:p>
    <w:p w14:paraId="3A786E07" w14:textId="77777777" w:rsidR="006E46A1" w:rsidDel="0061153C" w:rsidRDefault="006E46A1" w:rsidP="00E81208">
      <w:pPr>
        <w:spacing w:line="276" w:lineRule="auto"/>
        <w:jc w:val="both"/>
        <w:rPr>
          <w:del w:id="301" w:author="Mirko Mutalipassi" w:date="2026-03-20T10:49:00Z" w16du:dateUtc="2026-03-20T09:49:00Z"/>
          <w:color w:val="000000" w:themeColor="text1"/>
        </w:rPr>
      </w:pPr>
    </w:p>
    <w:p w14:paraId="36EA85D7" w14:textId="77777777" w:rsidR="006E46A1" w:rsidRPr="00743779" w:rsidRDefault="006E46A1" w:rsidP="00E81208">
      <w:pPr>
        <w:spacing w:line="276" w:lineRule="auto"/>
        <w:jc w:val="both"/>
        <w:rPr>
          <w:color w:val="000000" w:themeColor="text1"/>
        </w:rPr>
      </w:pPr>
    </w:p>
    <w:p w14:paraId="1D2E593D" w14:textId="60B7038F" w:rsidR="00A85524" w:rsidRPr="0061153C" w:rsidRDefault="00705D58" w:rsidP="00705D58">
      <w:pPr>
        <w:spacing w:line="276" w:lineRule="auto"/>
        <w:jc w:val="both"/>
        <w:rPr>
          <w:rFonts w:eastAsia="Arial"/>
          <w:rPrChange w:id="302" w:author="Mirko Mutalipassi" w:date="2026-03-20T10:49:00Z" w16du:dateUtc="2026-03-20T09:49:00Z">
            <w:rPr>
              <w:color w:val="000000" w:themeColor="text1"/>
            </w:rPr>
          </w:rPrChange>
        </w:rPr>
      </w:pPr>
      <w:r>
        <w:rPr>
          <w:color w:val="000000" w:themeColor="text1"/>
        </w:rPr>
        <w:t xml:space="preserve">A second step </w:t>
      </w:r>
      <w:ins w:id="303" w:author="Mirko Mutalipassi" w:date="2026-03-20T10:03:00Z" w16du:dateUtc="2026-03-20T09:03:00Z">
        <w:r w:rsidR="00495B06" w:rsidRPr="00495B06">
          <w:rPr>
            <w:color w:val="000000" w:themeColor="text1"/>
          </w:rPr>
          <w:t>consisted in constructing a driver index integrating the relative contribution of each driver, following an approach similar to</w:t>
        </w:r>
        <w:r w:rsidR="00495B06">
          <w:rPr>
            <w:color w:val="000000" w:themeColor="text1"/>
          </w:rPr>
          <w:t xml:space="preserve"> </w:t>
        </w:r>
      </w:ins>
      <w:del w:id="304" w:author="Mirko Mutalipassi" w:date="2026-03-20T10:03:00Z" w16du:dateUtc="2026-03-20T09:03:00Z">
        <w:r w:rsidDel="00495B06">
          <w:rPr>
            <w:color w:val="000000" w:themeColor="text1"/>
          </w:rPr>
          <w:delText>is the c</w:delText>
        </w:r>
        <w:r w:rsidR="00204BD3" w:rsidRPr="00743779" w:rsidDel="00495B06">
          <w:rPr>
            <w:color w:val="000000" w:themeColor="text1"/>
          </w:rPr>
          <w:delText>alculati</w:delText>
        </w:r>
        <w:r w:rsidDel="00495B06">
          <w:rPr>
            <w:color w:val="000000" w:themeColor="text1"/>
          </w:rPr>
          <w:delText>on</w:delText>
        </w:r>
        <w:r w:rsidR="00D71C85" w:rsidDel="00495B06">
          <w:rPr>
            <w:color w:val="000000" w:themeColor="text1"/>
          </w:rPr>
          <w:delText xml:space="preserve"> of</w:delText>
        </w:r>
        <w:r w:rsidR="00204BD3" w:rsidRPr="00743779" w:rsidDel="00495B06">
          <w:rPr>
            <w:color w:val="000000" w:themeColor="text1"/>
          </w:rPr>
          <w:delText xml:space="preserve"> a</w:delText>
        </w:r>
        <w:r w:rsidDel="00495B06">
          <w:rPr>
            <w:color w:val="000000" w:themeColor="text1"/>
          </w:rPr>
          <w:delText>n</w:delText>
        </w:r>
        <w:r w:rsidR="00204BD3" w:rsidRPr="00743779" w:rsidDel="00495B06">
          <w:rPr>
            <w:color w:val="000000" w:themeColor="text1"/>
          </w:rPr>
          <w:delText xml:space="preserve"> index</w:delText>
        </w:r>
        <w:r w:rsidDel="00495B06">
          <w:rPr>
            <w:color w:val="000000" w:themeColor="text1"/>
          </w:rPr>
          <w:delText xml:space="preserve"> combining the relative contribution of the individual </w:delText>
        </w:r>
        <w:r w:rsidR="00293536" w:rsidDel="00495B06">
          <w:rPr>
            <w:color w:val="000000" w:themeColor="text1"/>
          </w:rPr>
          <w:delText>driver</w:delText>
        </w:r>
        <w:r w:rsidDel="00495B06">
          <w:rPr>
            <w:color w:val="000000" w:themeColor="text1"/>
          </w:rPr>
          <w:delText xml:space="preserve"> following a methodology recently used by </w:delText>
        </w:r>
      </w:del>
      <w:r w:rsidRPr="00743779">
        <w:rPr>
          <w:rFonts w:eastAsia="Arial"/>
        </w:rPr>
        <w:fldChar w:fldCharType="begin"/>
      </w:r>
      <w:r w:rsidR="0040114B">
        <w:rPr>
          <w:rFonts w:eastAsia="Arial"/>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rPr>
        <w:fldChar w:fldCharType="separate"/>
      </w:r>
      <w:r w:rsidRPr="00743779">
        <w:rPr>
          <w:rFonts w:eastAsia="Arial"/>
          <w:noProof/>
        </w:rPr>
        <w:t xml:space="preserve">Espinel-Velasco et al. </w:t>
      </w:r>
      <w:r w:rsidR="009130C7">
        <w:rPr>
          <w:rFonts w:eastAsia="Arial"/>
          <w:noProof/>
        </w:rPr>
        <w:t>(</w:t>
      </w:r>
      <w:r w:rsidRPr="00743779">
        <w:rPr>
          <w:rFonts w:eastAsia="Arial"/>
          <w:noProof/>
        </w:rPr>
        <w:t>2025)</w:t>
      </w:r>
      <w:r w:rsidRPr="00743779">
        <w:rPr>
          <w:rFonts w:eastAsia="Arial"/>
        </w:rPr>
        <w:fldChar w:fldCharType="end"/>
      </w:r>
      <w:r>
        <w:rPr>
          <w:color w:val="000000" w:themeColor="text1"/>
        </w:rPr>
        <w:t xml:space="preserve">. </w:t>
      </w:r>
      <w:ins w:id="305" w:author="Mirko Mutalipassi" w:date="2026-03-20T10:05:00Z" w16du:dateUtc="2026-03-20T09:05:00Z">
        <w:r w:rsidR="00495B06" w:rsidRPr="00495B06">
          <w:rPr>
            <w:rFonts w:eastAsia="Arial"/>
          </w:rPr>
          <w:t xml:space="preserve">This index was derived by aligning the single-driver performance curves onto a common axis, using temperature as a reference scale </w:t>
        </w:r>
        <w:proofErr w:type="spellStart"/>
        <w:r w:rsidR="00495B06" w:rsidRPr="00495B06">
          <w:rPr>
            <w:rFonts w:eastAsia="Arial"/>
          </w:rPr>
          <w:t>centred</w:t>
        </w:r>
        <w:proofErr w:type="spellEnd"/>
        <w:r w:rsidR="00495B06" w:rsidRPr="00495B06">
          <w:rPr>
            <w:rFonts w:eastAsia="Arial"/>
          </w:rPr>
          <w:t xml:space="preserve"> on the reference condition of 20°C. The scaling factors for pH and lithium were estimated empirically to achieve the best overlap among the three response curves, resulting in coefficients of 28°C per pH unit and 0.35°C per ppm of lithium.</w:t>
        </w:r>
        <w:r w:rsidR="00495B06">
          <w:rPr>
            <w:rFonts w:eastAsia="Arial"/>
          </w:rPr>
          <w:t xml:space="preserve"> </w:t>
        </w:r>
      </w:ins>
      <w:ins w:id="306" w:author="Mirko Mutalipassi" w:date="2026-03-20T10:04:00Z" w16du:dateUtc="2026-03-20T09:04:00Z">
        <w:r w:rsidR="00495B06" w:rsidRPr="00495B06">
          <w:rPr>
            <w:rFonts w:eastAsia="Arial"/>
          </w:rPr>
          <w:t>This transformation provides a functional scaling that allows the integration of different drivers within a shared performance framework. In this context, the driver index is consistent with a concentration-addition approach used as a null model to predict combined effects</w:t>
        </w:r>
      </w:ins>
      <w:del w:id="307" w:author="Mirko Mutalipassi" w:date="2026-03-20T10:04:00Z" w16du:dateUtc="2026-03-20T09:04:00Z">
        <w:r w:rsidR="00BC6E3B" w:rsidRPr="00743779" w:rsidDel="00495B06">
          <w:rPr>
            <w:rFonts w:eastAsia="Arial"/>
          </w:rPr>
          <w:delText xml:space="preserve">The calculation of </w:delText>
        </w:r>
        <w:r w:rsidDel="00495B06">
          <w:rPr>
            <w:rFonts w:eastAsia="Arial"/>
          </w:rPr>
          <w:delText>this</w:delText>
        </w:r>
        <w:r w:rsidR="00BC6E3B" w:rsidRPr="00743779" w:rsidDel="00495B06">
          <w:rPr>
            <w:rFonts w:eastAsia="Arial"/>
          </w:rPr>
          <w:delText xml:space="preserve"> index was </w:delText>
        </w:r>
        <w:r w:rsidDel="00495B06">
          <w:rPr>
            <w:rFonts w:eastAsia="Arial"/>
          </w:rPr>
          <w:delText>following a</w:delText>
        </w:r>
        <w:r w:rsidR="00BC6E3B" w:rsidRPr="00743779" w:rsidDel="00495B06">
          <w:rPr>
            <w:rFonts w:eastAsia="Arial"/>
          </w:rPr>
          <w:delText xml:space="preserve"> concentration addition</w:delText>
        </w:r>
        <w:r w:rsidR="0022397F" w:rsidRPr="00743779" w:rsidDel="00495B06">
          <w:rPr>
            <w:rFonts w:eastAsia="Arial"/>
          </w:rPr>
          <w:delText xml:space="preserve"> </w:delText>
        </w:r>
        <w:r w:rsidDel="00495B06">
          <w:rPr>
            <w:rFonts w:eastAsia="Arial"/>
          </w:rPr>
          <w:delText>model</w:delText>
        </w:r>
      </w:del>
      <w:r w:rsidR="0003050A">
        <w:rPr>
          <w:rFonts w:eastAsia="Arial"/>
        </w:rPr>
        <w:t xml:space="preserve"> </w:t>
      </w:r>
      <w:r w:rsidR="0003050A">
        <w:rPr>
          <w:rFonts w:eastAsia="Arial"/>
        </w:rPr>
        <w:fldChar w:fldCharType="begin"/>
      </w:r>
      <w:r w:rsidR="007D51F3">
        <w:rPr>
          <w:rFonts w:eastAsia="Arial"/>
        </w:rPr>
        <w:instrText xml:space="preserve"> ADDIN ZOTERO_ITEM CSL_CITATION {"citationID":"FPZ6mcrt","properties":{"formattedCitation":"(Drescher &amp; Boedeker, 1995; Liess et al., 2016; N. Wang et al., 2015)","plainCitation":"(Drescher &amp; Boedeker, 1995; Liess et al., 2016; N. Wang et al., 2015)","noteIndex":0},"citationItems":[{"id":133094,"uris":["http://zotero.org/users/9330120/items/5LM2F2RZ"],"itemData":{"id":133094,"type":"article-journal","abstract":"The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rPr>
        <w:fldChar w:fldCharType="separate"/>
      </w:r>
      <w:r w:rsidR="007D51F3">
        <w:rPr>
          <w:rFonts w:eastAsia="Arial"/>
          <w:noProof/>
        </w:rPr>
        <w:t>(Drescher &amp; Boedeker, 1995; Liess et al., 2016; N. Wang et al., 2015)</w:t>
      </w:r>
      <w:r w:rsidR="0003050A">
        <w:rPr>
          <w:rFonts w:eastAsia="Arial"/>
        </w:rPr>
        <w:fldChar w:fldCharType="end"/>
      </w:r>
      <w:r w:rsidR="00DE2B81">
        <w:rPr>
          <w:rFonts w:eastAsia="Arial"/>
        </w:rPr>
        <w:t>.</w:t>
      </w:r>
      <w:r w:rsidR="00BC6E3B" w:rsidRPr="00743779">
        <w:rPr>
          <w:rFonts w:eastAsia="Arial"/>
        </w:rPr>
        <w:t xml:space="preserve"> </w:t>
      </w:r>
      <w:ins w:id="308" w:author="Mirko Mutalipassi" w:date="2026-03-20T10:05:00Z" w16du:dateUtc="2026-03-20T09:05:00Z">
        <w:r w:rsidR="00495B06" w:rsidRPr="00495B06">
          <w:rPr>
            <w:color w:val="000000" w:themeColor="text1"/>
          </w:rPr>
          <w:t xml:space="preserve">The resulting driver index can therefore be interpreted as a proxy for the overall distance from optimal conditions defined at 20°C. When expressed along this axis, the combined data revealed a unimodal </w:t>
        </w:r>
        <w:r w:rsidR="00495B06" w:rsidRPr="00495B06">
          <w:rPr>
            <w:color w:val="000000" w:themeColor="text1"/>
          </w:rPr>
          <w:lastRenderedPageBreak/>
          <w:t>response with a tipping point around 25°C, corresponding to a deviation of approximately 5°C from the reference condition.</w:t>
        </w:r>
      </w:ins>
      <w:del w:id="309" w:author="Mirko Mutalipassi" w:date="2026-03-20T10:04:00Z" w16du:dateUtc="2026-03-20T09:04:00Z">
        <w:r w:rsidR="005B7128" w:rsidRPr="00743779" w:rsidDel="00495B06">
          <w:rPr>
            <w:color w:val="000000" w:themeColor="text1"/>
          </w:rPr>
          <w:delText>T</w:delText>
        </w:r>
        <w:r w:rsidR="006F163A" w:rsidRPr="00743779" w:rsidDel="00495B06">
          <w:rPr>
            <w:color w:val="000000" w:themeColor="text1"/>
          </w:rPr>
          <w:delText xml:space="preserve">he </w:delText>
        </w:r>
        <w:r w:rsidDel="00495B06">
          <w:rPr>
            <w:color w:val="000000" w:themeColor="text1"/>
          </w:rPr>
          <w:delText xml:space="preserve">index was calculated as the relative contribution </w:delText>
        </w:r>
        <w:r w:rsidR="006F163A" w:rsidRPr="00743779" w:rsidDel="00495B06">
          <w:rPr>
            <w:color w:val="000000" w:themeColor="text1"/>
          </w:rPr>
          <w:delText xml:space="preserve">of each driver </w:delText>
        </w:r>
        <w:r w:rsidDel="00495B06">
          <w:rPr>
            <w:color w:val="000000" w:themeColor="text1"/>
          </w:rPr>
          <w:delText>relative to a change in temperature</w:delText>
        </w:r>
        <w:r w:rsidR="006F163A" w:rsidRPr="00743779" w:rsidDel="00495B06">
          <w:rPr>
            <w:color w:val="000000" w:themeColor="text1"/>
          </w:rPr>
          <w:delText xml:space="preserve"> (in Celsius deviations from reference scale)</w:delText>
        </w:r>
        <w:r w:rsidDel="00495B06">
          <w:rPr>
            <w:color w:val="000000" w:themeColor="text1"/>
          </w:rPr>
          <w:delText>. The contribution of pH and lithium corresponded to an equivalent of</w:delText>
        </w:r>
        <w:r w:rsidR="006F163A" w:rsidRPr="00743779" w:rsidDel="00495B06">
          <w:rPr>
            <w:color w:val="000000" w:themeColor="text1"/>
          </w:rPr>
          <w:delText xml:space="preserve"> 28°C for each pH unit change and 0.35°C for each lithium ppm change.</w:delText>
        </w:r>
        <w:r w:rsidDel="00495B06">
          <w:rPr>
            <w:color w:val="000000" w:themeColor="text1"/>
          </w:rPr>
          <w:delText xml:space="preserve"> </w:delText>
        </w:r>
        <w:r w:rsidR="001A66A8" w:rsidRPr="00743779" w:rsidDel="00495B06">
          <w:rPr>
            <w:color w:val="000000" w:themeColor="text1"/>
          </w:rPr>
          <w:delText>This</w:delText>
        </w:r>
        <w:r w:rsidDel="00495B06">
          <w:rPr>
            <w:color w:val="000000" w:themeColor="text1"/>
          </w:rPr>
          <w:delText xml:space="preserve"> allowed to navigate along a</w:delText>
        </w:r>
        <w:r w:rsidR="001A66A8" w:rsidRPr="00743779" w:rsidDel="00495B06">
          <w:rPr>
            <w:color w:val="000000" w:themeColor="text1"/>
          </w:rPr>
          <w:delText xml:space="preserve"> shared </w:delText>
        </w:r>
        <w:r w:rsidR="001033F1" w:rsidRPr="00743779" w:rsidDel="00495B06">
          <w:rPr>
            <w:color w:val="000000" w:themeColor="text1"/>
          </w:rPr>
          <w:delText xml:space="preserve">unimodal </w:delText>
        </w:r>
        <w:r w:rsidR="00A43FCE" w:rsidDel="00495B06">
          <w:rPr>
            <w:color w:val="000000" w:themeColor="text1"/>
          </w:rPr>
          <w:delText>response curve for the three drivers</w:delText>
        </w:r>
        <w:r w:rsidR="001A66A8" w:rsidRPr="00743779" w:rsidDel="00495B06">
          <w:rPr>
            <w:color w:val="000000" w:themeColor="text1"/>
          </w:rPr>
          <w:delText xml:space="preserve"> </w:delText>
        </w:r>
        <w:r w:rsidDel="00495B06">
          <w:rPr>
            <w:color w:val="000000" w:themeColor="text1"/>
          </w:rPr>
          <w:delText>with</w:delText>
        </w:r>
        <w:r w:rsidR="005F478A" w:rsidRPr="00743779" w:rsidDel="00495B06">
          <w:rPr>
            <w:color w:val="000000" w:themeColor="text1"/>
          </w:rPr>
          <w:delText xml:space="preserve"> a tipping point around 25°C, a 5°C deviation from the reference condition of 20°C.</w:delText>
        </w:r>
      </w:del>
      <w:r w:rsidR="005F478A" w:rsidRPr="00743779">
        <w:rPr>
          <w:color w:val="000000" w:themeColor="text1"/>
        </w:rPr>
        <w:t xml:space="preserve"> </w:t>
      </w:r>
      <w:del w:id="310" w:author="Mirko Mutalipassi" w:date="2026-03-20T10:05:00Z" w16du:dateUtc="2026-03-20T09:05:00Z">
        <w:r w:rsidR="00AF108B" w:rsidRPr="00743779" w:rsidDel="00495B06">
          <w:rPr>
            <w:color w:val="000000" w:themeColor="text1"/>
          </w:rPr>
          <w:delText xml:space="preserve"> </w:delText>
        </w:r>
      </w:del>
    </w:p>
    <w:p w14:paraId="41D760F3" w14:textId="0BD77495" w:rsidR="003F7AEF" w:rsidRPr="003F7AEF" w:rsidRDefault="00FD2D68" w:rsidP="009246AA">
      <w:pPr>
        <w:spacing w:line="276" w:lineRule="auto"/>
        <w:jc w:val="both"/>
        <w:rPr>
          <w:rFonts w:eastAsia="Arial"/>
          <w:color w:val="000000" w:themeColor="text1"/>
        </w:rPr>
      </w:pPr>
      <w:ins w:id="311" w:author="Mirko Mutalipassi" w:date="2026-03-20T10:08:00Z" w16du:dateUtc="2026-03-20T09:08:00Z">
        <w:r w:rsidRPr="00FD2D68">
          <w:rPr>
            <w:color w:val="000000" w:themeColor="text1"/>
          </w:rPr>
          <w:t>The third and final step of our strategy was to compare the outcome of the additive model derived from single-driver responses with the observations from the multi-driver experiment. Under a non-linear additivity assumption, the multi-driver data are expected to fall along the shared performance curve defined by the driver index (Figure 3b). However, all combinations involving reduced pH consistently deviated from this expectation, with higher growth rates than predicted by the model (Figure 3b). This pattern indicates an antagonistic interaction, where the combined effect of multiple drivers is less severe than expected from their additive contributions. This interpretation is also consistent with the direct comparison among treatments in the fully crossed design, where larvae exposed to low pH alone showed lower growth than those exposed to low pH in combination with additional drivers (Figure 2b)</w:t>
        </w:r>
      </w:ins>
      <w:ins w:id="312" w:author="Mirko Mutalipassi" w:date="2026-03-20T10:13:00Z" w16du:dateUtc="2026-03-20T09:13:00Z">
        <w:r w:rsidR="006D148E">
          <w:t xml:space="preserve">. </w:t>
        </w:r>
        <w:r w:rsidR="006D148E" w:rsidRPr="006D148E">
          <w:rPr>
            <w:color w:val="000000" w:themeColor="text1"/>
          </w:rPr>
          <w:t xml:space="preserve">This pattern contrasts with previous studies reporting increased stress under combined exposure to acidification and contaminants </w:t>
        </w:r>
      </w:ins>
      <w:moveToRangeStart w:id="313" w:author="Mirko Mutalipassi" w:date="2026-03-20T10:10:00Z" w:name="move224893875"/>
      <w:moveTo w:id="314" w:author="Mirko Mutalipassi" w:date="2026-03-20T10:10:00Z" w16du:dateUtc="2026-03-20T09:10:00Z">
        <w:r>
          <w:rPr>
            <w:rFonts w:eastAsia="Arial"/>
            <w:color w:val="000000" w:themeColor="text1"/>
          </w:rPr>
          <w:fldChar w:fldCharType="begin"/>
        </w:r>
        <w:r>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Pr>
            <w:rFonts w:eastAsia="Arial"/>
            <w:color w:val="000000" w:themeColor="text1"/>
          </w:rPr>
          <w:fldChar w:fldCharType="separate"/>
        </w:r>
        <w:r>
          <w:rPr>
            <w:rFonts w:eastAsia="Arial"/>
            <w:noProof/>
            <w:color w:val="000000" w:themeColor="text1"/>
          </w:rPr>
          <w:t>(Wang et al., 2025)</w:t>
        </w:r>
        <w:r>
          <w:rPr>
            <w:rFonts w:eastAsia="Arial"/>
            <w:color w:val="000000" w:themeColor="text1"/>
          </w:rPr>
          <w:fldChar w:fldCharType="end"/>
        </w:r>
        <w:r w:rsidRPr="007D51F3">
          <w:rPr>
            <w:rFonts w:eastAsia="Arial"/>
          </w:rPr>
          <w:t xml:space="preserve">. </w:t>
        </w:r>
      </w:moveTo>
      <w:moveToRangeEnd w:id="313"/>
      <w:ins w:id="315" w:author="Mirko Mutalipassi" w:date="2026-03-20T10:47:00Z" w16du:dateUtc="2026-03-20T09:47:00Z">
        <w:r w:rsidR="009A72ED">
          <w:t xml:space="preserve">The observed antagonism highlights the importance of considering how multiple drivers reshape the organism's position along a performance landscape, </w:t>
        </w:r>
        <w:del w:id="316" w:author="METIAN, Marc" w:date="2026-03-24T14:12:00Z" w16du:dateUtc="2026-03-24T13:12:00Z">
          <w:r w:rsidR="009A72ED" w:rsidDel="00D94559">
            <w:delText>r</w:delText>
          </w:r>
        </w:del>
      </w:ins>
      <w:ins w:id="317" w:author="METIAN, Marc" w:date="2026-03-24T14:12:00Z" w16du:dateUtc="2026-03-24T13:12:00Z">
        <w:r w:rsidR="00D94559" w:rsidRPr="00D94559">
          <w:t>rather than assuming purely additive effects among drivers</w:t>
        </w:r>
      </w:ins>
      <w:ins w:id="318" w:author="Mirko Mutalipassi" w:date="2026-03-20T10:47:00Z" w16du:dateUtc="2026-03-20T09:47:00Z">
        <w:del w:id="319" w:author="METIAN, Marc" w:date="2026-03-24T14:12:00Z" w16du:dateUtc="2026-03-24T13:12:00Z">
          <w:r w:rsidR="009A72ED" w:rsidDel="00D94559">
            <w:delText>ather than assuming that stressors simply accumulate</w:delText>
          </w:r>
        </w:del>
        <w:r w:rsidR="009A72ED">
          <w:t>. Our results demonstrate that deviations from non-linear additivity can reveal emergent biological responses that would remain undetected under standard factorial interpretations. While the empirical pattern is robust, the mechanisms underlying this antagonism remain unresolved. One possibility is that reduced pH alters acid-base regulation or calcification dynamics in ways that interact non-linearly with temperature or contaminant stress, but these interpretations should be treated as working hypotheses pending further investigation</w:t>
        </w:r>
      </w:ins>
      <w:del w:id="320" w:author="Mirko Mutalipassi" w:date="2026-03-20T10:08:00Z" w16du:dateUtc="2026-03-20T09:08:00Z">
        <w:r w:rsidR="00EE0F12" w:rsidRPr="00743779" w:rsidDel="00FD2D68">
          <w:rPr>
            <w:color w:val="000000" w:themeColor="text1"/>
          </w:rPr>
          <w:delText>The</w:delText>
        </w:r>
        <w:r w:rsidR="003708C1" w:rsidDel="00FD2D68">
          <w:rPr>
            <w:color w:val="000000" w:themeColor="text1"/>
          </w:rPr>
          <w:delText xml:space="preserve"> third and last step of our strategy was to compare the outcome of the model based on single </w:delText>
        </w:r>
        <w:r w:rsidR="00293536" w:rsidDel="00FD2D68">
          <w:rPr>
            <w:color w:val="000000" w:themeColor="text1"/>
          </w:rPr>
          <w:delText>driver</w:delText>
        </w:r>
        <w:r w:rsidR="00686D5A" w:rsidDel="00FD2D68">
          <w:rPr>
            <w:color w:val="000000" w:themeColor="text1"/>
          </w:rPr>
          <w:delText>s</w:delText>
        </w:r>
        <w:r w:rsidR="003708C1" w:rsidDel="00FD2D68">
          <w:rPr>
            <w:color w:val="000000" w:themeColor="text1"/>
          </w:rPr>
          <w:delText xml:space="preserve"> with data from the full-factorial experiment with different combinations of the 3 </w:delText>
        </w:r>
        <w:r w:rsidR="00293536" w:rsidDel="00FD2D68">
          <w:rPr>
            <w:color w:val="000000" w:themeColor="text1"/>
          </w:rPr>
          <w:delText>drivers</w:delText>
        </w:r>
        <w:r w:rsidR="003708C1" w:rsidDel="00FD2D68">
          <w:rPr>
            <w:color w:val="000000" w:themeColor="text1"/>
          </w:rPr>
          <w:delText xml:space="preserve">. Under the additivity hypothesis, these data should fit under </w:delText>
        </w:r>
        <w:r w:rsidR="00274EA2" w:rsidDel="00FD2D68">
          <w:rPr>
            <w:color w:val="000000" w:themeColor="text1"/>
          </w:rPr>
          <w:delText xml:space="preserve">the </w:delText>
        </w:r>
        <w:r w:rsidR="003708C1" w:rsidDel="00FD2D68">
          <w:rPr>
            <w:color w:val="000000" w:themeColor="text1"/>
          </w:rPr>
          <w:delText>unimodal performance curve developed in step 2. We observed a deviation from th</w:delText>
        </w:r>
        <w:r w:rsidR="000A2B5C" w:rsidDel="00FD2D68">
          <w:rPr>
            <w:color w:val="000000" w:themeColor="text1"/>
          </w:rPr>
          <w:delText>at</w:delText>
        </w:r>
        <w:r w:rsidR="003708C1" w:rsidDel="00FD2D68">
          <w:rPr>
            <w:color w:val="000000" w:themeColor="text1"/>
          </w:rPr>
          <w:delText xml:space="preserve"> mode</w:delText>
        </w:r>
        <w:r w:rsidR="000A2B5C" w:rsidDel="00FD2D68">
          <w:rPr>
            <w:color w:val="000000" w:themeColor="text1"/>
          </w:rPr>
          <w:delText>l</w:delText>
        </w:r>
        <w:r w:rsidR="003708C1" w:rsidDel="00FD2D68">
          <w:rPr>
            <w:color w:val="000000" w:themeColor="text1"/>
          </w:rPr>
          <w:delText xml:space="preserve"> for all the combinations involving pH</w:delText>
        </w:r>
        <w:r w:rsidR="00446813" w:rsidDel="00FD2D68">
          <w:rPr>
            <w:color w:val="000000" w:themeColor="text1"/>
          </w:rPr>
          <w:delText>,</w:delText>
        </w:r>
        <w:r w:rsidR="003708C1" w:rsidDel="00FD2D68">
          <w:rPr>
            <w:color w:val="000000" w:themeColor="text1"/>
          </w:rPr>
          <w:delText xml:space="preserve"> with the model over-estimating the impacts</w:delText>
        </w:r>
        <w:r w:rsidR="008334E2" w:rsidDel="00FD2D68">
          <w:rPr>
            <w:color w:val="000000" w:themeColor="text1"/>
          </w:rPr>
          <w:delText xml:space="preserve"> of those treatments</w:delText>
        </w:r>
        <w:r w:rsidR="003708C1" w:rsidDel="00FD2D68">
          <w:rPr>
            <w:color w:val="000000" w:themeColor="text1"/>
          </w:rPr>
          <w:delText xml:space="preserve">. </w:delText>
        </w:r>
        <w:r w:rsidR="00D509F4" w:rsidRPr="00743779" w:rsidDel="00FD2D68">
          <w:rPr>
            <w:color w:val="000000" w:themeColor="text1"/>
          </w:rPr>
          <w:delText xml:space="preserve">The treatments where </w:delText>
        </w:r>
        <w:r w:rsidR="00D509F4" w:rsidRPr="00743779" w:rsidDel="00FD2D68">
          <w:rPr>
            <w:rFonts w:eastAsia="Arial"/>
            <w:color w:val="000000" w:themeColor="text1"/>
          </w:rPr>
          <w:delText xml:space="preserve">only pH was out of reference had a </w:delText>
        </w:r>
        <w:r w:rsidR="003708C1" w:rsidDel="00FD2D68">
          <w:rPr>
            <w:rFonts w:eastAsia="Arial"/>
            <w:color w:val="000000" w:themeColor="text1"/>
          </w:rPr>
          <w:delText>higher</w:delText>
        </w:r>
        <w:r w:rsidR="003708C1" w:rsidRPr="00743779" w:rsidDel="00FD2D68">
          <w:rPr>
            <w:rFonts w:eastAsia="Arial"/>
            <w:color w:val="000000" w:themeColor="text1"/>
          </w:rPr>
          <w:delText xml:space="preserve"> </w:delText>
        </w:r>
        <w:r w:rsidR="00D509F4" w:rsidRPr="00743779" w:rsidDel="00FD2D68">
          <w:rPr>
            <w:rFonts w:eastAsia="Arial"/>
            <w:color w:val="000000" w:themeColor="text1"/>
          </w:rPr>
          <w:delText>growth rate than</w:delText>
        </w:r>
        <w:r w:rsidR="00735E06" w:rsidDel="00FD2D68">
          <w:rPr>
            <w:rFonts w:eastAsia="Arial"/>
            <w:color w:val="000000" w:themeColor="text1"/>
          </w:rPr>
          <w:delText xml:space="preserve"> those that had more </w:delText>
        </w:r>
        <w:r w:rsidR="00E44E7C" w:rsidDel="00FD2D68">
          <w:rPr>
            <w:rFonts w:eastAsia="Arial"/>
            <w:color w:val="000000" w:themeColor="text1"/>
          </w:rPr>
          <w:delText>drivers simultaneously out of reference</w:delText>
        </w:r>
        <w:r w:rsidR="00401484" w:rsidDel="00FD2D68">
          <w:rPr>
            <w:rFonts w:eastAsia="Arial"/>
            <w:color w:val="000000" w:themeColor="text1"/>
          </w:rPr>
          <w:delText xml:space="preserve"> </w:delText>
        </w:r>
        <w:r w:rsidR="00E44E7C" w:rsidDel="00FD2D68">
          <w:rPr>
            <w:rFonts w:eastAsia="Arial"/>
            <w:color w:val="000000" w:themeColor="text1"/>
          </w:rPr>
          <w:delText>condit</w:delText>
        </w:r>
        <w:r w:rsidR="00401484" w:rsidDel="00FD2D68">
          <w:rPr>
            <w:rFonts w:eastAsia="Arial"/>
            <w:color w:val="000000" w:themeColor="text1"/>
          </w:rPr>
          <w:delText>i</w:delText>
        </w:r>
        <w:r w:rsidR="00E44E7C" w:rsidDel="00FD2D68">
          <w:rPr>
            <w:rFonts w:eastAsia="Arial"/>
            <w:color w:val="000000" w:themeColor="text1"/>
          </w:rPr>
          <w:delText>ons</w:delText>
        </w:r>
        <w:r w:rsidR="00D509F4" w:rsidRPr="00743779" w:rsidDel="00FD2D68">
          <w:rPr>
            <w:rFonts w:eastAsia="Arial"/>
            <w:color w:val="000000" w:themeColor="text1"/>
          </w:rPr>
          <w:delText xml:space="preserve"> (</w:delText>
        </w:r>
        <w:commentRangeStart w:id="321"/>
        <w:r w:rsidR="00D509F4" w:rsidRPr="00743779" w:rsidDel="00FD2D68">
          <w:rPr>
            <w:rFonts w:eastAsia="Arial"/>
            <w:color w:val="000000" w:themeColor="text1"/>
          </w:rPr>
          <w:delText>Fig</w:delText>
        </w:r>
        <w:r w:rsidR="003977D8" w:rsidDel="00FD2D68">
          <w:rPr>
            <w:rFonts w:eastAsia="Arial"/>
            <w:color w:val="000000" w:themeColor="text1"/>
          </w:rPr>
          <w:delText xml:space="preserve">ure </w:delText>
        </w:r>
        <w:r w:rsidR="00305526" w:rsidDel="00FD2D68">
          <w:rPr>
            <w:rFonts w:eastAsia="Arial"/>
            <w:color w:val="000000" w:themeColor="text1"/>
          </w:rPr>
          <w:delText>2</w:delText>
        </w:r>
        <w:r w:rsidR="003977D8" w:rsidDel="00FD2D68">
          <w:rPr>
            <w:rFonts w:eastAsia="Arial"/>
            <w:color w:val="000000" w:themeColor="text1"/>
          </w:rPr>
          <w:delText>b</w:delText>
        </w:r>
        <w:commentRangeEnd w:id="321"/>
        <w:r w:rsidRPr="00743779" w:rsidDel="00FD2D68">
          <w:rPr>
            <w:rStyle w:val="CommentReference"/>
            <w:rFonts w:eastAsia="Arial"/>
            <w:color w:val="000000" w:themeColor="text1"/>
            <w:sz w:val="24"/>
            <w:szCs w:val="24"/>
          </w:rPr>
          <w:commentReference w:id="321"/>
        </w:r>
        <w:r w:rsidR="00D509F4" w:rsidRPr="00743779" w:rsidDel="00FD2D68">
          <w:rPr>
            <w:rFonts w:eastAsia="Arial"/>
            <w:color w:val="000000" w:themeColor="text1"/>
          </w:rPr>
          <w:delText>)</w:delText>
        </w:r>
        <w:r w:rsidR="00B82C93" w:rsidRPr="00743779" w:rsidDel="00FD2D68">
          <w:rPr>
            <w:rFonts w:eastAsia="Arial"/>
            <w:color w:val="000000" w:themeColor="text1"/>
          </w:rPr>
          <w:delText>,</w:delText>
        </w:r>
        <w:r w:rsidR="003708C1" w:rsidDel="00FD2D68">
          <w:rPr>
            <w:rFonts w:eastAsia="Arial"/>
            <w:color w:val="000000" w:themeColor="text1"/>
          </w:rPr>
          <w:delText xml:space="preserve"> revealing a true antagonistic interaction</w:delText>
        </w:r>
        <w:r w:rsidR="00A37F38" w:rsidRPr="00743779" w:rsidDel="00FD2D68">
          <w:rPr>
            <w:color w:val="000000" w:themeColor="text1"/>
          </w:rPr>
          <w:delText xml:space="preserve">. </w:delText>
        </w:r>
      </w:del>
      <w:ins w:id="322" w:author="Mirko Mutalipassi" w:date="2026-03-20T10:08:00Z" w16du:dateUtc="2026-03-20T09:08:00Z">
        <w:r>
          <w:rPr>
            <w:color w:val="000000" w:themeColor="text1"/>
          </w:rPr>
          <w:t xml:space="preserve"> </w:t>
        </w:r>
      </w:ins>
      <w:del w:id="323" w:author="Mirko Mutalipassi" w:date="2026-03-20T10:08:00Z" w16du:dateUtc="2026-03-20T09:08:00Z">
        <w:r w:rsidR="003708C1" w:rsidDel="00FD2D68">
          <w:rPr>
            <w:color w:val="000000" w:themeColor="text1"/>
          </w:rPr>
          <w:delText>Such interaction i</w:delText>
        </w:r>
        <w:r w:rsidR="0019571A" w:rsidDel="00FD2D68">
          <w:rPr>
            <w:color w:val="000000" w:themeColor="text1"/>
          </w:rPr>
          <w:delText>s</w:delText>
        </w:r>
        <w:r w:rsidR="003708C1" w:rsidDel="00FD2D68">
          <w:rPr>
            <w:color w:val="000000" w:themeColor="text1"/>
          </w:rPr>
          <w:delText xml:space="preserve"> somewhat surprising as previous studies showed that the combination of </w:delText>
        </w:r>
        <w:r w:rsidR="008E58B3" w:rsidRPr="00743779" w:rsidDel="00FD2D68">
          <w:rPr>
            <w:rFonts w:eastAsia="Arial"/>
            <w:color w:val="000000" w:themeColor="text1"/>
          </w:rPr>
          <w:delText xml:space="preserve">toxicants </w:delText>
        </w:r>
        <w:r w:rsidR="003708C1" w:rsidDel="00FD2D68">
          <w:rPr>
            <w:rFonts w:eastAsia="Arial"/>
            <w:color w:val="000000" w:themeColor="text1"/>
          </w:rPr>
          <w:delText>and low</w:delText>
        </w:r>
        <w:r w:rsidR="0019571A" w:rsidDel="00FD2D68">
          <w:rPr>
            <w:rFonts w:eastAsia="Arial"/>
            <w:color w:val="000000" w:themeColor="text1"/>
          </w:rPr>
          <w:delText xml:space="preserve"> pH</w:delText>
        </w:r>
        <w:r w:rsidR="008E58B3" w:rsidRPr="00743779" w:rsidDel="00FD2D68">
          <w:rPr>
            <w:rFonts w:eastAsia="Arial"/>
            <w:color w:val="000000" w:themeColor="text1"/>
          </w:rPr>
          <w:delText xml:space="preserve"> </w:delText>
        </w:r>
        <w:r w:rsidR="003708C1" w:rsidDel="00FD2D68">
          <w:rPr>
            <w:rFonts w:eastAsia="Arial"/>
            <w:color w:val="000000" w:themeColor="text1"/>
          </w:rPr>
          <w:delText>led</w:delText>
        </w:r>
        <w:r w:rsidR="008E58B3" w:rsidRPr="00743779" w:rsidDel="00FD2D68">
          <w:rPr>
            <w:rFonts w:eastAsia="Arial"/>
            <w:color w:val="000000" w:themeColor="text1"/>
          </w:rPr>
          <w:delText xml:space="preserve"> to </w:delText>
        </w:r>
        <w:r w:rsidR="003708C1" w:rsidDel="00FD2D68">
          <w:rPr>
            <w:rFonts w:eastAsia="Arial"/>
            <w:color w:val="000000" w:themeColor="text1"/>
          </w:rPr>
          <w:delText xml:space="preserve">an </w:delText>
        </w:r>
        <w:r w:rsidR="008E58B3" w:rsidRPr="00743779" w:rsidDel="00FD2D68">
          <w:rPr>
            <w:rFonts w:eastAsia="Arial"/>
            <w:color w:val="000000" w:themeColor="text1"/>
          </w:rPr>
          <w:delText>increase</w:delText>
        </w:r>
        <w:r w:rsidR="003708C1" w:rsidDel="00FD2D68">
          <w:rPr>
            <w:rFonts w:eastAsia="Arial"/>
            <w:color w:val="000000" w:themeColor="text1"/>
          </w:rPr>
          <w:delText>d</w:delText>
        </w:r>
        <w:r w:rsidR="008E58B3" w:rsidRPr="00743779" w:rsidDel="00FD2D68">
          <w:rPr>
            <w:rFonts w:eastAsia="Arial"/>
            <w:color w:val="000000" w:themeColor="text1"/>
          </w:rPr>
          <w:delText xml:space="preserve"> stress</w:delText>
        </w:r>
        <w:r w:rsidR="00B11086" w:rsidDel="00FD2D68">
          <w:rPr>
            <w:rFonts w:eastAsia="Arial"/>
            <w:color w:val="000000" w:themeColor="text1"/>
          </w:rPr>
          <w:delText xml:space="preserve"> </w:delText>
        </w:r>
      </w:del>
      <w:moveFromRangeStart w:id="324" w:author="Mirko Mutalipassi" w:date="2026-03-20T10:10:00Z" w:name="move224893875"/>
      <w:moveFrom w:id="325" w:author="Mirko Mutalipassi" w:date="2026-03-20T10:10:00Z" w16du:dateUtc="2026-03-20T09:10:00Z">
        <w:r w:rsidR="00B11086" w:rsidDel="00FD2D68">
          <w:rPr>
            <w:rFonts w:eastAsia="Arial"/>
            <w:color w:val="000000" w:themeColor="text1"/>
          </w:rPr>
          <w:fldChar w:fldCharType="begin"/>
        </w:r>
        <w:r w:rsidR="007D51F3" w:rsidDel="00FD2D68">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sidR="00B11086" w:rsidDel="00FD2D68">
          <w:rPr>
            <w:rFonts w:eastAsia="Arial"/>
            <w:color w:val="000000" w:themeColor="text1"/>
          </w:rPr>
          <w:fldChar w:fldCharType="separate"/>
        </w:r>
        <w:r w:rsidR="007D51F3" w:rsidDel="00FD2D68">
          <w:rPr>
            <w:rFonts w:eastAsia="Arial"/>
            <w:noProof/>
            <w:color w:val="000000" w:themeColor="text1"/>
          </w:rPr>
          <w:t>(Wang et al., 2025)</w:t>
        </w:r>
        <w:r w:rsidR="00B11086" w:rsidDel="00FD2D68">
          <w:rPr>
            <w:rFonts w:eastAsia="Arial"/>
            <w:color w:val="000000" w:themeColor="text1"/>
          </w:rPr>
          <w:fldChar w:fldCharType="end"/>
        </w:r>
        <w:r w:rsidR="007D51F3" w:rsidRPr="007D51F3" w:rsidDel="00FD2D68">
          <w:rPr>
            <w:rFonts w:eastAsia="Arial"/>
          </w:rPr>
          <w:t xml:space="preserve">. </w:t>
        </w:r>
      </w:moveFrom>
      <w:moveFromRangeEnd w:id="324"/>
      <w:del w:id="326" w:author="Mirko Mutalipassi" w:date="2026-03-20T10:11:00Z" w16du:dateUtc="2026-03-20T09:11:00Z">
        <w:r w:rsidR="003708C1" w:rsidDel="00FD2D68">
          <w:rPr>
            <w:rFonts w:eastAsia="Arial"/>
            <w:color w:val="000000" w:themeColor="text1"/>
          </w:rPr>
          <w:delText>Understanding the mechanisms behind such interactions would require further work and a better understand</w:delText>
        </w:r>
        <w:r w:rsidR="001F4597" w:rsidDel="00FD2D68">
          <w:rPr>
            <w:rFonts w:eastAsia="Arial"/>
            <w:color w:val="000000" w:themeColor="text1"/>
          </w:rPr>
          <w:delText>ing</w:delText>
        </w:r>
        <w:r w:rsidR="003708C1" w:rsidDel="00FD2D68">
          <w:rPr>
            <w:rFonts w:eastAsia="Arial"/>
            <w:color w:val="000000" w:themeColor="text1"/>
          </w:rPr>
          <w:delText xml:space="preserve"> of each </w:delText>
        </w:r>
        <w:r w:rsidR="00860E17" w:rsidDel="00FD2D68">
          <w:rPr>
            <w:rFonts w:eastAsia="Arial"/>
            <w:color w:val="000000" w:themeColor="text1"/>
          </w:rPr>
          <w:delText>driver’s</w:delText>
        </w:r>
        <w:r w:rsidR="001F4597" w:rsidDel="00FD2D68">
          <w:rPr>
            <w:rFonts w:eastAsia="Arial"/>
            <w:color w:val="000000" w:themeColor="text1"/>
          </w:rPr>
          <w:delText xml:space="preserve"> </w:delText>
        </w:r>
        <w:r w:rsidR="003708C1" w:rsidDel="00FD2D68">
          <w:rPr>
            <w:rFonts w:eastAsia="Arial"/>
            <w:color w:val="000000" w:themeColor="text1"/>
          </w:rPr>
          <w:delText>mode of action</w:delText>
        </w:r>
        <w:r w:rsidR="00481DEB" w:rsidRPr="00743779" w:rsidDel="00FD2D68">
          <w:rPr>
            <w:rFonts w:eastAsia="Arial"/>
            <w:color w:val="000000" w:themeColor="text1"/>
          </w:rPr>
          <w:delText xml:space="preserve"> and underlying </w:delText>
        </w:r>
        <w:r w:rsidR="0028441C" w:rsidDel="00FD2D68">
          <w:rPr>
            <w:rFonts w:eastAsia="Arial"/>
            <w:color w:val="000000" w:themeColor="text1"/>
          </w:rPr>
          <w:delText xml:space="preserve">physiological </w:delText>
        </w:r>
        <w:r w:rsidR="00481DEB" w:rsidRPr="00743779" w:rsidDel="00FD2D68">
          <w:rPr>
            <w:rFonts w:eastAsia="Arial"/>
            <w:color w:val="000000" w:themeColor="text1"/>
          </w:rPr>
          <w:delText>mechanisms</w:delText>
        </w:r>
        <w:r w:rsidR="008564FC" w:rsidRPr="00743779" w:rsidDel="00FD2D68">
          <w:rPr>
            <w:rFonts w:eastAsia="Arial"/>
            <w:color w:val="000000" w:themeColor="text1"/>
          </w:rPr>
          <w:delText xml:space="preserve"> </w:delText>
        </w:r>
        <w:r w:rsidR="0028441C" w:rsidDel="00FD2D68">
          <w:rPr>
            <w:rFonts w:eastAsia="Arial"/>
            <w:color w:val="000000" w:themeColor="text1"/>
          </w:rPr>
          <w:delText xml:space="preserve">affected </w:delText>
        </w:r>
      </w:del>
      <w:r w:rsidR="008564FC" w:rsidRPr="00743779">
        <w:rPr>
          <w:rFonts w:eastAsia="Arial"/>
          <w:color w:val="000000" w:themeColor="text1"/>
        </w:rPr>
        <w:fldChar w:fldCharType="begin"/>
      </w:r>
      <w:r w:rsidR="008564FC" w:rsidRPr="00743779">
        <w:rPr>
          <w:rFonts w:eastAsia="Arial"/>
          <w:color w:val="000000" w:themeColor="text1"/>
        </w:rPr>
        <w:instrText xml:space="preserve"> ADDIN ZOTERO_ITEM CSL_CITATION {"citationID":"FTGPjQTK","properties":{"formattedCitation":"(Boyd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8564FC" w:rsidRPr="00743779">
        <w:rPr>
          <w:rFonts w:eastAsia="Arial"/>
          <w:color w:val="000000" w:themeColor="text1"/>
        </w:rPr>
        <w:fldChar w:fldCharType="separate"/>
      </w:r>
      <w:r w:rsidR="008564FC" w:rsidRPr="00743779">
        <w:rPr>
          <w:rFonts w:eastAsia="Arial"/>
          <w:noProof/>
          <w:color w:val="000000" w:themeColor="text1"/>
        </w:rPr>
        <w:t>(Boyd et al., 2018)</w:t>
      </w:r>
      <w:r w:rsidR="008564FC" w:rsidRPr="00743779">
        <w:rPr>
          <w:rFonts w:eastAsia="Arial"/>
          <w:color w:val="000000" w:themeColor="text1"/>
        </w:rPr>
        <w:fldChar w:fldCharType="end"/>
      </w:r>
      <w:r w:rsidR="00481DEB" w:rsidRPr="00743779">
        <w:rPr>
          <w:rFonts w:eastAsia="Arial"/>
          <w:color w:val="000000" w:themeColor="text1"/>
        </w:rPr>
        <w:t xml:space="preserve">. </w:t>
      </w:r>
    </w:p>
    <w:p w14:paraId="61260BEF" w14:textId="77777777" w:rsidR="000A0D30" w:rsidRPr="00743779" w:rsidRDefault="000A0D30" w:rsidP="00E81208">
      <w:pPr>
        <w:spacing w:line="276" w:lineRule="auto"/>
        <w:jc w:val="both"/>
      </w:pPr>
    </w:p>
    <w:p w14:paraId="22AF4F7F" w14:textId="45697ABC" w:rsidR="00A71F75" w:rsidRPr="001D07D9" w:rsidRDefault="007448CC" w:rsidP="009246AA">
      <w:pPr>
        <w:pStyle w:val="ListParagraph"/>
        <w:spacing w:line="276" w:lineRule="auto"/>
        <w:jc w:val="both"/>
        <w:rPr>
          <w:rFonts w:ascii="Times New Roman" w:hAnsi="Times New Roman" w:cs="Times New Roman"/>
          <w:b/>
          <w:bCs/>
          <w:sz w:val="24"/>
          <w:szCs w:val="24"/>
          <w:rPrChange w:id="327" w:author="METIAN, Marc" w:date="2026-03-24T13:44:00Z" w16du:dateUtc="2026-03-24T12:44:00Z">
            <w:rPr>
              <w:b/>
              <w:bCs/>
              <w:sz w:val="24"/>
              <w:szCs w:val="24"/>
            </w:rPr>
          </w:rPrChange>
        </w:rPr>
      </w:pPr>
      <w:r w:rsidRPr="001D07D9">
        <w:rPr>
          <w:rFonts w:ascii="Times New Roman" w:hAnsi="Times New Roman" w:cs="Times New Roman"/>
          <w:b/>
          <w:bCs/>
          <w:sz w:val="24"/>
          <w:szCs w:val="24"/>
          <w:rPrChange w:id="328" w:author="METIAN, Marc" w:date="2026-03-24T13:44:00Z" w16du:dateUtc="2026-03-24T12:44:00Z">
            <w:rPr>
              <w:b/>
              <w:bCs/>
              <w:sz w:val="24"/>
              <w:szCs w:val="24"/>
            </w:rPr>
          </w:rPrChange>
        </w:rPr>
        <w:t>Conclusion</w:t>
      </w:r>
    </w:p>
    <w:p w14:paraId="18739239" w14:textId="77777777" w:rsidR="009246AA" w:rsidRPr="007C5754" w:rsidRDefault="009246AA" w:rsidP="0043576F">
      <w:pPr>
        <w:spacing w:line="276" w:lineRule="auto"/>
        <w:jc w:val="both"/>
        <w:rPr>
          <w:b/>
          <w:bCs/>
        </w:rPr>
      </w:pPr>
    </w:p>
    <w:p w14:paraId="705669D9" w14:textId="77A5EF02" w:rsidR="007E67CD" w:rsidRPr="007E67CD" w:rsidRDefault="007E67CD" w:rsidP="007E67CD">
      <w:pPr>
        <w:spacing w:line="276" w:lineRule="auto"/>
        <w:jc w:val="both"/>
        <w:rPr>
          <w:ins w:id="329" w:author="Mirko Mutalipassi" w:date="2026-03-20T10:21:00Z" w16du:dateUtc="2026-03-20T09:21:00Z"/>
          <w:rFonts w:eastAsia="Arial"/>
          <w:color w:val="000000" w:themeColor="text1"/>
        </w:rPr>
      </w:pPr>
      <w:ins w:id="330" w:author="Mirko Mutalipassi" w:date="2026-03-20T10:21:00Z" w16du:dateUtc="2026-03-20T09:21:00Z">
        <w:r w:rsidRPr="007E67CD">
          <w:rPr>
            <w:rFonts w:eastAsia="Arial"/>
            <w:color w:val="000000" w:themeColor="text1"/>
          </w:rPr>
          <w:t>Our study provides a framework to integrate the effects of multiple environmental drivers by projecting them onto a shared performance landscape. By combining single-driver responses into a unified index, we show that organismal performance under multi-driver conditions can be approximated by a non-linear additive model, but also that systematic deviations from this expectation reveal emergent biological responses.</w:t>
        </w:r>
      </w:ins>
    </w:p>
    <w:p w14:paraId="0F65D30B" w14:textId="087B2083" w:rsidR="007E67CD" w:rsidRPr="007E67CD" w:rsidRDefault="007E67CD" w:rsidP="007E67CD">
      <w:pPr>
        <w:spacing w:line="276" w:lineRule="auto"/>
        <w:jc w:val="both"/>
        <w:rPr>
          <w:ins w:id="331" w:author="Mirko Mutalipassi" w:date="2026-03-20T10:21:00Z" w16du:dateUtc="2026-03-20T09:21:00Z"/>
          <w:rFonts w:eastAsia="Arial"/>
          <w:color w:val="000000" w:themeColor="text1"/>
        </w:rPr>
      </w:pPr>
      <w:ins w:id="332" w:author="Mirko Mutalipassi" w:date="2026-03-20T10:21:00Z" w16du:dateUtc="2026-03-20T09:21:00Z">
        <w:r w:rsidRPr="007E67CD">
          <w:rPr>
            <w:rFonts w:eastAsia="Arial"/>
            <w:color w:val="000000" w:themeColor="text1"/>
          </w:rPr>
          <w:t xml:space="preserve">The observed antagonistic interaction highlights that multiple stressors do not necessarily accumulate in a linear or even synergistic manner. Instead, interactions among drivers can reshape the physiological state of the organism in ways that are not predictable from </w:t>
        </w:r>
      </w:ins>
      <w:ins w:id="333" w:author="Mirko Mutalipassi" w:date="2026-03-20T10:48:00Z" w16du:dateUtc="2026-03-20T09:48:00Z">
        <w:r w:rsidR="009A72ED" w:rsidRPr="007E67CD">
          <w:rPr>
            <w:rFonts w:eastAsia="Arial"/>
            <w:color w:val="000000" w:themeColor="text1"/>
          </w:rPr>
          <w:t>single driver</w:t>
        </w:r>
      </w:ins>
      <w:ins w:id="334" w:author="Mirko Mutalipassi" w:date="2026-03-20T10:21:00Z" w16du:dateUtc="2026-03-20T09:21:00Z">
        <w:r w:rsidRPr="007E67CD">
          <w:rPr>
            <w:rFonts w:eastAsia="Arial"/>
            <w:color w:val="000000" w:themeColor="text1"/>
          </w:rPr>
          <w:t xml:space="preserve"> experiments alone. This finding challenges the common assumption that combined stressors will amplify negative </w:t>
        </w:r>
      </w:ins>
      <w:ins w:id="335" w:author="Mirko Mutalipassi" w:date="2026-03-20T10:47:00Z" w16du:dateUtc="2026-03-20T09:47:00Z">
        <w:r w:rsidR="009A72ED" w:rsidRPr="007E67CD">
          <w:rPr>
            <w:rFonts w:eastAsia="Arial"/>
            <w:color w:val="000000" w:themeColor="text1"/>
          </w:rPr>
          <w:t>effects and</w:t>
        </w:r>
      </w:ins>
      <w:ins w:id="336" w:author="Mirko Mutalipassi" w:date="2026-03-20T10:21:00Z" w16du:dateUtc="2026-03-20T09:21:00Z">
        <w:r w:rsidRPr="007E67CD">
          <w:rPr>
            <w:rFonts w:eastAsia="Arial"/>
            <w:color w:val="000000" w:themeColor="text1"/>
          </w:rPr>
          <w:t xml:space="preserve"> emphasizes the need to consider the structure of the performance landscape when interpreting multi-driver experiments.</w:t>
        </w:r>
      </w:ins>
    </w:p>
    <w:p w14:paraId="25BBF56D" w14:textId="76F822A3" w:rsidR="001A28A8" w:rsidRPr="00743779" w:rsidRDefault="009A72ED" w:rsidP="007E67CD">
      <w:pPr>
        <w:spacing w:line="276" w:lineRule="auto"/>
        <w:jc w:val="both"/>
        <w:rPr>
          <w:rFonts w:eastAsia="Arial"/>
          <w:color w:val="000000" w:themeColor="text1"/>
        </w:rPr>
      </w:pPr>
      <w:ins w:id="337" w:author="Mirko Mutalipassi" w:date="2026-03-20T10:47:00Z" w16du:dateUtc="2026-03-20T09:47:00Z">
        <w:r>
          <w:t>More broadly, our approach suggests that the apparent complexity of multi-driver systems can be reduced by identifying common axes of organismal response. Although these findings are based on a single species and a specific combination of drivers, the logic of the approach is not system dependent. This opens the possibility of developing predictive frameworks that move beyond purely factorial designs and instead focus on the functional integration of environmental constraints. Such an approach may improve our ability to anticipate biological responses to global change, where organisms are simultaneously exposed to multiple, interacting drivers</w:t>
        </w:r>
      </w:ins>
      <w:ins w:id="338" w:author="Mirko Mutalipassi" w:date="2026-03-20T10:21:00Z" w16du:dateUtc="2026-03-20T09:21:00Z">
        <w:r w:rsidR="007E67CD" w:rsidRPr="007E67CD">
          <w:rPr>
            <w:rFonts w:eastAsia="Arial"/>
            <w:color w:val="000000" w:themeColor="text1"/>
          </w:rPr>
          <w:t>.</w:t>
        </w:r>
      </w:ins>
      <w:del w:id="339" w:author="Mirko Mutalipassi" w:date="2026-03-20T10:21:00Z" w16du:dateUtc="2026-03-20T09:21:00Z">
        <w:r w:rsidR="00146A2D" w:rsidDel="007E67CD">
          <w:rPr>
            <w:rFonts w:eastAsia="Arial"/>
            <w:color w:val="000000" w:themeColor="text1"/>
          </w:rPr>
          <w:delText>Our strategy combining the resolution of individual performance curves and the calculation of an index under an additivity hypothesis</w:delText>
        </w:r>
        <w:r w:rsidR="00733E8D" w:rsidRPr="00743779" w:rsidDel="007E67CD">
          <w:rPr>
            <w:rFonts w:eastAsia="Arial"/>
            <w:color w:val="000000" w:themeColor="text1"/>
          </w:rPr>
          <w:delText xml:space="preserve"> </w:delText>
        </w:r>
        <w:r w:rsidR="00146A2D" w:rsidDel="007E67CD">
          <w:rPr>
            <w:rFonts w:eastAsia="Arial"/>
            <w:color w:val="000000" w:themeColor="text1"/>
          </w:rPr>
          <w:delText>is an excellent tool to identify true interactions between drivers. Our results allow to identify an antagonistic interaction between pH and the two other drivers (</w:delText>
        </w:r>
        <w:r w:rsidR="007C5754" w:rsidDel="007E67CD">
          <w:rPr>
            <w:rFonts w:eastAsia="Arial"/>
            <w:color w:val="000000" w:themeColor="text1"/>
          </w:rPr>
          <w:delText>temperature</w:delText>
        </w:r>
        <w:r w:rsidR="00146A2D" w:rsidDel="007E67CD">
          <w:rPr>
            <w:rFonts w:eastAsia="Arial"/>
            <w:color w:val="000000" w:themeColor="text1"/>
          </w:rPr>
          <w:delText xml:space="preserve"> and lithium). The next step consist</w:delText>
        </w:r>
        <w:r w:rsidR="00215EE3" w:rsidDel="007E67CD">
          <w:rPr>
            <w:rFonts w:eastAsia="Arial"/>
            <w:color w:val="000000" w:themeColor="text1"/>
          </w:rPr>
          <w:delText>s</w:delText>
        </w:r>
        <w:r w:rsidR="00146A2D" w:rsidDel="007E67CD">
          <w:rPr>
            <w:rFonts w:eastAsia="Arial"/>
            <w:color w:val="000000" w:themeColor="text1"/>
          </w:rPr>
          <w:delText xml:space="preserve"> in resolving the mechanisms of this interaction and incorporate it into a predictive model. This will allow to project</w:delText>
        </w:r>
        <w:r w:rsidR="00C35CDF" w:rsidRPr="00743779" w:rsidDel="007E67CD">
          <w:rPr>
            <w:rFonts w:eastAsia="Arial"/>
            <w:color w:val="000000" w:themeColor="text1"/>
          </w:rPr>
          <w:delText xml:space="preserve"> </w:delText>
        </w:r>
        <w:r w:rsidR="0015030B" w:rsidRPr="00743779" w:rsidDel="007E67CD">
          <w:rPr>
            <w:rFonts w:eastAsia="Arial"/>
            <w:color w:val="000000" w:themeColor="text1"/>
          </w:rPr>
          <w:delText xml:space="preserve">the biological </w:delText>
        </w:r>
        <w:r w:rsidR="00146A2D" w:rsidDel="007E67CD">
          <w:rPr>
            <w:rFonts w:eastAsia="Arial"/>
            <w:color w:val="000000" w:themeColor="text1"/>
          </w:rPr>
          <w:delText>response to</w:delText>
        </w:r>
        <w:r w:rsidR="0015030B" w:rsidRPr="00743779" w:rsidDel="007E67CD">
          <w:rPr>
            <w:rFonts w:eastAsia="Arial"/>
            <w:color w:val="000000" w:themeColor="text1"/>
          </w:rPr>
          <w:delText xml:space="preserve"> </w:delText>
        </w:r>
        <w:r w:rsidR="001E00BD" w:rsidRPr="00743779" w:rsidDel="007E67CD">
          <w:rPr>
            <w:rFonts w:eastAsia="Arial"/>
            <w:color w:val="000000" w:themeColor="text1"/>
          </w:rPr>
          <w:delText xml:space="preserve">anthropogenically induced global </w:delText>
        </w:r>
        <w:r w:rsidR="00146A2D" w:rsidDel="007E67CD">
          <w:rPr>
            <w:rFonts w:eastAsia="Arial"/>
            <w:color w:val="000000" w:themeColor="text1"/>
          </w:rPr>
          <w:delText xml:space="preserve">and local </w:delText>
        </w:r>
        <w:r w:rsidR="001E00BD" w:rsidRPr="00743779" w:rsidDel="007E67CD">
          <w:rPr>
            <w:rFonts w:eastAsia="Arial"/>
            <w:color w:val="000000" w:themeColor="text1"/>
          </w:rPr>
          <w:delText>chang</w:delText>
        </w:r>
        <w:r w:rsidR="00E20858" w:rsidRPr="00743779" w:rsidDel="007E67CD">
          <w:rPr>
            <w:rFonts w:eastAsia="Arial"/>
            <w:color w:val="000000" w:themeColor="text1"/>
          </w:rPr>
          <w:delText>e</w:delText>
        </w:r>
        <w:r w:rsidR="00146A2D" w:rsidDel="007E67CD">
          <w:rPr>
            <w:rFonts w:eastAsia="Arial"/>
            <w:color w:val="000000" w:themeColor="text1"/>
          </w:rPr>
          <w:delText xml:space="preserve">s under different scenarios and provide key information for management and </w:delText>
        </w:r>
        <w:r w:rsidR="00140513" w:rsidRPr="00743779" w:rsidDel="007E67CD">
          <w:rPr>
            <w:rFonts w:eastAsia="Arial"/>
            <w:color w:val="000000" w:themeColor="text1"/>
          </w:rPr>
          <w:delText>local adaptation</w:delText>
        </w:r>
        <w:r w:rsidR="007C5754" w:rsidDel="007E67CD">
          <w:rPr>
            <w:rFonts w:eastAsia="Arial"/>
            <w:color w:val="000000" w:themeColor="text1"/>
          </w:rPr>
          <w:delText>.</w:delText>
        </w:r>
      </w:del>
      <w:r w:rsidR="007C5754">
        <w:rPr>
          <w:rFonts w:eastAsia="Arial"/>
          <w:color w:val="000000" w:themeColor="text1"/>
        </w:rPr>
        <w:t xml:space="preserve"> </w:t>
      </w:r>
      <w:r w:rsidR="00140513" w:rsidRPr="00743779">
        <w:rPr>
          <w:rFonts w:eastAsia="Arial"/>
          <w:color w:val="000000" w:themeColor="text1"/>
        </w:rPr>
        <w:t xml:space="preserve"> </w:t>
      </w:r>
    </w:p>
    <w:p w14:paraId="0523B20E" w14:textId="77777777" w:rsidR="00072322" w:rsidRPr="00743779" w:rsidRDefault="00072322" w:rsidP="00E81208">
      <w:pPr>
        <w:pStyle w:val="ListParagraph"/>
        <w:spacing w:line="276" w:lineRule="auto"/>
        <w:ind w:left="1440"/>
        <w:jc w:val="both"/>
        <w:rPr>
          <w:sz w:val="24"/>
          <w:szCs w:val="24"/>
        </w:rPr>
      </w:pPr>
    </w:p>
    <w:p w14:paraId="673A00FC" w14:textId="77777777" w:rsidR="00E36945" w:rsidRDefault="00E36945">
      <w:pPr>
        <w:rPr>
          <w:rFonts w:ascii="Arial" w:eastAsia="Arial" w:hAnsi="Arial" w:cs="Arial"/>
        </w:rPr>
      </w:pPr>
      <w:bookmarkStart w:id="340" w:name="_heading=h.kfejbvtlrug" w:colFirst="0" w:colLast="0"/>
      <w:bookmarkStart w:id="341" w:name="_heading=h.l3evgbnkhppi" w:colFirst="0" w:colLast="0"/>
      <w:bookmarkEnd w:id="340"/>
      <w:bookmarkEnd w:id="341"/>
    </w:p>
    <w:p w14:paraId="5D88B686" w14:textId="77777777" w:rsidR="00881F2F" w:rsidRDefault="00881F2F">
      <w:pPr>
        <w:rPr>
          <w:rFonts w:ascii="Arial" w:eastAsia="Arial" w:hAnsi="Arial" w:cs="Arial"/>
        </w:rPr>
      </w:pPr>
    </w:p>
    <w:p w14:paraId="4338D5B6" w14:textId="77777777" w:rsidR="00881F2F" w:rsidRDefault="00881F2F">
      <w:pPr>
        <w:rPr>
          <w:rFonts w:ascii="Arial" w:eastAsia="Arial" w:hAnsi="Arial" w:cs="Arial"/>
        </w:rPr>
      </w:pPr>
    </w:p>
    <w:p w14:paraId="766F7DD6" w14:textId="77777777" w:rsidR="00E36945" w:rsidRPr="001D07D9" w:rsidRDefault="00E36945">
      <w:pPr>
        <w:rPr>
          <w:rFonts w:eastAsia="Arial"/>
          <w:b/>
          <w:bCs/>
          <w:rPrChange w:id="342" w:author="METIAN, Marc" w:date="2026-03-24T13:44:00Z" w16du:dateUtc="2026-03-24T12:44:00Z">
            <w:rPr>
              <w:rFonts w:ascii="Arial" w:eastAsia="Arial" w:hAnsi="Arial" w:cs="Arial"/>
              <w:b/>
              <w:bCs/>
            </w:rPr>
          </w:rPrChange>
        </w:rPr>
      </w:pPr>
      <w:r w:rsidRPr="001D07D9">
        <w:rPr>
          <w:rFonts w:eastAsia="Arial"/>
          <w:b/>
          <w:bCs/>
          <w:rPrChange w:id="343" w:author="METIAN, Marc" w:date="2026-03-24T13:44:00Z" w16du:dateUtc="2026-03-24T12:44:00Z">
            <w:rPr>
              <w:rFonts w:ascii="Arial" w:eastAsia="Arial" w:hAnsi="Arial" w:cs="Arial"/>
              <w:b/>
              <w:bCs/>
            </w:rPr>
          </w:rPrChange>
        </w:rPr>
        <w:t>References</w:t>
      </w:r>
    </w:p>
    <w:p w14:paraId="0F1D2D76" w14:textId="77777777" w:rsidR="007D51F3" w:rsidRPr="007D51F3" w:rsidRDefault="00E36945" w:rsidP="007D51F3">
      <w:pPr>
        <w:pStyle w:val="Bibliography"/>
        <w:rPr>
          <w:lang w:val="en-US"/>
        </w:rPr>
      </w:pPr>
      <w:r>
        <w:rPr>
          <w:rFonts w:ascii="Arial" w:eastAsia="Arial" w:hAnsi="Arial" w:cs="Arial"/>
          <w:b/>
          <w:bCs/>
        </w:rPr>
        <w:fldChar w:fldCharType="begin"/>
      </w:r>
      <w:r w:rsidRPr="00AA74AA">
        <w:rPr>
          <w:rFonts w:ascii="Arial" w:eastAsia="Arial" w:hAnsi="Arial" w:cs="Arial"/>
          <w:b/>
          <w:bCs/>
          <w:lang w:val="fr-FR"/>
          <w:rPrChange w:id="344" w:author="METIAN, Marc" w:date="2026-03-24T15:48:00Z" w16du:dateUtc="2026-03-24T14:48:00Z">
            <w:rPr>
              <w:rFonts w:ascii="Arial" w:eastAsia="Arial" w:hAnsi="Arial" w:cs="Arial"/>
              <w:b/>
              <w:bCs/>
            </w:rPr>
          </w:rPrChange>
        </w:rPr>
        <w:instrText xml:space="preserve"> ADDIN ZOTERO_BIBL {"uncited":[],"omitted":[],"custom":[]} CSL_BIBLIOGRAPHY </w:instrText>
      </w:r>
      <w:r>
        <w:rPr>
          <w:rFonts w:ascii="Arial" w:eastAsia="Arial" w:hAnsi="Arial" w:cs="Arial"/>
          <w:b/>
          <w:bCs/>
        </w:rPr>
        <w:fldChar w:fldCharType="separate"/>
      </w:r>
      <w:r w:rsidR="007D51F3" w:rsidRPr="00AA74AA">
        <w:rPr>
          <w:lang w:val="fr-FR"/>
          <w:rPrChange w:id="345" w:author="METIAN, Marc" w:date="2026-03-24T15:48:00Z" w16du:dateUtc="2026-03-24T14:48:00Z">
            <w:rPr>
              <w:lang w:val="en-US"/>
            </w:rPr>
          </w:rPrChange>
        </w:rPr>
        <w:t xml:space="preserve">Agnetta, D., Badalamenti, F., Ceccherelli, G., Di Trapani, F., </w:t>
      </w:r>
      <w:proofErr w:type="spellStart"/>
      <w:r w:rsidR="007D51F3" w:rsidRPr="00AA74AA">
        <w:rPr>
          <w:lang w:val="fr-FR"/>
          <w:rPrChange w:id="346" w:author="METIAN, Marc" w:date="2026-03-24T15:48:00Z" w16du:dateUtc="2026-03-24T14:48:00Z">
            <w:rPr>
              <w:lang w:val="en-US"/>
            </w:rPr>
          </w:rPrChange>
        </w:rPr>
        <w:t>Bonaviri</w:t>
      </w:r>
      <w:proofErr w:type="spellEnd"/>
      <w:r w:rsidR="007D51F3" w:rsidRPr="00AA74AA">
        <w:rPr>
          <w:lang w:val="fr-FR"/>
          <w:rPrChange w:id="347" w:author="METIAN, Marc" w:date="2026-03-24T15:48:00Z" w16du:dateUtc="2026-03-24T14:48:00Z">
            <w:rPr>
              <w:lang w:val="en-US"/>
            </w:rPr>
          </w:rPrChange>
        </w:rPr>
        <w:t xml:space="preserve">, C., &amp; </w:t>
      </w:r>
      <w:proofErr w:type="spellStart"/>
      <w:r w:rsidR="007D51F3" w:rsidRPr="00AA74AA">
        <w:rPr>
          <w:lang w:val="fr-FR"/>
          <w:rPrChange w:id="348" w:author="METIAN, Marc" w:date="2026-03-24T15:48:00Z" w16du:dateUtc="2026-03-24T14:48:00Z">
            <w:rPr>
              <w:lang w:val="en-US"/>
            </w:rPr>
          </w:rPrChange>
        </w:rPr>
        <w:t>Gianguzza</w:t>
      </w:r>
      <w:proofErr w:type="spellEnd"/>
      <w:r w:rsidR="007D51F3" w:rsidRPr="00AA74AA">
        <w:rPr>
          <w:lang w:val="fr-FR"/>
          <w:rPrChange w:id="349" w:author="METIAN, Marc" w:date="2026-03-24T15:48:00Z" w16du:dateUtc="2026-03-24T14:48:00Z">
            <w:rPr>
              <w:lang w:val="en-US"/>
            </w:rPr>
          </w:rPrChange>
        </w:rPr>
        <w:t xml:space="preserve">, P. (2015). </w:t>
      </w:r>
      <w:r w:rsidR="007D51F3" w:rsidRPr="007D51F3">
        <w:rPr>
          <w:lang w:val="en-US"/>
        </w:rPr>
        <w:t xml:space="preserve">Role of two co-occurring Mediterranean sea urchins in the formation of barren from Cystoseira canopy. </w:t>
      </w:r>
      <w:r w:rsidR="007D51F3" w:rsidRPr="007D51F3">
        <w:rPr>
          <w:i/>
          <w:iCs/>
          <w:lang w:val="en-US"/>
        </w:rPr>
        <w:t>Estuarine, Coastal and Shelf Science</w:t>
      </w:r>
      <w:r w:rsidR="007D51F3" w:rsidRPr="007D51F3">
        <w:rPr>
          <w:lang w:val="en-US"/>
        </w:rPr>
        <w:t xml:space="preserve">, </w:t>
      </w:r>
      <w:r w:rsidR="007D51F3" w:rsidRPr="007D51F3">
        <w:rPr>
          <w:i/>
          <w:iCs/>
          <w:lang w:val="en-US"/>
        </w:rPr>
        <w:t>152</w:t>
      </w:r>
      <w:r w:rsidR="007D51F3" w:rsidRPr="007D51F3">
        <w:rPr>
          <w:lang w:val="en-US"/>
        </w:rPr>
        <w:t>, 73–77. https://doi.org/10.1016/j.ecss.2014.11.023</w:t>
      </w:r>
    </w:p>
    <w:p w14:paraId="6D65D1F8" w14:textId="77777777" w:rsidR="007D51F3" w:rsidRPr="001D07D9" w:rsidRDefault="007D51F3" w:rsidP="007D51F3">
      <w:pPr>
        <w:pStyle w:val="Bibliography"/>
        <w:rPr>
          <w:lang w:val="fr-FR"/>
          <w:rPrChange w:id="350" w:author="METIAN, Marc" w:date="2026-03-24T13:33:00Z" w16du:dateUtc="2026-03-24T12:33:00Z">
            <w:rPr>
              <w:lang w:val="en-US"/>
            </w:rPr>
          </w:rPrChange>
        </w:rPr>
      </w:pPr>
      <w:r w:rsidRPr="001D07D9">
        <w:rPr>
          <w:lang w:val="fr-FR"/>
          <w:rPrChange w:id="351" w:author="METIAN, Marc" w:date="2026-03-24T13:33:00Z" w16du:dateUtc="2026-03-24T12:33:00Z">
            <w:rPr>
              <w:lang w:val="en-US"/>
            </w:rPr>
          </w:rPrChange>
        </w:rPr>
        <w:t xml:space="preserve">Alter, K., Jacquemont, J., Claudet, J., Lattuca, M. E., Barrantes, M. E., Marras, S., Manríquez, P. H., González, C. P., Fernández, D. A., Peck, M. A., Cattano, C., Milazzo, M., Mark, F. C., &amp; Domenici, P. (2024). </w:t>
      </w:r>
      <w:r w:rsidRPr="007D51F3">
        <w:rPr>
          <w:lang w:val="en-US"/>
        </w:rPr>
        <w:t xml:space="preserve">Hidden impacts of ocean warming and acidification on </w:t>
      </w:r>
      <w:r w:rsidRPr="007D51F3">
        <w:rPr>
          <w:lang w:val="en-US"/>
        </w:rPr>
        <w:lastRenderedPageBreak/>
        <w:t xml:space="preserve">biological responses of marine animals revealed through meta-analysis. </w:t>
      </w:r>
      <w:r w:rsidRPr="001D07D9">
        <w:rPr>
          <w:i/>
          <w:iCs/>
          <w:lang w:val="fr-FR"/>
          <w:rPrChange w:id="352" w:author="METIAN, Marc" w:date="2026-03-24T13:33:00Z" w16du:dateUtc="2026-03-24T12:33:00Z">
            <w:rPr>
              <w:i/>
              <w:iCs/>
              <w:lang w:val="en-US"/>
            </w:rPr>
          </w:rPrChange>
        </w:rPr>
        <w:t>Nature Communications</w:t>
      </w:r>
      <w:r w:rsidRPr="001D07D9">
        <w:rPr>
          <w:lang w:val="fr-FR"/>
          <w:rPrChange w:id="353" w:author="METIAN, Marc" w:date="2026-03-24T13:33:00Z" w16du:dateUtc="2026-03-24T12:33:00Z">
            <w:rPr>
              <w:lang w:val="en-US"/>
            </w:rPr>
          </w:rPrChange>
        </w:rPr>
        <w:t xml:space="preserve">, </w:t>
      </w:r>
      <w:r w:rsidRPr="001D07D9">
        <w:rPr>
          <w:i/>
          <w:iCs/>
          <w:lang w:val="fr-FR"/>
          <w:rPrChange w:id="354" w:author="METIAN, Marc" w:date="2026-03-24T13:33:00Z" w16du:dateUtc="2026-03-24T12:33:00Z">
            <w:rPr>
              <w:i/>
              <w:iCs/>
              <w:lang w:val="en-US"/>
            </w:rPr>
          </w:rPrChange>
        </w:rPr>
        <w:t>15</w:t>
      </w:r>
      <w:r w:rsidRPr="001D07D9">
        <w:rPr>
          <w:lang w:val="fr-FR"/>
          <w:rPrChange w:id="355" w:author="METIAN, Marc" w:date="2026-03-24T13:33:00Z" w16du:dateUtc="2026-03-24T12:33:00Z">
            <w:rPr>
              <w:lang w:val="en-US"/>
            </w:rPr>
          </w:rPrChange>
        </w:rPr>
        <w:t>(1), 2885. https://doi.org/10.1038/s41467-024-47064-3</w:t>
      </w:r>
    </w:p>
    <w:p w14:paraId="76350995" w14:textId="77777777" w:rsidR="007D51F3" w:rsidRPr="007D51F3" w:rsidRDefault="007D51F3" w:rsidP="007D51F3">
      <w:pPr>
        <w:pStyle w:val="Bibliography"/>
        <w:rPr>
          <w:lang w:val="en-US"/>
        </w:rPr>
      </w:pPr>
      <w:r w:rsidRPr="001D07D9">
        <w:rPr>
          <w:lang w:val="fr-FR"/>
          <w:rPrChange w:id="356" w:author="METIAN, Marc" w:date="2026-03-24T13:33:00Z" w16du:dateUtc="2026-03-24T12:33:00Z">
            <w:rPr>
              <w:lang w:val="en-US"/>
            </w:rPr>
          </w:rPrChange>
        </w:rPr>
        <w:t xml:space="preserve">Barbosa, H., Soares, A. M. V. M., Pereira, E., &amp; Freitas, R. (2023). </w:t>
      </w:r>
      <w:r w:rsidRPr="007D51F3">
        <w:rPr>
          <w:lang w:val="en-US"/>
        </w:rPr>
        <w:t xml:space="preserve">Lithium: A review on concentrations and impacts in marine and coastal systems. </w:t>
      </w:r>
      <w:r w:rsidRPr="007D51F3">
        <w:rPr>
          <w:i/>
          <w:iCs/>
          <w:lang w:val="en-US"/>
        </w:rPr>
        <w:t>Science of The Total Environment</w:t>
      </w:r>
      <w:r w:rsidRPr="007D51F3">
        <w:rPr>
          <w:lang w:val="en-US"/>
        </w:rPr>
        <w:t xml:space="preserve">, </w:t>
      </w:r>
      <w:r w:rsidRPr="007D51F3">
        <w:rPr>
          <w:i/>
          <w:iCs/>
          <w:lang w:val="en-US"/>
        </w:rPr>
        <w:t>857</w:t>
      </w:r>
      <w:r w:rsidRPr="007D51F3">
        <w:rPr>
          <w:lang w:val="en-US"/>
        </w:rPr>
        <w:t>, 159374. https://doi.org/10.1016/j.scitotenv.2022.159374</w:t>
      </w:r>
    </w:p>
    <w:p w14:paraId="6BBD87F2" w14:textId="77777777" w:rsidR="007D51F3" w:rsidRPr="007D51F3" w:rsidRDefault="007D51F3" w:rsidP="007D51F3">
      <w:pPr>
        <w:pStyle w:val="Bibliography"/>
        <w:rPr>
          <w:lang w:val="en-US"/>
        </w:rPr>
      </w:pPr>
      <w:r w:rsidRPr="007D51F3">
        <w:rPr>
          <w:lang w:val="en-US"/>
        </w:rPr>
        <w:t xml:space="preserve">Bellas, J. (2008). Prediction and assessment of mixture toxicity of compounds in antifouling paints using the sea-urchin embryo-larval bioassay. </w:t>
      </w:r>
      <w:r w:rsidRPr="007D51F3">
        <w:rPr>
          <w:i/>
          <w:iCs/>
          <w:lang w:val="en-US"/>
        </w:rPr>
        <w:t>Aquatic Toxicology</w:t>
      </w:r>
      <w:r w:rsidRPr="007D51F3">
        <w:rPr>
          <w:lang w:val="en-US"/>
        </w:rPr>
        <w:t xml:space="preserve">, </w:t>
      </w:r>
      <w:r w:rsidRPr="007D51F3">
        <w:rPr>
          <w:i/>
          <w:iCs/>
          <w:lang w:val="en-US"/>
        </w:rPr>
        <w:t>88</w:t>
      </w:r>
      <w:r w:rsidRPr="007D51F3">
        <w:rPr>
          <w:lang w:val="en-US"/>
        </w:rPr>
        <w:t>(4), 308–315. https://doi.org/10.1016/j.aquatox.2008.05.011</w:t>
      </w:r>
    </w:p>
    <w:p w14:paraId="611541A1" w14:textId="77777777" w:rsidR="007D51F3" w:rsidRPr="007D51F3" w:rsidRDefault="007D51F3" w:rsidP="007D51F3">
      <w:pPr>
        <w:pStyle w:val="Bibliography"/>
        <w:rPr>
          <w:lang w:val="en-US"/>
        </w:rPr>
      </w:pPr>
      <w:r w:rsidRPr="007D51F3">
        <w:rPr>
          <w:lang w:val="en-US"/>
        </w:rPr>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7D51F3">
        <w:rPr>
          <w:i/>
          <w:iCs/>
          <w:lang w:val="en-US"/>
        </w:rPr>
        <w:t>Global Change Biology</w:t>
      </w:r>
      <w:r w:rsidRPr="007D51F3">
        <w:rPr>
          <w:lang w:val="en-US"/>
        </w:rPr>
        <w:t xml:space="preserve">, </w:t>
      </w:r>
      <w:r w:rsidRPr="007D51F3">
        <w:rPr>
          <w:i/>
          <w:iCs/>
          <w:lang w:val="en-US"/>
        </w:rPr>
        <w:t>24</w:t>
      </w:r>
      <w:r w:rsidRPr="007D51F3">
        <w:rPr>
          <w:lang w:val="en-US"/>
        </w:rPr>
        <w:t>(6), 2239–2261. https://doi.org/10.1111/gcb.14102</w:t>
      </w:r>
    </w:p>
    <w:p w14:paraId="07839AED" w14:textId="77777777" w:rsidR="007D51F3" w:rsidRPr="007D51F3" w:rsidRDefault="007D51F3" w:rsidP="007D51F3">
      <w:pPr>
        <w:pStyle w:val="Bibliography"/>
        <w:rPr>
          <w:lang w:val="en-US"/>
        </w:rPr>
      </w:pPr>
      <w:r w:rsidRPr="007D51F3">
        <w:rPr>
          <w:lang w:val="en-US"/>
        </w:rPr>
        <w:t xml:space="preserve">Burgess, B. J., Purves, D., Mace, G., &amp; Murrell, D. J. (2021). Classifying ecosystem stressor interactions: Theory highlights the data limitations of the additive null model and the difficulty in revealing ecological surprises. </w:t>
      </w:r>
      <w:r w:rsidRPr="007D51F3">
        <w:rPr>
          <w:i/>
          <w:iCs/>
          <w:lang w:val="en-US"/>
        </w:rPr>
        <w:t>Global Change Biology</w:t>
      </w:r>
      <w:r w:rsidRPr="007D51F3">
        <w:rPr>
          <w:lang w:val="en-US"/>
        </w:rPr>
        <w:t xml:space="preserve">, </w:t>
      </w:r>
      <w:r w:rsidRPr="007D51F3">
        <w:rPr>
          <w:i/>
          <w:iCs/>
          <w:lang w:val="en-US"/>
        </w:rPr>
        <w:t>27</w:t>
      </w:r>
      <w:r w:rsidRPr="007D51F3">
        <w:rPr>
          <w:lang w:val="en-US"/>
        </w:rPr>
        <w:t>(13), 3052–3065. https://doi.org/10.1111/gcb.15630</w:t>
      </w:r>
    </w:p>
    <w:p w14:paraId="5EDB3CFA" w14:textId="77777777" w:rsidR="007D51F3" w:rsidRPr="007D51F3" w:rsidRDefault="007D51F3" w:rsidP="007D51F3">
      <w:pPr>
        <w:pStyle w:val="Bibliography"/>
        <w:rPr>
          <w:lang w:val="en-US"/>
        </w:rPr>
      </w:pPr>
      <w:r w:rsidRPr="007D51F3">
        <w:rPr>
          <w:lang w:val="en-US"/>
        </w:rPr>
        <w:t xml:space="preserve">Byrne, M., Gall, M. L., Campbell, H., Lamare, M. D., &amp; Holmes, S. P. (2022). Staying in place and moving in space: Contrasting larval thermal sensitivity explains distributional changes of sympatric sea urchin species to habitat warming. </w:t>
      </w:r>
      <w:r w:rsidRPr="007D51F3">
        <w:rPr>
          <w:i/>
          <w:iCs/>
          <w:lang w:val="en-US"/>
        </w:rPr>
        <w:t>Global Change Biology</w:t>
      </w:r>
      <w:r w:rsidRPr="007D51F3">
        <w:rPr>
          <w:lang w:val="en-US"/>
        </w:rPr>
        <w:t xml:space="preserve">, </w:t>
      </w:r>
      <w:r w:rsidRPr="007D51F3">
        <w:rPr>
          <w:i/>
          <w:iCs/>
          <w:lang w:val="en-US"/>
        </w:rPr>
        <w:t>28</w:t>
      </w:r>
      <w:r w:rsidRPr="007D51F3">
        <w:rPr>
          <w:lang w:val="en-US"/>
        </w:rPr>
        <w:t>(9), 3040–3053. https://doi.org/10.1111/gcb.16116</w:t>
      </w:r>
    </w:p>
    <w:p w14:paraId="1BBF3C95" w14:textId="77777777" w:rsidR="007D51F3" w:rsidRPr="007D51F3" w:rsidRDefault="007D51F3" w:rsidP="007D51F3">
      <w:pPr>
        <w:pStyle w:val="Bibliography"/>
        <w:rPr>
          <w:lang w:val="en-US"/>
        </w:rPr>
      </w:pPr>
      <w:r w:rsidRPr="007D51F3">
        <w:rPr>
          <w:lang w:val="en-US"/>
        </w:rPr>
        <w:t xml:space="preserve">Carmichael, H., Warfield, R., &amp; Yvon‐Durocher, G. (2025). Reconciling Variability in Multiple Stressor Effects Using Environmental Performance Curves. </w:t>
      </w:r>
      <w:r w:rsidRPr="007D51F3">
        <w:rPr>
          <w:i/>
          <w:iCs/>
          <w:lang w:val="en-US"/>
        </w:rPr>
        <w:t>Ecology Letters</w:t>
      </w:r>
      <w:r w:rsidRPr="007D51F3">
        <w:rPr>
          <w:lang w:val="en-US"/>
        </w:rPr>
        <w:t xml:space="preserve">, </w:t>
      </w:r>
      <w:r w:rsidRPr="007D51F3">
        <w:rPr>
          <w:i/>
          <w:iCs/>
          <w:lang w:val="en-US"/>
        </w:rPr>
        <w:t>28</w:t>
      </w:r>
      <w:r w:rsidRPr="007D51F3">
        <w:rPr>
          <w:lang w:val="en-US"/>
        </w:rPr>
        <w:t>(1). https://doi.org/10.1111/ele.70065</w:t>
      </w:r>
    </w:p>
    <w:p w14:paraId="1283D9FA" w14:textId="77777777" w:rsidR="007D51F3" w:rsidRPr="007D51F3" w:rsidRDefault="007D51F3" w:rsidP="007D51F3">
      <w:pPr>
        <w:pStyle w:val="Bibliography"/>
        <w:rPr>
          <w:lang w:val="en-US"/>
        </w:rPr>
      </w:pPr>
      <w:r w:rsidRPr="007D51F3">
        <w:rPr>
          <w:lang w:val="en-US"/>
        </w:rPr>
        <w:lastRenderedPageBreak/>
        <w:t xml:space="preserve">Collins, S., Whittaker, H., &amp; Thomas, M. K. (2022). The need for unrealistic experiments in global change biology. </w:t>
      </w:r>
      <w:r w:rsidRPr="007D51F3">
        <w:rPr>
          <w:i/>
          <w:iCs/>
          <w:lang w:val="en-US"/>
        </w:rPr>
        <w:t>Current Opinion in Microbiology</w:t>
      </w:r>
      <w:r w:rsidRPr="007D51F3">
        <w:rPr>
          <w:lang w:val="en-US"/>
        </w:rPr>
        <w:t xml:space="preserve">, </w:t>
      </w:r>
      <w:r w:rsidRPr="007D51F3">
        <w:rPr>
          <w:i/>
          <w:iCs/>
          <w:lang w:val="en-US"/>
        </w:rPr>
        <w:t>68</w:t>
      </w:r>
      <w:r w:rsidRPr="007D51F3">
        <w:rPr>
          <w:lang w:val="en-US"/>
        </w:rPr>
        <w:t>, 102151. https://doi.org/10.1016/j.mib.2022.102151</w:t>
      </w:r>
    </w:p>
    <w:p w14:paraId="674E07FC" w14:textId="77777777" w:rsidR="007D51F3" w:rsidRPr="007D51F3" w:rsidRDefault="007D51F3" w:rsidP="007D51F3">
      <w:pPr>
        <w:pStyle w:val="Bibliography"/>
        <w:rPr>
          <w:lang w:val="en-US"/>
        </w:rPr>
      </w:pPr>
      <w:r w:rsidRPr="007D51F3">
        <w:rPr>
          <w:lang w:val="en-US"/>
        </w:rPr>
        <w:t xml:space="preserve">Crain, C. M., Kroeker, K., &amp; Halpern, B. S. (2008). Interactive and cumulative effects of multiple human stressors in marine systems. </w:t>
      </w:r>
      <w:r w:rsidRPr="007D51F3">
        <w:rPr>
          <w:i/>
          <w:iCs/>
          <w:lang w:val="en-US"/>
        </w:rPr>
        <w:t>Ecology Letters</w:t>
      </w:r>
      <w:r w:rsidRPr="007D51F3">
        <w:rPr>
          <w:lang w:val="en-US"/>
        </w:rPr>
        <w:t xml:space="preserve">, </w:t>
      </w:r>
      <w:r w:rsidRPr="007D51F3">
        <w:rPr>
          <w:i/>
          <w:iCs/>
          <w:lang w:val="en-US"/>
        </w:rPr>
        <w:t>11</w:t>
      </w:r>
      <w:r w:rsidRPr="007D51F3">
        <w:rPr>
          <w:lang w:val="en-US"/>
        </w:rPr>
        <w:t>(12), 1304–1315. https://doi.org/10.1111/j.1461-0248.2008.01253.x</w:t>
      </w:r>
    </w:p>
    <w:p w14:paraId="37954948" w14:textId="77777777" w:rsidR="007D51F3" w:rsidRPr="007D51F3" w:rsidRDefault="007D51F3" w:rsidP="007D51F3">
      <w:pPr>
        <w:pStyle w:val="Bibliography"/>
        <w:rPr>
          <w:lang w:val="en-US"/>
        </w:rPr>
      </w:pPr>
      <w:r w:rsidRPr="007D51F3">
        <w:rPr>
          <w:lang w:val="en-US"/>
        </w:rPr>
        <w:t xml:space="preserve">Cuthbert, R. N., Sidow, A., Frost, K. F., Kotronaki, S. G., &amp; Briski, E. (2021). Emergent effects of temperature and salinity on mortality of a key herbivore. </w:t>
      </w:r>
      <w:r w:rsidRPr="007D51F3">
        <w:rPr>
          <w:i/>
          <w:iCs/>
          <w:lang w:val="en-US"/>
        </w:rPr>
        <w:t>Journal of Sea Research</w:t>
      </w:r>
      <w:r w:rsidRPr="007D51F3">
        <w:rPr>
          <w:lang w:val="en-US"/>
        </w:rPr>
        <w:t xml:space="preserve">, </w:t>
      </w:r>
      <w:r w:rsidRPr="007D51F3">
        <w:rPr>
          <w:i/>
          <w:iCs/>
          <w:lang w:val="en-US"/>
        </w:rPr>
        <w:t>177</w:t>
      </w:r>
      <w:r w:rsidRPr="007D51F3">
        <w:rPr>
          <w:lang w:val="en-US"/>
        </w:rPr>
        <w:t>, 102126. https://doi.org/10.1016/j.seares.2021.102126</w:t>
      </w:r>
    </w:p>
    <w:p w14:paraId="752916DC" w14:textId="77777777" w:rsidR="007D51F3" w:rsidRPr="007D51F3" w:rsidRDefault="007D51F3" w:rsidP="007D51F3">
      <w:pPr>
        <w:pStyle w:val="Bibliography"/>
        <w:rPr>
          <w:lang w:val="en-US"/>
        </w:rPr>
      </w:pPr>
      <w:r w:rsidRPr="007D51F3">
        <w:rPr>
          <w:lang w:val="en-US"/>
        </w:rPr>
        <w:t xml:space="preserve">Drescher, K., &amp; Boedeker, W. (1995). Assessment of the Combined Effects of Substances: The Relationship between Concentration Addition and Independent Action. </w:t>
      </w:r>
      <w:r w:rsidRPr="007D51F3">
        <w:rPr>
          <w:i/>
          <w:iCs/>
          <w:lang w:val="en-US"/>
        </w:rPr>
        <w:t>Biometrics</w:t>
      </w:r>
      <w:r w:rsidRPr="007D51F3">
        <w:rPr>
          <w:lang w:val="en-US"/>
        </w:rPr>
        <w:t xml:space="preserve">, </w:t>
      </w:r>
      <w:r w:rsidRPr="007D51F3">
        <w:rPr>
          <w:i/>
          <w:iCs/>
          <w:lang w:val="en-US"/>
        </w:rPr>
        <w:t>51</w:t>
      </w:r>
      <w:r w:rsidRPr="007D51F3">
        <w:rPr>
          <w:lang w:val="en-US"/>
        </w:rPr>
        <w:t>(2), 716. https://doi.org/10.2307/2532957</w:t>
      </w:r>
    </w:p>
    <w:p w14:paraId="445EEF9B" w14:textId="77777777" w:rsidR="007D51F3" w:rsidRPr="007D51F3" w:rsidRDefault="007D51F3" w:rsidP="007D51F3">
      <w:pPr>
        <w:pStyle w:val="Bibliography"/>
        <w:rPr>
          <w:lang w:val="en-US"/>
        </w:rPr>
      </w:pPr>
      <w:r w:rsidRPr="007D51F3">
        <w:rPr>
          <w:lang w:val="en-US"/>
        </w:rPr>
        <w:t xml:space="preserve">Dupont, S., Ortega-Martínez, O., &amp; Thorndyke, M. (2010). Impact of near-future ocean acidification on echinoderms. </w:t>
      </w:r>
      <w:r w:rsidRPr="007D51F3">
        <w:rPr>
          <w:i/>
          <w:iCs/>
          <w:lang w:val="en-US"/>
        </w:rPr>
        <w:t>Ecotoxicology</w:t>
      </w:r>
      <w:r w:rsidRPr="007D51F3">
        <w:rPr>
          <w:lang w:val="en-US"/>
        </w:rPr>
        <w:t xml:space="preserve">, </w:t>
      </w:r>
      <w:r w:rsidRPr="007D51F3">
        <w:rPr>
          <w:i/>
          <w:iCs/>
          <w:lang w:val="en-US"/>
        </w:rPr>
        <w:t>19</w:t>
      </w:r>
      <w:r w:rsidRPr="007D51F3">
        <w:rPr>
          <w:lang w:val="en-US"/>
        </w:rPr>
        <w:t>(3), 449–462. https://doi.org/10.1007/s10646-010-0463-6</w:t>
      </w:r>
    </w:p>
    <w:p w14:paraId="091AE68D" w14:textId="77777777" w:rsidR="007D51F3" w:rsidRPr="007D51F3" w:rsidRDefault="007D51F3" w:rsidP="007D51F3">
      <w:pPr>
        <w:pStyle w:val="Bibliography"/>
        <w:rPr>
          <w:lang w:val="en-US"/>
        </w:rPr>
      </w:pPr>
      <w:r w:rsidRPr="007D51F3">
        <w:rPr>
          <w:lang w:val="en-US"/>
        </w:rPr>
        <w:t xml:space="preserve">Espinel-Velasco, N., Kvernvik, A. C., Hop, H., &amp; Dupont, S. (2025). Combined effects of ocean acidification, warming, and salinity on the fertilization success in an Arctic population of sea urchins. </w:t>
      </w:r>
      <w:r w:rsidRPr="007D51F3">
        <w:rPr>
          <w:i/>
          <w:iCs/>
          <w:lang w:val="en-US"/>
        </w:rPr>
        <w:t>Scientific Reports</w:t>
      </w:r>
      <w:r w:rsidRPr="007D51F3">
        <w:rPr>
          <w:lang w:val="en-US"/>
        </w:rPr>
        <w:t xml:space="preserve">, </w:t>
      </w:r>
      <w:r w:rsidRPr="007D51F3">
        <w:rPr>
          <w:i/>
          <w:iCs/>
          <w:lang w:val="en-US"/>
        </w:rPr>
        <w:t>15</w:t>
      </w:r>
      <w:r w:rsidRPr="007D51F3">
        <w:rPr>
          <w:lang w:val="en-US"/>
        </w:rPr>
        <w:t>(1), 44090. https://doi.org/10.1038/s41598-025-27725-z</w:t>
      </w:r>
    </w:p>
    <w:p w14:paraId="680B6F82" w14:textId="77777777" w:rsidR="007D51F3" w:rsidRPr="007D51F3" w:rsidRDefault="007D51F3" w:rsidP="007D51F3">
      <w:pPr>
        <w:pStyle w:val="Bibliography"/>
        <w:rPr>
          <w:lang w:val="en-US"/>
        </w:rPr>
      </w:pPr>
      <w:r w:rsidRPr="007D51F3">
        <w:rPr>
          <w:i/>
          <w:iCs/>
          <w:lang w:val="en-US"/>
        </w:rPr>
        <w:t>Gattuso, J. P., Alliouane, S., &amp; Mousseau, L. (2021). Seawater carbonate chemistry in the Bay of Villefranche, Point B (France), January 2007-June 2023.</w:t>
      </w:r>
      <w:r w:rsidRPr="007D51F3">
        <w:rPr>
          <w:lang w:val="en-US"/>
        </w:rPr>
        <w:t xml:space="preserve"> (n.d.).</w:t>
      </w:r>
    </w:p>
    <w:p w14:paraId="19C1C896" w14:textId="77777777" w:rsidR="007D51F3" w:rsidRPr="007D51F3" w:rsidRDefault="007D51F3" w:rsidP="007D51F3">
      <w:pPr>
        <w:pStyle w:val="Bibliography"/>
        <w:rPr>
          <w:lang w:val="en-US"/>
        </w:rPr>
      </w:pPr>
      <w:r w:rsidRPr="007D51F3">
        <w:rPr>
          <w:lang w:val="en-US"/>
        </w:rPr>
        <w:t xml:space="preserve">Gattuso, J.-P., Epitalon, J.-M., &amp; Lavigne, H. (2016). </w:t>
      </w:r>
      <w:r w:rsidRPr="007D51F3">
        <w:rPr>
          <w:i/>
          <w:iCs/>
          <w:lang w:val="en-US"/>
        </w:rPr>
        <w:t>seacarb: Seawater carbonate chemistry with R. R package version 3.0.14</w:t>
      </w:r>
      <w:r w:rsidRPr="007D51F3">
        <w:rPr>
          <w:lang w:val="en-US"/>
        </w:rPr>
        <w:t xml:space="preserve"> [Computer software].</w:t>
      </w:r>
    </w:p>
    <w:p w14:paraId="3A38EDB9" w14:textId="77777777" w:rsidR="007D51F3" w:rsidRPr="007D51F3" w:rsidRDefault="007D51F3" w:rsidP="007D51F3">
      <w:pPr>
        <w:pStyle w:val="Bibliography"/>
        <w:rPr>
          <w:lang w:val="en-US"/>
        </w:rPr>
      </w:pPr>
      <w:r w:rsidRPr="007D51F3">
        <w:rPr>
          <w:lang w:val="en-US"/>
        </w:rPr>
        <w:t xml:space="preserve">Glass, G. V., Peckham, P. D., &amp; Sanders, J. R. (1972). Consequences of Failure to Meet Assumptions Underlying the Fixed Effects Analyses of Variance and Covariance. </w:t>
      </w:r>
      <w:r w:rsidRPr="007D51F3">
        <w:rPr>
          <w:i/>
          <w:iCs/>
          <w:lang w:val="en-US"/>
        </w:rPr>
        <w:t xml:space="preserve">Review </w:t>
      </w:r>
      <w:r w:rsidRPr="007D51F3">
        <w:rPr>
          <w:i/>
          <w:iCs/>
          <w:lang w:val="en-US"/>
        </w:rPr>
        <w:lastRenderedPageBreak/>
        <w:t>of Educational Research</w:t>
      </w:r>
      <w:r w:rsidRPr="007D51F3">
        <w:rPr>
          <w:lang w:val="en-US"/>
        </w:rPr>
        <w:t xml:space="preserve">, </w:t>
      </w:r>
      <w:r w:rsidRPr="007D51F3">
        <w:rPr>
          <w:i/>
          <w:iCs/>
          <w:lang w:val="en-US"/>
        </w:rPr>
        <w:t>42</w:t>
      </w:r>
      <w:r w:rsidRPr="007D51F3">
        <w:rPr>
          <w:lang w:val="en-US"/>
        </w:rPr>
        <w:t>(3), 237–288. https://doi.org/10.3102/00346543042003237</w:t>
      </w:r>
    </w:p>
    <w:p w14:paraId="350493C5" w14:textId="77777777" w:rsidR="007D51F3" w:rsidRPr="007D51F3" w:rsidRDefault="007D51F3" w:rsidP="007D51F3">
      <w:pPr>
        <w:pStyle w:val="Bibliography"/>
        <w:rPr>
          <w:lang w:val="en-US"/>
        </w:rPr>
      </w:pPr>
      <w:r w:rsidRPr="007D51F3">
        <w:rPr>
          <w:lang w:val="en-US"/>
        </w:rPr>
        <w:t xml:space="preserve">IPCC. (2014). </w:t>
      </w:r>
      <w:r w:rsidRPr="007D51F3">
        <w:rPr>
          <w:i/>
          <w:iCs/>
          <w:lang w:val="en-US"/>
        </w:rPr>
        <w:t>Climate Change 2014: Impacts, Adaptation and Vulnerability</w:t>
      </w:r>
      <w:r w:rsidRPr="007D51F3">
        <w:rPr>
          <w:lang w:val="en-US"/>
        </w:rPr>
        <w:t>.</w:t>
      </w:r>
    </w:p>
    <w:p w14:paraId="0BA5C3F0" w14:textId="77777777" w:rsidR="007D51F3" w:rsidRPr="007D51F3" w:rsidRDefault="007D51F3" w:rsidP="007D51F3">
      <w:pPr>
        <w:pStyle w:val="Bibliography"/>
        <w:rPr>
          <w:lang w:val="en-US"/>
        </w:rPr>
      </w:pPr>
      <w:r w:rsidRPr="007D51F3">
        <w:rPr>
          <w:lang w:val="en-US"/>
        </w:rPr>
        <w:t xml:space="preserve">Knief, U., &amp; Forstmeier, W. (2021). Violating the normality assumption may be the lesser of two evils. </w:t>
      </w:r>
      <w:r w:rsidRPr="007D51F3">
        <w:rPr>
          <w:i/>
          <w:iCs/>
          <w:lang w:val="en-US"/>
        </w:rPr>
        <w:t>Behavior Research Methods</w:t>
      </w:r>
      <w:r w:rsidRPr="007D51F3">
        <w:rPr>
          <w:lang w:val="en-US"/>
        </w:rPr>
        <w:t xml:space="preserve">, </w:t>
      </w:r>
      <w:r w:rsidRPr="007D51F3">
        <w:rPr>
          <w:i/>
          <w:iCs/>
          <w:lang w:val="en-US"/>
        </w:rPr>
        <w:t>53</w:t>
      </w:r>
      <w:r w:rsidRPr="007D51F3">
        <w:rPr>
          <w:lang w:val="en-US"/>
        </w:rPr>
        <w:t>(6), 2576–2590. https://doi.org/10.3758/s13428-021-01587-5</w:t>
      </w:r>
    </w:p>
    <w:p w14:paraId="715A79B8" w14:textId="77777777" w:rsidR="007D51F3" w:rsidRPr="007D51F3" w:rsidRDefault="007D51F3" w:rsidP="007D51F3">
      <w:pPr>
        <w:pStyle w:val="Bibliography"/>
        <w:rPr>
          <w:lang w:val="en-US"/>
        </w:rPr>
      </w:pPr>
      <w:r w:rsidRPr="007D51F3">
        <w:rPr>
          <w:lang w:val="en-US"/>
        </w:rPr>
        <w:t xml:space="preserve">Kreyling, J., Jentsch, A., &amp; Beier, C. (2014). Beyond realism in climate change experiments: Gradient approaches identify thresholds and tipping points. </w:t>
      </w:r>
      <w:r w:rsidRPr="007D51F3">
        <w:rPr>
          <w:i/>
          <w:iCs/>
          <w:lang w:val="en-US"/>
        </w:rPr>
        <w:t>Ecology Letters</w:t>
      </w:r>
      <w:r w:rsidRPr="007D51F3">
        <w:rPr>
          <w:lang w:val="en-US"/>
        </w:rPr>
        <w:t xml:space="preserve">, </w:t>
      </w:r>
      <w:r w:rsidRPr="007D51F3">
        <w:rPr>
          <w:i/>
          <w:iCs/>
          <w:lang w:val="en-US"/>
        </w:rPr>
        <w:t>17</w:t>
      </w:r>
      <w:r w:rsidRPr="007D51F3">
        <w:rPr>
          <w:lang w:val="en-US"/>
        </w:rPr>
        <w:t>(1), 125. https://doi.org/10.1111/ele.12193</w:t>
      </w:r>
    </w:p>
    <w:p w14:paraId="36FC7624" w14:textId="77777777" w:rsidR="007D51F3" w:rsidRPr="007D51F3" w:rsidRDefault="007D51F3" w:rsidP="007D51F3">
      <w:pPr>
        <w:pStyle w:val="Bibliography"/>
        <w:rPr>
          <w:lang w:val="en-US"/>
        </w:rPr>
      </w:pPr>
      <w:r w:rsidRPr="007D51F3">
        <w:rPr>
          <w:lang w:val="en-US"/>
        </w:rPr>
        <w:t xml:space="preserve">Kreyling, J., Schweiger, A. H., Bahn, M., Ineson, P., Migliavacca, M., Morel‐Journel, T., Christiansen, J. R., Schtickzelle, N., &amp; Larsen, K. S. (2018). To replicate, or not to replicate – that is the question: How to tackle nonlinear responses in ecological experiments. </w:t>
      </w:r>
      <w:r w:rsidRPr="007D51F3">
        <w:rPr>
          <w:i/>
          <w:iCs/>
          <w:lang w:val="en-US"/>
        </w:rPr>
        <w:t>Ecology Letters</w:t>
      </w:r>
      <w:r w:rsidRPr="007D51F3">
        <w:rPr>
          <w:lang w:val="en-US"/>
        </w:rPr>
        <w:t xml:space="preserve">, </w:t>
      </w:r>
      <w:r w:rsidRPr="007D51F3">
        <w:rPr>
          <w:i/>
          <w:iCs/>
          <w:lang w:val="en-US"/>
        </w:rPr>
        <w:t>21</w:t>
      </w:r>
      <w:r w:rsidRPr="007D51F3">
        <w:rPr>
          <w:lang w:val="en-US"/>
        </w:rPr>
        <w:t>(11), 1629–1638. https://doi.org/10.1111/ele.13134</w:t>
      </w:r>
    </w:p>
    <w:p w14:paraId="0E4D04F2" w14:textId="77777777" w:rsidR="007D51F3" w:rsidRPr="007D51F3" w:rsidRDefault="007D51F3" w:rsidP="007D51F3">
      <w:pPr>
        <w:pStyle w:val="Bibliography"/>
        <w:rPr>
          <w:lang w:val="en-US"/>
        </w:rPr>
      </w:pPr>
      <w:r w:rsidRPr="007D51F3">
        <w:rPr>
          <w:lang w:val="en-US"/>
        </w:rPr>
        <w:t xml:space="preserve">Liess, M., Foit, K., Knillmann, S., Schäfer, R. B., &amp; Liess, H.-D. (2016). Predicting the synergy of multiple stress effects. </w:t>
      </w:r>
      <w:r w:rsidRPr="007D51F3">
        <w:rPr>
          <w:i/>
          <w:iCs/>
          <w:lang w:val="en-US"/>
        </w:rPr>
        <w:t>Scientific Reports</w:t>
      </w:r>
      <w:r w:rsidRPr="007D51F3">
        <w:rPr>
          <w:lang w:val="en-US"/>
        </w:rPr>
        <w:t xml:space="preserve">, </w:t>
      </w:r>
      <w:r w:rsidRPr="007D51F3">
        <w:rPr>
          <w:i/>
          <w:iCs/>
          <w:lang w:val="en-US"/>
        </w:rPr>
        <w:t>6</w:t>
      </w:r>
      <w:r w:rsidRPr="007D51F3">
        <w:rPr>
          <w:lang w:val="en-US"/>
        </w:rPr>
        <w:t>(1), 32965. https://doi.org/10.1038/srep32965</w:t>
      </w:r>
    </w:p>
    <w:p w14:paraId="3BC35E6E" w14:textId="77777777" w:rsidR="007D51F3" w:rsidRPr="007D51F3" w:rsidRDefault="007D51F3" w:rsidP="007D51F3">
      <w:pPr>
        <w:pStyle w:val="Bibliography"/>
        <w:rPr>
          <w:lang w:val="en-US"/>
        </w:rPr>
      </w:pPr>
      <w:r w:rsidRPr="007D51F3">
        <w:rPr>
          <w:lang w:val="en-US"/>
        </w:rPr>
        <w:t xml:space="preserve">Lueker, T. J., Dickson, A. G., &amp; Keeling, C. D. (5 C.E.). Ocean pCO2 calculated from dissolved inorganic carbon, alkalinity, and equations for K1 and K2: Validation based on laboratory measurements of CO2 in gas and seawater at equilibrium. </w:t>
      </w:r>
      <w:r w:rsidRPr="007D51F3">
        <w:rPr>
          <w:i/>
          <w:iCs/>
          <w:lang w:val="en-US"/>
        </w:rPr>
        <w:t>Marine Chemistry</w:t>
      </w:r>
      <w:r w:rsidRPr="007D51F3">
        <w:rPr>
          <w:lang w:val="en-US"/>
        </w:rPr>
        <w:t xml:space="preserve">, </w:t>
      </w:r>
      <w:r w:rsidRPr="007D51F3">
        <w:rPr>
          <w:i/>
          <w:iCs/>
          <w:lang w:val="en-US"/>
        </w:rPr>
        <w:t>70</w:t>
      </w:r>
      <w:r w:rsidRPr="007D51F3">
        <w:rPr>
          <w:lang w:val="en-US"/>
        </w:rPr>
        <w:t>(1–3), 105–119. https://doi.org/10.1016/S0304-4203(00)00022-0</w:t>
      </w:r>
    </w:p>
    <w:p w14:paraId="510A635F" w14:textId="77777777" w:rsidR="007D51F3" w:rsidRPr="007D51F3" w:rsidRDefault="007D51F3" w:rsidP="007D51F3">
      <w:pPr>
        <w:pStyle w:val="Bibliography"/>
        <w:rPr>
          <w:lang w:val="en-US"/>
        </w:rPr>
      </w:pPr>
      <w:r w:rsidRPr="007D51F3">
        <w:rPr>
          <w:lang w:val="en-US"/>
        </w:rPr>
        <w:t xml:space="preserve">Morroni, L., Rakaj, A., Grosso, L., Flori, G., Fianchini, A., Pellegrini, D., &amp; Regoli, F. (2023). Echinoderm larvae as bioindicators for the assessment of marine pollution: Sea urchin and sea cucumber responsiveness and future perspectives. </w:t>
      </w:r>
      <w:r w:rsidRPr="007D51F3">
        <w:rPr>
          <w:i/>
          <w:iCs/>
          <w:lang w:val="en-US"/>
        </w:rPr>
        <w:t>Environmental Pollution</w:t>
      </w:r>
      <w:r w:rsidRPr="007D51F3">
        <w:rPr>
          <w:lang w:val="en-US"/>
        </w:rPr>
        <w:t xml:space="preserve">, </w:t>
      </w:r>
      <w:r w:rsidRPr="007D51F3">
        <w:rPr>
          <w:i/>
          <w:iCs/>
          <w:lang w:val="en-US"/>
        </w:rPr>
        <w:t>335</w:t>
      </w:r>
      <w:r w:rsidRPr="007D51F3">
        <w:rPr>
          <w:lang w:val="en-US"/>
        </w:rPr>
        <w:t>, 122285. https://doi.org/10.1016/j.envpol.2023.122285</w:t>
      </w:r>
    </w:p>
    <w:p w14:paraId="1693234F" w14:textId="77777777" w:rsidR="007D51F3" w:rsidRPr="007D51F3" w:rsidRDefault="007D51F3" w:rsidP="007D51F3">
      <w:pPr>
        <w:pStyle w:val="Bibliography"/>
        <w:rPr>
          <w:lang w:val="en-US"/>
        </w:rPr>
      </w:pPr>
      <w:r w:rsidRPr="007D51F3">
        <w:rPr>
          <w:lang w:val="en-US"/>
        </w:rPr>
        <w:lastRenderedPageBreak/>
        <w:t xml:space="preserve">Padfield, D., O’Sullivan, H., &amp; Pawar, S. (2021). </w:t>
      </w:r>
      <w:r w:rsidRPr="007D51F3">
        <w:rPr>
          <w:i/>
          <w:iCs/>
          <w:lang w:val="en-US"/>
        </w:rPr>
        <w:t>rTPC</w:t>
      </w:r>
      <w:r w:rsidRPr="007D51F3">
        <w:rPr>
          <w:lang w:val="en-US"/>
        </w:rPr>
        <w:t xml:space="preserve"> and </w:t>
      </w:r>
      <w:r w:rsidRPr="007D51F3">
        <w:rPr>
          <w:i/>
          <w:iCs/>
          <w:lang w:val="en-US"/>
        </w:rPr>
        <w:t>nls.multstart</w:t>
      </w:r>
      <w:r w:rsidRPr="007D51F3">
        <w:rPr>
          <w:lang w:val="en-US"/>
        </w:rPr>
        <w:t xml:space="preserve">: A new pipeline to fit thermal performance curves in </w:t>
      </w:r>
      <w:r w:rsidRPr="007D51F3">
        <w:rPr>
          <w:smallCaps/>
          <w:lang w:val="en-US"/>
        </w:rPr>
        <w:t>r</w:t>
      </w:r>
      <w:r w:rsidRPr="007D51F3">
        <w:rPr>
          <w:lang w:val="en-US"/>
        </w:rPr>
        <w:t xml:space="preserve">. </w:t>
      </w:r>
      <w:r w:rsidRPr="007D51F3">
        <w:rPr>
          <w:i/>
          <w:iCs/>
          <w:lang w:val="en-US"/>
        </w:rPr>
        <w:t>Methods in Ecology and Evolution</w:t>
      </w:r>
      <w:r w:rsidRPr="007D51F3">
        <w:rPr>
          <w:lang w:val="en-US"/>
        </w:rPr>
        <w:t xml:space="preserve">, </w:t>
      </w:r>
      <w:r w:rsidRPr="007D51F3">
        <w:rPr>
          <w:i/>
          <w:iCs/>
          <w:lang w:val="en-US"/>
        </w:rPr>
        <w:t>12</w:t>
      </w:r>
      <w:r w:rsidRPr="007D51F3">
        <w:rPr>
          <w:lang w:val="en-US"/>
        </w:rPr>
        <w:t>(6), 1138–1143. https://doi.org/10.1111/2041-210X.13585</w:t>
      </w:r>
    </w:p>
    <w:p w14:paraId="25BE417A" w14:textId="77777777" w:rsidR="007D51F3" w:rsidRPr="007D51F3" w:rsidRDefault="007D51F3" w:rsidP="007D51F3">
      <w:pPr>
        <w:pStyle w:val="Bibliography"/>
        <w:rPr>
          <w:lang w:val="en-US"/>
        </w:rPr>
      </w:pPr>
      <w:r w:rsidRPr="007D51F3">
        <w:rPr>
          <w:lang w:val="en-US"/>
        </w:rPr>
        <w:t xml:space="preserve">Pagano, G., Guida, M., Trifuoggi, M., Thomas, P., Palumbo, A., Romano, G., &amp; Oral, R. (2017). Sea Urchin Bioassays in Toxicity Testing: I. Inorganics, Organics, Complex Mixtures and Natural Products. </w:t>
      </w:r>
      <w:r w:rsidRPr="007D51F3">
        <w:rPr>
          <w:i/>
          <w:iCs/>
          <w:lang w:val="en-US"/>
        </w:rPr>
        <w:t>Expert Opinion on Environmental Biology</w:t>
      </w:r>
      <w:r w:rsidRPr="007D51F3">
        <w:rPr>
          <w:lang w:val="en-US"/>
        </w:rPr>
        <w:t xml:space="preserve">, </w:t>
      </w:r>
      <w:r w:rsidRPr="007D51F3">
        <w:rPr>
          <w:i/>
          <w:iCs/>
          <w:lang w:val="en-US"/>
        </w:rPr>
        <w:t>06</w:t>
      </w:r>
      <w:r w:rsidRPr="007D51F3">
        <w:rPr>
          <w:lang w:val="en-US"/>
        </w:rPr>
        <w:t>(01). https://doi.org/10.4172/2325-9655.1000142</w:t>
      </w:r>
    </w:p>
    <w:p w14:paraId="0EE2AC81" w14:textId="77777777" w:rsidR="007D51F3" w:rsidRPr="00AA276C" w:rsidRDefault="007D51F3" w:rsidP="007D51F3">
      <w:pPr>
        <w:pStyle w:val="Bibliography"/>
        <w:rPr>
          <w:lang w:val="da-DK"/>
          <w:rPrChange w:id="357" w:author="Natalija Suhareva" w:date="2026-03-23T09:56:00Z" w16du:dateUtc="2026-03-23T08:56:00Z">
            <w:rPr>
              <w:lang w:val="en-US"/>
            </w:rPr>
          </w:rPrChange>
        </w:rPr>
      </w:pPr>
      <w:r w:rsidRPr="007D51F3">
        <w:rPr>
          <w:lang w:val="en-US"/>
        </w:rPr>
        <w:t>Paul, A. J., &amp; Bach, L. T. (2020). Universal response pattern of phytoplankton growth rates to increasing CO</w:t>
      </w:r>
      <w:r w:rsidRPr="007D51F3">
        <w:rPr>
          <w:vertAlign w:val="subscript"/>
          <w:lang w:val="en-US"/>
        </w:rPr>
        <w:t>2</w:t>
      </w:r>
      <w:r w:rsidRPr="007D51F3">
        <w:rPr>
          <w:lang w:val="en-US"/>
        </w:rPr>
        <w:t xml:space="preserve">. </w:t>
      </w:r>
      <w:r w:rsidRPr="00AA276C">
        <w:rPr>
          <w:i/>
          <w:iCs/>
          <w:lang w:val="da-DK"/>
          <w:rPrChange w:id="358" w:author="Natalija Suhareva" w:date="2026-03-23T09:56:00Z" w16du:dateUtc="2026-03-23T08:56:00Z">
            <w:rPr>
              <w:i/>
              <w:iCs/>
              <w:lang w:val="en-US"/>
            </w:rPr>
          </w:rPrChange>
        </w:rPr>
        <w:t>New Phytologist</w:t>
      </w:r>
      <w:r w:rsidRPr="00AA276C">
        <w:rPr>
          <w:lang w:val="da-DK"/>
          <w:rPrChange w:id="359" w:author="Natalija Suhareva" w:date="2026-03-23T09:56:00Z" w16du:dateUtc="2026-03-23T08:56:00Z">
            <w:rPr>
              <w:lang w:val="en-US"/>
            </w:rPr>
          </w:rPrChange>
        </w:rPr>
        <w:t xml:space="preserve">, </w:t>
      </w:r>
      <w:r w:rsidRPr="00AA276C">
        <w:rPr>
          <w:i/>
          <w:iCs/>
          <w:lang w:val="da-DK"/>
          <w:rPrChange w:id="360" w:author="Natalija Suhareva" w:date="2026-03-23T09:56:00Z" w16du:dateUtc="2026-03-23T08:56:00Z">
            <w:rPr>
              <w:i/>
              <w:iCs/>
              <w:lang w:val="en-US"/>
            </w:rPr>
          </w:rPrChange>
        </w:rPr>
        <w:t>228</w:t>
      </w:r>
      <w:r w:rsidRPr="00AA276C">
        <w:rPr>
          <w:lang w:val="da-DK"/>
          <w:rPrChange w:id="361" w:author="Natalija Suhareva" w:date="2026-03-23T09:56:00Z" w16du:dateUtc="2026-03-23T08:56:00Z">
            <w:rPr>
              <w:lang w:val="en-US"/>
            </w:rPr>
          </w:rPrChange>
        </w:rPr>
        <w:t>(6), 1710–1716. https://doi.org/10.1111/nph.16806</w:t>
      </w:r>
    </w:p>
    <w:p w14:paraId="290099C5" w14:textId="77777777" w:rsidR="007D51F3" w:rsidRPr="007D51F3" w:rsidRDefault="007D51F3" w:rsidP="007D51F3">
      <w:pPr>
        <w:pStyle w:val="Bibliography"/>
        <w:rPr>
          <w:lang w:val="en-US"/>
        </w:rPr>
      </w:pPr>
      <w:r w:rsidRPr="00AA276C">
        <w:rPr>
          <w:lang w:val="da-DK"/>
          <w:rPrChange w:id="362" w:author="Natalija Suhareva" w:date="2026-03-23T09:56:00Z" w16du:dateUtc="2026-03-23T08:56:00Z">
            <w:rPr>
              <w:lang w:val="en-US"/>
            </w:rPr>
          </w:rPrChange>
        </w:rPr>
        <w:t xml:space="preserve">Philibert, D., Parkerton, T., Marteinson, S., &amp; De Jourdan, B. (2021). </w:t>
      </w:r>
      <w:r w:rsidRPr="007D51F3">
        <w:rPr>
          <w:lang w:val="en-US"/>
        </w:rPr>
        <w:t>Assessing the Toxicity of Individual Aromatic Compounds and Mixtures to American Lobster (</w:t>
      </w:r>
      <w:r w:rsidRPr="007D51F3">
        <w:rPr>
          <w:i/>
          <w:iCs/>
          <w:lang w:val="en-US"/>
        </w:rPr>
        <w:t>Homarus americanus</w:t>
      </w:r>
      <w:r w:rsidRPr="007D51F3">
        <w:rPr>
          <w:lang w:val="en-US"/>
        </w:rPr>
        <w:t xml:space="preserve">) Larvae Using a Passive Dosing System. </w:t>
      </w:r>
      <w:r w:rsidRPr="007D51F3">
        <w:rPr>
          <w:i/>
          <w:iCs/>
          <w:lang w:val="en-US"/>
        </w:rPr>
        <w:t>Environmental Toxicology and Chemistry</w:t>
      </w:r>
      <w:r w:rsidRPr="007D51F3">
        <w:rPr>
          <w:lang w:val="en-US"/>
        </w:rPr>
        <w:t xml:space="preserve">, </w:t>
      </w:r>
      <w:r w:rsidRPr="007D51F3">
        <w:rPr>
          <w:i/>
          <w:iCs/>
          <w:lang w:val="en-US"/>
        </w:rPr>
        <w:t>40</w:t>
      </w:r>
      <w:r w:rsidRPr="007D51F3">
        <w:rPr>
          <w:lang w:val="en-US"/>
        </w:rPr>
        <w:t>(5), 1379–1388. https://doi.org/10.1002/etc.4988</w:t>
      </w:r>
    </w:p>
    <w:p w14:paraId="1717EA4B" w14:textId="77777777" w:rsidR="007D51F3" w:rsidRPr="001D07D9" w:rsidRDefault="007D51F3" w:rsidP="007D51F3">
      <w:pPr>
        <w:pStyle w:val="Bibliography"/>
        <w:rPr>
          <w:lang w:val="fr-FR"/>
          <w:rPrChange w:id="363" w:author="METIAN, Marc" w:date="2026-03-24T13:33:00Z" w16du:dateUtc="2026-03-24T12:33:00Z">
            <w:rPr>
              <w:lang w:val="en-US"/>
            </w:rPr>
          </w:rPrChange>
        </w:rPr>
      </w:pPr>
      <w:r w:rsidRPr="007D51F3">
        <w:rPr>
          <w:lang w:val="en-US"/>
        </w:rPr>
        <w:t xml:space="preserve">Pörtner, H.-O., Scholes, R. J., Agard, J., Archer, E., Arneth, A., Bai, X., Barnes, D., Burrows, M., Chan, L., Cheung, W. L. (William), Diamond, S., Donatti, C., Duarte, C., Eisenhauer, N., Foden, W., Gasalla, M. A., Handa, C., Hickler, T., Hoegh-Guldberg, O., … Ngo, H. (2021). </w:t>
      </w:r>
      <w:r w:rsidRPr="007D51F3">
        <w:rPr>
          <w:i/>
          <w:iCs/>
          <w:lang w:val="en-US"/>
        </w:rPr>
        <w:t>Scientific outcome of the IPBES-IPCC co-sponsored workshop on biodiversity and climate change</w:t>
      </w:r>
      <w:r w:rsidRPr="007D51F3">
        <w:rPr>
          <w:lang w:val="en-US"/>
        </w:rPr>
        <w:t xml:space="preserve"> (Version 5). </w:t>
      </w:r>
      <w:r w:rsidRPr="001D07D9">
        <w:rPr>
          <w:lang w:val="fr-FR"/>
          <w:rPrChange w:id="364" w:author="METIAN, Marc" w:date="2026-03-24T13:33:00Z" w16du:dateUtc="2026-03-24T12:33:00Z">
            <w:rPr>
              <w:lang w:val="en-US"/>
            </w:rPr>
          </w:rPrChange>
        </w:rPr>
        <w:t>Zenodo. https://doi.org/10.5281/ZENODO.4659158</w:t>
      </w:r>
    </w:p>
    <w:p w14:paraId="0B83FCEA" w14:textId="77777777" w:rsidR="007D51F3" w:rsidRPr="007D51F3" w:rsidRDefault="007D51F3" w:rsidP="007D51F3">
      <w:pPr>
        <w:pStyle w:val="Bibliography"/>
        <w:rPr>
          <w:lang w:val="en-US"/>
        </w:rPr>
      </w:pPr>
      <w:r w:rsidRPr="001D07D9">
        <w:rPr>
          <w:lang w:val="fr-FR"/>
          <w:rPrChange w:id="365" w:author="METIAN, Marc" w:date="2026-03-24T13:33:00Z" w16du:dateUtc="2026-03-24T12:33:00Z">
            <w:rPr>
              <w:lang w:val="en-US"/>
            </w:rPr>
          </w:rPrChange>
        </w:rPr>
        <w:t xml:space="preserve">Ruocco, N., Costantini, M., &amp; Santella, L. (2016). </w:t>
      </w:r>
      <w:r w:rsidRPr="007D51F3">
        <w:rPr>
          <w:lang w:val="en-US"/>
        </w:rPr>
        <w:t xml:space="preserve">New insights into negative effects of lithium on sea urchin Paracentrotus lividus embryos. </w:t>
      </w:r>
      <w:r w:rsidRPr="007D51F3">
        <w:rPr>
          <w:i/>
          <w:iCs/>
          <w:lang w:val="en-US"/>
        </w:rPr>
        <w:t>Scientific Reports</w:t>
      </w:r>
      <w:r w:rsidRPr="007D51F3">
        <w:rPr>
          <w:lang w:val="en-US"/>
        </w:rPr>
        <w:t xml:space="preserve">, </w:t>
      </w:r>
      <w:r w:rsidRPr="007D51F3">
        <w:rPr>
          <w:i/>
          <w:iCs/>
          <w:lang w:val="en-US"/>
        </w:rPr>
        <w:t>6</w:t>
      </w:r>
      <w:r w:rsidRPr="007D51F3">
        <w:rPr>
          <w:lang w:val="en-US"/>
        </w:rPr>
        <w:t>(1), 32157. https://doi.org/10.1038/srep32157</w:t>
      </w:r>
    </w:p>
    <w:p w14:paraId="618A634A" w14:textId="77777777" w:rsidR="007D51F3" w:rsidRPr="007D51F3" w:rsidRDefault="007D51F3" w:rsidP="007D51F3">
      <w:pPr>
        <w:pStyle w:val="Bibliography"/>
        <w:rPr>
          <w:lang w:val="en-US"/>
        </w:rPr>
      </w:pPr>
      <w:r w:rsidRPr="007D51F3">
        <w:rPr>
          <w:lang w:val="en-US"/>
        </w:rPr>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7D51F3">
        <w:rPr>
          <w:i/>
          <w:iCs/>
          <w:lang w:val="en-US"/>
        </w:rPr>
        <w:t>Nature Methods</w:t>
      </w:r>
      <w:r w:rsidRPr="007D51F3">
        <w:rPr>
          <w:lang w:val="en-US"/>
        </w:rPr>
        <w:t>. https://doi.org/10.1038/nmeth.2019</w:t>
      </w:r>
    </w:p>
    <w:p w14:paraId="150FF643" w14:textId="77777777" w:rsidR="007D51F3" w:rsidRPr="007D51F3" w:rsidRDefault="007D51F3" w:rsidP="007D51F3">
      <w:pPr>
        <w:pStyle w:val="Bibliography"/>
        <w:rPr>
          <w:lang w:val="en-US"/>
        </w:rPr>
      </w:pPr>
      <w:r w:rsidRPr="00AA276C">
        <w:rPr>
          <w:lang w:val="da-DK"/>
          <w:rPrChange w:id="366" w:author="Natalija Suhareva" w:date="2026-03-23T09:56:00Z" w16du:dateUtc="2026-03-23T08:56:00Z">
            <w:rPr>
              <w:lang w:val="en-US"/>
            </w:rPr>
          </w:rPrChange>
        </w:rPr>
        <w:lastRenderedPageBreak/>
        <w:t xml:space="preserve">Silva Romero, I., Bruno, J. F., Silbiger, N. J., &amp; Brandt, M. (2021). </w:t>
      </w:r>
      <w:r w:rsidRPr="007D51F3">
        <w:rPr>
          <w:lang w:val="en-US"/>
        </w:rPr>
        <w:t xml:space="preserve">Local conditions influence thermal sensitivity of pencil urchin populations (Eucidaris galapagensis) in the Galápagos Archipelago. </w:t>
      </w:r>
      <w:r w:rsidRPr="007D51F3">
        <w:rPr>
          <w:i/>
          <w:iCs/>
          <w:lang w:val="en-US"/>
        </w:rPr>
        <w:t>Marine Biology</w:t>
      </w:r>
      <w:r w:rsidRPr="007D51F3">
        <w:rPr>
          <w:lang w:val="en-US"/>
        </w:rPr>
        <w:t xml:space="preserve">, </w:t>
      </w:r>
      <w:r w:rsidRPr="007D51F3">
        <w:rPr>
          <w:i/>
          <w:iCs/>
          <w:lang w:val="en-US"/>
        </w:rPr>
        <w:t>168</w:t>
      </w:r>
      <w:r w:rsidRPr="007D51F3">
        <w:rPr>
          <w:lang w:val="en-US"/>
        </w:rPr>
        <w:t>(3), 34. https://doi.org/10.1007/s00227-021-03836-9</w:t>
      </w:r>
    </w:p>
    <w:p w14:paraId="20671CCB" w14:textId="77777777" w:rsidR="007D51F3" w:rsidRPr="001D07D9" w:rsidRDefault="007D51F3" w:rsidP="007D51F3">
      <w:pPr>
        <w:pStyle w:val="Bibliography"/>
        <w:rPr>
          <w:lang w:val="fr-FR"/>
          <w:rPrChange w:id="367" w:author="METIAN, Marc" w:date="2026-03-24T13:33:00Z" w16du:dateUtc="2026-03-24T12:33:00Z">
            <w:rPr>
              <w:lang w:val="en-US"/>
            </w:rPr>
          </w:rPrChange>
        </w:rPr>
      </w:pPr>
      <w:r w:rsidRPr="007D51F3">
        <w:rPr>
          <w:lang w:val="en-US"/>
        </w:rPr>
        <w:t xml:space="preserve">Stockbridge, J., Jones, A. R., &amp; Gillanders, B. M. (2020). A meta-analysis of multiple stressors on seagrasses in the context of marine spatial cumulative impacts assessment. </w:t>
      </w:r>
      <w:r w:rsidRPr="001D07D9">
        <w:rPr>
          <w:i/>
          <w:iCs/>
          <w:lang w:val="fr-FR"/>
          <w:rPrChange w:id="368" w:author="METIAN, Marc" w:date="2026-03-24T13:33:00Z" w16du:dateUtc="2026-03-24T12:33:00Z">
            <w:rPr>
              <w:i/>
              <w:iCs/>
              <w:lang w:val="en-US"/>
            </w:rPr>
          </w:rPrChange>
        </w:rPr>
        <w:t>Scientific Reports</w:t>
      </w:r>
      <w:r w:rsidRPr="001D07D9">
        <w:rPr>
          <w:lang w:val="fr-FR"/>
          <w:rPrChange w:id="369" w:author="METIAN, Marc" w:date="2026-03-24T13:33:00Z" w16du:dateUtc="2026-03-24T12:33:00Z">
            <w:rPr>
              <w:lang w:val="en-US"/>
            </w:rPr>
          </w:rPrChange>
        </w:rPr>
        <w:t xml:space="preserve">, </w:t>
      </w:r>
      <w:r w:rsidRPr="001D07D9">
        <w:rPr>
          <w:i/>
          <w:iCs/>
          <w:lang w:val="fr-FR"/>
          <w:rPrChange w:id="370" w:author="METIAN, Marc" w:date="2026-03-24T13:33:00Z" w16du:dateUtc="2026-03-24T12:33:00Z">
            <w:rPr>
              <w:i/>
              <w:iCs/>
              <w:lang w:val="en-US"/>
            </w:rPr>
          </w:rPrChange>
        </w:rPr>
        <w:t>10</w:t>
      </w:r>
      <w:r w:rsidRPr="001D07D9">
        <w:rPr>
          <w:lang w:val="fr-FR"/>
          <w:rPrChange w:id="371" w:author="METIAN, Marc" w:date="2026-03-24T13:33:00Z" w16du:dateUtc="2026-03-24T12:33:00Z">
            <w:rPr>
              <w:lang w:val="en-US"/>
            </w:rPr>
          </w:rPrChange>
        </w:rPr>
        <w:t>(1). https://doi.org/10.1038/s41598-020-68801-w</w:t>
      </w:r>
    </w:p>
    <w:p w14:paraId="2EC850EB" w14:textId="77777777" w:rsidR="007D51F3" w:rsidRPr="007D51F3" w:rsidRDefault="007D51F3" w:rsidP="007D51F3">
      <w:pPr>
        <w:pStyle w:val="Bibliography"/>
        <w:rPr>
          <w:lang w:val="en-US"/>
        </w:rPr>
      </w:pPr>
      <w:r w:rsidRPr="001D07D9">
        <w:rPr>
          <w:lang w:val="fr-FR"/>
          <w:rPrChange w:id="372" w:author="METIAN, Marc" w:date="2026-03-24T13:33:00Z" w16du:dateUtc="2026-03-24T12:33:00Z">
            <w:rPr>
              <w:lang w:val="en-US"/>
            </w:rPr>
          </w:rPrChange>
        </w:rPr>
        <w:t xml:space="preserve">Tekin, E., Diamant, E. S., Cruz‐Loya, M., Enriquez, V., Singh, N., Savage, V. M., &amp; Yeh, P. J. (2020). </w:t>
      </w:r>
      <w:r w:rsidRPr="007D51F3">
        <w:rPr>
          <w:lang w:val="en-US"/>
        </w:rPr>
        <w:t xml:space="preserve">Using a newly introduced framework to measure ecological stressor interactions. </w:t>
      </w:r>
      <w:r w:rsidRPr="007D51F3">
        <w:rPr>
          <w:i/>
          <w:iCs/>
          <w:lang w:val="en-US"/>
        </w:rPr>
        <w:t>Ecology Letters</w:t>
      </w:r>
      <w:r w:rsidRPr="007D51F3">
        <w:rPr>
          <w:lang w:val="en-US"/>
        </w:rPr>
        <w:t xml:space="preserve">, </w:t>
      </w:r>
      <w:r w:rsidRPr="007D51F3">
        <w:rPr>
          <w:i/>
          <w:iCs/>
          <w:lang w:val="en-US"/>
        </w:rPr>
        <w:t>23</w:t>
      </w:r>
      <w:r w:rsidRPr="007D51F3">
        <w:rPr>
          <w:lang w:val="en-US"/>
        </w:rPr>
        <w:t>(9), 1391–1403. https://doi.org/10.1111/ele.13533</w:t>
      </w:r>
    </w:p>
    <w:p w14:paraId="55D5118D" w14:textId="77777777" w:rsidR="007D51F3" w:rsidRPr="007D51F3" w:rsidRDefault="007D51F3" w:rsidP="007D51F3">
      <w:pPr>
        <w:pStyle w:val="Bibliography"/>
        <w:rPr>
          <w:lang w:val="en-US"/>
        </w:rPr>
      </w:pPr>
      <w:r w:rsidRPr="007D51F3">
        <w:rPr>
          <w:lang w:val="en-US"/>
        </w:rPr>
        <w:t xml:space="preserve">Thibon, F., Weppe, L., Churlaud, C., Lacoue-Labarthe, T., Gasparini, S., Cherel, Y., Bustamante, P., &amp; Vigier, N. (2023). Lithium isotopes in marine food webs: Effect of ecological and environmental parameters. </w:t>
      </w:r>
      <w:r w:rsidRPr="007D51F3">
        <w:rPr>
          <w:i/>
          <w:iCs/>
          <w:lang w:val="en-US"/>
        </w:rPr>
        <w:t>Frontiers in Environmental Chemistry</w:t>
      </w:r>
      <w:r w:rsidRPr="007D51F3">
        <w:rPr>
          <w:lang w:val="en-US"/>
        </w:rPr>
        <w:t xml:space="preserve">, </w:t>
      </w:r>
      <w:r w:rsidRPr="007D51F3">
        <w:rPr>
          <w:i/>
          <w:iCs/>
          <w:lang w:val="en-US"/>
        </w:rPr>
        <w:t>3</w:t>
      </w:r>
      <w:r w:rsidRPr="007D51F3">
        <w:rPr>
          <w:lang w:val="en-US"/>
        </w:rPr>
        <w:t>, 1060651. https://doi.org/10.3389/fenvc.2022.1060651</w:t>
      </w:r>
    </w:p>
    <w:p w14:paraId="6A0F2151" w14:textId="77777777" w:rsidR="007D51F3" w:rsidRPr="007D51F3" w:rsidRDefault="007D51F3" w:rsidP="007D51F3">
      <w:pPr>
        <w:pStyle w:val="Bibliography"/>
        <w:rPr>
          <w:lang w:val="en-US"/>
        </w:rPr>
      </w:pPr>
      <w:r w:rsidRPr="007D51F3">
        <w:rPr>
          <w:lang w:val="en-US"/>
        </w:rPr>
        <w:t xml:space="preserve">Vargas, C. A., Cuevas, L. A., Broitman, B. R., San Martin, V. A., Lagos, N. A., Gaitán-Espitia, J. D., &amp; Dupont, S. (2022). Upper environmental pCO2 drives sensitivity to ocean acidification in marine invertebrates. </w:t>
      </w:r>
      <w:r w:rsidRPr="007D51F3">
        <w:rPr>
          <w:i/>
          <w:iCs/>
          <w:lang w:val="en-US"/>
        </w:rPr>
        <w:t>Nature Climate Change</w:t>
      </w:r>
      <w:r w:rsidRPr="007D51F3">
        <w:rPr>
          <w:lang w:val="en-US"/>
        </w:rPr>
        <w:t xml:space="preserve">, </w:t>
      </w:r>
      <w:r w:rsidRPr="007D51F3">
        <w:rPr>
          <w:i/>
          <w:iCs/>
          <w:lang w:val="en-US"/>
        </w:rPr>
        <w:t>12</w:t>
      </w:r>
      <w:r w:rsidRPr="007D51F3">
        <w:rPr>
          <w:lang w:val="en-US"/>
        </w:rPr>
        <w:t>(2), 200–207.</w:t>
      </w:r>
    </w:p>
    <w:p w14:paraId="617E0B1F" w14:textId="77777777" w:rsidR="007D51F3" w:rsidRPr="007D51F3" w:rsidRDefault="007D51F3" w:rsidP="007D51F3">
      <w:pPr>
        <w:pStyle w:val="Bibliography"/>
        <w:rPr>
          <w:lang w:val="en-US"/>
        </w:rPr>
      </w:pPr>
      <w:r w:rsidRPr="007D51F3">
        <w:rPr>
          <w:lang w:val="en-US"/>
        </w:rPr>
        <w:t xml:space="preserve">Vargas, C. A., Lagos, N. A., Lardies, M. A., Duarte, C., Manríquez, P. H., Aguilera, V. M., Broitman, B., Widdicombe, S., &amp; Dupont, S. (2017). Species-specific responses to ocean acidification should account for local adaptation and adaptive plasticity. </w:t>
      </w:r>
      <w:r w:rsidRPr="007D51F3">
        <w:rPr>
          <w:i/>
          <w:iCs/>
          <w:lang w:val="en-US"/>
        </w:rPr>
        <w:t>Nature Ecology &amp; Evolution</w:t>
      </w:r>
      <w:r w:rsidRPr="007D51F3">
        <w:rPr>
          <w:lang w:val="en-US"/>
        </w:rPr>
        <w:t xml:space="preserve">, </w:t>
      </w:r>
      <w:r w:rsidRPr="007D51F3">
        <w:rPr>
          <w:i/>
          <w:iCs/>
          <w:lang w:val="en-US"/>
        </w:rPr>
        <w:t>1</w:t>
      </w:r>
      <w:r w:rsidRPr="007D51F3">
        <w:rPr>
          <w:lang w:val="en-US"/>
        </w:rPr>
        <w:t>(4), 0084. https://doi.org/10.1038/s41559-017-0084</w:t>
      </w:r>
    </w:p>
    <w:p w14:paraId="3B7D9747" w14:textId="77777777" w:rsidR="007D51F3" w:rsidRPr="007D51F3" w:rsidRDefault="007D51F3" w:rsidP="007D51F3">
      <w:pPr>
        <w:pStyle w:val="Bibliography"/>
        <w:rPr>
          <w:lang w:val="en-US"/>
        </w:rPr>
      </w:pPr>
      <w:r w:rsidRPr="007D51F3">
        <w:rPr>
          <w:lang w:val="en-US"/>
        </w:rPr>
        <w:t xml:space="preserve">Wang, L., Wang, F., &amp; Ma, Y. (2025). Combined effects of ocean acidification and copper exposure on the polyps of moon jellyfish Aurelia coerulea. </w:t>
      </w:r>
      <w:r w:rsidRPr="007D51F3">
        <w:rPr>
          <w:i/>
          <w:iCs/>
          <w:lang w:val="en-US"/>
        </w:rPr>
        <w:t>Ecotoxicology</w:t>
      </w:r>
      <w:r w:rsidRPr="007D51F3">
        <w:rPr>
          <w:lang w:val="en-US"/>
        </w:rPr>
        <w:t xml:space="preserve">, </w:t>
      </w:r>
      <w:r w:rsidRPr="007D51F3">
        <w:rPr>
          <w:i/>
          <w:iCs/>
          <w:lang w:val="en-US"/>
        </w:rPr>
        <w:t>34</w:t>
      </w:r>
      <w:r w:rsidRPr="007D51F3">
        <w:rPr>
          <w:lang w:val="en-US"/>
        </w:rPr>
        <w:t>(5), 712–724. https://doi.org/10.1007/s10646-025-02869-w</w:t>
      </w:r>
    </w:p>
    <w:p w14:paraId="5C2151AA" w14:textId="77777777" w:rsidR="007D51F3" w:rsidRPr="007D51F3" w:rsidRDefault="007D51F3" w:rsidP="007D51F3">
      <w:pPr>
        <w:pStyle w:val="Bibliography"/>
        <w:rPr>
          <w:lang w:val="en-US"/>
        </w:rPr>
      </w:pPr>
      <w:r w:rsidRPr="007D51F3">
        <w:rPr>
          <w:lang w:val="en-US"/>
        </w:rPr>
        <w:t xml:space="preserve">Wang, N., Wang, X. C., &amp; Ma, X. (2015). Characteristics of concentration–inhibition curves of individual chemicals and applicability of the concentration addition model for mixture </w:t>
      </w:r>
      <w:r w:rsidRPr="007D51F3">
        <w:rPr>
          <w:lang w:val="en-US"/>
        </w:rPr>
        <w:lastRenderedPageBreak/>
        <w:t xml:space="preserve">toxicity prediction. </w:t>
      </w:r>
      <w:r w:rsidRPr="007D51F3">
        <w:rPr>
          <w:i/>
          <w:iCs/>
          <w:lang w:val="en-US"/>
        </w:rPr>
        <w:t>Ecotoxicology and Environmental Safety</w:t>
      </w:r>
      <w:r w:rsidRPr="007D51F3">
        <w:rPr>
          <w:lang w:val="en-US"/>
        </w:rPr>
        <w:t xml:space="preserve">, </w:t>
      </w:r>
      <w:r w:rsidRPr="007D51F3">
        <w:rPr>
          <w:i/>
          <w:iCs/>
          <w:lang w:val="en-US"/>
        </w:rPr>
        <w:t>113</w:t>
      </w:r>
      <w:r w:rsidRPr="007D51F3">
        <w:rPr>
          <w:lang w:val="en-US"/>
        </w:rPr>
        <w:t>, 176–182. https://doi.org/10.1016/j.ecoenv.2014.12.008</w:t>
      </w:r>
    </w:p>
    <w:p w14:paraId="54D42EB2" w14:textId="0546BC8E" w:rsidR="007F30A3" w:rsidRPr="00E36945" w:rsidRDefault="00E36945" w:rsidP="007D51F3">
      <w:pPr>
        <w:pStyle w:val="Bibliography"/>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pPr>
        <w:pStyle w:val="Heading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eastAsia="Arial"/>
        </w:rPr>
      </w:pPr>
      <w:r w:rsidRPr="007F30A3">
        <w:rPr>
          <w:rFonts w:eastAsia="Arial"/>
          <w:b/>
        </w:rPr>
        <w:t>Table S1</w:t>
      </w:r>
      <w:r w:rsidRPr="007F30A3">
        <w:rPr>
          <w:rFonts w:eastAsia="Arial"/>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eastAsia="Arial"/>
              </w:rPr>
            </w:pPr>
            <w:r w:rsidRPr="007F30A3">
              <w:rPr>
                <w:rFonts w:eastAsia="Arial"/>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eastAsia="Arial"/>
              </w:rPr>
            </w:pPr>
            <w:r w:rsidRPr="007F30A3">
              <w:rPr>
                <w:rFonts w:eastAsia="Arial"/>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eastAsia="Arial"/>
              </w:rPr>
            </w:pPr>
            <w:r w:rsidRPr="007F30A3">
              <w:rPr>
                <w:rFonts w:eastAsia="Arial"/>
              </w:rPr>
              <w:t>Wavelength</w:t>
            </w:r>
          </w:p>
        </w:tc>
        <w:tc>
          <w:tcPr>
            <w:tcW w:w="4247" w:type="dxa"/>
            <w:tcBorders>
              <w:top w:val="single" w:sz="4" w:space="0" w:color="000000"/>
            </w:tcBorders>
          </w:tcPr>
          <w:p w14:paraId="0000032B" w14:textId="77777777" w:rsidR="00F1663E" w:rsidRPr="007F30A3" w:rsidRDefault="00275014">
            <w:pPr>
              <w:jc w:val="both"/>
              <w:rPr>
                <w:rFonts w:eastAsia="Arial"/>
              </w:rPr>
            </w:pPr>
            <w:r w:rsidRPr="007F30A3">
              <w:rPr>
                <w:rFonts w:eastAsia="Arial"/>
              </w:rPr>
              <w:t>670.79 nm</w:t>
            </w:r>
          </w:p>
        </w:tc>
      </w:tr>
      <w:tr w:rsidR="00F1663E" w:rsidRPr="007F30A3" w14:paraId="3AAC3C67" w14:textId="77777777">
        <w:tc>
          <w:tcPr>
            <w:tcW w:w="4247" w:type="dxa"/>
          </w:tcPr>
          <w:p w14:paraId="0000032C" w14:textId="77777777" w:rsidR="00F1663E" w:rsidRPr="007F30A3" w:rsidRDefault="00275014">
            <w:pPr>
              <w:jc w:val="both"/>
              <w:rPr>
                <w:rFonts w:eastAsia="Arial"/>
              </w:rPr>
            </w:pPr>
            <w:r w:rsidRPr="007F30A3">
              <w:rPr>
                <w:rFonts w:eastAsia="Arial"/>
              </w:rPr>
              <w:t>Plasma power</w:t>
            </w:r>
          </w:p>
        </w:tc>
        <w:tc>
          <w:tcPr>
            <w:tcW w:w="4247" w:type="dxa"/>
          </w:tcPr>
          <w:p w14:paraId="0000032D" w14:textId="77777777" w:rsidR="00F1663E" w:rsidRPr="007F30A3" w:rsidRDefault="00275014">
            <w:pPr>
              <w:jc w:val="both"/>
              <w:rPr>
                <w:rFonts w:eastAsia="Arial"/>
              </w:rPr>
            </w:pPr>
            <w:r w:rsidRPr="007F30A3">
              <w:rPr>
                <w:rFonts w:eastAsia="Arial"/>
              </w:rPr>
              <w:t>1300 W</w:t>
            </w:r>
          </w:p>
        </w:tc>
      </w:tr>
      <w:tr w:rsidR="00F1663E" w:rsidRPr="007F30A3" w14:paraId="7C96104F" w14:textId="77777777">
        <w:tc>
          <w:tcPr>
            <w:tcW w:w="4247" w:type="dxa"/>
          </w:tcPr>
          <w:p w14:paraId="0000032E" w14:textId="77777777" w:rsidR="00F1663E" w:rsidRPr="007F30A3" w:rsidRDefault="00275014">
            <w:pPr>
              <w:jc w:val="both"/>
              <w:rPr>
                <w:rFonts w:eastAsia="Arial"/>
              </w:rPr>
            </w:pPr>
            <w:r w:rsidRPr="007F30A3">
              <w:rPr>
                <w:rFonts w:eastAsia="Arial"/>
              </w:rPr>
              <w:t>Plasma gas</w:t>
            </w:r>
          </w:p>
        </w:tc>
        <w:tc>
          <w:tcPr>
            <w:tcW w:w="4247" w:type="dxa"/>
          </w:tcPr>
          <w:p w14:paraId="0000032F" w14:textId="02421451" w:rsidR="00F1663E" w:rsidRPr="007F30A3" w:rsidRDefault="00275014">
            <w:pPr>
              <w:jc w:val="both"/>
              <w:rPr>
                <w:rFonts w:eastAsia="Arial"/>
              </w:rPr>
            </w:pPr>
            <w:r w:rsidRPr="007F30A3">
              <w:rPr>
                <w:rFonts w:eastAsia="Arial"/>
              </w:rPr>
              <w:t>14 L</w:t>
            </w:r>
            <w:ins w:id="373" w:author="METIAN, Marc" w:date="2026-03-24T15:43:00Z" w16du:dateUtc="2026-03-24T14:43:00Z">
              <w:r w:rsidR="00585E7C">
                <w:rPr>
                  <w:rFonts w:eastAsia="Arial"/>
                </w:rPr>
                <w:t xml:space="preserve"> </w:t>
              </w:r>
            </w:ins>
            <w:del w:id="374" w:author="METIAN, Marc" w:date="2026-03-24T15:43:00Z" w16du:dateUtc="2026-03-24T14:43:00Z">
              <w:r w:rsidRPr="007F30A3" w:rsidDel="00585E7C">
                <w:rPr>
                  <w:rFonts w:eastAsia="Arial"/>
                </w:rPr>
                <w:delText>/</w:delText>
              </w:r>
            </w:del>
            <w:r w:rsidRPr="007F30A3">
              <w:rPr>
                <w:rFonts w:eastAsia="Arial"/>
              </w:rPr>
              <w:t>min</w:t>
            </w:r>
            <w:ins w:id="375" w:author="METIAN, Marc" w:date="2026-03-24T15:43:00Z" w16du:dateUtc="2026-03-24T14:43:00Z">
              <w:r w:rsidR="00585E7C" w:rsidRPr="00585E7C">
                <w:rPr>
                  <w:rFonts w:eastAsia="Arial"/>
                  <w:vertAlign w:val="superscript"/>
                  <w:rPrChange w:id="376" w:author="METIAN, Marc" w:date="2026-03-24T15:43:00Z" w16du:dateUtc="2026-03-24T14:43:00Z">
                    <w:rPr>
                      <w:rFonts w:eastAsia="Arial"/>
                    </w:rPr>
                  </w:rPrChange>
                </w:rPr>
                <w:t>-1</w:t>
              </w:r>
            </w:ins>
          </w:p>
        </w:tc>
      </w:tr>
      <w:tr w:rsidR="00F1663E" w:rsidRPr="007F30A3" w14:paraId="23FC9F30" w14:textId="77777777">
        <w:tc>
          <w:tcPr>
            <w:tcW w:w="4247" w:type="dxa"/>
          </w:tcPr>
          <w:p w14:paraId="00000330" w14:textId="77777777" w:rsidR="00F1663E" w:rsidRPr="007F30A3" w:rsidRDefault="00275014">
            <w:pPr>
              <w:jc w:val="both"/>
              <w:rPr>
                <w:rFonts w:eastAsia="Arial"/>
              </w:rPr>
            </w:pPr>
            <w:r w:rsidRPr="007F30A3">
              <w:rPr>
                <w:rFonts w:eastAsia="Arial"/>
              </w:rPr>
              <w:t>Auxiliary gas</w:t>
            </w:r>
          </w:p>
        </w:tc>
        <w:tc>
          <w:tcPr>
            <w:tcW w:w="4247" w:type="dxa"/>
          </w:tcPr>
          <w:p w14:paraId="00000331" w14:textId="7FEE4B80" w:rsidR="00F1663E" w:rsidRPr="007F30A3" w:rsidRDefault="00275014">
            <w:pPr>
              <w:jc w:val="both"/>
              <w:rPr>
                <w:rFonts w:eastAsia="Arial"/>
              </w:rPr>
            </w:pPr>
            <w:r w:rsidRPr="007F30A3">
              <w:rPr>
                <w:rFonts w:eastAsia="Arial"/>
              </w:rPr>
              <w:t>0.5 L</w:t>
            </w:r>
            <w:ins w:id="377" w:author="METIAN, Marc" w:date="2026-03-24T15:43:00Z" w16du:dateUtc="2026-03-24T14:43:00Z">
              <w:r w:rsidR="00585E7C">
                <w:rPr>
                  <w:rFonts w:eastAsia="Arial"/>
                </w:rPr>
                <w:t xml:space="preserve"> </w:t>
              </w:r>
            </w:ins>
            <w:del w:id="378" w:author="METIAN, Marc" w:date="2026-03-24T15:43:00Z" w16du:dateUtc="2026-03-24T14:43:00Z">
              <w:r w:rsidRPr="007F30A3" w:rsidDel="00585E7C">
                <w:rPr>
                  <w:rFonts w:eastAsia="Arial"/>
                </w:rPr>
                <w:delText>/</w:delText>
              </w:r>
            </w:del>
            <w:r w:rsidRPr="007F30A3">
              <w:rPr>
                <w:rFonts w:eastAsia="Arial"/>
              </w:rPr>
              <w:t>min</w:t>
            </w:r>
            <w:ins w:id="379" w:author="METIAN, Marc" w:date="2026-03-24T15:43:00Z" w16du:dateUtc="2026-03-24T14:43:00Z">
              <w:r w:rsidR="00585E7C" w:rsidRPr="006F71F3">
                <w:rPr>
                  <w:rFonts w:eastAsia="Arial"/>
                  <w:vertAlign w:val="superscript"/>
                </w:rPr>
                <w:t>-1</w:t>
              </w:r>
            </w:ins>
          </w:p>
        </w:tc>
      </w:tr>
      <w:tr w:rsidR="00F1663E" w:rsidRPr="007F30A3" w14:paraId="2D73AAE9" w14:textId="77777777">
        <w:tc>
          <w:tcPr>
            <w:tcW w:w="4247" w:type="dxa"/>
          </w:tcPr>
          <w:p w14:paraId="00000332" w14:textId="77777777" w:rsidR="00F1663E" w:rsidRPr="007F30A3" w:rsidRDefault="00275014">
            <w:pPr>
              <w:jc w:val="both"/>
              <w:rPr>
                <w:rFonts w:eastAsia="Arial"/>
              </w:rPr>
            </w:pPr>
            <w:r w:rsidRPr="007F30A3">
              <w:rPr>
                <w:rFonts w:eastAsia="Arial"/>
              </w:rPr>
              <w:t>Nebulizer gas</w:t>
            </w:r>
          </w:p>
        </w:tc>
        <w:tc>
          <w:tcPr>
            <w:tcW w:w="4247" w:type="dxa"/>
          </w:tcPr>
          <w:p w14:paraId="00000333" w14:textId="170967AE" w:rsidR="00F1663E" w:rsidRPr="007F30A3" w:rsidRDefault="00275014">
            <w:pPr>
              <w:jc w:val="both"/>
              <w:rPr>
                <w:rFonts w:eastAsia="Arial"/>
              </w:rPr>
            </w:pPr>
            <w:r w:rsidRPr="007F30A3">
              <w:rPr>
                <w:rFonts w:eastAsia="Arial"/>
              </w:rPr>
              <w:t>0.6 L</w:t>
            </w:r>
            <w:ins w:id="380" w:author="METIAN, Marc" w:date="2026-03-24T15:43:00Z" w16du:dateUtc="2026-03-24T14:43:00Z">
              <w:r w:rsidR="00585E7C">
                <w:rPr>
                  <w:rFonts w:eastAsia="Arial"/>
                </w:rPr>
                <w:t xml:space="preserve"> </w:t>
              </w:r>
            </w:ins>
            <w:del w:id="381" w:author="METIAN, Marc" w:date="2026-03-24T15:43:00Z" w16du:dateUtc="2026-03-24T14:43:00Z">
              <w:r w:rsidRPr="007F30A3" w:rsidDel="00585E7C">
                <w:rPr>
                  <w:rFonts w:eastAsia="Arial"/>
                </w:rPr>
                <w:delText>/</w:delText>
              </w:r>
            </w:del>
            <w:r w:rsidRPr="007F30A3">
              <w:rPr>
                <w:rFonts w:eastAsia="Arial"/>
              </w:rPr>
              <w:t>min</w:t>
            </w:r>
            <w:ins w:id="382" w:author="METIAN, Marc" w:date="2026-03-24T15:43:00Z" w16du:dateUtc="2026-03-24T14:43:00Z">
              <w:r w:rsidR="00585E7C" w:rsidRPr="006F71F3">
                <w:rPr>
                  <w:rFonts w:eastAsia="Arial"/>
                  <w:vertAlign w:val="superscript"/>
                </w:rPr>
                <w:t>-1</w:t>
              </w:r>
            </w:ins>
          </w:p>
        </w:tc>
      </w:tr>
      <w:tr w:rsidR="00F1663E" w:rsidRPr="007F30A3" w14:paraId="49708882" w14:textId="77777777">
        <w:tc>
          <w:tcPr>
            <w:tcW w:w="4247" w:type="dxa"/>
          </w:tcPr>
          <w:p w14:paraId="00000334" w14:textId="77777777" w:rsidR="00F1663E" w:rsidRPr="007F30A3" w:rsidRDefault="00275014">
            <w:pPr>
              <w:jc w:val="both"/>
              <w:rPr>
                <w:rFonts w:eastAsia="Arial"/>
              </w:rPr>
            </w:pPr>
            <w:r w:rsidRPr="007F30A3">
              <w:rPr>
                <w:rFonts w:eastAsia="Arial"/>
              </w:rPr>
              <w:t>Radial offset</w:t>
            </w:r>
          </w:p>
        </w:tc>
        <w:tc>
          <w:tcPr>
            <w:tcW w:w="4247" w:type="dxa"/>
          </w:tcPr>
          <w:p w14:paraId="00000335" w14:textId="77777777" w:rsidR="00F1663E" w:rsidRPr="007F30A3" w:rsidRDefault="00275014">
            <w:pPr>
              <w:jc w:val="both"/>
              <w:rPr>
                <w:rFonts w:eastAsia="Arial"/>
              </w:rPr>
            </w:pPr>
            <w:r w:rsidRPr="007F30A3">
              <w:rPr>
                <w:rFonts w:eastAsia="Arial"/>
              </w:rPr>
              <w:t>15 mm</w:t>
            </w:r>
          </w:p>
        </w:tc>
      </w:tr>
      <w:tr w:rsidR="00F1663E" w:rsidRPr="007F30A3" w14:paraId="7D31B139" w14:textId="77777777">
        <w:tc>
          <w:tcPr>
            <w:tcW w:w="4247" w:type="dxa"/>
          </w:tcPr>
          <w:p w14:paraId="00000336" w14:textId="77777777" w:rsidR="00F1663E" w:rsidRPr="007F30A3" w:rsidRDefault="00275014">
            <w:pPr>
              <w:jc w:val="both"/>
              <w:rPr>
                <w:rFonts w:eastAsia="Arial"/>
              </w:rPr>
            </w:pPr>
            <w:r w:rsidRPr="007F30A3">
              <w:rPr>
                <w:rFonts w:eastAsia="Arial"/>
              </w:rPr>
              <w:t>Read time radial</w:t>
            </w:r>
          </w:p>
        </w:tc>
        <w:tc>
          <w:tcPr>
            <w:tcW w:w="4247" w:type="dxa"/>
          </w:tcPr>
          <w:p w14:paraId="00000337" w14:textId="32032D27" w:rsidR="00F1663E" w:rsidRPr="007F30A3" w:rsidRDefault="00275014">
            <w:pPr>
              <w:jc w:val="both"/>
              <w:rPr>
                <w:rFonts w:eastAsia="Arial"/>
              </w:rPr>
            </w:pPr>
            <w:r w:rsidRPr="007F30A3">
              <w:rPr>
                <w:rFonts w:eastAsia="Arial"/>
              </w:rPr>
              <w:t>1</w:t>
            </w:r>
            <w:ins w:id="383" w:author="METIAN, Marc" w:date="2026-03-24T15:44:00Z" w16du:dateUtc="2026-03-24T14:44:00Z">
              <w:r w:rsidR="00585E7C">
                <w:rPr>
                  <w:rFonts w:eastAsia="Arial"/>
                </w:rPr>
                <w:t xml:space="preserve"> </w:t>
              </w:r>
            </w:ins>
            <w:r w:rsidRPr="007F30A3">
              <w:rPr>
                <w:rFonts w:eastAsia="Arial"/>
              </w:rPr>
              <w:t>sec</w:t>
            </w:r>
          </w:p>
        </w:tc>
      </w:tr>
      <w:tr w:rsidR="00F1663E" w:rsidRPr="007F30A3" w14:paraId="7668DB47" w14:textId="77777777">
        <w:tc>
          <w:tcPr>
            <w:tcW w:w="4247" w:type="dxa"/>
          </w:tcPr>
          <w:p w14:paraId="00000338" w14:textId="77777777" w:rsidR="00F1663E" w:rsidRPr="007F30A3" w:rsidRDefault="00275014">
            <w:pPr>
              <w:jc w:val="both"/>
              <w:rPr>
                <w:rFonts w:eastAsia="Arial"/>
              </w:rPr>
            </w:pPr>
            <w:r w:rsidRPr="007F30A3">
              <w:rPr>
                <w:rFonts w:eastAsia="Arial"/>
              </w:rPr>
              <w:t>Read time axial</w:t>
            </w:r>
          </w:p>
        </w:tc>
        <w:tc>
          <w:tcPr>
            <w:tcW w:w="4247" w:type="dxa"/>
          </w:tcPr>
          <w:p w14:paraId="00000339" w14:textId="77777777" w:rsidR="00F1663E" w:rsidRPr="007F30A3" w:rsidRDefault="00275014">
            <w:pPr>
              <w:jc w:val="both"/>
              <w:rPr>
                <w:rFonts w:eastAsia="Arial"/>
              </w:rPr>
            </w:pPr>
            <w:r w:rsidRPr="007F30A3">
              <w:rPr>
                <w:rFonts w:eastAsia="Arial"/>
              </w:rPr>
              <w:t>3 sec</w:t>
            </w:r>
          </w:p>
        </w:tc>
      </w:tr>
      <w:tr w:rsidR="00F1663E" w:rsidRPr="007F30A3" w14:paraId="2FB1317F" w14:textId="77777777">
        <w:tc>
          <w:tcPr>
            <w:tcW w:w="4247" w:type="dxa"/>
          </w:tcPr>
          <w:p w14:paraId="0000033A" w14:textId="77777777" w:rsidR="00F1663E" w:rsidRPr="007F30A3" w:rsidRDefault="00275014">
            <w:pPr>
              <w:jc w:val="both"/>
              <w:rPr>
                <w:rFonts w:eastAsia="Arial"/>
              </w:rPr>
            </w:pPr>
            <w:r w:rsidRPr="007F30A3">
              <w:rPr>
                <w:rFonts w:eastAsia="Arial"/>
              </w:rPr>
              <w:t>Peak evaluation</w:t>
            </w:r>
          </w:p>
        </w:tc>
        <w:tc>
          <w:tcPr>
            <w:tcW w:w="4247" w:type="dxa"/>
          </w:tcPr>
          <w:p w14:paraId="0000033B" w14:textId="77777777" w:rsidR="00F1663E" w:rsidRPr="007F30A3" w:rsidRDefault="00275014">
            <w:pPr>
              <w:jc w:val="both"/>
              <w:rPr>
                <w:rFonts w:eastAsia="Arial"/>
              </w:rPr>
            </w:pPr>
            <w:r w:rsidRPr="007F30A3">
              <w:rPr>
                <w:rFonts w:eastAsia="Arial"/>
              </w:rPr>
              <w:t xml:space="preserve">3 pixels </w:t>
            </w:r>
          </w:p>
        </w:tc>
      </w:tr>
    </w:tbl>
    <w:p w14:paraId="0000033C" w14:textId="77777777" w:rsidR="00F1663E" w:rsidRPr="007F30A3" w:rsidRDefault="00F1663E">
      <w:pPr>
        <w:jc w:val="both"/>
        <w:rPr>
          <w:rFonts w:eastAsia="Arial"/>
        </w:rPr>
      </w:pPr>
    </w:p>
    <w:p w14:paraId="000003B7" w14:textId="6603AE22" w:rsidR="00F1663E" w:rsidRPr="007F30A3" w:rsidRDefault="00AA74AA">
      <w:pPr>
        <w:spacing w:line="301" w:lineRule="auto"/>
        <w:jc w:val="both"/>
        <w:rPr>
          <w:rFonts w:eastAsia="Arial"/>
        </w:rPr>
      </w:pPr>
      <w:sdt>
        <w:sdtPr>
          <w:tag w:val="goog_rdk_76"/>
          <w:id w:val="-994629648"/>
          <w:showingPlcHdr/>
        </w:sdtPr>
        <w:sdtEndPr/>
        <w:sdtContent>
          <w:r w:rsidR="008D3293">
            <w:t xml:space="preserve">     </w:t>
          </w:r>
        </w:sdtContent>
      </w:sdt>
      <w:r w:rsidR="00275014" w:rsidRPr="007F30A3">
        <w:rPr>
          <w:rFonts w:eastAsia="Arial"/>
          <w:b/>
        </w:rPr>
        <w:t>Table S</w:t>
      </w:r>
      <w:r w:rsidR="00294687">
        <w:rPr>
          <w:rFonts w:eastAsia="Arial"/>
          <w:b/>
        </w:rPr>
        <w:t>2</w:t>
      </w:r>
      <w:r w:rsidR="00275014" w:rsidRPr="007F30A3">
        <w:rPr>
          <w:rFonts w:eastAsia="Arial"/>
        </w:rPr>
        <w:t xml:space="preserve">. Fits and statistics of the models </w:t>
      </w:r>
      <w:del w:id="384" w:author="METIAN, Marc" w:date="2026-03-24T15:44:00Z" w16du:dateUtc="2026-03-24T14:44:00Z">
        <w:r w:rsidR="00275014" w:rsidRPr="007F30A3" w:rsidDel="00585E7C">
          <w:rPr>
            <w:rFonts w:eastAsia="Arial"/>
          </w:rPr>
          <w:delText>fitted to</w:delText>
        </w:r>
      </w:del>
      <w:ins w:id="385" w:author="METIAN, Marc" w:date="2026-03-24T15:44:00Z" w16du:dateUtc="2026-03-24T14:44:00Z">
        <w:r w:rsidR="00585E7C" w:rsidRPr="007F30A3">
          <w:rPr>
            <w:rFonts w:eastAsia="Arial"/>
          </w:rPr>
          <w:t>fitted</w:t>
        </w:r>
      </w:ins>
      <w:r w:rsidR="00275014" w:rsidRPr="007F30A3">
        <w:rPr>
          <w:rFonts w:eastAsia="Arial"/>
        </w:rPr>
        <w:t xml:space="preserve">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line="276" w:lineRule="auto"/>
              <w:jc w:val="center"/>
              <w:rPr>
                <w:rFonts w:eastAsia="Arial"/>
                <w:b/>
              </w:rPr>
            </w:pPr>
            <w:r w:rsidRPr="007F30A3">
              <w:rPr>
                <w:rFonts w:eastAsia="Arial"/>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line="276" w:lineRule="auto"/>
              <w:jc w:val="center"/>
              <w:rPr>
                <w:rFonts w:eastAsia="Arial"/>
                <w:b/>
              </w:rPr>
            </w:pPr>
            <w:r w:rsidRPr="007F30A3">
              <w:rPr>
                <w:rFonts w:eastAsia="Arial"/>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line="276" w:lineRule="auto"/>
              <w:jc w:val="center"/>
              <w:rPr>
                <w:rFonts w:eastAsia="Arial"/>
                <w:b/>
              </w:rPr>
            </w:pPr>
            <w:r w:rsidRPr="007F30A3">
              <w:rPr>
                <w:rFonts w:eastAsia="Arial"/>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line="276" w:lineRule="auto"/>
              <w:jc w:val="center"/>
              <w:rPr>
                <w:rFonts w:eastAsia="Arial"/>
                <w:b/>
              </w:rPr>
            </w:pPr>
            <w:r w:rsidRPr="007F30A3">
              <w:rPr>
                <w:rFonts w:eastAsia="Arial"/>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line="276" w:lineRule="auto"/>
              <w:jc w:val="center"/>
              <w:rPr>
                <w:rFonts w:eastAsia="Arial"/>
                <w:b/>
              </w:rPr>
            </w:pPr>
            <w:r w:rsidRPr="007F30A3">
              <w:rPr>
                <w:rFonts w:eastAsia="Arial"/>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line="276" w:lineRule="auto"/>
              <w:jc w:val="center"/>
              <w:rPr>
                <w:rFonts w:eastAsia="Arial"/>
                <w:b/>
              </w:rPr>
            </w:pPr>
            <w:r w:rsidRPr="007F30A3">
              <w:rPr>
                <w:rFonts w:eastAsia="Arial"/>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line="276" w:lineRule="auto"/>
              <w:jc w:val="center"/>
              <w:rPr>
                <w:rFonts w:eastAsia="Arial"/>
                <w:b/>
              </w:rPr>
            </w:pPr>
            <w:r w:rsidRPr="007F30A3">
              <w:rPr>
                <w:rFonts w:eastAsia="Arial"/>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line="276" w:lineRule="auto"/>
              <w:jc w:val="center"/>
              <w:rPr>
                <w:rFonts w:eastAsia="Arial"/>
                <w:b/>
              </w:rPr>
            </w:pPr>
            <w:r w:rsidRPr="007F30A3">
              <w:rPr>
                <w:rFonts w:eastAsia="Arial"/>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line="276" w:lineRule="auto"/>
              <w:jc w:val="right"/>
              <w:rPr>
                <w:rFonts w:eastAsia="Arial"/>
              </w:rPr>
            </w:pPr>
            <w:r w:rsidRPr="007F30A3">
              <w:rPr>
                <w:rFonts w:eastAsia="Arial"/>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line="276" w:lineRule="auto"/>
              <w:jc w:val="right"/>
              <w:rPr>
                <w:rFonts w:eastAsia="Arial"/>
              </w:rPr>
            </w:pPr>
            <w:r w:rsidRPr="007F30A3">
              <w:rPr>
                <w:rFonts w:eastAsia="Arial"/>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line="276" w:lineRule="auto"/>
              <w:jc w:val="right"/>
              <w:rPr>
                <w:rFonts w:eastAsia="Arial"/>
              </w:rPr>
            </w:pPr>
            <w:r w:rsidRPr="007F30A3">
              <w:rPr>
                <w:rFonts w:eastAsia="Arial"/>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line="276" w:lineRule="auto"/>
              <w:jc w:val="right"/>
              <w:rPr>
                <w:rFonts w:eastAsia="Arial"/>
              </w:rPr>
            </w:pPr>
            <w:r w:rsidRPr="007F30A3">
              <w:rPr>
                <w:rFonts w:eastAsia="Arial"/>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line="276" w:lineRule="auto"/>
              <w:jc w:val="both"/>
              <w:rPr>
                <w:rFonts w:eastAsia="Arial"/>
              </w:rPr>
            </w:pPr>
            <w:r w:rsidRPr="007F30A3">
              <w:rPr>
                <w:rFonts w:eastAsia="Arial"/>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line="276" w:lineRule="auto"/>
              <w:jc w:val="both"/>
              <w:rPr>
                <w:rFonts w:eastAsia="Arial"/>
              </w:rPr>
            </w:pPr>
            <w:proofErr w:type="gramStart"/>
            <w:r w:rsidRPr="007F30A3">
              <w:rPr>
                <w:rFonts w:eastAsia="Arial"/>
              </w:rPr>
              <w:t>poly(</w:t>
            </w:r>
            <w:proofErr w:type="gramEnd"/>
            <w:r w:rsidRPr="007F30A3">
              <w:rPr>
                <w:rFonts w:eastAsia="Arial"/>
              </w:rPr>
              <w:t>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line="276" w:lineRule="auto"/>
              <w:jc w:val="right"/>
              <w:rPr>
                <w:rFonts w:eastAsia="Arial"/>
              </w:rPr>
            </w:pPr>
            <w:r w:rsidRPr="007F30A3">
              <w:rPr>
                <w:rFonts w:eastAsia="Arial"/>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line="276"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line="276" w:lineRule="auto"/>
              <w:jc w:val="right"/>
              <w:rPr>
                <w:rFonts w:eastAsia="Arial"/>
              </w:rPr>
            </w:pPr>
            <w:r w:rsidRPr="007F30A3">
              <w:rPr>
                <w:rFonts w:eastAsia="Arial"/>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line="276" w:lineRule="auto"/>
              <w:jc w:val="both"/>
              <w:rPr>
                <w:rFonts w:eastAsia="Arial"/>
              </w:rPr>
            </w:pPr>
            <w:r w:rsidRPr="007F30A3">
              <w:rPr>
                <w:rFonts w:eastAsia="Arial"/>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line="276" w:lineRule="auto"/>
              <w:jc w:val="both"/>
              <w:rPr>
                <w:rFonts w:eastAsia="Arial"/>
              </w:rPr>
            </w:pPr>
            <w:r w:rsidRPr="007F30A3">
              <w:rPr>
                <w:rFonts w:eastAsia="Arial"/>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line="276" w:lineRule="auto"/>
              <w:jc w:val="both"/>
              <w:rPr>
                <w:rFonts w:eastAsia="Arial"/>
              </w:rPr>
            </w:pPr>
            <w:proofErr w:type="gramStart"/>
            <w:r w:rsidRPr="007F30A3">
              <w:rPr>
                <w:rFonts w:eastAsia="Arial"/>
              </w:rPr>
              <w:t>poly(</w:t>
            </w:r>
            <w:proofErr w:type="gramEnd"/>
            <w:r w:rsidRPr="007F30A3">
              <w:rPr>
                <w:rFonts w:eastAsia="Arial"/>
              </w:rPr>
              <w:t>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line="276" w:lineRule="auto"/>
              <w:jc w:val="right"/>
              <w:rPr>
                <w:rFonts w:eastAsia="Arial"/>
              </w:rPr>
            </w:pPr>
            <w:r w:rsidRPr="007F30A3">
              <w:rPr>
                <w:rFonts w:eastAsia="Arial"/>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line="276"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line="276" w:lineRule="auto"/>
              <w:jc w:val="right"/>
              <w:rPr>
                <w:rFonts w:eastAsia="Arial"/>
              </w:rPr>
            </w:pPr>
            <w:r w:rsidRPr="007F30A3">
              <w:rPr>
                <w:rFonts w:eastAsia="Arial"/>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line="276" w:lineRule="auto"/>
              <w:jc w:val="both"/>
              <w:rPr>
                <w:rFonts w:eastAsia="Arial"/>
              </w:rPr>
            </w:pPr>
            <w:r w:rsidRPr="007F30A3">
              <w:rPr>
                <w:rFonts w:eastAsia="Arial"/>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line="276" w:lineRule="auto"/>
              <w:jc w:val="both"/>
              <w:rPr>
                <w:rFonts w:eastAsia="Arial"/>
              </w:rPr>
            </w:pPr>
            <w:r w:rsidRPr="007F30A3">
              <w:rPr>
                <w:rFonts w:eastAsia="Arial"/>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line="276" w:lineRule="auto"/>
              <w:jc w:val="right"/>
              <w:rPr>
                <w:rFonts w:eastAsia="Arial"/>
              </w:rPr>
            </w:pPr>
            <w:r w:rsidRPr="007F30A3">
              <w:rPr>
                <w:rFonts w:eastAsia="Arial"/>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line="276" w:lineRule="auto"/>
              <w:jc w:val="right"/>
              <w:rPr>
                <w:rFonts w:eastAsia="Arial"/>
              </w:rPr>
            </w:pPr>
            <w:r w:rsidRPr="007F30A3">
              <w:rPr>
                <w:rFonts w:eastAsia="Arial"/>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line="276" w:lineRule="auto"/>
              <w:jc w:val="right"/>
              <w:rPr>
                <w:rFonts w:eastAsia="Arial"/>
              </w:rPr>
            </w:pPr>
            <w:r w:rsidRPr="007F30A3">
              <w:rPr>
                <w:rFonts w:eastAsia="Arial"/>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line="276" w:lineRule="auto"/>
              <w:jc w:val="right"/>
              <w:rPr>
                <w:rFonts w:eastAsia="Arial"/>
              </w:rPr>
            </w:pPr>
            <w:r w:rsidRPr="007F30A3">
              <w:rPr>
                <w:rFonts w:eastAsia="Arial"/>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line="276" w:lineRule="auto"/>
              <w:jc w:val="both"/>
              <w:rPr>
                <w:rFonts w:eastAsia="Arial"/>
              </w:rPr>
            </w:pPr>
            <w:r w:rsidRPr="007F30A3">
              <w:rPr>
                <w:rFonts w:eastAsia="Arial"/>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line="276" w:lineRule="auto"/>
              <w:jc w:val="both"/>
              <w:rPr>
                <w:rFonts w:eastAsia="Arial"/>
              </w:rPr>
            </w:pPr>
            <w:proofErr w:type="gramStart"/>
            <w:r w:rsidRPr="007F30A3">
              <w:rPr>
                <w:rFonts w:eastAsia="Arial"/>
              </w:rPr>
              <w:t>poly(</w:t>
            </w:r>
            <w:proofErr w:type="gramEnd"/>
            <w:r w:rsidRPr="007F30A3">
              <w:rPr>
                <w:rFonts w:eastAsia="Arial"/>
              </w:rPr>
              <w:t>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line="276" w:lineRule="auto"/>
              <w:jc w:val="right"/>
              <w:rPr>
                <w:rFonts w:eastAsia="Arial"/>
              </w:rPr>
            </w:pPr>
            <w:r w:rsidRPr="007F30A3">
              <w:rPr>
                <w:rFonts w:eastAsia="Arial"/>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line="276"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line="276" w:lineRule="auto"/>
              <w:jc w:val="right"/>
              <w:rPr>
                <w:rFonts w:eastAsia="Arial"/>
              </w:rPr>
            </w:pPr>
            <w:r w:rsidRPr="007F30A3">
              <w:rPr>
                <w:rFonts w:eastAsia="Arial"/>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line="276" w:lineRule="auto"/>
              <w:jc w:val="both"/>
              <w:rPr>
                <w:rFonts w:eastAsia="Arial"/>
              </w:rPr>
            </w:pPr>
            <w:proofErr w:type="gramStart"/>
            <w:r w:rsidRPr="007F30A3">
              <w:rPr>
                <w:rFonts w:eastAsia="Arial"/>
              </w:rPr>
              <w:t>1.45e</w:t>
            </w:r>
            <w:proofErr w:type="gramEnd"/>
            <w:r w:rsidRPr="007F30A3">
              <w:rPr>
                <w:rFonts w:eastAsia="Arial"/>
              </w:rPr>
              <w:t>-05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line="276" w:lineRule="auto"/>
              <w:jc w:val="both"/>
              <w:rPr>
                <w:rFonts w:eastAsia="Arial"/>
              </w:rPr>
            </w:pPr>
            <w:r w:rsidRPr="007F30A3">
              <w:rPr>
                <w:rFonts w:eastAsia="Arial"/>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line="276" w:lineRule="auto"/>
              <w:jc w:val="both"/>
              <w:rPr>
                <w:rFonts w:eastAsia="Arial"/>
              </w:rPr>
            </w:pPr>
            <w:proofErr w:type="gramStart"/>
            <w:r w:rsidRPr="007F30A3">
              <w:rPr>
                <w:rFonts w:eastAsia="Arial"/>
              </w:rPr>
              <w:t>poly(</w:t>
            </w:r>
            <w:proofErr w:type="gramEnd"/>
            <w:r w:rsidRPr="007F30A3">
              <w:rPr>
                <w:rFonts w:eastAsia="Arial"/>
              </w:rPr>
              <w:t>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line="276" w:lineRule="auto"/>
              <w:jc w:val="right"/>
              <w:rPr>
                <w:rFonts w:eastAsia="Arial"/>
              </w:rPr>
            </w:pPr>
            <w:r w:rsidRPr="007F30A3">
              <w:rPr>
                <w:rFonts w:eastAsia="Arial"/>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line="276"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line="276" w:lineRule="auto"/>
              <w:jc w:val="right"/>
              <w:rPr>
                <w:rFonts w:eastAsia="Arial"/>
              </w:rPr>
            </w:pPr>
            <w:r w:rsidRPr="007F30A3">
              <w:rPr>
                <w:rFonts w:eastAsia="Arial"/>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line="276" w:lineRule="auto"/>
              <w:jc w:val="both"/>
              <w:rPr>
                <w:rFonts w:eastAsia="Arial"/>
              </w:rPr>
            </w:pPr>
            <w:r w:rsidRPr="007F30A3">
              <w:rPr>
                <w:rFonts w:eastAsia="Arial"/>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line="276" w:lineRule="auto"/>
              <w:jc w:val="both"/>
              <w:rPr>
                <w:rFonts w:eastAsia="Arial"/>
              </w:rPr>
            </w:pPr>
            <w:r w:rsidRPr="007F30A3">
              <w:rPr>
                <w:rFonts w:eastAsia="Arial"/>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line="276" w:lineRule="auto"/>
              <w:jc w:val="right"/>
              <w:rPr>
                <w:rFonts w:eastAsia="Arial"/>
              </w:rPr>
            </w:pPr>
            <w:r w:rsidRPr="007F30A3">
              <w:rPr>
                <w:rFonts w:eastAsia="Arial"/>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line="276" w:lineRule="auto"/>
              <w:jc w:val="right"/>
              <w:rPr>
                <w:rFonts w:eastAsia="Arial"/>
              </w:rPr>
            </w:pPr>
            <w:r w:rsidRPr="007F30A3">
              <w:rPr>
                <w:rFonts w:eastAsia="Arial"/>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line="276" w:lineRule="auto"/>
              <w:jc w:val="right"/>
              <w:rPr>
                <w:rFonts w:eastAsia="Arial"/>
              </w:rPr>
            </w:pPr>
            <w:r w:rsidRPr="007F30A3">
              <w:rPr>
                <w:rFonts w:eastAsia="Arial"/>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line="276" w:lineRule="auto"/>
              <w:jc w:val="right"/>
              <w:rPr>
                <w:rFonts w:eastAsia="Arial"/>
              </w:rPr>
            </w:pPr>
            <w:r w:rsidRPr="007F30A3">
              <w:rPr>
                <w:rFonts w:eastAsia="Arial"/>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line="276" w:lineRule="auto"/>
              <w:jc w:val="both"/>
              <w:rPr>
                <w:rFonts w:eastAsia="Arial"/>
              </w:rPr>
            </w:pPr>
            <w:r w:rsidRPr="007F30A3">
              <w:rPr>
                <w:rFonts w:eastAsia="Arial"/>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line="276" w:lineRule="auto"/>
              <w:jc w:val="both"/>
              <w:rPr>
                <w:rFonts w:eastAsia="Arial"/>
              </w:rPr>
            </w:pPr>
            <w:proofErr w:type="gramStart"/>
            <w:r w:rsidRPr="007F30A3">
              <w:rPr>
                <w:rFonts w:eastAsia="Arial"/>
              </w:rPr>
              <w:t>poly(</w:t>
            </w:r>
            <w:proofErr w:type="gramEnd"/>
            <w:r w:rsidRPr="007F30A3">
              <w:rPr>
                <w:rFonts w:eastAsia="Arial"/>
              </w:rPr>
              <w:t>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line="276" w:lineRule="auto"/>
              <w:jc w:val="right"/>
              <w:rPr>
                <w:rFonts w:eastAsia="Arial"/>
              </w:rPr>
            </w:pPr>
            <w:r w:rsidRPr="007F30A3">
              <w:rPr>
                <w:rFonts w:eastAsia="Arial"/>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line="276"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line="276" w:lineRule="auto"/>
              <w:jc w:val="right"/>
              <w:rPr>
                <w:rFonts w:eastAsia="Arial"/>
              </w:rPr>
            </w:pPr>
            <w:r w:rsidRPr="007F30A3">
              <w:rPr>
                <w:rFonts w:eastAsia="Arial"/>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line="276" w:lineRule="auto"/>
              <w:jc w:val="both"/>
              <w:rPr>
                <w:rFonts w:eastAsia="Arial"/>
              </w:rPr>
            </w:pPr>
            <w:r w:rsidRPr="007F30A3">
              <w:rPr>
                <w:rFonts w:eastAsia="Arial"/>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line="276" w:lineRule="auto"/>
              <w:jc w:val="both"/>
              <w:rPr>
                <w:rFonts w:eastAsia="Arial"/>
              </w:rPr>
            </w:pPr>
            <w:r w:rsidRPr="007F30A3">
              <w:rPr>
                <w:rFonts w:eastAsia="Arial"/>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line="276" w:lineRule="auto"/>
              <w:jc w:val="both"/>
              <w:rPr>
                <w:rFonts w:eastAsia="Arial"/>
              </w:rPr>
            </w:pPr>
            <w:proofErr w:type="gramStart"/>
            <w:r w:rsidRPr="007F30A3">
              <w:rPr>
                <w:rFonts w:eastAsia="Arial"/>
              </w:rPr>
              <w:t>poly(</w:t>
            </w:r>
            <w:proofErr w:type="gramEnd"/>
            <w:r w:rsidRPr="007F30A3">
              <w:rPr>
                <w:rFonts w:eastAsia="Arial"/>
              </w:rPr>
              <w:t>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line="276" w:lineRule="auto"/>
              <w:jc w:val="right"/>
              <w:rPr>
                <w:rFonts w:eastAsia="Arial"/>
              </w:rPr>
            </w:pPr>
            <w:r w:rsidRPr="007F30A3">
              <w:rPr>
                <w:rFonts w:eastAsia="Arial"/>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line="276"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line="276" w:lineRule="auto"/>
              <w:jc w:val="right"/>
              <w:rPr>
                <w:rFonts w:eastAsia="Arial"/>
              </w:rPr>
            </w:pPr>
            <w:r w:rsidRPr="007F30A3">
              <w:rPr>
                <w:rFonts w:eastAsia="Arial"/>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line="276" w:lineRule="auto"/>
              <w:jc w:val="both"/>
              <w:rPr>
                <w:rFonts w:eastAsia="Arial"/>
              </w:rPr>
            </w:pPr>
            <w:r w:rsidRPr="007F30A3">
              <w:rPr>
                <w:rFonts w:eastAsia="Arial"/>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line="276" w:lineRule="auto"/>
              <w:jc w:val="both"/>
              <w:rPr>
                <w:rFonts w:eastAsia="Arial"/>
              </w:rPr>
            </w:pPr>
            <w:r w:rsidRPr="007F30A3">
              <w:rPr>
                <w:rFonts w:eastAsia="Arial"/>
              </w:rPr>
              <w:t>.</w:t>
            </w:r>
          </w:p>
        </w:tc>
      </w:tr>
    </w:tbl>
    <w:p w14:paraId="0000040C" w14:textId="0C0A80B9" w:rsidR="00F1663E" w:rsidRDefault="00F1663E" w:rsidP="007F30A3">
      <w:pPr>
        <w:spacing w:line="301" w:lineRule="auto"/>
        <w:jc w:val="both"/>
        <w:rPr>
          <w:rFonts w:eastAsia="Arial"/>
        </w:rPr>
      </w:pPr>
    </w:p>
    <w:p w14:paraId="2A273C17" w14:textId="77777777" w:rsidR="003B0928" w:rsidRDefault="003B0928" w:rsidP="007F30A3">
      <w:pPr>
        <w:spacing w:line="301" w:lineRule="auto"/>
        <w:jc w:val="both"/>
        <w:rPr>
          <w:rFonts w:eastAsia="Arial"/>
        </w:rPr>
      </w:pPr>
    </w:p>
    <w:p w14:paraId="51A68BAF" w14:textId="77777777" w:rsidR="003B0928" w:rsidRDefault="003B0928" w:rsidP="007F30A3">
      <w:pPr>
        <w:spacing w:line="301" w:lineRule="auto"/>
        <w:jc w:val="both"/>
        <w:rPr>
          <w:rFonts w:eastAsia="Arial"/>
        </w:rPr>
      </w:pPr>
    </w:p>
    <w:p w14:paraId="27989083" w14:textId="77777777" w:rsidR="00940713" w:rsidRPr="007F30A3" w:rsidRDefault="00940713" w:rsidP="00940713">
      <w:pPr>
        <w:spacing w:line="301" w:lineRule="auto"/>
        <w:jc w:val="both"/>
        <w:rPr>
          <w:rFonts w:eastAsia="Arial"/>
        </w:rPr>
      </w:pPr>
      <w:r w:rsidRPr="007F30A3">
        <w:rPr>
          <w:rFonts w:eastAsia="Arial"/>
          <w:b/>
        </w:rPr>
        <w:t xml:space="preserve">Table S3. </w:t>
      </w:r>
      <w:r>
        <w:rPr>
          <w:rFonts w:eastAsia="Arial"/>
        </w:rPr>
        <w:t>Statistical tests</w:t>
      </w:r>
      <w:r w:rsidRPr="007F30A3">
        <w:rPr>
          <w:rFonts w:eastAsia="Arial"/>
        </w:rPr>
        <w:t xml:space="preserve"> comparing</w:t>
      </w:r>
      <w:r>
        <w:rPr>
          <w:rFonts w:eastAsia="Arial"/>
        </w:rPr>
        <w:t xml:space="preserve"> treatments in experiment #2 that have one driver out of reference conditions, and those that have more out of reference </w:t>
      </w:r>
      <w:proofErr w:type="gramStart"/>
      <w:r>
        <w:rPr>
          <w:rFonts w:eastAsia="Arial"/>
        </w:rPr>
        <w:t>condition</w:t>
      </w:r>
      <w:proofErr w:type="gramEnd"/>
      <w:r>
        <w:rPr>
          <w:rFonts w:eastAsia="Arial"/>
        </w:rPr>
        <w:t xml:space="preserve"> in addition to that one. </w:t>
      </w:r>
      <w:r w:rsidRPr="007F30A3">
        <w:rPr>
          <w:rFonts w:eastAsia="Arial"/>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710"/>
        <w:gridCol w:w="630"/>
        <w:gridCol w:w="1080"/>
        <w:gridCol w:w="1530"/>
      </w:tblGrid>
      <w:tr w:rsidR="00940713" w:rsidRPr="007F30A3" w14:paraId="19B6C123" w14:textId="77777777" w:rsidTr="00E409F5">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7F30A3" w:rsidRDefault="00940713" w:rsidP="00E409F5">
            <w:pPr>
              <w:spacing w:line="276" w:lineRule="auto"/>
              <w:jc w:val="center"/>
              <w:rPr>
                <w:rFonts w:eastAsia="Arial"/>
                <w:b/>
              </w:rPr>
            </w:pPr>
            <w:r w:rsidRPr="007F30A3">
              <w:rPr>
                <w:rFonts w:eastAsia="Arial"/>
                <w:b/>
              </w:rPr>
              <w:t>Condition</w:t>
            </w:r>
          </w:p>
        </w:tc>
        <w:tc>
          <w:tcPr>
            <w:tcW w:w="1710" w:type="dxa"/>
          </w:tcPr>
          <w:p w14:paraId="6DDE13D1" w14:textId="77777777" w:rsidR="00940713" w:rsidRPr="007F30A3" w:rsidRDefault="00940713" w:rsidP="00E409F5">
            <w:pPr>
              <w:spacing w:line="276" w:lineRule="auto"/>
              <w:jc w:val="center"/>
              <w:rPr>
                <w:rFonts w:eastAsia="Arial"/>
                <w:b/>
              </w:rPr>
            </w:pPr>
            <w:r>
              <w:rPr>
                <w:rFonts w:eastAsia="Arial"/>
                <w:b/>
              </w:rPr>
              <w:t>Test</w:t>
            </w:r>
          </w:p>
        </w:tc>
        <w:tc>
          <w:tcPr>
            <w:tcW w:w="630" w:type="dxa"/>
          </w:tcPr>
          <w:p w14:paraId="7BAB275E" w14:textId="77777777" w:rsidR="00940713" w:rsidRDefault="00940713" w:rsidP="00E409F5">
            <w:pPr>
              <w:spacing w:line="276" w:lineRule="auto"/>
              <w:jc w:val="center"/>
              <w:rPr>
                <w:rFonts w:eastAsia="Arial"/>
                <w:b/>
              </w:rPr>
            </w:pPr>
            <w:proofErr w:type="spellStart"/>
            <w:r>
              <w:rPr>
                <w:rFonts w:eastAsia="Arial"/>
                <w:b/>
              </w:rPr>
              <w:t>df</w:t>
            </w:r>
            <w:proofErr w:type="spellEnd"/>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7F30A3" w:rsidRDefault="00940713" w:rsidP="00E409F5">
            <w:pPr>
              <w:spacing w:line="276" w:lineRule="auto"/>
              <w:jc w:val="center"/>
              <w:rPr>
                <w:rFonts w:eastAsia="Arial"/>
                <w:b/>
              </w:rPr>
            </w:pPr>
            <w:r>
              <w:rPr>
                <w:rFonts w:eastAsia="Arial"/>
                <w:b/>
              </w:rPr>
              <w:t>Statistic</w:t>
            </w:r>
          </w:p>
        </w:tc>
        <w:tc>
          <w:tcPr>
            <w:tcW w:w="153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7F30A3" w:rsidRDefault="00940713" w:rsidP="00E409F5">
            <w:pPr>
              <w:spacing w:line="276" w:lineRule="auto"/>
              <w:jc w:val="center"/>
              <w:rPr>
                <w:rFonts w:eastAsia="Arial"/>
                <w:b/>
              </w:rPr>
            </w:pPr>
            <w:r w:rsidRPr="007F30A3">
              <w:rPr>
                <w:rFonts w:eastAsia="Arial"/>
                <w:b/>
              </w:rPr>
              <w:t>p-value</w:t>
            </w:r>
          </w:p>
        </w:tc>
      </w:tr>
      <w:tr w:rsidR="00940713" w:rsidRPr="007F30A3" w14:paraId="747AD210"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77777777" w:rsidR="00940713" w:rsidRPr="007F30A3" w:rsidRDefault="00940713" w:rsidP="00E409F5">
            <w:pPr>
              <w:spacing w:line="276" w:lineRule="auto"/>
              <w:jc w:val="both"/>
              <w:rPr>
                <w:rFonts w:eastAsia="Arial"/>
              </w:rPr>
            </w:pPr>
            <w:r w:rsidRPr="007F30A3">
              <w:rPr>
                <w:rFonts w:eastAsia="Arial"/>
              </w:rPr>
              <w:t>T targeted: 24 °C</w:t>
            </w:r>
          </w:p>
        </w:tc>
        <w:tc>
          <w:tcPr>
            <w:tcW w:w="1710" w:type="dxa"/>
          </w:tcPr>
          <w:p w14:paraId="3928DDD3" w14:textId="77777777" w:rsidR="00940713" w:rsidRPr="007F30A3" w:rsidRDefault="00940713" w:rsidP="00E409F5">
            <w:pPr>
              <w:spacing w:line="276" w:lineRule="auto"/>
              <w:jc w:val="right"/>
              <w:rPr>
                <w:rFonts w:eastAsia="Arial"/>
              </w:rPr>
            </w:pPr>
            <w:r>
              <w:rPr>
                <w:rFonts w:eastAsia="Arial"/>
              </w:rPr>
              <w:t>Wilcoxon</w:t>
            </w:r>
          </w:p>
        </w:tc>
        <w:tc>
          <w:tcPr>
            <w:tcW w:w="630" w:type="dxa"/>
          </w:tcPr>
          <w:p w14:paraId="6FD2AF6E"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7F30A3" w:rsidRDefault="00940713" w:rsidP="00E409F5">
            <w:pPr>
              <w:spacing w:line="276" w:lineRule="auto"/>
              <w:jc w:val="right"/>
              <w:rPr>
                <w:rFonts w:eastAsia="Arial"/>
              </w:rPr>
            </w:pPr>
            <w:r>
              <w:rPr>
                <w:rFonts w:ascii="Aptos Narrow" w:hAnsi="Aptos Narrow"/>
                <w:color w:val="000000"/>
              </w:rPr>
              <w:t>W = 676</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7F30A3" w:rsidRDefault="00940713" w:rsidP="00E409F5">
            <w:pPr>
              <w:spacing w:line="276" w:lineRule="auto"/>
              <w:jc w:val="right"/>
              <w:rPr>
                <w:rFonts w:eastAsia="Arial"/>
              </w:rPr>
            </w:pPr>
            <w:r>
              <w:rPr>
                <w:rFonts w:ascii="Aptos Narrow" w:hAnsi="Aptos Narrow"/>
                <w:color w:val="000000"/>
              </w:rPr>
              <w:t>0.9722</w:t>
            </w:r>
          </w:p>
        </w:tc>
      </w:tr>
      <w:tr w:rsidR="00940713" w:rsidRPr="007F30A3" w14:paraId="3615CA3C"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7F30A3" w:rsidRDefault="00940713" w:rsidP="00E409F5">
            <w:pPr>
              <w:spacing w:line="276" w:lineRule="auto"/>
              <w:jc w:val="both"/>
              <w:rPr>
                <w:rFonts w:eastAsia="Arial"/>
              </w:rPr>
            </w:pPr>
            <w:r w:rsidRPr="007F30A3">
              <w:rPr>
                <w:rFonts w:eastAsia="Arial"/>
              </w:rPr>
              <w:t>pH targeted: 7.7</w:t>
            </w:r>
          </w:p>
        </w:tc>
        <w:tc>
          <w:tcPr>
            <w:tcW w:w="1710" w:type="dxa"/>
          </w:tcPr>
          <w:p w14:paraId="07F4BE9F" w14:textId="77777777" w:rsidR="00940713" w:rsidRPr="007F30A3" w:rsidRDefault="00940713" w:rsidP="00E409F5">
            <w:pPr>
              <w:spacing w:line="276" w:lineRule="auto"/>
              <w:jc w:val="right"/>
              <w:rPr>
                <w:rFonts w:eastAsia="Arial"/>
              </w:rPr>
            </w:pPr>
            <w:r>
              <w:rPr>
                <w:rFonts w:eastAsia="Arial"/>
              </w:rPr>
              <w:t>Welch’s t-test</w:t>
            </w:r>
          </w:p>
        </w:tc>
        <w:tc>
          <w:tcPr>
            <w:tcW w:w="630" w:type="dxa"/>
          </w:tcPr>
          <w:p w14:paraId="534188F7"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17.2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4305635" w14:textId="77777777" w:rsidR="00940713" w:rsidRPr="007F30A3" w:rsidRDefault="00940713" w:rsidP="00E409F5">
            <w:pPr>
              <w:spacing w:line="276" w:lineRule="auto"/>
              <w:jc w:val="right"/>
              <w:rPr>
                <w:rFonts w:eastAsia="Arial"/>
              </w:rPr>
            </w:pPr>
            <w:r>
              <w:rPr>
                <w:rFonts w:ascii="Aptos Narrow" w:hAnsi="Aptos Narrow"/>
                <w:color w:val="000000"/>
              </w:rPr>
              <w:t>t = -3.211</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7F30A3" w:rsidRDefault="00940713" w:rsidP="00E409F5">
            <w:pPr>
              <w:spacing w:line="276" w:lineRule="auto"/>
              <w:jc w:val="right"/>
              <w:rPr>
                <w:rFonts w:eastAsia="Arial"/>
              </w:rPr>
            </w:pPr>
            <w:r>
              <w:rPr>
                <w:rFonts w:ascii="Aptos Narrow" w:hAnsi="Aptos Narrow"/>
                <w:color w:val="000000"/>
              </w:rPr>
              <w:t>0.0051</w:t>
            </w:r>
          </w:p>
        </w:tc>
      </w:tr>
      <w:tr w:rsidR="00940713" w:rsidRPr="007F30A3" w14:paraId="4AFDB675"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7F30A3" w:rsidRDefault="00940713" w:rsidP="00E409F5">
            <w:pPr>
              <w:spacing w:line="276" w:lineRule="auto"/>
              <w:jc w:val="both"/>
              <w:rPr>
                <w:rFonts w:eastAsia="Arial"/>
              </w:rPr>
            </w:pPr>
            <w:r w:rsidRPr="007F30A3">
              <w:rPr>
                <w:rFonts w:eastAsia="Arial"/>
              </w:rPr>
              <w:t>Li targeted: 7 ppm</w:t>
            </w:r>
          </w:p>
        </w:tc>
        <w:tc>
          <w:tcPr>
            <w:tcW w:w="1710" w:type="dxa"/>
          </w:tcPr>
          <w:p w14:paraId="72759CCF" w14:textId="77777777" w:rsidR="00940713" w:rsidRPr="007F30A3" w:rsidRDefault="00940713" w:rsidP="00E409F5">
            <w:pPr>
              <w:spacing w:line="276" w:lineRule="auto"/>
              <w:jc w:val="right"/>
              <w:rPr>
                <w:rFonts w:eastAsia="Arial"/>
              </w:rPr>
            </w:pPr>
            <w:proofErr w:type="gramStart"/>
            <w:r>
              <w:rPr>
                <w:rFonts w:eastAsia="Arial"/>
              </w:rPr>
              <w:t>Student’s t</w:t>
            </w:r>
            <w:proofErr w:type="gramEnd"/>
            <w:r>
              <w:rPr>
                <w:rFonts w:eastAsia="Arial"/>
              </w:rPr>
              <w:t>-test</w:t>
            </w:r>
          </w:p>
        </w:tc>
        <w:tc>
          <w:tcPr>
            <w:tcW w:w="630" w:type="dxa"/>
          </w:tcPr>
          <w:p w14:paraId="250D9A7A"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70</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5EBF5BE" w14:textId="77777777" w:rsidR="00940713" w:rsidRPr="007F30A3" w:rsidRDefault="00940713" w:rsidP="00E409F5">
            <w:pPr>
              <w:spacing w:line="276" w:lineRule="auto"/>
              <w:jc w:val="right"/>
              <w:rPr>
                <w:rFonts w:eastAsia="Arial"/>
              </w:rPr>
            </w:pPr>
            <w:r>
              <w:rPr>
                <w:rFonts w:ascii="Aptos Narrow" w:hAnsi="Aptos Narrow"/>
                <w:color w:val="000000"/>
              </w:rPr>
              <w:t>t = -1.197</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7F30A3" w:rsidRDefault="00940713" w:rsidP="00E409F5">
            <w:pPr>
              <w:spacing w:line="276" w:lineRule="auto"/>
              <w:jc w:val="right"/>
              <w:rPr>
                <w:rFonts w:eastAsia="Arial"/>
              </w:rPr>
            </w:pPr>
            <w:r>
              <w:rPr>
                <w:rFonts w:ascii="Aptos Narrow" w:hAnsi="Aptos Narrow"/>
                <w:color w:val="000000"/>
              </w:rPr>
              <w:t>0.2353</w:t>
            </w:r>
          </w:p>
        </w:tc>
      </w:tr>
    </w:tbl>
    <w:p w14:paraId="024D7615" w14:textId="77777777" w:rsidR="00940713" w:rsidRDefault="00940713" w:rsidP="00940713">
      <w:pPr>
        <w:spacing w:line="301" w:lineRule="auto"/>
        <w:jc w:val="both"/>
        <w:rPr>
          <w:rFonts w:eastAsia="Arial"/>
        </w:rPr>
      </w:pPr>
    </w:p>
    <w:p w14:paraId="1469F564" w14:textId="77777777" w:rsidR="00B64077" w:rsidRPr="007F30A3" w:rsidRDefault="00B64077" w:rsidP="00940713">
      <w:pPr>
        <w:spacing w:line="301" w:lineRule="auto"/>
        <w:jc w:val="both"/>
        <w:rPr>
          <w:rFonts w:eastAsia="Arial"/>
        </w:rPr>
      </w:pPr>
    </w:p>
    <w:p w14:paraId="3F38CC15" w14:textId="77777777" w:rsidR="00294687" w:rsidRPr="007F30A3" w:rsidRDefault="00294687" w:rsidP="00294687">
      <w:pPr>
        <w:jc w:val="both"/>
        <w:rPr>
          <w:rFonts w:eastAsia="Arial"/>
        </w:rPr>
      </w:pPr>
      <w:r w:rsidRPr="007F30A3">
        <w:rPr>
          <w:rFonts w:eastAsia="Arial"/>
          <w:b/>
        </w:rPr>
        <w:t>Table S</w:t>
      </w:r>
      <w:r>
        <w:rPr>
          <w:rFonts w:eastAsia="Arial"/>
          <w:b/>
        </w:rPr>
        <w:t>4</w:t>
      </w:r>
      <w:r w:rsidRPr="007F30A3">
        <w:rPr>
          <w:rFonts w:eastAsia="Arial"/>
          <w:b/>
        </w:rPr>
        <w:t xml:space="preserve">. </w:t>
      </w:r>
      <w:r w:rsidRPr="007F30A3">
        <w:rPr>
          <w:rFonts w:eastAsia="Arial"/>
        </w:rPr>
        <w:t xml:space="preserve">Larvae </w:t>
      </w:r>
      <w:proofErr w:type="gramStart"/>
      <w:r w:rsidRPr="007F30A3">
        <w:rPr>
          <w:rFonts w:eastAsia="Arial"/>
        </w:rPr>
        <w:t>counts</w:t>
      </w:r>
      <w:proofErr w:type="gramEnd"/>
      <w:r w:rsidRPr="007F30A3">
        <w:rPr>
          <w:rFonts w:eastAsia="Arial"/>
        </w:rPr>
        <w:t xml:space="preserve">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E409F5">
            <w:pPr>
              <w:spacing w:line="301" w:lineRule="auto"/>
              <w:jc w:val="both"/>
              <w:rPr>
                <w:b/>
              </w:rPr>
            </w:pPr>
            <w:r w:rsidRPr="007F30A3">
              <w:rPr>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E409F5">
            <w:pPr>
              <w:spacing w:line="301" w:lineRule="auto"/>
              <w:jc w:val="both"/>
              <w:rPr>
                <w:b/>
              </w:rPr>
            </w:pPr>
            <w:r w:rsidRPr="007F30A3">
              <w:rPr>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E409F5">
            <w:pPr>
              <w:spacing w:line="301" w:lineRule="auto"/>
              <w:jc w:val="both"/>
              <w:rPr>
                <w:rFonts w:eastAsia="Arial"/>
              </w:rPr>
            </w:pPr>
            <w:r w:rsidRPr="007F30A3">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E409F5">
            <w:pPr>
              <w:spacing w:line="301" w:lineRule="auto"/>
              <w:jc w:val="both"/>
              <w:rPr>
                <w:rFonts w:eastAsia="Arial"/>
              </w:rPr>
            </w:pPr>
            <w:r w:rsidRPr="007F30A3">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E409F5">
            <w:pPr>
              <w:spacing w:line="301" w:lineRule="auto"/>
              <w:jc w:val="both"/>
              <w:rPr>
                <w:rFonts w:eastAsia="Arial"/>
              </w:rPr>
            </w:pPr>
            <w:r w:rsidRPr="007F30A3">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E409F5">
            <w:pPr>
              <w:spacing w:line="301" w:lineRule="auto"/>
              <w:jc w:val="both"/>
              <w:rPr>
                <w:rFonts w:eastAsia="Arial"/>
              </w:rPr>
            </w:pPr>
            <w:r w:rsidRPr="007F30A3">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E409F5">
            <w:pPr>
              <w:spacing w:line="301" w:lineRule="auto"/>
              <w:jc w:val="both"/>
              <w:rPr>
                <w:rFonts w:eastAsia="Arial"/>
              </w:rPr>
            </w:pPr>
            <w:r w:rsidRPr="007F30A3">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E409F5">
            <w:pPr>
              <w:spacing w:line="301" w:lineRule="auto"/>
              <w:jc w:val="both"/>
              <w:rPr>
                <w:rFonts w:eastAsia="Arial"/>
              </w:rPr>
            </w:pPr>
            <w:r w:rsidRPr="007F30A3">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E409F5">
            <w:pPr>
              <w:spacing w:line="301" w:lineRule="auto"/>
              <w:jc w:val="both"/>
              <w:rPr>
                <w:rFonts w:eastAsia="Arial"/>
              </w:rPr>
            </w:pPr>
            <w:r w:rsidRPr="007F30A3">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E409F5">
            <w:pPr>
              <w:spacing w:line="301" w:lineRule="auto"/>
              <w:jc w:val="both"/>
              <w:rPr>
                <w:rFonts w:eastAsia="Arial"/>
              </w:rPr>
            </w:pPr>
            <w:r w:rsidRPr="007F30A3">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E409F5">
            <w:pPr>
              <w:spacing w:line="301" w:lineRule="auto"/>
              <w:jc w:val="both"/>
              <w:rPr>
                <w:rFonts w:eastAsia="Arial"/>
              </w:rPr>
            </w:pPr>
            <w:r w:rsidRPr="007F30A3">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E409F5">
            <w:pPr>
              <w:spacing w:line="301" w:lineRule="auto"/>
              <w:jc w:val="both"/>
              <w:rPr>
                <w:rFonts w:eastAsia="Arial"/>
              </w:rPr>
            </w:pPr>
            <w:r w:rsidRPr="007F30A3">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E409F5">
            <w:pPr>
              <w:spacing w:line="301" w:lineRule="auto"/>
              <w:jc w:val="both"/>
              <w:rPr>
                <w:rFonts w:eastAsia="Arial"/>
              </w:rPr>
            </w:pPr>
            <w:r w:rsidRPr="007F30A3">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E409F5">
            <w:pPr>
              <w:spacing w:line="301" w:lineRule="auto"/>
              <w:jc w:val="both"/>
              <w:rPr>
                <w:rFonts w:eastAsia="Arial"/>
              </w:rPr>
            </w:pPr>
            <w:r w:rsidRPr="007F30A3">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E409F5">
            <w:pPr>
              <w:spacing w:line="301" w:lineRule="auto"/>
              <w:jc w:val="both"/>
              <w:rPr>
                <w:rFonts w:eastAsia="Arial"/>
              </w:rPr>
            </w:pPr>
            <w:r w:rsidRPr="007F30A3">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E409F5">
            <w:pPr>
              <w:spacing w:line="301" w:lineRule="auto"/>
              <w:jc w:val="both"/>
              <w:rPr>
                <w:rFonts w:eastAsia="Arial"/>
              </w:rPr>
            </w:pPr>
            <w:r w:rsidRPr="007F30A3">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E409F5">
            <w:pPr>
              <w:spacing w:line="301" w:lineRule="auto"/>
              <w:jc w:val="both"/>
              <w:rPr>
                <w:rFonts w:eastAsia="Arial"/>
              </w:rPr>
            </w:pPr>
            <w:r w:rsidRPr="007F30A3">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E409F5">
            <w:pPr>
              <w:spacing w:line="301" w:lineRule="auto"/>
              <w:jc w:val="both"/>
              <w:rPr>
                <w:rFonts w:eastAsia="Arial"/>
              </w:rPr>
            </w:pPr>
            <w:r w:rsidRPr="007F30A3">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E409F5">
            <w:pPr>
              <w:spacing w:line="301" w:lineRule="auto"/>
              <w:jc w:val="both"/>
              <w:rPr>
                <w:rFonts w:eastAsia="Arial"/>
              </w:rPr>
            </w:pPr>
            <w:r w:rsidRPr="007F30A3">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E409F5">
            <w:pPr>
              <w:spacing w:line="301" w:lineRule="auto"/>
              <w:jc w:val="both"/>
              <w:rPr>
                <w:rFonts w:eastAsia="Arial"/>
              </w:rPr>
            </w:pPr>
            <w:r w:rsidRPr="007F30A3">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E409F5">
            <w:pPr>
              <w:spacing w:line="301" w:lineRule="auto"/>
              <w:jc w:val="both"/>
              <w:rPr>
                <w:rFonts w:eastAsia="Arial"/>
              </w:rPr>
            </w:pPr>
            <w:r w:rsidRPr="007F30A3">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E409F5">
            <w:pPr>
              <w:spacing w:line="301" w:lineRule="auto"/>
              <w:jc w:val="both"/>
              <w:rPr>
                <w:rFonts w:eastAsia="Arial"/>
              </w:rPr>
            </w:pPr>
            <w:r w:rsidRPr="007F30A3">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E409F5">
            <w:pPr>
              <w:spacing w:line="301" w:lineRule="auto"/>
              <w:jc w:val="both"/>
              <w:rPr>
                <w:rFonts w:eastAsia="Arial"/>
              </w:rPr>
            </w:pPr>
            <w:r w:rsidRPr="007F30A3">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E409F5">
            <w:pPr>
              <w:spacing w:line="301" w:lineRule="auto"/>
              <w:jc w:val="both"/>
              <w:rPr>
                <w:rFonts w:eastAsia="Arial"/>
              </w:rPr>
            </w:pPr>
            <w:r w:rsidRPr="007F30A3">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E409F5">
            <w:pPr>
              <w:spacing w:line="301" w:lineRule="auto"/>
              <w:jc w:val="both"/>
              <w:rPr>
                <w:rFonts w:eastAsia="Arial"/>
              </w:rPr>
            </w:pPr>
            <w:r w:rsidRPr="007F30A3">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E409F5">
            <w:pPr>
              <w:spacing w:line="301" w:lineRule="auto"/>
              <w:jc w:val="both"/>
              <w:rPr>
                <w:rFonts w:eastAsia="Arial"/>
              </w:rPr>
            </w:pPr>
            <w:r w:rsidRPr="007F30A3">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E409F5">
            <w:pPr>
              <w:spacing w:line="301" w:lineRule="auto"/>
              <w:jc w:val="both"/>
              <w:rPr>
                <w:rFonts w:eastAsia="Arial"/>
              </w:rPr>
            </w:pPr>
            <w:r w:rsidRPr="007F30A3">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E409F5">
            <w:pPr>
              <w:spacing w:line="301" w:lineRule="auto"/>
              <w:jc w:val="both"/>
              <w:rPr>
                <w:rFonts w:eastAsia="Arial"/>
              </w:rPr>
            </w:pPr>
            <w:r w:rsidRPr="007F30A3">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E409F5">
            <w:pPr>
              <w:spacing w:line="301" w:lineRule="auto"/>
              <w:jc w:val="both"/>
              <w:rPr>
                <w:rFonts w:eastAsia="Arial"/>
              </w:rPr>
            </w:pPr>
            <w:r w:rsidRPr="007F30A3">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E409F5">
            <w:pPr>
              <w:spacing w:line="301" w:lineRule="auto"/>
              <w:jc w:val="both"/>
              <w:rPr>
                <w:rFonts w:eastAsia="Arial"/>
              </w:rPr>
            </w:pPr>
            <w:r w:rsidRPr="007F30A3">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E409F5">
            <w:pPr>
              <w:spacing w:line="301" w:lineRule="auto"/>
              <w:jc w:val="both"/>
              <w:rPr>
                <w:rFonts w:eastAsia="Arial"/>
              </w:rPr>
            </w:pPr>
            <w:r w:rsidRPr="007F30A3">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E409F5">
            <w:pPr>
              <w:spacing w:line="301" w:lineRule="auto"/>
              <w:jc w:val="both"/>
              <w:rPr>
                <w:rFonts w:eastAsia="Arial"/>
              </w:rPr>
            </w:pPr>
            <w:r w:rsidRPr="007F30A3">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E409F5">
            <w:pPr>
              <w:spacing w:line="301" w:lineRule="auto"/>
              <w:jc w:val="both"/>
              <w:rPr>
                <w:rFonts w:eastAsia="Arial"/>
              </w:rPr>
            </w:pPr>
            <w:r w:rsidRPr="007F30A3">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E409F5">
            <w:pPr>
              <w:spacing w:line="301" w:lineRule="auto"/>
              <w:jc w:val="both"/>
              <w:rPr>
                <w:rFonts w:eastAsia="Arial"/>
              </w:rPr>
            </w:pPr>
            <w:r w:rsidRPr="007F30A3">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E409F5">
            <w:pPr>
              <w:spacing w:line="301" w:lineRule="auto"/>
              <w:jc w:val="both"/>
              <w:rPr>
                <w:rFonts w:eastAsia="Arial"/>
              </w:rPr>
            </w:pPr>
            <w:r w:rsidRPr="007F30A3">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E409F5">
            <w:pPr>
              <w:spacing w:line="301" w:lineRule="auto"/>
              <w:jc w:val="both"/>
              <w:rPr>
                <w:rFonts w:eastAsia="Arial"/>
              </w:rPr>
            </w:pPr>
            <w:r w:rsidRPr="007F30A3">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E409F5">
            <w:pPr>
              <w:spacing w:line="301" w:lineRule="auto"/>
              <w:jc w:val="both"/>
              <w:rPr>
                <w:rFonts w:eastAsia="Arial"/>
              </w:rPr>
            </w:pPr>
            <w:r w:rsidRPr="007F30A3">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E409F5">
            <w:pPr>
              <w:spacing w:line="301" w:lineRule="auto"/>
              <w:jc w:val="both"/>
              <w:rPr>
                <w:rFonts w:eastAsia="Arial"/>
              </w:rPr>
            </w:pPr>
            <w:r w:rsidRPr="007F30A3">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E409F5">
            <w:pPr>
              <w:spacing w:line="301" w:lineRule="auto"/>
              <w:jc w:val="both"/>
              <w:rPr>
                <w:rFonts w:eastAsia="Arial"/>
              </w:rPr>
            </w:pPr>
            <w:r w:rsidRPr="007F30A3">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E409F5">
            <w:pPr>
              <w:spacing w:line="301" w:lineRule="auto"/>
              <w:jc w:val="both"/>
              <w:rPr>
                <w:rFonts w:eastAsia="Arial"/>
              </w:rPr>
            </w:pPr>
            <w:r w:rsidRPr="007F30A3">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E409F5">
            <w:pPr>
              <w:spacing w:line="301" w:lineRule="auto"/>
              <w:jc w:val="both"/>
              <w:rPr>
                <w:rFonts w:eastAsia="Arial"/>
              </w:rPr>
            </w:pPr>
            <w:r w:rsidRPr="007F30A3">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E409F5">
            <w:pPr>
              <w:spacing w:line="301" w:lineRule="auto"/>
              <w:jc w:val="both"/>
              <w:rPr>
                <w:rFonts w:eastAsia="Arial"/>
              </w:rPr>
            </w:pPr>
            <w:r w:rsidRPr="007F30A3">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E409F5">
            <w:pPr>
              <w:spacing w:line="301" w:lineRule="auto"/>
              <w:jc w:val="both"/>
              <w:rPr>
                <w:rFonts w:eastAsia="Arial"/>
              </w:rPr>
            </w:pPr>
            <w:r w:rsidRPr="007F30A3">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E409F5">
            <w:pPr>
              <w:spacing w:line="301" w:lineRule="auto"/>
              <w:jc w:val="both"/>
              <w:rPr>
                <w:rFonts w:eastAsia="Arial"/>
              </w:rPr>
            </w:pPr>
            <w:r w:rsidRPr="007F30A3">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E409F5">
            <w:pPr>
              <w:spacing w:line="301" w:lineRule="auto"/>
              <w:jc w:val="both"/>
              <w:rPr>
                <w:rFonts w:eastAsia="Arial"/>
              </w:rPr>
            </w:pPr>
            <w:r w:rsidRPr="007F30A3">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E409F5">
            <w:pPr>
              <w:spacing w:line="301" w:lineRule="auto"/>
              <w:jc w:val="both"/>
              <w:rPr>
                <w:rFonts w:eastAsia="Arial"/>
              </w:rPr>
            </w:pPr>
            <w:r w:rsidRPr="007F30A3">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E409F5">
            <w:pPr>
              <w:spacing w:line="301" w:lineRule="auto"/>
              <w:jc w:val="both"/>
              <w:rPr>
                <w:rFonts w:eastAsia="Arial"/>
              </w:rPr>
            </w:pPr>
            <w:r w:rsidRPr="007F30A3">
              <w:lastRenderedPageBreak/>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E409F5">
            <w:pPr>
              <w:spacing w:line="301" w:lineRule="auto"/>
              <w:jc w:val="both"/>
              <w:rPr>
                <w:rFonts w:eastAsia="Arial"/>
              </w:rPr>
            </w:pPr>
            <w:r w:rsidRPr="007F30A3">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E409F5">
            <w:pPr>
              <w:spacing w:line="301" w:lineRule="auto"/>
              <w:jc w:val="both"/>
              <w:rPr>
                <w:rFonts w:eastAsia="Arial"/>
              </w:rPr>
            </w:pPr>
            <w:r w:rsidRPr="007F30A3">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E409F5">
            <w:pPr>
              <w:spacing w:line="301" w:lineRule="auto"/>
              <w:jc w:val="both"/>
              <w:rPr>
                <w:rFonts w:eastAsia="Arial"/>
              </w:rPr>
            </w:pPr>
            <w:r w:rsidRPr="007F30A3">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E409F5">
            <w:pPr>
              <w:spacing w:line="301" w:lineRule="auto"/>
              <w:jc w:val="both"/>
              <w:rPr>
                <w:rFonts w:eastAsia="Arial"/>
              </w:rPr>
            </w:pPr>
            <w:r w:rsidRPr="007F30A3">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E409F5">
            <w:pPr>
              <w:spacing w:line="301" w:lineRule="auto"/>
              <w:jc w:val="both"/>
              <w:rPr>
                <w:rFonts w:eastAsia="Arial"/>
              </w:rPr>
            </w:pPr>
            <w:r w:rsidRPr="007F30A3">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E409F5">
            <w:pPr>
              <w:spacing w:line="301" w:lineRule="auto"/>
              <w:jc w:val="both"/>
              <w:rPr>
                <w:rFonts w:eastAsia="Arial"/>
              </w:rPr>
            </w:pPr>
            <w:r w:rsidRPr="007F30A3">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E409F5">
            <w:pPr>
              <w:spacing w:line="301" w:lineRule="auto"/>
              <w:jc w:val="both"/>
              <w:rPr>
                <w:rFonts w:eastAsia="Arial"/>
              </w:rPr>
            </w:pPr>
            <w:r w:rsidRPr="007F30A3">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E409F5">
            <w:pPr>
              <w:spacing w:line="301" w:lineRule="auto"/>
              <w:jc w:val="both"/>
              <w:rPr>
                <w:rFonts w:eastAsia="Arial"/>
              </w:rPr>
            </w:pPr>
            <w:r w:rsidRPr="007F30A3">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E409F5">
            <w:pPr>
              <w:spacing w:line="301" w:lineRule="auto"/>
              <w:jc w:val="both"/>
              <w:rPr>
                <w:rFonts w:eastAsia="Arial"/>
              </w:rPr>
            </w:pPr>
            <w:r w:rsidRPr="007F30A3">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E409F5">
            <w:pPr>
              <w:spacing w:line="301" w:lineRule="auto"/>
              <w:jc w:val="both"/>
              <w:rPr>
                <w:rFonts w:eastAsia="Arial"/>
              </w:rPr>
            </w:pPr>
            <w:r w:rsidRPr="007F30A3">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E409F5">
            <w:pPr>
              <w:spacing w:line="301" w:lineRule="auto"/>
              <w:jc w:val="both"/>
              <w:rPr>
                <w:rFonts w:eastAsia="Arial"/>
              </w:rPr>
            </w:pPr>
            <w:r w:rsidRPr="007F30A3">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E409F5">
            <w:pPr>
              <w:spacing w:line="301" w:lineRule="auto"/>
              <w:jc w:val="both"/>
              <w:rPr>
                <w:rFonts w:eastAsia="Arial"/>
              </w:rPr>
            </w:pPr>
            <w:r w:rsidRPr="007F30A3">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E409F5">
            <w:pPr>
              <w:spacing w:line="301" w:lineRule="auto"/>
              <w:jc w:val="both"/>
              <w:rPr>
                <w:rFonts w:eastAsia="Arial"/>
              </w:rPr>
            </w:pPr>
            <w:r w:rsidRPr="007F30A3">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E409F5">
            <w:pPr>
              <w:spacing w:line="301" w:lineRule="auto"/>
              <w:jc w:val="both"/>
              <w:rPr>
                <w:rFonts w:eastAsia="Arial"/>
              </w:rPr>
            </w:pPr>
            <w:r w:rsidRPr="007F30A3">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E409F5">
            <w:pPr>
              <w:spacing w:line="301" w:lineRule="auto"/>
              <w:jc w:val="both"/>
              <w:rPr>
                <w:rFonts w:eastAsia="Arial"/>
              </w:rPr>
            </w:pPr>
            <w:r w:rsidRPr="007F30A3">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E409F5">
            <w:pPr>
              <w:spacing w:line="301" w:lineRule="auto"/>
              <w:jc w:val="both"/>
              <w:rPr>
                <w:rFonts w:eastAsia="Arial"/>
              </w:rPr>
            </w:pPr>
            <w:r w:rsidRPr="007F30A3">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E409F5">
            <w:pPr>
              <w:spacing w:line="301" w:lineRule="auto"/>
              <w:jc w:val="both"/>
              <w:rPr>
                <w:rFonts w:eastAsia="Arial"/>
              </w:rPr>
            </w:pPr>
            <w:r w:rsidRPr="007F30A3">
              <w:t>107</w:t>
            </w:r>
          </w:p>
        </w:tc>
      </w:tr>
    </w:tbl>
    <w:p w14:paraId="7DA71CCA" w14:textId="77777777" w:rsidR="00294687" w:rsidRPr="007F30A3" w:rsidRDefault="00294687" w:rsidP="00294687">
      <w:pPr>
        <w:spacing w:line="301" w:lineRule="auto"/>
        <w:jc w:val="both"/>
        <w:rPr>
          <w:rFonts w:eastAsia="Arial"/>
        </w:rPr>
      </w:pPr>
    </w:p>
    <w:p w14:paraId="0F087ACE" w14:textId="77777777" w:rsidR="00294687" w:rsidRDefault="00294687" w:rsidP="00294687">
      <w:pPr>
        <w:jc w:val="both"/>
        <w:rPr>
          <w:rFonts w:eastAsia="Arial"/>
          <w:b/>
        </w:rPr>
      </w:pPr>
    </w:p>
    <w:p w14:paraId="535BE942" w14:textId="77777777" w:rsidR="00294687" w:rsidRDefault="00294687" w:rsidP="00294687">
      <w:pPr>
        <w:spacing w:line="301" w:lineRule="auto"/>
        <w:jc w:val="both"/>
        <w:rPr>
          <w:rFonts w:ascii="Arial" w:eastAsia="Arial" w:hAnsi="Arial" w:cs="Arial"/>
        </w:rPr>
      </w:pPr>
    </w:p>
    <w:p w14:paraId="3E362A6B" w14:textId="5FD662C7" w:rsidR="00F9230A" w:rsidRDefault="00F9230A" w:rsidP="00F9230A">
      <w:pPr>
        <w:pStyle w:val="Heading1"/>
        <w:ind w:left="720"/>
        <w:jc w:val="both"/>
        <w:rPr>
          <w:rFonts w:ascii="Times New Roman" w:eastAsia="Arial" w:hAnsi="Times New Roman" w:cs="Times New Roman"/>
          <w:sz w:val="24"/>
          <w:szCs w:val="24"/>
        </w:rPr>
      </w:pPr>
      <w:r>
        <w:rPr>
          <w:rFonts w:ascii="Times New Roman" w:eastAsia="Arial" w:hAnsi="Times New Roman" w:cs="Times New Roman"/>
          <w:sz w:val="24"/>
          <w:szCs w:val="24"/>
        </w:rPr>
        <w:t>List of authors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0"/>
        <w:gridCol w:w="1080"/>
        <w:gridCol w:w="1605"/>
        <w:gridCol w:w="885"/>
        <w:gridCol w:w="990"/>
        <w:gridCol w:w="689"/>
        <w:gridCol w:w="621"/>
        <w:gridCol w:w="824"/>
      </w:tblGrid>
      <w:tr w:rsidR="00223237" w:rsidRPr="00223237" w14:paraId="235121C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FAF9" w14:textId="77777777" w:rsidR="00223237" w:rsidRPr="00223237" w:rsidRDefault="00223237" w:rsidP="00223237">
            <w:r w:rsidRPr="00223237">
              <w:rPr>
                <w:rFonts w:ascii="Arial" w:hAnsi="Arial" w:cs="Arial"/>
                <w:color w:val="000000"/>
              </w:rPr>
              <w:t>Full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0E9A3" w14:textId="77777777" w:rsidR="00223237" w:rsidRPr="00223237" w:rsidRDefault="00223237" w:rsidP="00223237">
            <w:r w:rsidRPr="00223237">
              <w:rPr>
                <w:rFonts w:ascii="Arial" w:hAnsi="Arial" w:cs="Arial"/>
                <w:color w:val="000000"/>
              </w:rPr>
              <w:t>email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017B" w14:textId="77777777" w:rsidR="00223237" w:rsidRPr="00223237" w:rsidRDefault="00223237" w:rsidP="00223237">
            <w:r w:rsidRPr="00223237">
              <w:rPr>
                <w:rFonts w:ascii="Arial" w:hAnsi="Arial" w:cs="Arial"/>
                <w:color w:val="000000"/>
              </w:rPr>
              <w:t>Affiliation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5C1C6" w14:textId="77777777" w:rsidR="00223237" w:rsidRPr="00223237" w:rsidRDefault="00223237" w:rsidP="00223237">
            <w:r w:rsidRPr="00223237">
              <w:rPr>
                <w:rFonts w:ascii="Arial" w:hAnsi="Arial" w:cs="Arial"/>
                <w:color w:val="000000"/>
              </w:rPr>
              <w:t>Conceptual work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8698" w14:textId="77777777" w:rsidR="00223237" w:rsidRPr="00223237" w:rsidRDefault="00223237" w:rsidP="00223237">
            <w:r w:rsidRPr="00223237">
              <w:rPr>
                <w:rFonts w:ascii="Arial" w:hAnsi="Arial" w:cs="Arial"/>
                <w:color w:val="000000"/>
              </w:rPr>
              <w:t>Experimental work</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61DE" w14:textId="77777777" w:rsidR="00223237" w:rsidRPr="00223237" w:rsidRDefault="00223237" w:rsidP="00223237">
            <w:r w:rsidRPr="00223237">
              <w:rPr>
                <w:rFonts w:ascii="Arial" w:hAnsi="Arial" w:cs="Arial"/>
                <w:color w:val="000000"/>
              </w:rPr>
              <w:t>Data analysis</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E43A9" w14:textId="77777777" w:rsidR="00223237" w:rsidRPr="00223237" w:rsidRDefault="00223237" w:rsidP="00223237">
            <w:r w:rsidRPr="00223237">
              <w:rPr>
                <w:rFonts w:ascii="Arial" w:hAnsi="Arial" w:cs="Arial"/>
                <w:color w:val="000000"/>
              </w:rPr>
              <w:t>Writing</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536" w14:textId="77777777" w:rsidR="00223237" w:rsidRPr="00223237" w:rsidRDefault="00223237" w:rsidP="00223237">
            <w:r w:rsidRPr="00223237">
              <w:rPr>
                <w:rFonts w:ascii="Arial" w:hAnsi="Arial" w:cs="Arial"/>
                <w:color w:val="000000"/>
              </w:rPr>
              <w:t>Reviewing</w:t>
            </w:r>
          </w:p>
        </w:tc>
      </w:tr>
      <w:tr w:rsidR="00223237" w:rsidRPr="00223237" w14:paraId="7C5FBBC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0C8F" w14:textId="77777777" w:rsidR="00223237" w:rsidRPr="00223237" w:rsidRDefault="00223237" w:rsidP="00223237">
            <w:r w:rsidRPr="00223237">
              <w:rPr>
                <w:rFonts w:ascii="Arial" w:hAnsi="Arial" w:cs="Arial"/>
                <w:color w:val="000000"/>
              </w:rPr>
              <w:t>Maria Soledad Yusseppone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0C369" w14:textId="77777777" w:rsidR="00223237" w:rsidRPr="00223237" w:rsidRDefault="00223237" w:rsidP="00223237">
            <w:r w:rsidRPr="00223237">
              <w:rPr>
                <w:rFonts w:ascii="Arial" w:hAnsi="Arial" w:cs="Arial"/>
                <w:color w:val="000000"/>
              </w:rPr>
              <w:t>msyusseppone@gmail.com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5578E" w14:textId="77777777" w:rsidR="00223237" w:rsidRPr="001D07D9" w:rsidRDefault="00223237" w:rsidP="00223237">
            <w:pPr>
              <w:rPr>
                <w:lang w:val="fr-FR"/>
                <w:rPrChange w:id="386" w:author="METIAN, Marc" w:date="2026-03-24T13:33:00Z" w16du:dateUtc="2026-03-24T12:33:00Z">
                  <w:rPr/>
                </w:rPrChange>
              </w:rPr>
            </w:pPr>
            <w:r w:rsidRPr="001D07D9">
              <w:rPr>
                <w:rFonts w:ascii="Arial" w:hAnsi="Arial" w:cs="Arial"/>
                <w:color w:val="000000"/>
                <w:lang w:val="fr-FR"/>
                <w:rPrChange w:id="387" w:author="METIAN, Marc" w:date="2026-03-24T13:33:00Z" w16du:dateUtc="2026-03-24T12:33:00Z">
                  <w:rPr>
                    <w:rFonts w:ascii="Arial" w:hAnsi="Arial" w:cs="Arial"/>
                    <w:color w:val="000000"/>
                  </w:rPr>
                </w:rPrChange>
              </w:rPr>
              <w:t xml:space="preserve">Instituto de </w:t>
            </w:r>
            <w:proofErr w:type="spellStart"/>
            <w:r w:rsidRPr="001D07D9">
              <w:rPr>
                <w:rFonts w:ascii="Arial" w:hAnsi="Arial" w:cs="Arial"/>
                <w:color w:val="000000"/>
                <w:lang w:val="fr-FR"/>
                <w:rPrChange w:id="388" w:author="METIAN, Marc" w:date="2026-03-24T13:33:00Z" w16du:dateUtc="2026-03-24T12:33:00Z">
                  <w:rPr>
                    <w:rFonts w:ascii="Arial" w:hAnsi="Arial" w:cs="Arial"/>
                    <w:color w:val="000000"/>
                  </w:rPr>
                </w:rPrChange>
              </w:rPr>
              <w:t>Investigaciones</w:t>
            </w:r>
            <w:proofErr w:type="spellEnd"/>
            <w:r w:rsidRPr="001D07D9">
              <w:rPr>
                <w:rFonts w:ascii="Arial" w:hAnsi="Arial" w:cs="Arial"/>
                <w:color w:val="000000"/>
                <w:lang w:val="fr-FR"/>
                <w:rPrChange w:id="389" w:author="METIAN, Marc" w:date="2026-03-24T13:33:00Z" w16du:dateUtc="2026-03-24T12:33:00Z">
                  <w:rPr>
                    <w:rFonts w:ascii="Arial" w:hAnsi="Arial" w:cs="Arial"/>
                    <w:color w:val="000000"/>
                  </w:rPr>
                </w:rPrChange>
              </w:rPr>
              <w:t xml:space="preserve"> Marinas y </w:t>
            </w:r>
            <w:proofErr w:type="spellStart"/>
            <w:r w:rsidRPr="001D07D9">
              <w:rPr>
                <w:rFonts w:ascii="Arial" w:hAnsi="Arial" w:cs="Arial"/>
                <w:color w:val="000000"/>
                <w:lang w:val="fr-FR"/>
                <w:rPrChange w:id="390" w:author="METIAN, Marc" w:date="2026-03-24T13:33:00Z" w16du:dateUtc="2026-03-24T12:33:00Z">
                  <w:rPr>
                    <w:rFonts w:ascii="Arial" w:hAnsi="Arial" w:cs="Arial"/>
                    <w:color w:val="000000"/>
                  </w:rPr>
                </w:rPrChange>
              </w:rPr>
              <w:t>Costeras</w:t>
            </w:r>
            <w:proofErr w:type="spellEnd"/>
            <w:r w:rsidRPr="001D07D9">
              <w:rPr>
                <w:rFonts w:ascii="Arial" w:hAnsi="Arial" w:cs="Arial"/>
                <w:color w:val="000000"/>
                <w:lang w:val="fr-FR"/>
                <w:rPrChange w:id="391" w:author="METIAN, Marc" w:date="2026-03-24T13:33:00Z" w16du:dateUtc="2026-03-24T12:33:00Z">
                  <w:rPr>
                    <w:rFonts w:ascii="Arial" w:hAnsi="Arial" w:cs="Arial"/>
                    <w:color w:val="000000"/>
                  </w:rPr>
                </w:rPrChange>
              </w:rPr>
              <w:t xml:space="preserve"> (</w:t>
            </w:r>
            <w:proofErr w:type="spellStart"/>
            <w:r w:rsidRPr="001D07D9">
              <w:rPr>
                <w:rFonts w:ascii="Arial" w:hAnsi="Arial" w:cs="Arial"/>
                <w:color w:val="000000"/>
                <w:lang w:val="fr-FR"/>
                <w:rPrChange w:id="392" w:author="METIAN, Marc" w:date="2026-03-24T13:33:00Z" w16du:dateUtc="2026-03-24T12:33:00Z">
                  <w:rPr>
                    <w:rFonts w:ascii="Arial" w:hAnsi="Arial" w:cs="Arial"/>
                    <w:color w:val="000000"/>
                  </w:rPr>
                </w:rPrChange>
              </w:rPr>
              <w:t>IIMyC</w:t>
            </w:r>
            <w:proofErr w:type="spellEnd"/>
            <w:r w:rsidRPr="001D07D9">
              <w:rPr>
                <w:rFonts w:ascii="Arial" w:hAnsi="Arial" w:cs="Arial"/>
                <w:color w:val="000000"/>
                <w:lang w:val="fr-FR"/>
                <w:rPrChange w:id="393" w:author="METIAN, Marc" w:date="2026-03-24T13:33:00Z" w16du:dateUtc="2026-03-24T12:33:00Z">
                  <w:rPr>
                    <w:rFonts w:ascii="Arial" w:hAnsi="Arial" w:cs="Arial"/>
                    <w:color w:val="000000"/>
                  </w:rPr>
                </w:rPrChange>
              </w:rPr>
              <w:t xml:space="preserve">), </w:t>
            </w:r>
            <w:proofErr w:type="spellStart"/>
            <w:r w:rsidRPr="001D07D9">
              <w:rPr>
                <w:rFonts w:ascii="Arial" w:hAnsi="Arial" w:cs="Arial"/>
                <w:color w:val="000000"/>
                <w:lang w:val="fr-FR"/>
                <w:rPrChange w:id="394" w:author="METIAN, Marc" w:date="2026-03-24T13:33:00Z" w16du:dateUtc="2026-03-24T12:33:00Z">
                  <w:rPr>
                    <w:rFonts w:ascii="Arial" w:hAnsi="Arial" w:cs="Arial"/>
                    <w:color w:val="000000"/>
                  </w:rPr>
                </w:rPrChange>
              </w:rPr>
              <w:t>FCEyN</w:t>
            </w:r>
            <w:proofErr w:type="spellEnd"/>
            <w:r w:rsidRPr="001D07D9">
              <w:rPr>
                <w:rFonts w:ascii="Arial" w:hAnsi="Arial" w:cs="Arial"/>
                <w:color w:val="000000"/>
                <w:lang w:val="fr-FR"/>
                <w:rPrChange w:id="395" w:author="METIAN, Marc" w:date="2026-03-24T13:33:00Z" w16du:dateUtc="2026-03-24T12:33:00Z">
                  <w:rPr>
                    <w:rFonts w:ascii="Arial" w:hAnsi="Arial" w:cs="Arial"/>
                    <w:color w:val="000000"/>
                  </w:rPr>
                </w:rPrChange>
              </w:rPr>
              <w:t xml:space="preserve"> - </w:t>
            </w:r>
            <w:proofErr w:type="spellStart"/>
            <w:r w:rsidRPr="001D07D9">
              <w:rPr>
                <w:rFonts w:ascii="Arial" w:hAnsi="Arial" w:cs="Arial"/>
                <w:color w:val="000000"/>
                <w:lang w:val="fr-FR"/>
                <w:rPrChange w:id="396" w:author="METIAN, Marc" w:date="2026-03-24T13:33:00Z" w16du:dateUtc="2026-03-24T12:33:00Z">
                  <w:rPr>
                    <w:rFonts w:ascii="Arial" w:hAnsi="Arial" w:cs="Arial"/>
                    <w:color w:val="000000"/>
                  </w:rPr>
                </w:rPrChange>
              </w:rPr>
              <w:t>Universidad</w:t>
            </w:r>
            <w:proofErr w:type="spellEnd"/>
            <w:r w:rsidRPr="001D07D9">
              <w:rPr>
                <w:rFonts w:ascii="Arial" w:hAnsi="Arial" w:cs="Arial"/>
                <w:color w:val="000000"/>
                <w:lang w:val="fr-FR"/>
                <w:rPrChange w:id="397" w:author="METIAN, Marc" w:date="2026-03-24T13:33:00Z" w16du:dateUtc="2026-03-24T12:33:00Z">
                  <w:rPr>
                    <w:rFonts w:ascii="Arial" w:hAnsi="Arial" w:cs="Arial"/>
                    <w:color w:val="000000"/>
                  </w:rPr>
                </w:rPrChange>
              </w:rPr>
              <w:t xml:space="preserve"> </w:t>
            </w:r>
            <w:proofErr w:type="spellStart"/>
            <w:r w:rsidRPr="001D07D9">
              <w:rPr>
                <w:rFonts w:ascii="Arial" w:hAnsi="Arial" w:cs="Arial"/>
                <w:color w:val="000000"/>
                <w:lang w:val="fr-FR"/>
                <w:rPrChange w:id="398" w:author="METIAN, Marc" w:date="2026-03-24T13:33:00Z" w16du:dateUtc="2026-03-24T12:33:00Z">
                  <w:rPr>
                    <w:rFonts w:ascii="Arial" w:hAnsi="Arial" w:cs="Arial"/>
                    <w:color w:val="000000"/>
                  </w:rPr>
                </w:rPrChange>
              </w:rPr>
              <w:t>Nacional</w:t>
            </w:r>
            <w:proofErr w:type="spellEnd"/>
            <w:r w:rsidRPr="001D07D9">
              <w:rPr>
                <w:rFonts w:ascii="Arial" w:hAnsi="Arial" w:cs="Arial"/>
                <w:color w:val="000000"/>
                <w:lang w:val="fr-FR"/>
                <w:rPrChange w:id="399" w:author="METIAN, Marc" w:date="2026-03-24T13:33:00Z" w16du:dateUtc="2026-03-24T12:33:00Z">
                  <w:rPr>
                    <w:rFonts w:ascii="Arial" w:hAnsi="Arial" w:cs="Arial"/>
                    <w:color w:val="000000"/>
                  </w:rPr>
                </w:rPrChange>
              </w:rPr>
              <w:t xml:space="preserve"> de Mar del </w:t>
            </w:r>
            <w:proofErr w:type="spellStart"/>
            <w:r w:rsidRPr="001D07D9">
              <w:rPr>
                <w:rFonts w:ascii="Arial" w:hAnsi="Arial" w:cs="Arial"/>
                <w:color w:val="000000"/>
                <w:lang w:val="fr-FR"/>
                <w:rPrChange w:id="400" w:author="METIAN, Marc" w:date="2026-03-24T13:33:00Z" w16du:dateUtc="2026-03-24T12:33:00Z">
                  <w:rPr>
                    <w:rFonts w:ascii="Arial" w:hAnsi="Arial" w:cs="Arial"/>
                    <w:color w:val="000000"/>
                  </w:rPr>
                </w:rPrChange>
              </w:rPr>
              <w:t>Plata</w:t>
            </w:r>
            <w:proofErr w:type="spellEnd"/>
            <w:r w:rsidRPr="001D07D9">
              <w:rPr>
                <w:rFonts w:ascii="Arial" w:hAnsi="Arial" w:cs="Arial"/>
                <w:color w:val="000000"/>
                <w:lang w:val="fr-FR"/>
                <w:rPrChange w:id="401" w:author="METIAN, Marc" w:date="2026-03-24T13:33:00Z" w16du:dateUtc="2026-03-24T12:33:00Z">
                  <w:rPr>
                    <w:rFonts w:ascii="Arial" w:hAnsi="Arial" w:cs="Arial"/>
                    <w:color w:val="000000"/>
                  </w:rPr>
                </w:rPrChange>
              </w:rPr>
              <w:t xml:space="preserve"> (UNMDP), Consejo </w:t>
            </w:r>
            <w:proofErr w:type="spellStart"/>
            <w:r w:rsidRPr="001D07D9">
              <w:rPr>
                <w:rFonts w:ascii="Arial" w:hAnsi="Arial" w:cs="Arial"/>
                <w:color w:val="000000"/>
                <w:lang w:val="fr-FR"/>
                <w:rPrChange w:id="402" w:author="METIAN, Marc" w:date="2026-03-24T13:33:00Z" w16du:dateUtc="2026-03-24T12:33:00Z">
                  <w:rPr>
                    <w:rFonts w:ascii="Arial" w:hAnsi="Arial" w:cs="Arial"/>
                    <w:color w:val="000000"/>
                  </w:rPr>
                </w:rPrChange>
              </w:rPr>
              <w:t>Nacional</w:t>
            </w:r>
            <w:proofErr w:type="spellEnd"/>
            <w:r w:rsidRPr="001D07D9">
              <w:rPr>
                <w:rFonts w:ascii="Arial" w:hAnsi="Arial" w:cs="Arial"/>
                <w:color w:val="000000"/>
                <w:lang w:val="fr-FR"/>
                <w:rPrChange w:id="403" w:author="METIAN, Marc" w:date="2026-03-24T13:33:00Z" w16du:dateUtc="2026-03-24T12:33:00Z">
                  <w:rPr>
                    <w:rFonts w:ascii="Arial" w:hAnsi="Arial" w:cs="Arial"/>
                    <w:color w:val="000000"/>
                  </w:rPr>
                </w:rPrChange>
              </w:rPr>
              <w:t xml:space="preserve"> de </w:t>
            </w:r>
            <w:proofErr w:type="spellStart"/>
            <w:r w:rsidRPr="001D07D9">
              <w:rPr>
                <w:rFonts w:ascii="Arial" w:hAnsi="Arial" w:cs="Arial"/>
                <w:color w:val="000000"/>
                <w:lang w:val="fr-FR"/>
                <w:rPrChange w:id="404" w:author="METIAN, Marc" w:date="2026-03-24T13:33:00Z" w16du:dateUtc="2026-03-24T12:33:00Z">
                  <w:rPr>
                    <w:rFonts w:ascii="Arial" w:hAnsi="Arial" w:cs="Arial"/>
                    <w:color w:val="000000"/>
                  </w:rPr>
                </w:rPrChange>
              </w:rPr>
              <w:t>Investigaciones</w:t>
            </w:r>
            <w:proofErr w:type="spellEnd"/>
            <w:r w:rsidRPr="001D07D9">
              <w:rPr>
                <w:rFonts w:ascii="Arial" w:hAnsi="Arial" w:cs="Arial"/>
                <w:color w:val="000000"/>
                <w:lang w:val="fr-FR"/>
                <w:rPrChange w:id="405" w:author="METIAN, Marc" w:date="2026-03-24T13:33:00Z" w16du:dateUtc="2026-03-24T12:33:00Z">
                  <w:rPr>
                    <w:rFonts w:ascii="Arial" w:hAnsi="Arial" w:cs="Arial"/>
                    <w:color w:val="000000"/>
                  </w:rPr>
                </w:rPrChange>
              </w:rPr>
              <w:t xml:space="preserve"> </w:t>
            </w:r>
            <w:proofErr w:type="spellStart"/>
            <w:r w:rsidRPr="001D07D9">
              <w:rPr>
                <w:rFonts w:ascii="Arial" w:hAnsi="Arial" w:cs="Arial"/>
                <w:color w:val="000000"/>
                <w:lang w:val="fr-FR"/>
                <w:rPrChange w:id="406" w:author="METIAN, Marc" w:date="2026-03-24T13:33:00Z" w16du:dateUtc="2026-03-24T12:33:00Z">
                  <w:rPr>
                    <w:rFonts w:ascii="Arial" w:hAnsi="Arial" w:cs="Arial"/>
                    <w:color w:val="000000"/>
                  </w:rPr>
                </w:rPrChange>
              </w:rPr>
              <w:t>Científicas</w:t>
            </w:r>
            <w:proofErr w:type="spellEnd"/>
            <w:r w:rsidRPr="001D07D9">
              <w:rPr>
                <w:rFonts w:ascii="Arial" w:hAnsi="Arial" w:cs="Arial"/>
                <w:color w:val="000000"/>
                <w:lang w:val="fr-FR"/>
                <w:rPrChange w:id="407" w:author="METIAN, Marc" w:date="2026-03-24T13:33:00Z" w16du:dateUtc="2026-03-24T12:33:00Z">
                  <w:rPr>
                    <w:rFonts w:ascii="Arial" w:hAnsi="Arial" w:cs="Arial"/>
                    <w:color w:val="000000"/>
                  </w:rPr>
                </w:rPrChange>
              </w:rPr>
              <w:t xml:space="preserve"> y </w:t>
            </w:r>
            <w:proofErr w:type="spellStart"/>
            <w:r w:rsidRPr="001D07D9">
              <w:rPr>
                <w:rFonts w:ascii="Arial" w:hAnsi="Arial" w:cs="Arial"/>
                <w:color w:val="000000"/>
                <w:lang w:val="fr-FR"/>
                <w:rPrChange w:id="408" w:author="METIAN, Marc" w:date="2026-03-24T13:33:00Z" w16du:dateUtc="2026-03-24T12:33:00Z">
                  <w:rPr>
                    <w:rFonts w:ascii="Arial" w:hAnsi="Arial" w:cs="Arial"/>
                    <w:color w:val="000000"/>
                  </w:rPr>
                </w:rPrChange>
              </w:rPr>
              <w:t>Técnicas</w:t>
            </w:r>
            <w:proofErr w:type="spellEnd"/>
            <w:r w:rsidRPr="001D07D9">
              <w:rPr>
                <w:rFonts w:ascii="Arial" w:hAnsi="Arial" w:cs="Arial"/>
                <w:color w:val="000000"/>
                <w:lang w:val="fr-FR"/>
                <w:rPrChange w:id="409" w:author="METIAN, Marc" w:date="2026-03-24T13:33:00Z" w16du:dateUtc="2026-03-24T12:33:00Z">
                  <w:rPr>
                    <w:rFonts w:ascii="Arial" w:hAnsi="Arial" w:cs="Arial"/>
                    <w:color w:val="000000"/>
                  </w:rPr>
                </w:rPrChange>
              </w:rPr>
              <w:t xml:space="preserve"> (CONICET), Mar del </w:t>
            </w:r>
            <w:proofErr w:type="spellStart"/>
            <w:r w:rsidRPr="001D07D9">
              <w:rPr>
                <w:rFonts w:ascii="Arial" w:hAnsi="Arial" w:cs="Arial"/>
                <w:color w:val="000000"/>
                <w:lang w:val="fr-FR"/>
                <w:rPrChange w:id="410" w:author="METIAN, Marc" w:date="2026-03-24T13:33:00Z" w16du:dateUtc="2026-03-24T12:33:00Z">
                  <w:rPr>
                    <w:rFonts w:ascii="Arial" w:hAnsi="Arial" w:cs="Arial"/>
                    <w:color w:val="000000"/>
                  </w:rPr>
                </w:rPrChange>
              </w:rPr>
              <w:lastRenderedPageBreak/>
              <w:t>Plata</w:t>
            </w:r>
            <w:proofErr w:type="spellEnd"/>
            <w:r w:rsidRPr="001D07D9">
              <w:rPr>
                <w:rFonts w:ascii="Arial" w:hAnsi="Arial" w:cs="Arial"/>
                <w:color w:val="000000"/>
                <w:lang w:val="fr-FR"/>
                <w:rPrChange w:id="411" w:author="METIAN, Marc" w:date="2026-03-24T13:33:00Z" w16du:dateUtc="2026-03-24T12:33:00Z">
                  <w:rPr>
                    <w:rFonts w:ascii="Arial" w:hAnsi="Arial" w:cs="Arial"/>
                    <w:color w:val="000000"/>
                  </w:rPr>
                </w:rPrChange>
              </w:rPr>
              <w:t>, Argentina. </w:t>
            </w:r>
          </w:p>
          <w:p w14:paraId="5E9CB634" w14:textId="77777777" w:rsidR="00223237" w:rsidRPr="001D07D9" w:rsidRDefault="00223237" w:rsidP="00223237">
            <w:pPr>
              <w:rPr>
                <w:lang w:val="fr-FR"/>
                <w:rPrChange w:id="412" w:author="METIAN, Marc" w:date="2026-03-24T13:33:00Z" w16du:dateUtc="2026-03-24T12:33:00Z">
                  <w:rPr/>
                </w:rPrChange>
              </w:rPr>
            </w:pPr>
          </w:p>
          <w:p w14:paraId="3D06DE01" w14:textId="77777777" w:rsidR="00223237" w:rsidRPr="001D07D9" w:rsidRDefault="00223237" w:rsidP="00223237">
            <w:pPr>
              <w:rPr>
                <w:lang w:val="fr-FR"/>
                <w:rPrChange w:id="413" w:author="METIAN, Marc" w:date="2026-03-24T13:33:00Z" w16du:dateUtc="2026-03-24T12:33:00Z">
                  <w:rPr/>
                </w:rPrChange>
              </w:rPr>
            </w:pPr>
            <w:r w:rsidRPr="001D07D9">
              <w:rPr>
                <w:rFonts w:ascii="Arial" w:hAnsi="Arial" w:cs="Arial"/>
                <w:color w:val="000000"/>
                <w:lang w:val="fr-FR"/>
                <w:rPrChange w:id="414" w:author="METIAN, Marc" w:date="2026-03-24T13:33:00Z" w16du:dateUtc="2026-03-24T12:33:00Z">
                  <w:rPr>
                    <w:rFonts w:ascii="Arial" w:hAnsi="Arial" w:cs="Arial"/>
                    <w:color w:val="000000"/>
                  </w:rPr>
                </w:rPrChange>
              </w:rPr>
              <w:t xml:space="preserve">Red de </w:t>
            </w:r>
            <w:proofErr w:type="spellStart"/>
            <w:r w:rsidRPr="001D07D9">
              <w:rPr>
                <w:rFonts w:ascii="Arial" w:hAnsi="Arial" w:cs="Arial"/>
                <w:color w:val="000000"/>
                <w:lang w:val="fr-FR"/>
                <w:rPrChange w:id="415" w:author="METIAN, Marc" w:date="2026-03-24T13:33:00Z" w16du:dateUtc="2026-03-24T12:33:00Z">
                  <w:rPr>
                    <w:rFonts w:ascii="Arial" w:hAnsi="Arial" w:cs="Arial"/>
                    <w:color w:val="000000"/>
                  </w:rPr>
                </w:rPrChange>
              </w:rPr>
              <w:t>Investigación</w:t>
            </w:r>
            <w:proofErr w:type="spellEnd"/>
            <w:r w:rsidRPr="001D07D9">
              <w:rPr>
                <w:rFonts w:ascii="Arial" w:hAnsi="Arial" w:cs="Arial"/>
                <w:color w:val="000000"/>
                <w:lang w:val="fr-FR"/>
                <w:rPrChange w:id="416" w:author="METIAN, Marc" w:date="2026-03-24T13:33:00Z" w16du:dateUtc="2026-03-24T12:33:00Z">
                  <w:rPr>
                    <w:rFonts w:ascii="Arial" w:hAnsi="Arial" w:cs="Arial"/>
                    <w:color w:val="000000"/>
                  </w:rPr>
                </w:rPrChange>
              </w:rPr>
              <w:t xml:space="preserve"> de </w:t>
            </w:r>
            <w:proofErr w:type="spellStart"/>
            <w:r w:rsidRPr="001D07D9">
              <w:rPr>
                <w:rFonts w:ascii="Arial" w:hAnsi="Arial" w:cs="Arial"/>
                <w:color w:val="000000"/>
                <w:lang w:val="fr-FR"/>
                <w:rPrChange w:id="417" w:author="METIAN, Marc" w:date="2026-03-24T13:33:00Z" w16du:dateUtc="2026-03-24T12:33:00Z">
                  <w:rPr>
                    <w:rFonts w:ascii="Arial" w:hAnsi="Arial" w:cs="Arial"/>
                    <w:color w:val="000000"/>
                  </w:rPr>
                </w:rPrChange>
              </w:rPr>
              <w:t>Estresores</w:t>
            </w:r>
            <w:proofErr w:type="spellEnd"/>
            <w:r w:rsidRPr="001D07D9">
              <w:rPr>
                <w:rFonts w:ascii="Arial" w:hAnsi="Arial" w:cs="Arial"/>
                <w:color w:val="000000"/>
                <w:lang w:val="fr-FR"/>
                <w:rPrChange w:id="418" w:author="METIAN, Marc" w:date="2026-03-24T13:33:00Z" w16du:dateUtc="2026-03-24T12:33:00Z">
                  <w:rPr>
                    <w:rFonts w:ascii="Arial" w:hAnsi="Arial" w:cs="Arial"/>
                    <w:color w:val="000000"/>
                  </w:rPr>
                </w:rPrChange>
              </w:rPr>
              <w:t xml:space="preserve"> Marinos-</w:t>
            </w:r>
            <w:proofErr w:type="spellStart"/>
            <w:r w:rsidRPr="001D07D9">
              <w:rPr>
                <w:rFonts w:ascii="Arial" w:hAnsi="Arial" w:cs="Arial"/>
                <w:color w:val="000000"/>
                <w:lang w:val="fr-FR"/>
                <w:rPrChange w:id="419" w:author="METIAN, Marc" w:date="2026-03-24T13:33:00Z" w16du:dateUtc="2026-03-24T12:33:00Z">
                  <w:rPr>
                    <w:rFonts w:ascii="Arial" w:hAnsi="Arial" w:cs="Arial"/>
                    <w:color w:val="000000"/>
                  </w:rPr>
                </w:rPrChange>
              </w:rPr>
              <w:t>Costeros</w:t>
            </w:r>
            <w:proofErr w:type="spellEnd"/>
            <w:r w:rsidRPr="001D07D9">
              <w:rPr>
                <w:rFonts w:ascii="Arial" w:hAnsi="Arial" w:cs="Arial"/>
                <w:color w:val="000000"/>
                <w:lang w:val="fr-FR"/>
                <w:rPrChange w:id="420" w:author="METIAN, Marc" w:date="2026-03-24T13:33:00Z" w16du:dateUtc="2026-03-24T12:33:00Z">
                  <w:rPr>
                    <w:rFonts w:ascii="Arial" w:hAnsi="Arial" w:cs="Arial"/>
                    <w:color w:val="000000"/>
                  </w:rPr>
                </w:rPrChange>
              </w:rPr>
              <w:t xml:space="preserve"> en </w:t>
            </w:r>
            <w:proofErr w:type="spellStart"/>
            <w:r w:rsidRPr="001D07D9">
              <w:rPr>
                <w:rFonts w:ascii="Arial" w:hAnsi="Arial" w:cs="Arial"/>
                <w:color w:val="000000"/>
                <w:lang w:val="fr-FR"/>
                <w:rPrChange w:id="421" w:author="METIAN, Marc" w:date="2026-03-24T13:33:00Z" w16du:dateUtc="2026-03-24T12:33:00Z">
                  <w:rPr>
                    <w:rFonts w:ascii="Arial" w:hAnsi="Arial" w:cs="Arial"/>
                    <w:color w:val="000000"/>
                  </w:rPr>
                </w:rPrChange>
              </w:rPr>
              <w:t>Latinoamérica</w:t>
            </w:r>
            <w:proofErr w:type="spellEnd"/>
            <w:r w:rsidRPr="001D07D9">
              <w:rPr>
                <w:rFonts w:ascii="Arial" w:hAnsi="Arial" w:cs="Arial"/>
                <w:color w:val="000000"/>
                <w:lang w:val="fr-FR"/>
                <w:rPrChange w:id="422" w:author="METIAN, Marc" w:date="2026-03-24T13:33:00Z" w16du:dateUtc="2026-03-24T12:33:00Z">
                  <w:rPr>
                    <w:rFonts w:ascii="Arial" w:hAnsi="Arial" w:cs="Arial"/>
                    <w:color w:val="000000"/>
                  </w:rPr>
                </w:rPrChange>
              </w:rPr>
              <w:t xml:space="preserve"> y el Caribe (REMARCO), Mar del </w:t>
            </w:r>
            <w:proofErr w:type="spellStart"/>
            <w:r w:rsidRPr="001D07D9">
              <w:rPr>
                <w:rFonts w:ascii="Arial" w:hAnsi="Arial" w:cs="Arial"/>
                <w:color w:val="000000"/>
                <w:lang w:val="fr-FR"/>
                <w:rPrChange w:id="423" w:author="METIAN, Marc" w:date="2026-03-24T13:33:00Z" w16du:dateUtc="2026-03-24T12:33:00Z">
                  <w:rPr>
                    <w:rFonts w:ascii="Arial" w:hAnsi="Arial" w:cs="Arial"/>
                    <w:color w:val="000000"/>
                  </w:rPr>
                </w:rPrChange>
              </w:rPr>
              <w:t>Plata</w:t>
            </w:r>
            <w:proofErr w:type="spellEnd"/>
            <w:r w:rsidRPr="001D07D9">
              <w:rPr>
                <w:rFonts w:ascii="Arial" w:hAnsi="Arial" w:cs="Arial"/>
                <w:color w:val="000000"/>
                <w:lang w:val="fr-FR"/>
                <w:rPrChange w:id="424" w:author="METIAN, Marc" w:date="2026-03-24T13:33:00Z" w16du:dateUtc="2026-03-24T12:33:00Z">
                  <w:rPr>
                    <w:rFonts w:ascii="Arial" w:hAnsi="Arial" w:cs="Arial"/>
                    <w:color w:val="000000"/>
                  </w:rPr>
                </w:rPrChange>
              </w:rPr>
              <w:t>, Argentina.</w:t>
            </w:r>
          </w:p>
          <w:p w14:paraId="4B7FA288" w14:textId="77777777" w:rsidR="00223237" w:rsidRPr="001D07D9" w:rsidRDefault="00223237" w:rsidP="00223237">
            <w:pPr>
              <w:rPr>
                <w:lang w:val="fr-FR"/>
                <w:rPrChange w:id="425" w:author="METIAN, Marc" w:date="2026-03-24T13:33:00Z" w16du:dateUtc="2026-03-24T12:33:00Z">
                  <w:rPr/>
                </w:rPrChange>
              </w:rPr>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10E5"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42B0F"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C0AE"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0B213"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4BB" w14:textId="77777777" w:rsidR="00223237" w:rsidRPr="00223237" w:rsidRDefault="00223237" w:rsidP="00223237">
            <w:r w:rsidRPr="00223237">
              <w:rPr>
                <w:rFonts w:ascii="Arial" w:hAnsi="Arial" w:cs="Arial"/>
                <w:color w:val="000000"/>
              </w:rPr>
              <w:t>X</w:t>
            </w:r>
          </w:p>
        </w:tc>
      </w:tr>
      <w:tr w:rsidR="00223237" w:rsidRPr="00223237" w14:paraId="6266729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C270" w14:textId="77777777" w:rsidR="00223237" w:rsidRPr="00223237" w:rsidRDefault="00223237" w:rsidP="00223237">
            <w:r w:rsidRPr="00223237">
              <w:rPr>
                <w:rFonts w:ascii="Arial" w:hAnsi="Arial" w:cs="Arial"/>
                <w:color w:val="000000"/>
              </w:rPr>
              <w:t>Jurleys Paola Vellojin Furnieles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A2F1D" w14:textId="77777777" w:rsidR="00223237" w:rsidRPr="00223237" w:rsidRDefault="00223237" w:rsidP="00223237">
            <w:r w:rsidRPr="00223237">
              <w:rPr>
                <w:rFonts w:ascii="Arial" w:hAnsi="Arial" w:cs="Arial"/>
                <w:color w:val="000000"/>
              </w:rPr>
              <w:t>jurleys.vellojin@ifop.cl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18B7" w14:textId="77777777" w:rsidR="00223237" w:rsidRPr="001D07D9" w:rsidRDefault="00223237" w:rsidP="00223237">
            <w:pPr>
              <w:spacing w:before="240" w:after="240"/>
              <w:rPr>
                <w:lang w:val="fr-FR"/>
                <w:rPrChange w:id="426" w:author="METIAN, Marc" w:date="2026-03-24T13:33:00Z" w16du:dateUtc="2026-03-24T12:33:00Z">
                  <w:rPr/>
                </w:rPrChange>
              </w:rPr>
            </w:pPr>
            <w:proofErr w:type="spellStart"/>
            <w:r w:rsidRPr="001D07D9">
              <w:rPr>
                <w:rFonts w:ascii="Arial" w:hAnsi="Arial" w:cs="Arial"/>
                <w:color w:val="000000"/>
                <w:lang w:val="fr-FR"/>
                <w:rPrChange w:id="427" w:author="METIAN, Marc" w:date="2026-03-24T13:33:00Z" w16du:dateUtc="2026-03-24T12:33:00Z">
                  <w:rPr>
                    <w:rFonts w:ascii="Arial" w:hAnsi="Arial" w:cs="Arial"/>
                    <w:color w:val="000000"/>
                  </w:rPr>
                </w:rPrChange>
              </w:rPr>
              <w:t>Departamento</w:t>
            </w:r>
            <w:proofErr w:type="spellEnd"/>
            <w:r w:rsidRPr="001D07D9">
              <w:rPr>
                <w:rFonts w:ascii="Arial" w:hAnsi="Arial" w:cs="Arial"/>
                <w:color w:val="000000"/>
                <w:lang w:val="fr-FR"/>
                <w:rPrChange w:id="428" w:author="METIAN, Marc" w:date="2026-03-24T13:33:00Z" w16du:dateUtc="2026-03-24T12:33:00Z">
                  <w:rPr>
                    <w:rFonts w:ascii="Arial" w:hAnsi="Arial" w:cs="Arial"/>
                    <w:color w:val="000000"/>
                  </w:rPr>
                </w:rPrChange>
              </w:rPr>
              <w:t xml:space="preserve"> de Medio </w:t>
            </w:r>
            <w:proofErr w:type="spellStart"/>
            <w:r w:rsidRPr="001D07D9">
              <w:rPr>
                <w:rFonts w:ascii="Arial" w:hAnsi="Arial" w:cs="Arial"/>
                <w:color w:val="000000"/>
                <w:lang w:val="fr-FR"/>
                <w:rPrChange w:id="429" w:author="METIAN, Marc" w:date="2026-03-24T13:33:00Z" w16du:dateUtc="2026-03-24T12:33:00Z">
                  <w:rPr>
                    <w:rFonts w:ascii="Arial" w:hAnsi="Arial" w:cs="Arial"/>
                    <w:color w:val="000000"/>
                  </w:rPr>
                </w:rPrChange>
              </w:rPr>
              <w:t>Ambiente</w:t>
            </w:r>
            <w:proofErr w:type="spellEnd"/>
            <w:r w:rsidRPr="001D07D9">
              <w:rPr>
                <w:rFonts w:ascii="Arial" w:hAnsi="Arial" w:cs="Arial"/>
                <w:color w:val="000000"/>
                <w:lang w:val="fr-FR"/>
                <w:rPrChange w:id="430" w:author="METIAN, Marc" w:date="2026-03-24T13:33:00Z" w16du:dateUtc="2026-03-24T12:33:00Z">
                  <w:rPr>
                    <w:rFonts w:ascii="Arial" w:hAnsi="Arial" w:cs="Arial"/>
                    <w:color w:val="000000"/>
                  </w:rPr>
                </w:rPrChange>
              </w:rPr>
              <w:t xml:space="preserve">, </w:t>
            </w:r>
            <w:proofErr w:type="spellStart"/>
            <w:r w:rsidRPr="001D07D9">
              <w:rPr>
                <w:rFonts w:ascii="Arial" w:hAnsi="Arial" w:cs="Arial"/>
                <w:color w:val="000000"/>
                <w:lang w:val="fr-FR"/>
                <w:rPrChange w:id="431" w:author="METIAN, Marc" w:date="2026-03-24T13:33:00Z" w16du:dateUtc="2026-03-24T12:33:00Z">
                  <w:rPr>
                    <w:rFonts w:ascii="Arial" w:hAnsi="Arial" w:cs="Arial"/>
                    <w:color w:val="000000"/>
                  </w:rPr>
                </w:rPrChange>
              </w:rPr>
              <w:t>División</w:t>
            </w:r>
            <w:proofErr w:type="spellEnd"/>
            <w:r w:rsidRPr="001D07D9">
              <w:rPr>
                <w:rFonts w:ascii="Arial" w:hAnsi="Arial" w:cs="Arial"/>
                <w:color w:val="000000"/>
                <w:lang w:val="fr-FR"/>
                <w:rPrChange w:id="432" w:author="METIAN, Marc" w:date="2026-03-24T13:33:00Z" w16du:dateUtc="2026-03-24T12:33:00Z">
                  <w:rPr>
                    <w:rFonts w:ascii="Arial" w:hAnsi="Arial" w:cs="Arial"/>
                    <w:color w:val="000000"/>
                  </w:rPr>
                </w:rPrChange>
              </w:rPr>
              <w:t xml:space="preserve"> de </w:t>
            </w:r>
            <w:proofErr w:type="spellStart"/>
            <w:r w:rsidRPr="001D07D9">
              <w:rPr>
                <w:rFonts w:ascii="Arial" w:hAnsi="Arial" w:cs="Arial"/>
                <w:color w:val="000000"/>
                <w:lang w:val="fr-FR"/>
                <w:rPrChange w:id="433" w:author="METIAN, Marc" w:date="2026-03-24T13:33:00Z" w16du:dateUtc="2026-03-24T12:33:00Z">
                  <w:rPr>
                    <w:rFonts w:ascii="Arial" w:hAnsi="Arial" w:cs="Arial"/>
                    <w:color w:val="000000"/>
                  </w:rPr>
                </w:rPrChange>
              </w:rPr>
              <w:t>Investigación</w:t>
            </w:r>
            <w:proofErr w:type="spellEnd"/>
            <w:r w:rsidRPr="001D07D9">
              <w:rPr>
                <w:rFonts w:ascii="Arial" w:hAnsi="Arial" w:cs="Arial"/>
                <w:color w:val="000000"/>
                <w:lang w:val="fr-FR"/>
                <w:rPrChange w:id="434" w:author="METIAN, Marc" w:date="2026-03-24T13:33:00Z" w16du:dateUtc="2026-03-24T12:33:00Z">
                  <w:rPr>
                    <w:rFonts w:ascii="Arial" w:hAnsi="Arial" w:cs="Arial"/>
                    <w:color w:val="000000"/>
                  </w:rPr>
                </w:rPrChange>
              </w:rPr>
              <w:t xml:space="preserve"> en </w:t>
            </w:r>
            <w:proofErr w:type="spellStart"/>
            <w:r w:rsidRPr="001D07D9">
              <w:rPr>
                <w:rFonts w:ascii="Arial" w:hAnsi="Arial" w:cs="Arial"/>
                <w:color w:val="000000"/>
                <w:lang w:val="fr-FR"/>
                <w:rPrChange w:id="435" w:author="METIAN, Marc" w:date="2026-03-24T13:33:00Z" w16du:dateUtc="2026-03-24T12:33:00Z">
                  <w:rPr>
                    <w:rFonts w:ascii="Arial" w:hAnsi="Arial" w:cs="Arial"/>
                    <w:color w:val="000000"/>
                  </w:rPr>
                </w:rPrChange>
              </w:rPr>
              <w:t>Acuicultura</w:t>
            </w:r>
            <w:proofErr w:type="spellEnd"/>
            <w:r w:rsidRPr="001D07D9">
              <w:rPr>
                <w:rFonts w:ascii="Arial" w:hAnsi="Arial" w:cs="Arial"/>
                <w:color w:val="000000"/>
                <w:lang w:val="fr-FR"/>
                <w:rPrChange w:id="436" w:author="METIAN, Marc" w:date="2026-03-24T13:33:00Z" w16du:dateUtc="2026-03-24T12:33:00Z">
                  <w:rPr>
                    <w:rFonts w:ascii="Arial" w:hAnsi="Arial" w:cs="Arial"/>
                    <w:color w:val="000000"/>
                  </w:rPr>
                </w:rPrChange>
              </w:rPr>
              <w:t xml:space="preserve">, Instituto de </w:t>
            </w:r>
            <w:proofErr w:type="spellStart"/>
            <w:r w:rsidRPr="001D07D9">
              <w:rPr>
                <w:rFonts w:ascii="Arial" w:hAnsi="Arial" w:cs="Arial"/>
                <w:color w:val="000000"/>
                <w:lang w:val="fr-FR"/>
                <w:rPrChange w:id="437" w:author="METIAN, Marc" w:date="2026-03-24T13:33:00Z" w16du:dateUtc="2026-03-24T12:33:00Z">
                  <w:rPr>
                    <w:rFonts w:ascii="Arial" w:hAnsi="Arial" w:cs="Arial"/>
                    <w:color w:val="000000"/>
                  </w:rPr>
                </w:rPrChange>
              </w:rPr>
              <w:t>Fomento</w:t>
            </w:r>
            <w:proofErr w:type="spellEnd"/>
            <w:r w:rsidRPr="001D07D9">
              <w:rPr>
                <w:rFonts w:ascii="Arial" w:hAnsi="Arial" w:cs="Arial"/>
                <w:color w:val="000000"/>
                <w:lang w:val="fr-FR"/>
                <w:rPrChange w:id="438" w:author="METIAN, Marc" w:date="2026-03-24T13:33:00Z" w16du:dateUtc="2026-03-24T12:33:00Z">
                  <w:rPr>
                    <w:rFonts w:ascii="Arial" w:hAnsi="Arial" w:cs="Arial"/>
                    <w:color w:val="000000"/>
                  </w:rPr>
                </w:rPrChange>
              </w:rPr>
              <w:t xml:space="preserve"> </w:t>
            </w:r>
            <w:proofErr w:type="spellStart"/>
            <w:r w:rsidRPr="001D07D9">
              <w:rPr>
                <w:rFonts w:ascii="Arial" w:hAnsi="Arial" w:cs="Arial"/>
                <w:color w:val="000000"/>
                <w:lang w:val="fr-FR"/>
                <w:rPrChange w:id="439" w:author="METIAN, Marc" w:date="2026-03-24T13:33:00Z" w16du:dateUtc="2026-03-24T12:33:00Z">
                  <w:rPr>
                    <w:rFonts w:ascii="Arial" w:hAnsi="Arial" w:cs="Arial"/>
                    <w:color w:val="000000"/>
                  </w:rPr>
                </w:rPrChange>
              </w:rPr>
              <w:t>Pesquero</w:t>
            </w:r>
            <w:proofErr w:type="spellEnd"/>
            <w:r w:rsidRPr="001D07D9">
              <w:rPr>
                <w:rFonts w:ascii="Arial" w:hAnsi="Arial" w:cs="Arial"/>
                <w:color w:val="000000"/>
                <w:lang w:val="fr-FR"/>
                <w:rPrChange w:id="440" w:author="METIAN, Marc" w:date="2026-03-24T13:33:00Z" w16du:dateUtc="2026-03-24T12:33:00Z">
                  <w:rPr>
                    <w:rFonts w:ascii="Arial" w:hAnsi="Arial" w:cs="Arial"/>
                    <w:color w:val="000000"/>
                  </w:rPr>
                </w:rPrChange>
              </w:rPr>
              <w:t xml:space="preserve"> (IFOP), Puerto Montt, Chile.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2A0"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5E6A"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DDA1"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2A27"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EAA5" w14:textId="77777777" w:rsidR="00223237" w:rsidRPr="00223237" w:rsidRDefault="00223237" w:rsidP="00223237">
            <w:r w:rsidRPr="00223237">
              <w:rPr>
                <w:rFonts w:ascii="Arial" w:hAnsi="Arial" w:cs="Arial"/>
                <w:color w:val="000000"/>
              </w:rPr>
              <w:t>X</w:t>
            </w:r>
          </w:p>
        </w:tc>
      </w:tr>
      <w:tr w:rsidR="00223237" w:rsidRPr="00223237" w14:paraId="48FABD6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5E81D" w14:textId="77777777" w:rsidR="00223237" w:rsidRPr="00223237" w:rsidRDefault="00223237" w:rsidP="00223237">
            <w:r w:rsidRPr="00223237">
              <w:rPr>
                <w:rFonts w:ascii="Arial" w:hAnsi="Arial" w:cs="Arial"/>
                <w:color w:val="000000"/>
              </w:rPr>
              <w:t>Zhenzhen Li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664C" w14:textId="77777777" w:rsidR="00223237" w:rsidRPr="00223237" w:rsidRDefault="00223237" w:rsidP="00223237">
            <w:r w:rsidRPr="00223237">
              <w:rPr>
                <w:rFonts w:ascii="Arial" w:hAnsi="Arial" w:cs="Arial"/>
                <w:color w:val="000000"/>
              </w:rPr>
              <w:t>zhenzli@jou.edu.cn</w:t>
            </w:r>
          </w:p>
          <w:p w14:paraId="2CEF2935" w14:textId="77777777" w:rsidR="00223237" w:rsidRPr="00223237" w:rsidRDefault="00223237" w:rsidP="00223237">
            <w:pPr>
              <w:spacing w:after="240"/>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CA78C" w14:textId="77777777" w:rsidR="00223237" w:rsidRPr="00223237" w:rsidRDefault="00223237" w:rsidP="00223237">
            <w:r w:rsidRPr="00223237">
              <w:rPr>
                <w:rFonts w:ascii="Roboto" w:hAnsi="Roboto"/>
                <w:color w:val="000000"/>
              </w:rPr>
              <w:t>School of Marine Science and Fisheries, Jiangsu Ocean University, Lianyungang, China</w:t>
            </w:r>
          </w:p>
          <w:p w14:paraId="7684A921"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9602E"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508"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B218"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39C9"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A7943" w14:textId="77777777" w:rsidR="00223237" w:rsidRPr="00223237" w:rsidRDefault="00223237" w:rsidP="00223237">
            <w:r w:rsidRPr="00223237">
              <w:rPr>
                <w:rFonts w:ascii="Arial" w:hAnsi="Arial" w:cs="Arial"/>
                <w:color w:val="000000"/>
              </w:rPr>
              <w:t>X</w:t>
            </w:r>
          </w:p>
        </w:tc>
      </w:tr>
      <w:tr w:rsidR="00223237" w:rsidRPr="00223237" w14:paraId="07E49EB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1B5D" w14:textId="77777777" w:rsidR="00223237" w:rsidRPr="00223237" w:rsidRDefault="00223237" w:rsidP="00223237">
            <w:r w:rsidRPr="00223237">
              <w:rPr>
                <w:rFonts w:ascii="Arial" w:hAnsi="Arial" w:cs="Arial"/>
                <w:color w:val="000000"/>
              </w:rPr>
              <w:t>Yusmila Helguera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928D" w14:textId="77777777" w:rsidR="00223237" w:rsidRPr="00223237" w:rsidRDefault="00223237" w:rsidP="00223237">
            <w:r w:rsidRPr="00223237">
              <w:rPr>
                <w:rFonts w:ascii="Arial" w:hAnsi="Arial" w:cs="Arial"/>
                <w:color w:val="000000"/>
              </w:rPr>
              <w:t>yusmilahelguera@gmail.com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12E46"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016F"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B62D"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8E54"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E5E8"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FABA" w14:textId="77777777" w:rsidR="00223237" w:rsidRPr="00223237" w:rsidRDefault="00223237" w:rsidP="00223237"/>
        </w:tc>
      </w:tr>
      <w:tr w:rsidR="00223237" w:rsidRPr="00223237" w14:paraId="4C43D19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AB73" w14:textId="77777777" w:rsidR="00223237" w:rsidRPr="00223237" w:rsidRDefault="00223237" w:rsidP="00223237">
            <w:r w:rsidRPr="00223237">
              <w:rPr>
                <w:rFonts w:ascii="Arial" w:hAnsi="Arial" w:cs="Arial"/>
                <w:color w:val="000000"/>
              </w:rPr>
              <w:t>Natalija Suhareva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3F1A" w14:textId="77777777" w:rsidR="00223237" w:rsidRPr="00223237" w:rsidRDefault="00223237" w:rsidP="00223237">
            <w:r w:rsidRPr="00223237">
              <w:rPr>
                <w:rFonts w:ascii="Arial" w:hAnsi="Arial" w:cs="Arial"/>
                <w:color w:val="000000"/>
              </w:rPr>
              <w:t>natalija.suharev</w:t>
            </w:r>
            <w:r w:rsidRPr="00223237">
              <w:rPr>
                <w:rFonts w:ascii="Arial" w:hAnsi="Arial" w:cs="Arial"/>
                <w:color w:val="000000"/>
              </w:rPr>
              <w:lastRenderedPageBreak/>
              <w:t>a@bio.ku.dk</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1D0F7" w14:textId="77777777" w:rsidR="00223237" w:rsidRPr="00223237" w:rsidRDefault="00223237" w:rsidP="00223237">
            <w:r w:rsidRPr="00223237">
              <w:rPr>
                <w:rFonts w:ascii="Arial" w:hAnsi="Arial" w:cs="Arial"/>
                <w:color w:val="000000"/>
              </w:rPr>
              <w:lastRenderedPageBreak/>
              <w:t xml:space="preserve">University of Copenhagen, Department </w:t>
            </w:r>
            <w:r w:rsidRPr="00223237">
              <w:rPr>
                <w:rFonts w:ascii="Arial" w:hAnsi="Arial" w:cs="Arial"/>
                <w:color w:val="000000"/>
              </w:rPr>
              <w:lastRenderedPageBreak/>
              <w:t xml:space="preserve">of Biology, Marine Biological </w:t>
            </w:r>
            <w:proofErr w:type="spellStart"/>
            <w:proofErr w:type="gramStart"/>
            <w:r w:rsidRPr="00223237">
              <w:rPr>
                <w:rFonts w:ascii="Arial" w:hAnsi="Arial" w:cs="Arial"/>
                <w:color w:val="000000"/>
              </w:rPr>
              <w:t>Section,Helsingør</w:t>
            </w:r>
            <w:proofErr w:type="spellEnd"/>
            <w:proofErr w:type="gramEnd"/>
            <w:r w:rsidRPr="00223237">
              <w:rPr>
                <w:rFonts w:ascii="Arial" w:hAnsi="Arial" w:cs="Arial"/>
                <w:color w:val="000000"/>
              </w:rPr>
              <w:t>, Denmark </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6B9F"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8F12"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9D59" w14:textId="77777777" w:rsidR="00223237" w:rsidRPr="00223237" w:rsidRDefault="00223237" w:rsidP="00223237">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14A2E"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A14C" w14:textId="77777777" w:rsidR="00223237" w:rsidRPr="00223237" w:rsidRDefault="00223237" w:rsidP="00223237">
            <w:r w:rsidRPr="00223237">
              <w:rPr>
                <w:rFonts w:ascii="Arial" w:hAnsi="Arial" w:cs="Arial"/>
                <w:color w:val="000000"/>
              </w:rPr>
              <w:t>X</w:t>
            </w:r>
          </w:p>
        </w:tc>
      </w:tr>
      <w:tr w:rsidR="00223237" w:rsidRPr="00223237" w14:paraId="61AFC5E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CD77C" w14:textId="77777777" w:rsidR="00223237" w:rsidRPr="00223237" w:rsidRDefault="00223237" w:rsidP="00223237">
            <w:r w:rsidRPr="00223237">
              <w:rPr>
                <w:rFonts w:ascii="Arial" w:hAnsi="Arial" w:cs="Arial"/>
                <w:color w:val="000000"/>
              </w:rPr>
              <w:t>Einar Pétur Jónsson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3A862" w14:textId="77777777" w:rsidR="00223237" w:rsidRPr="00223237" w:rsidRDefault="00223237" w:rsidP="00223237">
            <w:r w:rsidRPr="00223237">
              <w:rPr>
                <w:rFonts w:ascii="Arial" w:hAnsi="Arial" w:cs="Arial"/>
                <w:color w:val="000000"/>
              </w:rPr>
              <w:t>einar.petur.jonsson@hafogvatn.is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8680"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7C09A"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4C790"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9D47" w14:textId="77777777" w:rsidR="00223237" w:rsidRPr="00223237" w:rsidRDefault="00223237" w:rsidP="00223237">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68EF3"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D82C" w14:textId="77777777" w:rsidR="00223237" w:rsidRPr="00223237" w:rsidRDefault="00223237" w:rsidP="00223237"/>
        </w:tc>
      </w:tr>
      <w:tr w:rsidR="00223237" w:rsidRPr="00223237" w14:paraId="15148115"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3346" w14:textId="77777777" w:rsidR="00223237" w:rsidRPr="00223237" w:rsidRDefault="00223237" w:rsidP="00223237">
            <w:r w:rsidRPr="00223237">
              <w:rPr>
                <w:rFonts w:ascii="Arial" w:hAnsi="Arial" w:cs="Arial"/>
                <w:color w:val="000000"/>
              </w:rPr>
              <w:t>Mirko Mutalipassi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C8EB" w14:textId="77777777" w:rsidR="00223237" w:rsidRPr="00223237" w:rsidRDefault="00223237" w:rsidP="00223237">
            <w:r w:rsidRPr="00223237">
              <w:rPr>
                <w:rFonts w:ascii="Arial" w:hAnsi="Arial" w:cs="Arial"/>
                <w:color w:val="000000"/>
              </w:rPr>
              <w:t>mirko.mutalipassi@szn.it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89399" w14:textId="77777777" w:rsidR="00223237" w:rsidRPr="00223237" w:rsidRDefault="00223237" w:rsidP="00223237">
            <w:r w:rsidRPr="00223237">
              <w:rPr>
                <w:rFonts w:ascii="Arial" w:hAnsi="Arial" w:cs="Arial"/>
                <w:color w:val="000000"/>
              </w:rPr>
              <w:t xml:space="preserve">Stazione </w:t>
            </w:r>
            <w:proofErr w:type="spellStart"/>
            <w:r w:rsidRPr="00223237">
              <w:rPr>
                <w:rFonts w:ascii="Arial" w:hAnsi="Arial" w:cs="Arial"/>
                <w:color w:val="000000"/>
              </w:rPr>
              <w:t>Zoologica</w:t>
            </w:r>
            <w:proofErr w:type="spellEnd"/>
            <w:r w:rsidRPr="00223237">
              <w:rPr>
                <w:rFonts w:ascii="Arial" w:hAnsi="Arial" w:cs="Arial"/>
                <w:color w:val="000000"/>
              </w:rPr>
              <w:t xml:space="preserve"> Anton Dohrn, Integrative Marine Ecology Department, Napoli, </w:t>
            </w:r>
            <w:proofErr w:type="gramStart"/>
            <w:r w:rsidRPr="00223237">
              <w:rPr>
                <w:rFonts w:ascii="Arial" w:hAnsi="Arial" w:cs="Arial"/>
                <w:color w:val="000000"/>
              </w:rPr>
              <w:t>Italy;</w:t>
            </w:r>
            <w:proofErr w:type="gramEnd"/>
          </w:p>
          <w:p w14:paraId="2CF31F36" w14:textId="77777777" w:rsidR="00223237" w:rsidRPr="00223237" w:rsidRDefault="00223237" w:rsidP="00223237"/>
          <w:p w14:paraId="0601312A" w14:textId="77777777" w:rsidR="00223237" w:rsidRPr="00223237" w:rsidRDefault="00223237" w:rsidP="00223237">
            <w:r w:rsidRPr="00223237">
              <w:rPr>
                <w:rFonts w:ascii="Arial" w:hAnsi="Arial" w:cs="Arial"/>
                <w:color w:val="000000"/>
              </w:rPr>
              <w:t>National Biodiversity Future Center (NBFC), Palermo, Italy;</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C3DD"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1EA8C"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FE10B"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10DB"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5B55" w14:textId="77777777" w:rsidR="00223237" w:rsidRPr="00223237" w:rsidRDefault="00223237" w:rsidP="00223237"/>
        </w:tc>
      </w:tr>
      <w:tr w:rsidR="00223237" w:rsidRPr="00223237" w14:paraId="1DA6EB0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B4C1" w14:textId="77777777" w:rsidR="00223237" w:rsidRPr="00223237" w:rsidRDefault="00223237" w:rsidP="00223237">
            <w:r w:rsidRPr="00223237">
              <w:rPr>
                <w:rFonts w:ascii="Arial" w:hAnsi="Arial" w:cs="Arial"/>
                <w:color w:val="000000"/>
              </w:rPr>
              <w:t>Edson Piscoya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3DCF" w14:textId="77777777" w:rsidR="00223237" w:rsidRPr="00223237" w:rsidRDefault="00223237" w:rsidP="00223237">
            <w:r w:rsidRPr="00223237">
              <w:rPr>
                <w:rFonts w:ascii="Arial" w:hAnsi="Arial" w:cs="Arial"/>
                <w:color w:val="000000"/>
              </w:rPr>
              <w:t>edpiscoya20@gmail.com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050A"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3E7A"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6B31A"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ABB0"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43E1A"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4A00" w14:textId="77777777" w:rsidR="00223237" w:rsidRPr="00223237" w:rsidRDefault="00223237" w:rsidP="00223237"/>
        </w:tc>
      </w:tr>
      <w:tr w:rsidR="00223237" w:rsidRPr="00223237" w14:paraId="478BDD58"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E761" w14:textId="77777777" w:rsidR="00223237" w:rsidRPr="00223237" w:rsidRDefault="00223237" w:rsidP="00223237">
            <w:r w:rsidRPr="00223237">
              <w:rPr>
                <w:rFonts w:ascii="Arial" w:hAnsi="Arial" w:cs="Arial"/>
                <w:color w:val="000000"/>
              </w:rPr>
              <w:t>Joana Filipa Fernandes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3AAB" w14:textId="77777777" w:rsidR="00223237" w:rsidRPr="00223237" w:rsidRDefault="00223237" w:rsidP="00223237">
            <w:hyperlink r:id="rId19" w:history="1">
              <w:r w:rsidRPr="00223237">
                <w:rPr>
                  <w:rFonts w:ascii="Arial" w:hAnsi="Arial" w:cs="Arial"/>
                  <w:color w:val="1155CC"/>
                  <w:u w:val="single"/>
                </w:rPr>
                <w:t>joanafcf@ua.pt</w:t>
              </w:r>
            </w:hyperlink>
          </w:p>
          <w:p w14:paraId="1F77A86F" w14:textId="77777777" w:rsidR="00223237" w:rsidRPr="00223237" w:rsidRDefault="00223237" w:rsidP="00223237">
            <w:pPr>
              <w:spacing w:after="240"/>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7CF8" w14:textId="77777777" w:rsidR="00223237" w:rsidRPr="00223237" w:rsidRDefault="00223237" w:rsidP="00223237">
            <w:commentRangeStart w:id="441"/>
            <w:r w:rsidRPr="00223237">
              <w:rPr>
                <w:rFonts w:ascii="Arial" w:hAnsi="Arial" w:cs="Arial"/>
                <w:color w:val="000000"/>
              </w:rPr>
              <w:t xml:space="preserve">ECOMARE </w:t>
            </w:r>
            <w:commentRangeEnd w:id="441"/>
            <w:r w:rsidR="0041067E" w:rsidRPr="00223237">
              <w:rPr>
                <w:rStyle w:val="CommentReference"/>
                <w:rFonts w:ascii="Arial" w:hAnsi="Arial" w:cs="Arial"/>
                <w:color w:val="000000"/>
                <w:sz w:val="24"/>
                <w:szCs w:val="24"/>
              </w:rPr>
              <w:commentReference w:id="441"/>
            </w:r>
            <w:r w:rsidRPr="00223237">
              <w:rPr>
                <w:rFonts w:ascii="Arial" w:hAnsi="Arial" w:cs="Arial"/>
                <w:color w:val="000000"/>
              </w:rPr>
              <w:t xml:space="preserve">- Laboratory for Innovation and Sustainability of Marine Biological Resources, CESAM – Centre for Environmental and Marine </w:t>
            </w:r>
            <w:r w:rsidRPr="00223237">
              <w:rPr>
                <w:rFonts w:ascii="Arial" w:hAnsi="Arial" w:cs="Arial"/>
                <w:color w:val="000000"/>
              </w:rPr>
              <w:lastRenderedPageBreak/>
              <w:t>Studies, Department of Biology, University of Aveiro, Estrada do Porto de Pesca Costeira, 3830-565 Gafanha da Nazaré, Portugal</w:t>
            </w:r>
          </w:p>
          <w:p w14:paraId="38181D59" w14:textId="77777777" w:rsidR="00223237" w:rsidRPr="001D07D9" w:rsidRDefault="00223237" w:rsidP="00223237">
            <w:pPr>
              <w:rPr>
                <w:lang w:val="fr-FR"/>
                <w:rPrChange w:id="442" w:author="METIAN, Marc" w:date="2026-03-24T13:33:00Z" w16du:dateUtc="2026-03-24T12:33:00Z">
                  <w:rPr/>
                </w:rPrChange>
              </w:rPr>
            </w:pPr>
            <w:r w:rsidRPr="001D07D9">
              <w:rPr>
                <w:rFonts w:ascii="Arial" w:hAnsi="Arial" w:cs="Arial"/>
                <w:color w:val="000000"/>
                <w:lang w:val="fr-FR"/>
                <w:rPrChange w:id="443" w:author="METIAN, Marc" w:date="2026-03-24T13:33:00Z" w16du:dateUtc="2026-03-24T12:33:00Z">
                  <w:rPr>
                    <w:rFonts w:ascii="Arial" w:hAnsi="Arial" w:cs="Arial"/>
                    <w:color w:val="000000"/>
                  </w:rPr>
                </w:rPrChange>
              </w:rPr>
              <w:t xml:space="preserve">Marine </w:t>
            </w:r>
            <w:proofErr w:type="spellStart"/>
            <w:r w:rsidRPr="001D07D9">
              <w:rPr>
                <w:rFonts w:ascii="Arial" w:hAnsi="Arial" w:cs="Arial"/>
                <w:color w:val="000000"/>
                <w:lang w:val="fr-FR"/>
                <w:rPrChange w:id="444" w:author="METIAN, Marc" w:date="2026-03-24T13:33:00Z" w16du:dateUtc="2026-03-24T12:33:00Z">
                  <w:rPr>
                    <w:rFonts w:ascii="Arial" w:hAnsi="Arial" w:cs="Arial"/>
                    <w:color w:val="000000"/>
                  </w:rPr>
                </w:rPrChange>
              </w:rPr>
              <w:t>Ecological</w:t>
            </w:r>
            <w:proofErr w:type="spellEnd"/>
            <w:r w:rsidRPr="001D07D9">
              <w:rPr>
                <w:rFonts w:ascii="Arial" w:hAnsi="Arial" w:cs="Arial"/>
                <w:color w:val="000000"/>
                <w:lang w:val="fr-FR"/>
                <w:rPrChange w:id="445" w:author="METIAN, Marc" w:date="2026-03-24T13:33:00Z" w16du:dateUtc="2026-03-24T12:33:00Z">
                  <w:rPr>
                    <w:rFonts w:ascii="Arial" w:hAnsi="Arial" w:cs="Arial"/>
                    <w:color w:val="000000"/>
                  </w:rPr>
                </w:rPrChange>
              </w:rPr>
              <w:t xml:space="preserve"> and </w:t>
            </w:r>
            <w:proofErr w:type="spellStart"/>
            <w:r w:rsidRPr="001D07D9">
              <w:rPr>
                <w:rFonts w:ascii="Arial" w:hAnsi="Arial" w:cs="Arial"/>
                <w:color w:val="000000"/>
                <w:lang w:val="fr-FR"/>
                <w:rPrChange w:id="446" w:author="METIAN, Marc" w:date="2026-03-24T13:33:00Z" w16du:dateUtc="2026-03-24T12:33:00Z">
                  <w:rPr>
                    <w:rFonts w:ascii="Arial" w:hAnsi="Arial" w:cs="Arial"/>
                    <w:color w:val="000000"/>
                  </w:rPr>
                </w:rPrChange>
              </w:rPr>
              <w:t>Evolutionary</w:t>
            </w:r>
            <w:proofErr w:type="spellEnd"/>
            <w:r w:rsidRPr="001D07D9">
              <w:rPr>
                <w:rFonts w:ascii="Arial" w:hAnsi="Arial" w:cs="Arial"/>
                <w:color w:val="000000"/>
                <w:lang w:val="fr-FR"/>
                <w:rPrChange w:id="447" w:author="METIAN, Marc" w:date="2026-03-24T13:33:00Z" w16du:dateUtc="2026-03-24T12:33:00Z">
                  <w:rPr>
                    <w:rFonts w:ascii="Arial" w:hAnsi="Arial" w:cs="Arial"/>
                    <w:color w:val="000000"/>
                  </w:rPr>
                </w:rPrChange>
              </w:rPr>
              <w:t xml:space="preserve"> </w:t>
            </w:r>
            <w:proofErr w:type="spellStart"/>
            <w:r w:rsidRPr="001D07D9">
              <w:rPr>
                <w:rFonts w:ascii="Arial" w:hAnsi="Arial" w:cs="Arial"/>
                <w:color w:val="000000"/>
                <w:lang w:val="fr-FR"/>
                <w:rPrChange w:id="448" w:author="METIAN, Marc" w:date="2026-03-24T13:33:00Z" w16du:dateUtc="2026-03-24T12:33:00Z">
                  <w:rPr>
                    <w:rFonts w:ascii="Arial" w:hAnsi="Arial" w:cs="Arial"/>
                    <w:color w:val="000000"/>
                  </w:rPr>
                </w:rPrChange>
              </w:rPr>
              <w:t>Physiology</w:t>
            </w:r>
            <w:proofErr w:type="spellEnd"/>
            <w:r w:rsidRPr="001D07D9">
              <w:rPr>
                <w:rFonts w:ascii="Arial" w:hAnsi="Arial" w:cs="Arial"/>
                <w:color w:val="000000"/>
                <w:lang w:val="fr-FR"/>
                <w:rPrChange w:id="449" w:author="METIAN, Marc" w:date="2026-03-24T13:33:00Z" w16du:dateUtc="2026-03-24T12:33:00Z">
                  <w:rPr>
                    <w:rFonts w:ascii="Arial" w:hAnsi="Arial" w:cs="Arial"/>
                    <w:color w:val="000000"/>
                  </w:rPr>
                </w:rPrChange>
              </w:rPr>
              <w:t xml:space="preserve"> </w:t>
            </w:r>
            <w:proofErr w:type="spellStart"/>
            <w:r w:rsidRPr="001D07D9">
              <w:rPr>
                <w:rFonts w:ascii="Arial" w:hAnsi="Arial" w:cs="Arial"/>
                <w:color w:val="000000"/>
                <w:lang w:val="fr-FR"/>
                <w:rPrChange w:id="450" w:author="METIAN, Marc" w:date="2026-03-24T13:33:00Z" w16du:dateUtc="2026-03-24T12:33:00Z">
                  <w:rPr>
                    <w:rFonts w:ascii="Arial" w:hAnsi="Arial" w:cs="Arial"/>
                    <w:color w:val="000000"/>
                  </w:rPr>
                </w:rPrChange>
              </w:rPr>
              <w:t>laboratory</w:t>
            </w:r>
            <w:proofErr w:type="spellEnd"/>
            <w:r w:rsidRPr="001D07D9">
              <w:rPr>
                <w:rFonts w:ascii="Arial" w:hAnsi="Arial" w:cs="Arial"/>
                <w:color w:val="000000"/>
                <w:lang w:val="fr-FR"/>
                <w:rPrChange w:id="451" w:author="METIAN, Marc" w:date="2026-03-24T13:33:00Z" w16du:dateUtc="2026-03-24T12:33:00Z">
                  <w:rPr>
                    <w:rFonts w:ascii="Arial" w:hAnsi="Arial" w:cs="Arial"/>
                    <w:color w:val="000000"/>
                  </w:rPr>
                </w:rPrChange>
              </w:rPr>
              <w:t>, Département de Biologie, Chimie et Géographie, Université du Québec à Rimouski, 300 Allée des Ursulines, Rimouski, QC G5L 3A1, Canada</w:t>
            </w:r>
          </w:p>
          <w:p w14:paraId="102A9E5A" w14:textId="77777777" w:rsidR="00223237" w:rsidRPr="00223237" w:rsidRDefault="00223237" w:rsidP="00223237">
            <w:r w:rsidRPr="00223237">
              <w:rPr>
                <w:rFonts w:ascii="Arial" w:hAnsi="Arial" w:cs="Arial"/>
                <w:color w:val="000000"/>
              </w:rPr>
              <w:t>UCIBIO - Applied Molecular Biosciences Unit, NOVA School of Science and Technology, NOVA University of Lisbon, Campus de Caparica, 2829-516 Caparica, Portugal</w:t>
            </w:r>
          </w:p>
          <w:p w14:paraId="4E098CF4" w14:textId="77777777" w:rsidR="00223237" w:rsidRPr="00223237" w:rsidRDefault="00223237" w:rsidP="00223237">
            <w:r w:rsidRPr="00223237">
              <w:rPr>
                <w:rFonts w:ascii="Arial" w:hAnsi="Arial" w:cs="Arial"/>
                <w:color w:val="000000"/>
              </w:rPr>
              <w:lastRenderedPageBreak/>
              <w:t>Associate Laboratory i4HB Institute for Health and Bioeconomy, NOVA School of Science and Technology, NOVA University of Lisbon, 2829-516 Caparica, Portugal</w:t>
            </w:r>
          </w:p>
          <w:p w14:paraId="5F715790" w14:textId="77777777" w:rsidR="00223237" w:rsidRPr="00223237" w:rsidRDefault="00223237" w:rsidP="00223237">
            <w:pPr>
              <w:spacing w:after="240"/>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10DF"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0186"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223B"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2640"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1F9F" w14:textId="77777777" w:rsidR="00223237" w:rsidRPr="00223237" w:rsidRDefault="00223237" w:rsidP="00223237">
            <w:r w:rsidRPr="00223237">
              <w:rPr>
                <w:rFonts w:ascii="Arial" w:hAnsi="Arial" w:cs="Arial"/>
                <w:color w:val="000000"/>
              </w:rPr>
              <w:t>X</w:t>
            </w:r>
          </w:p>
        </w:tc>
      </w:tr>
      <w:tr w:rsidR="00223237" w:rsidRPr="00223237" w14:paraId="7D9364B2"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56DA" w14:textId="77777777" w:rsidR="00223237" w:rsidRPr="00223237" w:rsidRDefault="00223237" w:rsidP="00223237">
            <w:r w:rsidRPr="00223237">
              <w:rPr>
                <w:rFonts w:ascii="Arial" w:hAnsi="Arial" w:cs="Arial"/>
                <w:color w:val="000000"/>
              </w:rPr>
              <w:lastRenderedPageBreak/>
              <w:t>Jawaher Alyafei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D9E4" w14:textId="77777777" w:rsidR="00223237" w:rsidRPr="00223237" w:rsidRDefault="00223237" w:rsidP="00223237"/>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BA7F"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97C99"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DA09E"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7BF98"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DE531"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3A67" w14:textId="77777777" w:rsidR="00223237" w:rsidRPr="00223237" w:rsidRDefault="00223237" w:rsidP="00223237"/>
        </w:tc>
      </w:tr>
      <w:tr w:rsidR="00223237" w:rsidRPr="00223237" w14:paraId="32C5B7C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F45B" w14:textId="77777777" w:rsidR="00223237" w:rsidRPr="00223237" w:rsidRDefault="00223237" w:rsidP="00223237">
            <w:r w:rsidRPr="00223237">
              <w:rPr>
                <w:rFonts w:ascii="Arial" w:hAnsi="Arial" w:cs="Arial"/>
                <w:color w:val="000000"/>
              </w:rPr>
              <w:t>Sam Dupont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D0BEB" w14:textId="77777777" w:rsidR="00223237" w:rsidRPr="00223237" w:rsidRDefault="00223237" w:rsidP="00223237">
            <w:r w:rsidRPr="00223237">
              <w:rPr>
                <w:rFonts w:ascii="Arial" w:hAnsi="Arial" w:cs="Arial"/>
                <w:color w:val="000000"/>
              </w:rPr>
              <w:t>sam.dupont@bioenv.gu.se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0D70" w14:textId="77777777" w:rsidR="00223237" w:rsidRPr="00223237" w:rsidRDefault="00223237" w:rsidP="00223237">
            <w:r w:rsidRPr="00223237">
              <w:rPr>
                <w:rFonts w:ascii="Arial" w:hAnsi="Arial" w:cs="Arial"/>
                <w:color w:val="000000"/>
              </w:rPr>
              <w:t>University of Gothenburg, Sweden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5E12"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CD751"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D2527"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2422"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F375" w14:textId="77777777" w:rsidR="00223237" w:rsidRPr="00223237" w:rsidRDefault="00223237" w:rsidP="00223237">
            <w:r w:rsidRPr="00223237">
              <w:rPr>
                <w:rFonts w:ascii="Arial" w:hAnsi="Arial" w:cs="Arial"/>
                <w:color w:val="000000"/>
              </w:rPr>
              <w:t>X</w:t>
            </w:r>
          </w:p>
        </w:tc>
      </w:tr>
      <w:tr w:rsidR="00223237" w:rsidRPr="00223237" w14:paraId="3EAB6C66"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2DAE" w14:textId="77777777" w:rsidR="00223237" w:rsidRPr="00223237" w:rsidRDefault="00223237" w:rsidP="00223237">
            <w:r w:rsidRPr="00223237">
              <w:rPr>
                <w:rFonts w:ascii="Arial" w:hAnsi="Arial" w:cs="Arial"/>
                <w:color w:val="000000"/>
              </w:rPr>
              <w:t>Marc Metian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A4FDD" w14:textId="77777777" w:rsidR="00223237" w:rsidRPr="00223237" w:rsidRDefault="00223237" w:rsidP="00223237">
            <w:r w:rsidRPr="00223237">
              <w:rPr>
                <w:rFonts w:ascii="Arial" w:hAnsi="Arial" w:cs="Arial"/>
                <w:color w:val="000000"/>
              </w:rPr>
              <w:t>m.metian@iaea.org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C173" w14:textId="2AC585AF" w:rsidR="00223237" w:rsidRPr="00223237" w:rsidRDefault="00AA74AA" w:rsidP="00223237">
            <w:ins w:id="452" w:author="METIAN, Marc" w:date="2026-03-24T15:47:00Z" w16du:dateUtc="2026-03-24T14:47:00Z">
              <w:r w:rsidRPr="007750EF">
                <w:rPr>
                  <w:sz w:val="22"/>
                </w:rPr>
                <w:t>IAEA Marine Environment Laboratories, Department of Nuclear Sciences and Applications, International Atomic Energy Agency, 98000 Monaco, Principality of Monaco</w:t>
              </w:r>
            </w:ins>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855C2" w14:textId="77777777" w:rsidR="00223237" w:rsidRPr="00223237" w:rsidRDefault="00223237" w:rsidP="00223237">
            <w:proofErr w:type="spellStart"/>
            <w:r w:rsidRPr="00223237">
              <w:rPr>
                <w:rFonts w:ascii="Arial" w:hAnsi="Arial" w:cs="Arial"/>
                <w:color w:val="000000"/>
              </w:rPr>
              <w:t>xX</w:t>
            </w:r>
            <w:proofErr w:type="spellEnd"/>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CC6B"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EFA7"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A97C8"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C3C1" w14:textId="77777777" w:rsidR="00223237" w:rsidRPr="00223237" w:rsidRDefault="00223237" w:rsidP="00223237">
            <w:r w:rsidRPr="00223237">
              <w:rPr>
                <w:rFonts w:ascii="Arial" w:hAnsi="Arial" w:cs="Arial"/>
                <w:color w:val="000000"/>
              </w:rPr>
              <w:t>X</w:t>
            </w:r>
          </w:p>
        </w:tc>
      </w:tr>
      <w:tr w:rsidR="00223237" w:rsidRPr="00223237" w14:paraId="323943C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A621D" w14:textId="24CD41E8" w:rsidR="00223237" w:rsidRPr="00223237" w:rsidRDefault="00AA74AA" w:rsidP="00223237">
            <w:ins w:id="453" w:author="METIAN, Marc" w:date="2026-03-24T15:46:00Z" w16du:dateUtc="2026-03-24T14:46:00Z">
              <w:r w:rsidRPr="00AA74AA">
                <w:rPr>
                  <w:rFonts w:ascii="Arial" w:hAnsi="Arial" w:cs="Arial"/>
                  <w:color w:val="000000"/>
                </w:rPr>
                <w:t xml:space="preserve">Anna Maria ORANI, </w:t>
              </w:r>
            </w:ins>
            <w:del w:id="454" w:author="METIAN, Marc" w:date="2026-03-24T15:46:00Z" w16du:dateUtc="2026-03-24T14:46:00Z">
              <w:r w:rsidR="00223237" w:rsidRPr="00223237" w:rsidDel="00AA74AA">
                <w:rPr>
                  <w:rFonts w:ascii="Arial" w:hAnsi="Arial" w:cs="Arial"/>
                  <w:color w:val="000000"/>
                </w:rPr>
                <w:delText>Lithium lady</w:delText>
              </w:r>
            </w:del>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E34D" w14:textId="3C6BAADB" w:rsidR="00223237" w:rsidRPr="00223237" w:rsidRDefault="00AA74AA" w:rsidP="00223237">
            <w:ins w:id="455" w:author="METIAN, Marc" w:date="2026-03-24T15:46:00Z" w16du:dateUtc="2026-03-24T14:46:00Z">
              <w:r w:rsidRPr="00AA74AA">
                <w:rPr>
                  <w:rFonts w:ascii="Arial" w:hAnsi="Arial" w:cs="Arial"/>
                  <w:color w:val="000000"/>
                </w:rPr>
                <w:t>A.M.Orani@iaea.org</w:t>
              </w:r>
            </w:ins>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E8FA" w14:textId="1484AF40" w:rsidR="00223237" w:rsidRPr="00223237" w:rsidRDefault="00AA74AA" w:rsidP="00223237">
            <w:ins w:id="456" w:author="METIAN, Marc" w:date="2026-03-24T15:48:00Z" w16du:dateUtc="2026-03-24T14:48:00Z">
              <w:r>
                <w:t>Same</w:t>
              </w:r>
            </w:ins>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76CC"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E1785" w14:textId="025B96D1" w:rsidR="00223237" w:rsidRPr="00223237" w:rsidRDefault="00AA74AA" w:rsidP="00223237">
            <w:ins w:id="457" w:author="METIAN, Marc" w:date="2026-03-24T15:49:00Z" w16du:dateUtc="2026-03-24T14:49:00Z">
              <w:r>
                <w:t>x</w:t>
              </w:r>
            </w:ins>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937FD" w14:textId="5F58BFCC" w:rsidR="00223237" w:rsidRPr="00223237" w:rsidRDefault="00AA74AA" w:rsidP="00223237">
            <w:ins w:id="458" w:author="METIAN, Marc" w:date="2026-03-24T15:49:00Z" w16du:dateUtc="2026-03-24T14:49:00Z">
              <w:r>
                <w:t>x</w:t>
              </w:r>
            </w:ins>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A341"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4ACE3" w14:textId="77777777" w:rsidR="00223237" w:rsidRPr="00223237" w:rsidRDefault="00223237" w:rsidP="00223237"/>
        </w:tc>
      </w:tr>
      <w:tr w:rsidR="00585E7C" w:rsidRPr="00AA74AA" w14:paraId="4C0A7DFC" w14:textId="77777777" w:rsidTr="0041067E">
        <w:trPr>
          <w:ins w:id="459" w:author="METIAN, Marc" w:date="2026-03-24T15:45:00Z" w16du:dateUtc="2026-03-24T14:45:00Z"/>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14785" w14:textId="6D4A87E0" w:rsidR="00585E7C" w:rsidRPr="00AA74AA" w:rsidRDefault="00AA74AA" w:rsidP="00223237">
            <w:pPr>
              <w:rPr>
                <w:ins w:id="460" w:author="METIAN, Marc" w:date="2026-03-24T15:45:00Z" w16du:dateUtc="2026-03-24T14:45:00Z"/>
                <w:rFonts w:ascii="Arial" w:hAnsi="Arial" w:cs="Arial"/>
                <w:color w:val="000000"/>
                <w:lang w:val="fr-FR"/>
                <w:rPrChange w:id="461" w:author="METIAN, Marc" w:date="2026-03-24T15:47:00Z" w16du:dateUtc="2026-03-24T14:47:00Z">
                  <w:rPr>
                    <w:ins w:id="462" w:author="METIAN, Marc" w:date="2026-03-24T15:45:00Z" w16du:dateUtc="2026-03-24T14:45:00Z"/>
                    <w:rFonts w:ascii="Arial" w:hAnsi="Arial" w:cs="Arial"/>
                    <w:color w:val="000000"/>
                  </w:rPr>
                </w:rPrChange>
              </w:rPr>
            </w:pPr>
            <w:ins w:id="463" w:author="METIAN, Marc" w:date="2026-03-24T15:47:00Z" w16du:dateUtc="2026-03-24T14:47:00Z">
              <w:r w:rsidRPr="0044533C">
                <w:rPr>
                  <w:rFonts w:ascii="Arial" w:hAnsi="Arial" w:cs="Arial"/>
                  <w:color w:val="000000"/>
                  <w:lang w:val="fr-FR"/>
                </w:rPr>
                <w:t>Francois</w:t>
              </w:r>
              <w:r w:rsidRPr="00AA74AA">
                <w:rPr>
                  <w:rFonts w:ascii="Arial" w:hAnsi="Arial" w:cs="Arial"/>
                  <w:color w:val="000000"/>
                  <w:lang w:val="fr-FR"/>
                </w:rPr>
                <w:t xml:space="preserve"> </w:t>
              </w:r>
              <w:r w:rsidRPr="00AA74AA">
                <w:rPr>
                  <w:rFonts w:ascii="Arial" w:hAnsi="Arial" w:cs="Arial"/>
                  <w:color w:val="000000"/>
                  <w:lang w:val="fr-FR"/>
                  <w:rPrChange w:id="464" w:author="METIAN, Marc" w:date="2026-03-24T15:47:00Z" w16du:dateUtc="2026-03-24T14:47:00Z">
                    <w:rPr>
                      <w:rFonts w:ascii="Arial" w:hAnsi="Arial" w:cs="Arial"/>
                      <w:color w:val="000000"/>
                    </w:rPr>
                  </w:rPrChange>
                </w:rPr>
                <w:t xml:space="preserve">OBERHAENSLI, </w:t>
              </w:r>
            </w:ins>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18F1C" w14:textId="3417AE9C" w:rsidR="00585E7C" w:rsidRPr="00AA74AA" w:rsidRDefault="00AA74AA" w:rsidP="00223237">
            <w:pPr>
              <w:rPr>
                <w:ins w:id="465" w:author="METIAN, Marc" w:date="2026-03-24T15:45:00Z" w16du:dateUtc="2026-03-24T14:45:00Z"/>
                <w:lang w:val="fr-FR"/>
                <w:rPrChange w:id="466" w:author="METIAN, Marc" w:date="2026-03-24T15:47:00Z" w16du:dateUtc="2026-03-24T14:47:00Z">
                  <w:rPr>
                    <w:ins w:id="467" w:author="METIAN, Marc" w:date="2026-03-24T15:45:00Z" w16du:dateUtc="2026-03-24T14:45:00Z"/>
                  </w:rPr>
                </w:rPrChange>
              </w:rPr>
            </w:pPr>
            <w:ins w:id="468" w:author="METIAN, Marc" w:date="2026-03-24T15:47:00Z" w16du:dateUtc="2026-03-24T14:47:00Z">
              <w:r w:rsidRPr="0092738B">
                <w:rPr>
                  <w:rFonts w:ascii="Arial" w:hAnsi="Arial" w:cs="Arial"/>
                  <w:color w:val="000000"/>
                  <w:lang w:val="fr-FR"/>
                </w:rPr>
                <w:t>F.R.Oberhaensli@iaea.org</w:t>
              </w:r>
            </w:ins>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BFE2F" w14:textId="0D25DFF7" w:rsidR="00585E7C" w:rsidRPr="00AA74AA" w:rsidRDefault="00AA74AA" w:rsidP="00223237">
            <w:pPr>
              <w:rPr>
                <w:ins w:id="469" w:author="METIAN, Marc" w:date="2026-03-24T15:45:00Z" w16du:dateUtc="2026-03-24T14:45:00Z"/>
                <w:lang w:val="fr-FR"/>
                <w:rPrChange w:id="470" w:author="METIAN, Marc" w:date="2026-03-24T15:47:00Z" w16du:dateUtc="2026-03-24T14:47:00Z">
                  <w:rPr>
                    <w:ins w:id="471" w:author="METIAN, Marc" w:date="2026-03-24T15:45:00Z" w16du:dateUtc="2026-03-24T14:45:00Z"/>
                  </w:rPr>
                </w:rPrChange>
              </w:rPr>
            </w:pPr>
            <w:ins w:id="472" w:author="METIAN, Marc" w:date="2026-03-24T15:48:00Z" w16du:dateUtc="2026-03-24T14:48:00Z">
              <w:r>
                <w:t>Same</w:t>
              </w:r>
            </w:ins>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3492E" w14:textId="77777777" w:rsidR="00585E7C" w:rsidRPr="00AA74AA" w:rsidRDefault="00585E7C" w:rsidP="00223237">
            <w:pPr>
              <w:rPr>
                <w:ins w:id="473" w:author="METIAN, Marc" w:date="2026-03-24T15:45:00Z" w16du:dateUtc="2026-03-24T14:45:00Z"/>
                <w:lang w:val="fr-FR"/>
                <w:rPrChange w:id="474" w:author="METIAN, Marc" w:date="2026-03-24T15:47:00Z" w16du:dateUtc="2026-03-24T14:47:00Z">
                  <w:rPr>
                    <w:ins w:id="475" w:author="METIAN, Marc" w:date="2026-03-24T15:45:00Z" w16du:dateUtc="2026-03-24T14:45:00Z"/>
                  </w:rPr>
                </w:rPrChange>
              </w:rPr>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B706F" w14:textId="71781B50" w:rsidR="00585E7C" w:rsidRPr="00AA74AA" w:rsidRDefault="00AA74AA" w:rsidP="00223237">
            <w:pPr>
              <w:rPr>
                <w:ins w:id="476" w:author="METIAN, Marc" w:date="2026-03-24T15:45:00Z" w16du:dateUtc="2026-03-24T14:45:00Z"/>
                <w:lang w:val="fr-FR"/>
                <w:rPrChange w:id="477" w:author="METIAN, Marc" w:date="2026-03-24T15:47:00Z" w16du:dateUtc="2026-03-24T14:47:00Z">
                  <w:rPr>
                    <w:ins w:id="478" w:author="METIAN, Marc" w:date="2026-03-24T15:45:00Z" w16du:dateUtc="2026-03-24T14:45:00Z"/>
                  </w:rPr>
                </w:rPrChange>
              </w:rPr>
            </w:pPr>
            <w:proofErr w:type="gramStart"/>
            <w:ins w:id="479" w:author="METIAN, Marc" w:date="2026-03-24T15:49:00Z" w16du:dateUtc="2026-03-24T14:49:00Z">
              <w:r>
                <w:rPr>
                  <w:lang w:val="fr-FR"/>
                </w:rPr>
                <w:t>x</w:t>
              </w:r>
            </w:ins>
            <w:proofErr w:type="gramEnd"/>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51C93" w14:textId="77777777" w:rsidR="00585E7C" w:rsidRPr="00AA74AA" w:rsidRDefault="00585E7C" w:rsidP="00223237">
            <w:pPr>
              <w:rPr>
                <w:ins w:id="480" w:author="METIAN, Marc" w:date="2026-03-24T15:45:00Z" w16du:dateUtc="2026-03-24T14:45:00Z"/>
                <w:lang w:val="fr-FR"/>
                <w:rPrChange w:id="481" w:author="METIAN, Marc" w:date="2026-03-24T15:47:00Z" w16du:dateUtc="2026-03-24T14:47:00Z">
                  <w:rPr>
                    <w:ins w:id="482" w:author="METIAN, Marc" w:date="2026-03-24T15:45:00Z" w16du:dateUtc="2026-03-24T14:45:00Z"/>
                  </w:rPr>
                </w:rPrChange>
              </w:rPr>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633D5" w14:textId="77777777" w:rsidR="00585E7C" w:rsidRPr="00AA74AA" w:rsidRDefault="00585E7C" w:rsidP="00223237">
            <w:pPr>
              <w:rPr>
                <w:ins w:id="483" w:author="METIAN, Marc" w:date="2026-03-24T15:45:00Z" w16du:dateUtc="2026-03-24T14:45:00Z"/>
                <w:lang w:val="fr-FR"/>
                <w:rPrChange w:id="484" w:author="METIAN, Marc" w:date="2026-03-24T15:47:00Z" w16du:dateUtc="2026-03-24T14:47:00Z">
                  <w:rPr>
                    <w:ins w:id="485" w:author="METIAN, Marc" w:date="2026-03-24T15:45:00Z" w16du:dateUtc="2026-03-24T14:45:00Z"/>
                  </w:rPr>
                </w:rPrChange>
              </w:rPr>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F32BF" w14:textId="77777777" w:rsidR="00585E7C" w:rsidRPr="00AA74AA" w:rsidRDefault="00585E7C" w:rsidP="00223237">
            <w:pPr>
              <w:rPr>
                <w:ins w:id="486" w:author="METIAN, Marc" w:date="2026-03-24T15:45:00Z" w16du:dateUtc="2026-03-24T14:45:00Z"/>
                <w:lang w:val="fr-FR"/>
                <w:rPrChange w:id="487" w:author="METIAN, Marc" w:date="2026-03-24T15:47:00Z" w16du:dateUtc="2026-03-24T14:47:00Z">
                  <w:rPr>
                    <w:ins w:id="488" w:author="METIAN, Marc" w:date="2026-03-24T15:45:00Z" w16du:dateUtc="2026-03-24T14:45:00Z"/>
                  </w:rPr>
                </w:rPrChange>
              </w:rPr>
            </w:pPr>
          </w:p>
        </w:tc>
      </w:tr>
      <w:tr w:rsidR="00585E7C" w:rsidRPr="00AA74AA" w14:paraId="3C7A35AF" w14:textId="77777777" w:rsidTr="0041067E">
        <w:trPr>
          <w:ins w:id="489" w:author="METIAN, Marc" w:date="2026-03-24T15:45:00Z" w16du:dateUtc="2026-03-24T14:45:00Z"/>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AF537" w14:textId="3318CFD9" w:rsidR="00585E7C" w:rsidRPr="00AA74AA" w:rsidRDefault="00AA74AA" w:rsidP="00223237">
            <w:pPr>
              <w:rPr>
                <w:ins w:id="490" w:author="METIAN, Marc" w:date="2026-03-24T15:45:00Z" w16du:dateUtc="2026-03-24T14:45:00Z"/>
                <w:rFonts w:ascii="Arial" w:hAnsi="Arial" w:cs="Arial"/>
                <w:color w:val="000000"/>
                <w:lang w:val="fr-FR"/>
                <w:rPrChange w:id="491" w:author="METIAN, Marc" w:date="2026-03-24T15:47:00Z" w16du:dateUtc="2026-03-24T14:47:00Z">
                  <w:rPr>
                    <w:ins w:id="492" w:author="METIAN, Marc" w:date="2026-03-24T15:45:00Z" w16du:dateUtc="2026-03-24T14:45:00Z"/>
                    <w:rFonts w:ascii="Arial" w:hAnsi="Arial" w:cs="Arial"/>
                    <w:color w:val="000000"/>
                  </w:rPr>
                </w:rPrChange>
              </w:rPr>
            </w:pPr>
            <w:ins w:id="493" w:author="METIAN, Marc" w:date="2026-03-24T15:48:00Z" w16du:dateUtc="2026-03-24T14:48:00Z">
              <w:r w:rsidRPr="00AA74AA">
                <w:rPr>
                  <w:rFonts w:ascii="Arial" w:hAnsi="Arial" w:cs="Arial"/>
                  <w:color w:val="000000"/>
                  <w:lang w:val="fr-FR"/>
                </w:rPr>
                <w:t xml:space="preserve">Khalil </w:t>
              </w:r>
            </w:ins>
            <w:ins w:id="494" w:author="METIAN, Marc" w:date="2026-03-24T15:47:00Z" w16du:dateUtc="2026-03-24T14:47:00Z">
              <w:r w:rsidRPr="00AA74AA">
                <w:rPr>
                  <w:rFonts w:ascii="Arial" w:hAnsi="Arial" w:cs="Arial"/>
                  <w:color w:val="000000"/>
                  <w:lang w:val="fr-FR"/>
                </w:rPr>
                <w:t>SDIRI</w:t>
              </w:r>
            </w:ins>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E1F6A" w14:textId="487A2AA3" w:rsidR="00585E7C" w:rsidRPr="00AA74AA" w:rsidRDefault="00AA74AA" w:rsidP="00223237">
            <w:pPr>
              <w:rPr>
                <w:ins w:id="495" w:author="METIAN, Marc" w:date="2026-03-24T15:45:00Z" w16du:dateUtc="2026-03-24T14:45:00Z"/>
                <w:lang w:val="fr-FR"/>
                <w:rPrChange w:id="496" w:author="METIAN, Marc" w:date="2026-03-24T15:47:00Z" w16du:dateUtc="2026-03-24T14:47:00Z">
                  <w:rPr>
                    <w:ins w:id="497" w:author="METIAN, Marc" w:date="2026-03-24T15:45:00Z" w16du:dateUtc="2026-03-24T14:45:00Z"/>
                  </w:rPr>
                </w:rPrChange>
              </w:rPr>
            </w:pPr>
            <w:ins w:id="498" w:author="METIAN, Marc" w:date="2026-03-24T15:47:00Z" w16du:dateUtc="2026-03-24T14:47:00Z">
              <w:r w:rsidRPr="00AA74AA">
                <w:rPr>
                  <w:rFonts w:ascii="Arial" w:hAnsi="Arial" w:cs="Arial"/>
                  <w:color w:val="000000"/>
                  <w:lang w:val="fr-FR"/>
                </w:rPr>
                <w:t>K.Sdiri@iaea.org</w:t>
              </w:r>
            </w:ins>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7F695" w14:textId="3764EBFB" w:rsidR="00585E7C" w:rsidRPr="00AA74AA" w:rsidRDefault="00AA74AA" w:rsidP="00223237">
            <w:pPr>
              <w:rPr>
                <w:ins w:id="499" w:author="METIAN, Marc" w:date="2026-03-24T15:45:00Z" w16du:dateUtc="2026-03-24T14:45:00Z"/>
                <w:lang w:val="fr-FR"/>
                <w:rPrChange w:id="500" w:author="METIAN, Marc" w:date="2026-03-24T15:47:00Z" w16du:dateUtc="2026-03-24T14:47:00Z">
                  <w:rPr>
                    <w:ins w:id="501" w:author="METIAN, Marc" w:date="2026-03-24T15:45:00Z" w16du:dateUtc="2026-03-24T14:45:00Z"/>
                  </w:rPr>
                </w:rPrChange>
              </w:rPr>
            </w:pPr>
            <w:ins w:id="502" w:author="METIAN, Marc" w:date="2026-03-24T15:48:00Z" w16du:dateUtc="2026-03-24T14:48:00Z">
              <w:r>
                <w:t>Same</w:t>
              </w:r>
            </w:ins>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B7A23" w14:textId="77777777" w:rsidR="00585E7C" w:rsidRPr="00AA74AA" w:rsidRDefault="00585E7C" w:rsidP="00223237">
            <w:pPr>
              <w:rPr>
                <w:ins w:id="503" w:author="METIAN, Marc" w:date="2026-03-24T15:45:00Z" w16du:dateUtc="2026-03-24T14:45:00Z"/>
                <w:lang w:val="fr-FR"/>
                <w:rPrChange w:id="504" w:author="METIAN, Marc" w:date="2026-03-24T15:47:00Z" w16du:dateUtc="2026-03-24T14:47:00Z">
                  <w:rPr>
                    <w:ins w:id="505" w:author="METIAN, Marc" w:date="2026-03-24T15:45:00Z" w16du:dateUtc="2026-03-24T14:45:00Z"/>
                  </w:rPr>
                </w:rPrChange>
              </w:rPr>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9598C" w14:textId="5DBBE9A7" w:rsidR="00585E7C" w:rsidRPr="00AA74AA" w:rsidRDefault="00AA74AA" w:rsidP="00223237">
            <w:pPr>
              <w:rPr>
                <w:ins w:id="506" w:author="METIAN, Marc" w:date="2026-03-24T15:45:00Z" w16du:dateUtc="2026-03-24T14:45:00Z"/>
                <w:lang w:val="fr-FR"/>
                <w:rPrChange w:id="507" w:author="METIAN, Marc" w:date="2026-03-24T15:47:00Z" w16du:dateUtc="2026-03-24T14:47:00Z">
                  <w:rPr>
                    <w:ins w:id="508" w:author="METIAN, Marc" w:date="2026-03-24T15:45:00Z" w16du:dateUtc="2026-03-24T14:45:00Z"/>
                  </w:rPr>
                </w:rPrChange>
              </w:rPr>
            </w:pPr>
            <w:proofErr w:type="gramStart"/>
            <w:ins w:id="509" w:author="METIAN, Marc" w:date="2026-03-24T15:49:00Z" w16du:dateUtc="2026-03-24T14:49:00Z">
              <w:r>
                <w:rPr>
                  <w:lang w:val="fr-FR"/>
                </w:rPr>
                <w:t>x</w:t>
              </w:r>
            </w:ins>
            <w:proofErr w:type="gramEnd"/>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D189D" w14:textId="77777777" w:rsidR="00585E7C" w:rsidRPr="00AA74AA" w:rsidRDefault="00585E7C" w:rsidP="00223237">
            <w:pPr>
              <w:rPr>
                <w:ins w:id="510" w:author="METIAN, Marc" w:date="2026-03-24T15:45:00Z" w16du:dateUtc="2026-03-24T14:45:00Z"/>
                <w:lang w:val="fr-FR"/>
                <w:rPrChange w:id="511" w:author="METIAN, Marc" w:date="2026-03-24T15:47:00Z" w16du:dateUtc="2026-03-24T14:47:00Z">
                  <w:rPr>
                    <w:ins w:id="512" w:author="METIAN, Marc" w:date="2026-03-24T15:45:00Z" w16du:dateUtc="2026-03-24T14:45:00Z"/>
                  </w:rPr>
                </w:rPrChange>
              </w:rPr>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6272F" w14:textId="77777777" w:rsidR="00585E7C" w:rsidRPr="00AA74AA" w:rsidRDefault="00585E7C" w:rsidP="00223237">
            <w:pPr>
              <w:rPr>
                <w:ins w:id="513" w:author="METIAN, Marc" w:date="2026-03-24T15:45:00Z" w16du:dateUtc="2026-03-24T14:45:00Z"/>
                <w:lang w:val="fr-FR"/>
                <w:rPrChange w:id="514" w:author="METIAN, Marc" w:date="2026-03-24T15:47:00Z" w16du:dateUtc="2026-03-24T14:47:00Z">
                  <w:rPr>
                    <w:ins w:id="515" w:author="METIAN, Marc" w:date="2026-03-24T15:45:00Z" w16du:dateUtc="2026-03-24T14:45:00Z"/>
                  </w:rPr>
                </w:rPrChange>
              </w:rPr>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A2280" w14:textId="77777777" w:rsidR="00585E7C" w:rsidRPr="00AA74AA" w:rsidRDefault="00585E7C" w:rsidP="00223237">
            <w:pPr>
              <w:rPr>
                <w:ins w:id="516" w:author="METIAN, Marc" w:date="2026-03-24T15:45:00Z" w16du:dateUtc="2026-03-24T14:45:00Z"/>
                <w:lang w:val="fr-FR"/>
                <w:rPrChange w:id="517" w:author="METIAN, Marc" w:date="2026-03-24T15:47:00Z" w16du:dateUtc="2026-03-24T14:47:00Z">
                  <w:rPr>
                    <w:ins w:id="518" w:author="METIAN, Marc" w:date="2026-03-24T15:45:00Z" w16du:dateUtc="2026-03-24T14:45:00Z"/>
                  </w:rPr>
                </w:rPrChange>
              </w:rPr>
            </w:pPr>
          </w:p>
        </w:tc>
      </w:tr>
      <w:tr w:rsidR="00585E7C" w:rsidRPr="00AA74AA" w14:paraId="4E0CDC8C" w14:textId="77777777" w:rsidTr="0041067E">
        <w:trPr>
          <w:ins w:id="519" w:author="METIAN, Marc" w:date="2026-03-24T15:45:00Z" w16du:dateUtc="2026-03-24T14:45:00Z"/>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18F53" w14:textId="77777777" w:rsidR="00585E7C" w:rsidRPr="00AA74AA" w:rsidRDefault="00585E7C" w:rsidP="00223237">
            <w:pPr>
              <w:rPr>
                <w:ins w:id="520" w:author="METIAN, Marc" w:date="2026-03-24T15:45:00Z" w16du:dateUtc="2026-03-24T14:45:00Z"/>
                <w:rFonts w:ascii="Arial" w:hAnsi="Arial" w:cs="Arial"/>
                <w:color w:val="000000"/>
                <w:lang w:val="fr-FR"/>
                <w:rPrChange w:id="521" w:author="METIAN, Marc" w:date="2026-03-24T15:47:00Z" w16du:dateUtc="2026-03-24T14:47:00Z">
                  <w:rPr>
                    <w:ins w:id="522" w:author="METIAN, Marc" w:date="2026-03-24T15:45:00Z" w16du:dateUtc="2026-03-24T14:45:00Z"/>
                    <w:rFonts w:ascii="Arial" w:hAnsi="Arial" w:cs="Arial"/>
                    <w:color w:val="000000"/>
                  </w:rPr>
                </w:rPrChange>
              </w:rPr>
            </w:pP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43CB2" w14:textId="77777777" w:rsidR="00585E7C" w:rsidRPr="00AA74AA" w:rsidRDefault="00585E7C" w:rsidP="00223237">
            <w:pPr>
              <w:rPr>
                <w:ins w:id="523" w:author="METIAN, Marc" w:date="2026-03-24T15:45:00Z" w16du:dateUtc="2026-03-24T14:45:00Z"/>
                <w:lang w:val="fr-FR"/>
                <w:rPrChange w:id="524" w:author="METIAN, Marc" w:date="2026-03-24T15:47:00Z" w16du:dateUtc="2026-03-24T14:47:00Z">
                  <w:rPr>
                    <w:ins w:id="525" w:author="METIAN, Marc" w:date="2026-03-24T15:45:00Z" w16du:dateUtc="2026-03-24T14:45:00Z"/>
                  </w:rPr>
                </w:rPrChange>
              </w:rPr>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92E76" w14:textId="77777777" w:rsidR="00585E7C" w:rsidRPr="00AA74AA" w:rsidRDefault="00585E7C" w:rsidP="00223237">
            <w:pPr>
              <w:rPr>
                <w:ins w:id="526" w:author="METIAN, Marc" w:date="2026-03-24T15:45:00Z" w16du:dateUtc="2026-03-24T14:45:00Z"/>
                <w:lang w:val="fr-FR"/>
                <w:rPrChange w:id="527" w:author="METIAN, Marc" w:date="2026-03-24T15:47:00Z" w16du:dateUtc="2026-03-24T14:47:00Z">
                  <w:rPr>
                    <w:ins w:id="528" w:author="METIAN, Marc" w:date="2026-03-24T15:45:00Z" w16du:dateUtc="2026-03-24T14:45:00Z"/>
                  </w:rPr>
                </w:rPrChange>
              </w:rPr>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84EBE" w14:textId="77777777" w:rsidR="00585E7C" w:rsidRPr="00AA74AA" w:rsidRDefault="00585E7C" w:rsidP="00223237">
            <w:pPr>
              <w:rPr>
                <w:ins w:id="529" w:author="METIAN, Marc" w:date="2026-03-24T15:45:00Z" w16du:dateUtc="2026-03-24T14:45:00Z"/>
                <w:lang w:val="fr-FR"/>
                <w:rPrChange w:id="530" w:author="METIAN, Marc" w:date="2026-03-24T15:47:00Z" w16du:dateUtc="2026-03-24T14:47:00Z">
                  <w:rPr>
                    <w:ins w:id="531" w:author="METIAN, Marc" w:date="2026-03-24T15:45:00Z" w16du:dateUtc="2026-03-24T14:45:00Z"/>
                  </w:rPr>
                </w:rPrChange>
              </w:rPr>
            </w:pP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19BC0" w14:textId="77777777" w:rsidR="00585E7C" w:rsidRPr="00AA74AA" w:rsidRDefault="00585E7C" w:rsidP="00223237">
            <w:pPr>
              <w:rPr>
                <w:ins w:id="532" w:author="METIAN, Marc" w:date="2026-03-24T15:45:00Z" w16du:dateUtc="2026-03-24T14:45:00Z"/>
                <w:lang w:val="fr-FR"/>
                <w:rPrChange w:id="533" w:author="METIAN, Marc" w:date="2026-03-24T15:47:00Z" w16du:dateUtc="2026-03-24T14:47:00Z">
                  <w:rPr>
                    <w:ins w:id="534" w:author="METIAN, Marc" w:date="2026-03-24T15:45:00Z" w16du:dateUtc="2026-03-24T14:45:00Z"/>
                  </w:rPr>
                </w:rPrChange>
              </w:rPr>
            </w:pP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0EE96" w14:textId="77777777" w:rsidR="00585E7C" w:rsidRPr="00AA74AA" w:rsidRDefault="00585E7C" w:rsidP="00223237">
            <w:pPr>
              <w:rPr>
                <w:ins w:id="535" w:author="METIAN, Marc" w:date="2026-03-24T15:45:00Z" w16du:dateUtc="2026-03-24T14:45:00Z"/>
                <w:lang w:val="fr-FR"/>
                <w:rPrChange w:id="536" w:author="METIAN, Marc" w:date="2026-03-24T15:47:00Z" w16du:dateUtc="2026-03-24T14:47:00Z">
                  <w:rPr>
                    <w:ins w:id="537" w:author="METIAN, Marc" w:date="2026-03-24T15:45:00Z" w16du:dateUtc="2026-03-24T14:45:00Z"/>
                  </w:rPr>
                </w:rPrChange>
              </w:rPr>
            </w:pP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DE887" w14:textId="77777777" w:rsidR="00585E7C" w:rsidRPr="00AA74AA" w:rsidRDefault="00585E7C" w:rsidP="00223237">
            <w:pPr>
              <w:rPr>
                <w:ins w:id="538" w:author="METIAN, Marc" w:date="2026-03-24T15:45:00Z" w16du:dateUtc="2026-03-24T14:45:00Z"/>
                <w:lang w:val="fr-FR"/>
                <w:rPrChange w:id="539" w:author="METIAN, Marc" w:date="2026-03-24T15:47:00Z" w16du:dateUtc="2026-03-24T14:47:00Z">
                  <w:rPr>
                    <w:ins w:id="540" w:author="METIAN, Marc" w:date="2026-03-24T15:45:00Z" w16du:dateUtc="2026-03-24T14:45:00Z"/>
                  </w:rPr>
                </w:rPrChange>
              </w:rPr>
            </w:pP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E5C6E" w14:textId="77777777" w:rsidR="00585E7C" w:rsidRPr="00AA74AA" w:rsidRDefault="00585E7C" w:rsidP="00223237">
            <w:pPr>
              <w:rPr>
                <w:ins w:id="541" w:author="METIAN, Marc" w:date="2026-03-24T15:45:00Z" w16du:dateUtc="2026-03-24T14:45:00Z"/>
                <w:lang w:val="fr-FR"/>
                <w:rPrChange w:id="542" w:author="METIAN, Marc" w:date="2026-03-24T15:47:00Z" w16du:dateUtc="2026-03-24T14:47:00Z">
                  <w:rPr>
                    <w:ins w:id="543" w:author="METIAN, Marc" w:date="2026-03-24T15:45:00Z" w16du:dateUtc="2026-03-24T14:45:00Z"/>
                  </w:rPr>
                </w:rPrChange>
              </w:rPr>
            </w:pPr>
          </w:p>
        </w:tc>
      </w:tr>
    </w:tbl>
    <w:p w14:paraId="0A26128D" w14:textId="77777777" w:rsidR="00F9230A" w:rsidRPr="00AA74AA" w:rsidRDefault="00F9230A" w:rsidP="00F9230A">
      <w:pPr>
        <w:rPr>
          <w:lang w:val="fr-FR"/>
          <w:rPrChange w:id="544" w:author="METIAN, Marc" w:date="2026-03-24T15:47:00Z" w16du:dateUtc="2026-03-24T14:47:00Z">
            <w:rPr/>
          </w:rPrChange>
        </w:rPr>
      </w:pPr>
    </w:p>
    <w:p w14:paraId="19259CE1" w14:textId="77777777" w:rsidR="00940713" w:rsidRPr="00AA74AA" w:rsidRDefault="00940713" w:rsidP="007F30A3">
      <w:pPr>
        <w:spacing w:line="301" w:lineRule="auto"/>
        <w:jc w:val="both"/>
        <w:rPr>
          <w:rFonts w:eastAsia="Arial"/>
          <w:lang w:val="fr-FR"/>
          <w:rPrChange w:id="545" w:author="METIAN, Marc" w:date="2026-03-24T15:47:00Z" w16du:dateUtc="2026-03-24T14:47:00Z">
            <w:rPr>
              <w:rFonts w:eastAsia="Arial"/>
            </w:rPr>
          </w:rPrChange>
        </w:rPr>
      </w:pPr>
    </w:p>
    <w:sectPr w:rsidR="00940713" w:rsidRPr="00AA74AA">
      <w:footerReference w:type="default" r:id="rId20"/>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irko Mutalipassi" w:date="2026-03-20T09:30:00Z" w:initials="MM">
    <w:p w14:paraId="65B5863F" w14:textId="77777777" w:rsidR="00CC1060" w:rsidRDefault="00CC1060" w:rsidP="00CC1060">
      <w:r>
        <w:rPr>
          <w:rStyle w:val="CommentReference"/>
        </w:rPr>
        <w:annotationRef/>
      </w:r>
      <w:r>
        <w:rPr>
          <w:rFonts w:ascii="Calibri" w:eastAsia="Calibri" w:hAnsi="Calibri" w:cs="Calibri"/>
          <w:sz w:val="20"/>
          <w:szCs w:val="20"/>
          <w:lang w:val="en-GB"/>
        </w:rPr>
        <w:t>add Burgess, B. J. et al. (2021) – Global Change Biology</w:t>
      </w:r>
    </w:p>
  </w:comment>
  <w:comment w:id="7" w:author="Mirko Mutalipassi" w:date="2026-03-20T09:31:00Z" w:initials="MM">
    <w:p w14:paraId="26C082D5" w14:textId="77777777" w:rsidR="00CC1060" w:rsidRDefault="00CC1060" w:rsidP="00CC1060">
      <w:r>
        <w:rPr>
          <w:rStyle w:val="CommentReference"/>
        </w:rPr>
        <w:annotationRef/>
      </w:r>
      <w:r>
        <w:rPr>
          <w:rFonts w:ascii="Calibri" w:eastAsia="Calibri" w:hAnsi="Calibri" w:cs="Calibri"/>
          <w:sz w:val="20"/>
          <w:szCs w:val="20"/>
          <w:lang w:val="en-GB"/>
        </w:rPr>
        <w:t>This paragraph was strengthened to explicitly distinguish between statistical interaction and biological (mechanistic) interaction. The current literature often conflates these two concepts, leading to inconsistent interpretations of multi-driver effects. Here we clarify that non-linear responses alone can generate apparent interactions even under additivity, which justifies the need for our approach based on performance curves and additive modelling.</w:t>
      </w:r>
    </w:p>
  </w:comment>
  <w:comment w:id="16" w:author="Einar Pétur Jónsson - HAFRO" w:date="2026-03-09T14:34:00Z" w:initials="EPJH">
    <w:p w14:paraId="6C610554" w14:textId="77777777" w:rsidR="007A2D23" w:rsidRDefault="007B463A" w:rsidP="007A2D23">
      <w:r>
        <w:rPr>
          <w:rStyle w:val="CommentReference"/>
        </w:rPr>
        <w:annotationRef/>
      </w:r>
      <w:r w:rsidR="007A2D23">
        <w:rPr>
          <w:sz w:val="20"/>
          <w:szCs w:val="20"/>
        </w:rPr>
        <w:t>what reference is this Sam?</w:t>
      </w:r>
    </w:p>
  </w:comment>
  <w:comment w:id="17" w:author="METIAN, Marc" w:date="2026-03-24T13:33:00Z" w:initials="MM">
    <w:p w14:paraId="19FCD14E" w14:textId="77777777" w:rsidR="001D07D9" w:rsidRDefault="001D07D9" w:rsidP="001D07D9">
      <w:pPr>
        <w:pStyle w:val="CommentText"/>
      </w:pPr>
      <w:r>
        <w:rPr>
          <w:rStyle w:val="CommentReference"/>
        </w:rPr>
        <w:annotationRef/>
      </w:r>
      <w:r>
        <w:rPr>
          <w:lang w:val="en-US"/>
        </w:rPr>
        <w:t xml:space="preserve">My guess : Caillon, C., Pernet, F., Lutier, M., &amp; Di Poi, C. (2023). Differential reaction norms to ocean acidification in two oyster species from contrasting habitats. </w:t>
      </w:r>
      <w:r>
        <w:rPr>
          <w:i/>
          <w:iCs/>
          <w:lang w:val="en-US"/>
        </w:rPr>
        <w:t>Journal of Experimental Biology</w:t>
      </w:r>
      <w:r>
        <w:rPr>
          <w:lang w:val="en-US"/>
        </w:rPr>
        <w:t xml:space="preserve">, 226(23), jeb246432. </w:t>
      </w:r>
      <w:hyperlink r:id="rId1" w:history="1">
        <w:r w:rsidRPr="00434089">
          <w:rPr>
            <w:rStyle w:val="Hyperlink"/>
            <w:lang w:val="en-US"/>
          </w:rPr>
          <w:t>https://doi.org/10.1242/jeb.246432</w:t>
        </w:r>
      </w:hyperlink>
      <w:r>
        <w:rPr>
          <w:lang w:val="en-US"/>
        </w:rPr>
        <w:t xml:space="preserve"> </w:t>
      </w:r>
    </w:p>
  </w:comment>
  <w:comment w:id="34" w:author="Mirko Mutalipassi" w:date="2026-03-20T09:34:00Z" w:initials="MM">
    <w:p w14:paraId="484F3FEB" w14:textId="644AE3F5" w:rsidR="00CC1060" w:rsidRDefault="00CC1060" w:rsidP="00CC1060">
      <w:r>
        <w:rPr>
          <w:rStyle w:val="CommentReference"/>
        </w:rPr>
        <w:annotationRef/>
      </w:r>
      <w:r>
        <w:rPr>
          <w:rFonts w:ascii="Calibri" w:eastAsia="Calibri" w:hAnsi="Calibri" w:cs="Calibri"/>
          <w:sz w:val="20"/>
          <w:szCs w:val="20"/>
          <w:lang w:val="en-GB"/>
        </w:rPr>
        <w:t>This paragraph was revised to clarify the conceptual objective of the study. The aim is now explicitly framed as distinguishing additive from non-additive multi-driver effects using a performance-curve-based approach, rather than simply testing a generic experimental strategy. This helps position the work as addressing a methodological gap in multi-driver research.</w:t>
      </w:r>
    </w:p>
  </w:comment>
  <w:comment w:id="40" w:author="Mirko Mutalipassi" w:date="2026-03-20T09:42:00Z" w:initials="MM">
    <w:p w14:paraId="7C2E8F6D" w14:textId="77777777" w:rsidR="00AC607A" w:rsidRDefault="00AC607A" w:rsidP="00AC607A">
      <w:r>
        <w:rPr>
          <w:rStyle w:val="CommentReference"/>
        </w:rPr>
        <w:annotationRef/>
      </w:r>
      <w:r>
        <w:rPr>
          <w:rFonts w:ascii="Calibri" w:eastAsia="Calibri" w:hAnsi="Calibri" w:cs="Calibri"/>
          <w:sz w:val="20"/>
          <w:szCs w:val="20"/>
          <w:lang w:val="en-GB"/>
        </w:rPr>
        <w:t>The research questions were reformulated to better align with the conceptual framework of the study. The focus is now on whether response curves can be integrated within a common performance framework and whether deviations from a non-linear additive expectation reveal true biological interactions, rather than simply describing curve shape and testing for generic interactions.</w:t>
      </w:r>
    </w:p>
  </w:comment>
  <w:comment w:id="55" w:author="Sam Dupont" w:date="2025-10-16T13:12:00Z" w:initials="SD">
    <w:p w14:paraId="4E9474AB" w14:textId="59E5492B" w:rsidR="0082432F" w:rsidRDefault="0082432F" w:rsidP="0082432F">
      <w:pPr>
        <w:pStyle w:val="CommentText"/>
      </w:pPr>
      <w:r>
        <w:rPr>
          <w:rStyle w:val="CommentReference"/>
        </w:rPr>
        <w:annotationRef/>
      </w:r>
      <w:r>
        <w:rPr>
          <w:b/>
          <w:bCs/>
          <w:color w:val="C00000"/>
          <w:lang w:val="sv-SE"/>
        </w:rPr>
        <w:t>Question for Marc/Frankie</w:t>
      </w:r>
    </w:p>
  </w:comment>
  <w:comment w:id="62" w:author="Natalija Suhareva" w:date="2026-03-23T10:34:00Z" w:initials="NS">
    <w:p w14:paraId="1A0BEE61" w14:textId="77777777" w:rsidR="00EF6A5C" w:rsidRDefault="00C528B2" w:rsidP="00EF6A5C">
      <w:pPr>
        <w:pStyle w:val="CommentText"/>
      </w:pPr>
      <w:r>
        <w:rPr>
          <w:rStyle w:val="CommentReference"/>
        </w:rPr>
        <w:annotationRef/>
      </w:r>
      <w:r w:rsidR="00EF6A5C">
        <w:rPr>
          <w:lang w:val="da-DK"/>
        </w:rPr>
        <w:t xml:space="preserve">Figure 1a appears inconsistent with the description of the single-driver experiment. The text states that there were five treatment levels per driver (15 bottles total), but the pH axis in Figure 1a shows only four levels. In addition, the lowest pH level is not clearly indicated. Table 2 suggests that pH 7.2 was the lowest treatment, but this value is not represented in the figure. Please clarify the number of pH levels used and ensure consistency between the text, figure, and table. </w:t>
      </w:r>
    </w:p>
  </w:comment>
  <w:comment w:id="63" w:author="Natalija Suhareva" w:date="2026-03-23T10:41:00Z" w:initials="NS">
    <w:p w14:paraId="4CD0B150" w14:textId="77777777" w:rsidR="00EF6A5C" w:rsidRDefault="00A33AA3" w:rsidP="00EF6A5C">
      <w:pPr>
        <w:pStyle w:val="CommentText"/>
      </w:pPr>
      <w:r>
        <w:rPr>
          <w:rStyle w:val="CommentReference"/>
        </w:rPr>
        <w:annotationRef/>
      </w:r>
      <w:r w:rsidR="00EF6A5C">
        <w:rPr>
          <w:lang w:val="da-DK"/>
        </w:rPr>
        <w:t xml:space="preserve">Please include a reference to Table 2 (currently the first table in the manuscript), which lists the exact temperature, pH, and lithium targets for each treatment. Without this reference, it is difficult to fully reconstruct the experimental design from the text and Figure 1 alone. </w:t>
      </w:r>
    </w:p>
  </w:comment>
  <w:comment w:id="65" w:author="Einar Pétur Jónsson - HAFRO" w:date="2026-03-19T08:38:00Z" w:initials="EPJH">
    <w:p w14:paraId="35DB1266" w14:textId="4DD0F555" w:rsidR="00C002FF" w:rsidRDefault="00C002FF" w:rsidP="00C002FF">
      <w:r>
        <w:rPr>
          <w:rStyle w:val="CommentReference"/>
        </w:rPr>
        <w:annotationRef/>
      </w:r>
      <w:r>
        <w:rPr>
          <w:sz w:val="20"/>
          <w:szCs w:val="20"/>
        </w:rPr>
        <w:t xml:space="preserve">If someone has an idea and graphical skill to make Figure 1a nicer, go ahead. </w:t>
      </w:r>
    </w:p>
  </w:comment>
  <w:comment w:id="66" w:author="Natalija Suhareva" w:date="2026-03-23T10:04:00Z" w:initials="NS">
    <w:p w14:paraId="43E6259A" w14:textId="77777777" w:rsidR="00A33AA3" w:rsidRDefault="00AA276C" w:rsidP="00A33AA3">
      <w:pPr>
        <w:pStyle w:val="CommentText"/>
      </w:pPr>
      <w:r>
        <w:rPr>
          <w:rStyle w:val="CommentReference"/>
        </w:rPr>
        <w:annotationRef/>
      </w:r>
      <w:r w:rsidR="00A33AA3">
        <w:rPr>
          <w:lang w:val="da-DK"/>
        </w:rPr>
        <w:t xml:space="preserve">Conceptually Figure 1a looks perfect. </w:t>
      </w:r>
    </w:p>
  </w:comment>
  <w:comment w:id="67"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68"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69"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70" w:author="Sam Dupont" w:date="2026-02-13T08:37:00Z" w:initials="SD">
    <w:p w14:paraId="37B4CB87" w14:textId="77777777" w:rsidR="00C71FAC" w:rsidRDefault="00C71FAC" w:rsidP="00C71FAC">
      <w:pPr>
        <w:pStyle w:val="CommentText"/>
      </w:pPr>
      <w:r>
        <w:rPr>
          <w:rStyle w:val="CommentReference"/>
        </w:rPr>
        <w:annotationRef/>
      </w:r>
      <w:r>
        <w:rPr>
          <w:b/>
          <w:bCs/>
          <w:color w:val="C00000"/>
        </w:rPr>
        <w:t>Question for Marc/Frankie</w:t>
      </w:r>
    </w:p>
  </w:comment>
  <w:comment w:id="81" w:author="Natalija Suhareva" w:date="2026-03-23T14:44:00Z" w:initials="NS">
    <w:p w14:paraId="34497CF7" w14:textId="77777777" w:rsidR="000B223C" w:rsidRDefault="00E641E7" w:rsidP="000B223C">
      <w:pPr>
        <w:pStyle w:val="CommentText"/>
      </w:pPr>
      <w:r>
        <w:rPr>
          <w:rStyle w:val="CommentReference"/>
        </w:rPr>
        <w:annotationRef/>
      </w:r>
      <w:r w:rsidR="000B223C">
        <w:rPr>
          <w:lang w:val="da-DK"/>
        </w:rPr>
        <w:t>Please clarify whether growth rate was analysed at the larval or aquarium level, and how aquarium-level replication was accounted for in the statistical analyses, given that multiple larvae were measured per aquarium. See also later comments.</w:t>
      </w:r>
    </w:p>
  </w:comment>
  <w:comment w:id="82" w:author="Natalija Suhareva" w:date="2026-03-23T15:01:00Z" w:initials="NS">
    <w:p w14:paraId="172FCCDA" w14:textId="77777777" w:rsidR="005467C8" w:rsidRDefault="009302DE" w:rsidP="005467C8">
      <w:pPr>
        <w:pStyle w:val="CommentText"/>
      </w:pPr>
      <w:r>
        <w:rPr>
          <w:rStyle w:val="CommentReference"/>
        </w:rPr>
        <w:annotationRef/>
      </w:r>
      <w:r w:rsidR="005467C8">
        <w:rPr>
          <w:lang w:val="da-DK"/>
        </w:rPr>
        <w:t>It is unclear at which level growth rate was analysed, and whether comparisons were based on individual larvae or on bottle-level means. Since multiple larvae were measured within each bottle, treating them as independent observations would normally constitute pseudoreplication unless the hierarchical structure is explicitly accounted for.</w:t>
      </w:r>
    </w:p>
    <w:p w14:paraId="1FD2731B" w14:textId="77777777" w:rsidR="005467C8" w:rsidRDefault="005467C8" w:rsidP="005467C8">
      <w:pPr>
        <w:pStyle w:val="CommentText"/>
      </w:pPr>
      <w:r>
        <w:rPr>
          <w:lang w:val="da-DK"/>
        </w:rPr>
        <w:t>At the same time, the limited number of replicate bottles (especially in the multiple-driver experiment) restricts the possibility of robust bottle-level statistical comparisons. This motivated the use of larval-level data, however, in such cases it becomes particularly important to account for the nested structure or to demonstrate similarity among replicate bottles.</w:t>
      </w:r>
    </w:p>
    <w:p w14:paraId="67969737" w14:textId="77777777" w:rsidR="005467C8" w:rsidRDefault="005467C8" w:rsidP="005467C8">
      <w:pPr>
        <w:pStyle w:val="CommentText"/>
      </w:pPr>
      <w:r>
        <w:rPr>
          <w:lang w:val="da-DK"/>
        </w:rPr>
        <w:t>Reporting both statistical significance and the magnitude of among-bottle variation (e.g., via ANOVA or effect size estimates) would help resolve this issue and clarify whether observed differences are robust or driven by within-bottle variability.</w:t>
      </w:r>
    </w:p>
    <w:p w14:paraId="173412F7" w14:textId="77777777" w:rsidR="005467C8" w:rsidRDefault="005467C8" w:rsidP="005467C8">
      <w:pPr>
        <w:pStyle w:val="CommentText"/>
      </w:pPr>
      <w:r>
        <w:rPr>
          <w:lang w:val="da-DK"/>
        </w:rPr>
        <w:t>Please clarify how the hierarchical structure of the data (larvae nested within bottles) was handled in the statistical analyses, OR provide additional analyses comparing larvae among replicate bottles within the same treatment.</w:t>
      </w:r>
    </w:p>
    <w:p w14:paraId="1D0E5102" w14:textId="77777777" w:rsidR="005467C8" w:rsidRDefault="005467C8" w:rsidP="005467C8">
      <w:pPr>
        <w:pStyle w:val="CommentText"/>
      </w:pPr>
    </w:p>
  </w:comment>
  <w:comment w:id="83" w:author="Natalija Suhareva" w:date="2026-03-23T14:57:00Z" w:initials="NS">
    <w:p w14:paraId="715CABB3" w14:textId="77777777" w:rsidR="00633358" w:rsidRDefault="009302DE" w:rsidP="00633358">
      <w:pPr>
        <w:pStyle w:val="CommentText"/>
      </w:pPr>
      <w:r>
        <w:rPr>
          <w:rStyle w:val="CommentReference"/>
        </w:rPr>
        <w:annotationRef/>
      </w:r>
      <w:r w:rsidR="00633358">
        <w:t>One-way ANOVA is mentioned in the methods, but no corresponding results are reported. All presented comparisons rely on t-tests or Wilcoxon tests, which is fine. However, it is therefore unclear whether ANOVA was actually applied or contributed to the analysis.</w:t>
      </w:r>
    </w:p>
    <w:p w14:paraId="4D80D2AE" w14:textId="77777777" w:rsidR="00633358" w:rsidRDefault="00633358" w:rsidP="00633358">
      <w:pPr>
        <w:pStyle w:val="CommentText"/>
      </w:pPr>
      <w:r>
        <w:t>If ANOVA was used (e.g., to compare growth rates among replicate bottles within treatments), this should be reported, as it is important for addressing potential pseudoreplication (see comment above). Otherwise, the methods should be revised to reflect the analyses performed.</w:t>
      </w:r>
    </w:p>
  </w:comment>
  <w:comment w:id="84" w:author="Natalija Suhareva" w:date="2026-03-23T15:36:00Z" w:initials="NS">
    <w:p w14:paraId="156EA275" w14:textId="77777777" w:rsidR="00633358" w:rsidRDefault="000F6857" w:rsidP="00633358">
      <w:pPr>
        <w:pStyle w:val="CommentText"/>
      </w:pPr>
      <w:r>
        <w:rPr>
          <w:rStyle w:val="CommentReference"/>
        </w:rPr>
        <w:annotationRef/>
      </w:r>
      <w:r w:rsidR="00633358">
        <w:rPr>
          <w:lang w:val="da-DK"/>
        </w:rPr>
        <w:t xml:space="preserve">IIn the Results, a Wilcoxon test is used for the comparison of the reference treatment, whereas other comparisons rely on t-tests. The rationale for this choice is not explained. Please clarify why a non-parametric test was applied in this case (perhaps due to sample size differences). </w:t>
      </w:r>
    </w:p>
  </w:comment>
  <w:comment w:id="120" w:author="Sam Dupont" w:date="2025-10-17T14:14:00Z" w:initials="SD">
    <w:p w14:paraId="43C4C260" w14:textId="41788927"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121"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122"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123"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124" w:author="Natalija Suhareva" w:date="2026-03-23T16:46:00Z" w:initials="NS">
    <w:p w14:paraId="6B77D59D" w14:textId="77777777" w:rsidR="00633358" w:rsidRDefault="00715D4E" w:rsidP="00633358">
      <w:pPr>
        <w:pStyle w:val="CommentText"/>
      </w:pPr>
      <w:r>
        <w:rPr>
          <w:rStyle w:val="CommentReference"/>
        </w:rPr>
        <w:annotationRef/>
      </w:r>
      <w:r w:rsidR="00633358">
        <w:rPr>
          <w:lang w:val="da-DK"/>
        </w:rPr>
        <w:t xml:space="preserve">This section is not fully clear to me, especially the estimation of α and the alignment of the curves. Could you expand this part with a more explicit, step-by-step description? As written, it is difficult to understand how to reproduce the method. For example, was α estimated by minimizing differences between curves (e.g. least squares), or chosen visually? </w:t>
      </w:r>
    </w:p>
  </w:comment>
  <w:comment w:id="127" w:author="Natalija Suhareva" w:date="2026-03-24T12:51:00Z" w:initials="NS">
    <w:p w14:paraId="12CD3C04" w14:textId="77777777" w:rsidR="003A71FA" w:rsidRDefault="003A71FA" w:rsidP="003A71FA">
      <w:pPr>
        <w:pStyle w:val="CommentText"/>
      </w:pPr>
      <w:r>
        <w:rPr>
          <w:rStyle w:val="CommentReference"/>
        </w:rPr>
        <w:annotationRef/>
      </w:r>
      <w:r>
        <w:t xml:space="preserve">The criterion used to identify deviations from the single-driver model is not specified. Please clarify how such deviations were evaluated and what was considered as a threshold. As written, it is unclear how the conclusion about interactions is supported. </w:t>
      </w:r>
    </w:p>
  </w:comment>
  <w:comment w:id="132" w:author="Sam Dupont" w:date="2026-02-13T09:04:00Z" w:initials="SD">
    <w:p w14:paraId="7854F591" w14:textId="3D0C8B01" w:rsidR="00840725" w:rsidRDefault="00840725" w:rsidP="00840725">
      <w:pPr>
        <w:pStyle w:val="CommentText"/>
      </w:pPr>
      <w:r>
        <w:rPr>
          <w:rStyle w:val="CommentReference"/>
        </w:rPr>
        <w:annotationRef/>
      </w:r>
      <w:r>
        <w:rPr>
          <w:b/>
          <w:bCs/>
          <w:color w:val="C00000"/>
        </w:rPr>
        <w:t>Questions for Marc / Frankie</w:t>
      </w:r>
    </w:p>
  </w:comment>
  <w:comment w:id="137" w:author="Sam Dupont" w:date="2026-02-13T09:05:00Z" w:initials="SD">
    <w:p w14:paraId="6B7814D3" w14:textId="77777777" w:rsidR="00840725" w:rsidRDefault="00840725" w:rsidP="00840725">
      <w:pPr>
        <w:pStyle w:val="CommentText"/>
      </w:pPr>
      <w:r>
        <w:rPr>
          <w:rStyle w:val="CommentReference"/>
        </w:rPr>
        <w:annotationRef/>
      </w:r>
      <w:r>
        <w:rPr>
          <w:b/>
          <w:bCs/>
          <w:color w:val="C00000"/>
        </w:rPr>
        <w:t>Questions for Marc / Frankie</w:t>
      </w:r>
    </w:p>
  </w:comment>
  <w:comment w:id="156" w:author="Natalija Suhareva" w:date="2026-03-23T15:34:00Z" w:initials="NS">
    <w:p w14:paraId="0E76AD9B" w14:textId="77777777" w:rsidR="00505EE8" w:rsidRDefault="000F6857" w:rsidP="00505EE8">
      <w:pPr>
        <w:pStyle w:val="CommentText"/>
      </w:pPr>
      <w:r>
        <w:rPr>
          <w:rStyle w:val="CommentReference"/>
        </w:rPr>
        <w:annotationRef/>
      </w:r>
      <w:r w:rsidR="00505EE8">
        <w:rPr>
          <w:lang w:val="da-DK"/>
        </w:rPr>
        <w:t xml:space="preserve">This is an important point that should be addressed in the Discussion. The observed differences in growth rate between experiments for the same treatments (including the reference condition) suggest some level of variability between experimental runs. This does not invalidate the experiment, but it does indicate that the system is sensitive to experimental context, and this should be acknowledged as a limitation. In particular, it would be helpful to discuss how this variability may influence the interpretation of treatment effects and interaction patterns. This is particularly relevant for comparisons between single- and multiple-driver experiments, as differences in baseline growth rates may influence the interpretation of additive vs non-additive effects. </w:t>
      </w:r>
    </w:p>
  </w:comment>
  <w:comment w:id="157" w:author="Natalija Suhareva" w:date="2026-03-24T12:34:00Z" w:initials="NS">
    <w:p w14:paraId="48650AEE" w14:textId="77777777" w:rsidR="00505EE8" w:rsidRDefault="00505EE8" w:rsidP="00505EE8">
      <w:pPr>
        <w:pStyle w:val="CommentText"/>
      </w:pPr>
      <w:r>
        <w:rPr>
          <w:rStyle w:val="CommentReference"/>
        </w:rPr>
        <w:annotationRef/>
      </w:r>
      <w:r>
        <w:rPr>
          <w:lang w:val="da-DK"/>
        </w:rPr>
        <w:t>I added a short note to the Discussion</w:t>
      </w:r>
    </w:p>
  </w:comment>
  <w:comment w:id="189" w:author="Natalija Suhareva" w:date="2026-03-23T14:12:00Z" w:initials="NS">
    <w:p w14:paraId="2801547D" w14:textId="77777777" w:rsidR="00505EE8" w:rsidRDefault="00BC53D7" w:rsidP="00505EE8">
      <w:pPr>
        <w:pStyle w:val="CommentText"/>
      </w:pPr>
      <w:r>
        <w:rPr>
          <w:rStyle w:val="CommentReference"/>
        </w:rPr>
        <w:annotationRef/>
      </w:r>
      <w:r w:rsidR="00505EE8">
        <w:rPr>
          <w:lang w:val="da-DK"/>
        </w:rPr>
        <w:t xml:space="preserve">Figure 1 indicates a temperature level of 25 °C, whereas here the treatment is described as 24 °C. </w:t>
      </w:r>
    </w:p>
  </w:comment>
  <w:comment w:id="191" w:author="Natalija Suhareva" w:date="2026-03-23T16:04:00Z" w:initials="NS">
    <w:p w14:paraId="6F5739F2" w14:textId="77777777" w:rsidR="00B23D0B" w:rsidRDefault="00A921EC" w:rsidP="00B23D0B">
      <w:pPr>
        <w:pStyle w:val="CommentText"/>
      </w:pPr>
      <w:r>
        <w:rPr>
          <w:rStyle w:val="CommentReference"/>
        </w:rPr>
        <w:annotationRef/>
      </w:r>
      <w:r w:rsidR="00B23D0B">
        <w:rPr>
          <w:lang w:val="da-DK"/>
        </w:rPr>
        <w:t>NOT FOR Li!</w:t>
      </w:r>
      <w:r w:rsidR="00B23D0B">
        <w:rPr>
          <w:lang w:val="da-DK"/>
        </w:rPr>
        <w:br/>
        <w:t xml:space="preserve">Slightly rephrased. </w:t>
      </w:r>
    </w:p>
  </w:comment>
  <w:comment w:id="192" w:author="Natalija Suhareva" w:date="2026-03-23T16:06:00Z" w:initials="NS">
    <w:p w14:paraId="2C8EE3E9" w14:textId="7F156264" w:rsidR="00A921EC" w:rsidRDefault="00A921EC" w:rsidP="00A921EC">
      <w:pPr>
        <w:pStyle w:val="CommentText"/>
      </w:pPr>
      <w:r>
        <w:rPr>
          <w:rStyle w:val="CommentReference"/>
        </w:rPr>
        <w:annotationRef/>
      </w:r>
      <w:r>
        <w:rPr>
          <w:lang w:val="da-DK"/>
        </w:rPr>
        <w:t>It is very important to highlight that we do not claim that for Li poly2 is correct</w:t>
      </w:r>
    </w:p>
  </w:comment>
  <w:comment w:id="210" w:author="Natalija Suhareva" w:date="2026-03-23T16:44:00Z" w:initials="NS">
    <w:p w14:paraId="66236832" w14:textId="77777777" w:rsidR="00715D4E" w:rsidRDefault="00715D4E" w:rsidP="00715D4E">
      <w:pPr>
        <w:pStyle w:val="CommentText"/>
      </w:pPr>
      <w:r>
        <w:rPr>
          <w:rStyle w:val="CommentReference"/>
        </w:rPr>
        <w:annotationRef/>
      </w:r>
      <w:r>
        <w:rPr>
          <w:lang w:val="da-DK"/>
        </w:rPr>
        <w:t>Add also p-value for the linear and the quadratic component</w:t>
      </w:r>
    </w:p>
  </w:comment>
  <w:comment w:id="211" w:author="Mirko Mutalipassi" w:date="2026-03-20T10:20:00Z" w:initials="MM">
    <w:p w14:paraId="0CF2A2AC" w14:textId="77777777" w:rsidR="00E71190" w:rsidRDefault="00E71190" w:rsidP="00E71190">
      <w:r>
        <w:rPr>
          <w:rStyle w:val="CommentReference"/>
        </w:rPr>
        <w:annotationRef/>
      </w:r>
      <w:r>
        <w:rPr>
          <w:rFonts w:ascii="Calibri" w:eastAsia="Calibri" w:hAnsi="Calibri" w:cs="Calibri"/>
          <w:sz w:val="20"/>
          <w:szCs w:val="20"/>
          <w:lang w:val="en-GB"/>
        </w:rPr>
        <w:t>why is again number 2? the same for the following figure, and it should be corrected in the text as well.</w:t>
      </w:r>
    </w:p>
  </w:comment>
  <w:comment w:id="216" w:author="Natalija Suhareva" w:date="2026-03-23T16:48:00Z" w:initials="NS">
    <w:p w14:paraId="2DF1C8A7" w14:textId="77777777" w:rsidR="00B23D0B" w:rsidRDefault="00715D4E" w:rsidP="00B23D0B">
      <w:pPr>
        <w:pStyle w:val="CommentText"/>
      </w:pPr>
      <w:r>
        <w:rPr>
          <w:rStyle w:val="CommentReference"/>
        </w:rPr>
        <w:annotationRef/>
      </w:r>
      <w:r w:rsidR="00B23D0B">
        <w:rPr>
          <w:lang w:val="da-DK"/>
        </w:rPr>
        <w:t xml:space="preserve">It may be beneficial to move this section (and Table 2) to the beginning of the Results section, as it defines the environmental conditions and experimental setup. This would help the reader better understand the context before jumping into the actual results. </w:t>
      </w:r>
    </w:p>
  </w:comment>
  <w:comment w:id="236" w:author="Mirko Mutalipassi" w:date="2026-03-20T09:54:00Z" w:initials="MM">
    <w:p w14:paraId="04EF4A01" w14:textId="53E7E6BA" w:rsidR="004478EC" w:rsidRDefault="004478EC" w:rsidP="004478EC">
      <w:r>
        <w:rPr>
          <w:rStyle w:val="CommentReference"/>
        </w:rPr>
        <w:annotationRef/>
      </w:r>
      <w:r>
        <w:rPr>
          <w:rFonts w:ascii="Calibri" w:eastAsia="Calibri" w:hAnsi="Calibri" w:cs="Calibri"/>
          <w:sz w:val="20"/>
          <w:szCs w:val="20"/>
          <w:lang w:val="en-GB"/>
        </w:rPr>
        <w:t>add burgess 2021 Classifying ecosystem stressor interactions: Theory highlights the data limitations of the additive null model and the difficulty in revealing ecological surprises (Burgess B. J. et al., 2021, Global Change Biology)</w:t>
      </w:r>
    </w:p>
  </w:comment>
  <w:comment w:id="227" w:author="Mirko Mutalipassi" w:date="2026-03-20T09:55:00Z" w:initials="MM">
    <w:p w14:paraId="4A177EBF" w14:textId="77777777" w:rsidR="004478EC" w:rsidRDefault="004478EC" w:rsidP="004478EC">
      <w:r>
        <w:rPr>
          <w:rStyle w:val="CommentReference"/>
        </w:rPr>
        <w:annotationRef/>
      </w:r>
      <w:r>
        <w:rPr>
          <w:rFonts w:ascii="Calibri" w:eastAsia="Calibri" w:hAnsi="Calibri" w:cs="Calibri"/>
          <w:sz w:val="20"/>
          <w:szCs w:val="20"/>
          <w:lang w:val="en-GB"/>
        </w:rPr>
        <w:t>I suggest here to revised the paragraph to more clearly articulate the conceptual limitation of current multi-driver approaches. The emphasis is now placed on the role of non-linear response curves and the distinction between statistical and biological interactions, which directly motivates the framework proposed in this study.</w:t>
      </w:r>
    </w:p>
  </w:comment>
  <w:comment w:id="251" w:author="Natalija Suhareva" w:date="2026-03-23T17:18:00Z" w:initials="NS">
    <w:p w14:paraId="2E90F331" w14:textId="77777777" w:rsidR="00BC4D7F" w:rsidRDefault="00BC4D7F" w:rsidP="00BC4D7F">
      <w:pPr>
        <w:pStyle w:val="CommentText"/>
      </w:pPr>
      <w:r>
        <w:rPr>
          <w:rStyle w:val="CommentReference"/>
        </w:rPr>
        <w:annotationRef/>
      </w:r>
      <w:r>
        <w:rPr>
          <w:lang w:val="da-DK"/>
        </w:rPr>
        <w:t>Not for Li. Statistically for lithium the best was linear, and we selected poly2 for easier implementation in the next step.</w:t>
      </w:r>
    </w:p>
  </w:comment>
  <w:comment w:id="252" w:author="Natalija Suhareva" w:date="2026-03-24T12:44:00Z" w:initials="NS">
    <w:p w14:paraId="62091FB3" w14:textId="77777777" w:rsidR="00B23D0B" w:rsidRDefault="00B23D0B" w:rsidP="00B23D0B">
      <w:pPr>
        <w:pStyle w:val="CommentText"/>
      </w:pPr>
      <w:r>
        <w:rPr>
          <w:rStyle w:val="CommentReference"/>
        </w:rPr>
        <w:annotationRef/>
      </w:r>
      <w:r>
        <w:rPr>
          <w:lang w:val="da-DK"/>
        </w:rPr>
        <w:t>Rephrased</w:t>
      </w:r>
    </w:p>
  </w:comment>
  <w:comment w:id="255" w:author="Einar Pétur Jónsson - HAFRO" w:date="2026-03-12T11:11:00Z" w:initials="EPJH">
    <w:p w14:paraId="0B2227CC" w14:textId="77777777" w:rsidR="00EE0392" w:rsidRDefault="00EE0392" w:rsidP="00EE0392">
      <w:r>
        <w:rPr>
          <w:rStyle w:val="CommentReference"/>
        </w:rPr>
        <w:annotationRef/>
      </w:r>
      <w:r>
        <w:rPr>
          <w:sz w:val="20"/>
          <w:szCs w:val="20"/>
        </w:rPr>
        <w:t>Do you have something for this Sam?</w:t>
      </w:r>
    </w:p>
  </w:comment>
  <w:comment w:id="256" w:author="Sam Dupont" w:date="2026-03-17T21:47:00Z" w:initials="SD">
    <w:p w14:paraId="0B1AF769" w14:textId="77777777" w:rsidR="00684E65" w:rsidRDefault="00684E65" w:rsidP="00684E65">
      <w:pPr>
        <w:pStyle w:val="CommentText"/>
      </w:pPr>
      <w:r>
        <w:rPr>
          <w:rStyle w:val="CommentReference"/>
        </w:rPr>
        <w:annotationRef/>
      </w:r>
      <w:r>
        <w:t>Not on top of my head but will look later</w:t>
      </w:r>
    </w:p>
  </w:comment>
  <w:comment w:id="284" w:author="METIAN, Marc" w:date="2026-03-24T14:11:00Z" w:initials="MM">
    <w:p w14:paraId="0A899F02" w14:textId="77777777" w:rsidR="00D94559" w:rsidRDefault="00D94559" w:rsidP="00D94559">
      <w:pPr>
        <w:pStyle w:val="CommentText"/>
      </w:pPr>
      <w:r>
        <w:rPr>
          <w:rStyle w:val="CommentReference"/>
        </w:rPr>
        <w:annotationRef/>
      </w:r>
      <w:r>
        <w:rPr>
          <w:lang w:val="en-US"/>
        </w:rPr>
        <w:t>Not always. Driver instead ?</w:t>
      </w:r>
    </w:p>
  </w:comment>
  <w:comment w:id="241" w:author="Mirko Mutalipassi" w:date="2026-03-20T10:00:00Z" w:initials="MM">
    <w:p w14:paraId="1282DDBF" w14:textId="55FF405F" w:rsidR="00495B06" w:rsidRDefault="00495B06" w:rsidP="00495B06">
      <w:r>
        <w:rPr>
          <w:rStyle w:val="CommentReference"/>
        </w:rPr>
        <w:annotationRef/>
      </w:r>
      <w:r>
        <w:rPr>
          <w:rFonts w:ascii="Calibri" w:eastAsia="Calibri" w:hAnsi="Calibri" w:cs="Calibri"/>
          <w:sz w:val="20"/>
          <w:szCs w:val="20"/>
          <w:lang w:val="en-GB"/>
        </w:rPr>
        <w:t>Revised (but still suggestions that can be deleted up to you!) to reduce strong assumptions about shared modes of action among drivers and to better reflect the limitations of the data, particularly for pH and lithium. The interpretation is now based on empirical alignment of response curves rather than mechanistic equivalence, making the framework more robust and less vulnerable to criticism.</w:t>
      </w:r>
    </w:p>
  </w:comment>
  <w:comment w:id="321" w:author="Einar Pétur Jónsson - HAFRO" w:date="2026-03-18T11:59:00Z" w:initials="EPJH">
    <w:p w14:paraId="3E33BE67" w14:textId="77777777" w:rsidR="008334E2" w:rsidRDefault="008334E2" w:rsidP="008334E2">
      <w:r>
        <w:rPr>
          <w:rStyle w:val="CommentReference"/>
        </w:rPr>
        <w:annotationRef/>
      </w:r>
      <w:r>
        <w:rPr>
          <w:sz w:val="20"/>
          <w:szCs w:val="20"/>
        </w:rPr>
        <w:t>setja inn reff í hinar myndirnar í textann</w:t>
      </w:r>
    </w:p>
  </w:comment>
  <w:comment w:id="441" w:author="Einar Pétur Jónsson - HAFRO" w:date="2026-03-19T10:01:00Z" w:initials="EPJH">
    <w:p w14:paraId="60E2CF36" w14:textId="77777777" w:rsidR="00E8669D" w:rsidRDefault="00E8669D" w:rsidP="00E8669D">
      <w:r>
        <w:rPr>
          <w:rStyle w:val="CommentReference"/>
        </w:rPr>
        <w:annotationRef/>
      </w:r>
      <w:r>
        <w:rPr>
          <w:rFonts w:ascii="Calibri" w:eastAsia="Calibri" w:hAnsi="Calibri" w:cs="Calibri"/>
          <w:sz w:val="20"/>
          <w:szCs w:val="20"/>
          <w:lang w:val="en-GB"/>
        </w:rPr>
        <w:t>Pick a team Joana!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B5863F" w15:done="0"/>
  <w15:commentEx w15:paraId="26C082D5" w15:done="0"/>
  <w15:commentEx w15:paraId="6C610554" w15:done="0"/>
  <w15:commentEx w15:paraId="19FCD14E" w15:paraIdParent="6C610554" w15:done="0"/>
  <w15:commentEx w15:paraId="484F3FEB" w15:done="0"/>
  <w15:commentEx w15:paraId="7C2E8F6D" w15:done="0"/>
  <w15:commentEx w15:paraId="4E9474AB" w15:done="0"/>
  <w15:commentEx w15:paraId="1A0BEE61" w15:done="0"/>
  <w15:commentEx w15:paraId="4CD0B150" w15:done="0"/>
  <w15:commentEx w15:paraId="35DB1266" w15:done="0"/>
  <w15:commentEx w15:paraId="43E6259A" w15:paraIdParent="35DB1266" w15:done="0"/>
  <w15:commentEx w15:paraId="139B312D" w15:done="1"/>
  <w15:commentEx w15:paraId="33040C37" w15:paraIdParent="139B312D" w15:done="1"/>
  <w15:commentEx w15:paraId="79F67AC4" w15:paraIdParent="139B312D" w15:done="1"/>
  <w15:commentEx w15:paraId="37B4CB87" w15:done="0"/>
  <w15:commentEx w15:paraId="34497CF7" w15:done="0"/>
  <w15:commentEx w15:paraId="1D0E5102" w15:done="0"/>
  <w15:commentEx w15:paraId="4D80D2AE" w15:done="0"/>
  <w15:commentEx w15:paraId="156EA275" w15:paraIdParent="4D80D2AE" w15:done="0"/>
  <w15:commentEx w15:paraId="0842917E" w15:done="1"/>
  <w15:commentEx w15:paraId="52AA4273" w15:paraIdParent="0842917E" w15:done="1"/>
  <w15:commentEx w15:paraId="5B097BBB" w15:paraIdParent="0842917E" w15:done="1"/>
  <w15:commentEx w15:paraId="4587610D" w15:paraIdParent="0842917E" w15:done="1"/>
  <w15:commentEx w15:paraId="6B77D59D" w15:done="0"/>
  <w15:commentEx w15:paraId="12CD3C04" w15:done="0"/>
  <w15:commentEx w15:paraId="7854F591" w15:done="0"/>
  <w15:commentEx w15:paraId="6B7814D3" w15:done="0"/>
  <w15:commentEx w15:paraId="0E76AD9B" w15:done="0"/>
  <w15:commentEx w15:paraId="48650AEE" w15:paraIdParent="0E76AD9B" w15:done="0"/>
  <w15:commentEx w15:paraId="2801547D" w15:done="0"/>
  <w15:commentEx w15:paraId="6F5739F2" w15:done="0"/>
  <w15:commentEx w15:paraId="2C8EE3E9" w15:paraIdParent="6F5739F2" w15:done="0"/>
  <w15:commentEx w15:paraId="66236832" w15:done="0"/>
  <w15:commentEx w15:paraId="0CF2A2AC" w15:done="0"/>
  <w15:commentEx w15:paraId="2DF1C8A7" w15:done="0"/>
  <w15:commentEx w15:paraId="04EF4A01" w15:done="0"/>
  <w15:commentEx w15:paraId="4A177EBF" w15:done="0"/>
  <w15:commentEx w15:paraId="2E90F331" w15:done="0"/>
  <w15:commentEx w15:paraId="62091FB3" w15:paraIdParent="2E90F331" w15:done="0"/>
  <w15:commentEx w15:paraId="0B2227CC" w15:done="0"/>
  <w15:commentEx w15:paraId="0B1AF769" w15:paraIdParent="0B2227CC" w15:done="0"/>
  <w15:commentEx w15:paraId="0A899F02" w15:done="0"/>
  <w15:commentEx w15:paraId="1282DDBF" w15:done="0"/>
  <w15:commentEx w15:paraId="3E33BE67" w15:done="0"/>
  <w15:commentEx w15:paraId="60E2C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7F68A4" w16cex:dateUtc="2026-03-20T08:30:00Z"/>
  <w16cex:commentExtensible w16cex:durableId="1D91E8C4" w16cex:dateUtc="2026-03-20T08:31:00Z"/>
  <w16cex:commentExtensible w16cex:durableId="1E945948" w16cex:dateUtc="2026-03-09T14:34:00Z"/>
  <w16cex:commentExtensible w16cex:durableId="0E82B9FB" w16cex:dateUtc="2026-03-24T12:33:00Z"/>
  <w16cex:commentExtensible w16cex:durableId="6AA61BEC" w16cex:dateUtc="2026-03-20T08:34:00Z"/>
  <w16cex:commentExtensible w16cex:durableId="6E26807D" w16cex:dateUtc="2026-03-20T08:42:00Z"/>
  <w16cex:commentExtensible w16cex:durableId="584C1F64" w16cex:dateUtc="2025-10-16T11:12:00Z">
    <w16cex:extLst>
      <w16:ext w16:uri="{CE6994B0-6A32-4C9F-8C6B-6E91EDA988CE}">
        <cr:reactions xmlns:cr="http://schemas.microsoft.com/office/comments/2020/reactions">
          <cr:reaction reactionType="1">
            <cr:reactionInfo dateUtc="2026-03-24T14:41:14Z">
              <cr:user userId="S::M.Metian@iaea.org::a2faa9dd-ab92-498f-958e-e16dbdfc0fbe" userProvider="AD" userName="METIAN, Marc"/>
            </cr:reactionInfo>
          </cr:reaction>
        </cr:reactions>
      </w16:ext>
    </w16cex:extLst>
  </w16cex:commentExtensible>
  <w16cex:commentExtensible w16cex:durableId="6D98FBA3" w16cex:dateUtc="2026-03-23T09:34:00Z"/>
  <w16cex:commentExtensible w16cex:durableId="56E3D6BA" w16cex:dateUtc="2026-03-23T09:41:00Z"/>
  <w16cex:commentExtensible w16cex:durableId="1837BFF8" w16cex:dateUtc="2026-03-19T08:38:00Z"/>
  <w16cex:commentExtensible w16cex:durableId="044EEA81" w16cex:dateUtc="2026-03-23T09:04:00Z"/>
  <w16cex:commentExtensible w16cex:durableId="6A947C32" w16cex:dateUtc="2025-10-17T11:56:00Z"/>
  <w16cex:commentExtensible w16cex:durableId="6D7F9375" w16cex:dateUtc="2026-01-26T13:17:00Z"/>
  <w16cex:commentExtensible w16cex:durableId="4686DFE8" w16cex:dateUtc="2026-01-29T14:32:00Z"/>
  <w16cex:commentExtensible w16cex:durableId="038E2D4A" w16cex:dateUtc="2026-02-13T07:37:00Z">
    <w16cex:extLst>
      <w16:ext w16:uri="{CE6994B0-6A32-4C9F-8C6B-6E91EDA988CE}">
        <cr:reactions xmlns:cr="http://schemas.microsoft.com/office/comments/2020/reactions">
          <cr:reaction reactionType="1">
            <cr:reactionInfo dateUtc="2026-03-24T14:41:08Z">
              <cr:user userId="S::M.Metian@iaea.org::a2faa9dd-ab92-498f-958e-e16dbdfc0fbe" userProvider="AD" userName="METIAN, Marc"/>
            </cr:reactionInfo>
          </cr:reaction>
        </cr:reactions>
      </w16:ext>
    </w16cex:extLst>
  </w16cex:commentExtensible>
  <w16cex:commentExtensible w16cex:durableId="48F3E2E1" w16cex:dateUtc="2026-03-23T13:44:00Z"/>
  <w16cex:commentExtensible w16cex:durableId="232B845E" w16cex:dateUtc="2026-03-23T14:01:00Z"/>
  <w16cex:commentExtensible w16cex:durableId="0F90427A" w16cex:dateUtc="2026-03-23T13:57:00Z"/>
  <w16cex:commentExtensible w16cex:durableId="44762F57" w16cex:dateUtc="2026-03-23T14:36: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7EB6783F" w16cex:dateUtc="2026-03-23T15:46:00Z"/>
  <w16cex:commentExtensible w16cex:durableId="60D17ED6" w16cex:dateUtc="2026-03-24T11:51:00Z"/>
  <w16cex:commentExtensible w16cex:durableId="23C93B88" w16cex:dateUtc="2026-02-13T08:04:00Z">
    <w16cex:extLst>
      <w16:ext w16:uri="{CE6994B0-6A32-4C9F-8C6B-6E91EDA988CE}">
        <cr:reactions xmlns:cr="http://schemas.microsoft.com/office/comments/2020/reactions">
          <cr:reaction reactionType="1">
            <cr:reactionInfo dateUtc="2026-03-24T14:41:02Z">
              <cr:user userId="S::M.Metian@iaea.org::a2faa9dd-ab92-498f-958e-e16dbdfc0fbe" userProvider="AD" userName="METIAN, Marc"/>
            </cr:reactionInfo>
          </cr:reaction>
        </cr:reactions>
      </w16:ext>
    </w16cex:extLst>
  </w16cex:commentExtensible>
  <w16cex:commentExtensible w16cex:durableId="4B14FA71" w16cex:dateUtc="2026-02-13T08:05:00Z">
    <w16cex:extLst>
      <w16:ext w16:uri="{CE6994B0-6A32-4C9F-8C6B-6E91EDA988CE}">
        <cr:reactions xmlns:cr="http://schemas.microsoft.com/office/comments/2020/reactions">
          <cr:reaction reactionType="1">
            <cr:reactionInfo dateUtc="2026-03-24T14:41:03Z">
              <cr:user userId="S::M.Metian@iaea.org::a2faa9dd-ab92-498f-958e-e16dbdfc0fbe" userProvider="AD" userName="METIAN, Marc"/>
            </cr:reactionInfo>
          </cr:reaction>
        </cr:reactions>
      </w16:ext>
    </w16cex:extLst>
  </w16cex:commentExtensible>
  <w16cex:commentExtensible w16cex:durableId="71B11C47" w16cex:dateUtc="2026-03-23T14:34:00Z"/>
  <w16cex:commentExtensible w16cex:durableId="051B1424" w16cex:dateUtc="2026-03-24T11:34:00Z"/>
  <w16cex:commentExtensible w16cex:durableId="17CC64F9" w16cex:dateUtc="2026-03-23T13:12:00Z"/>
  <w16cex:commentExtensible w16cex:durableId="573695F8" w16cex:dateUtc="2026-03-23T15:04:00Z"/>
  <w16cex:commentExtensible w16cex:durableId="459013F1" w16cex:dateUtc="2026-03-23T15:06:00Z"/>
  <w16cex:commentExtensible w16cex:durableId="4326E25A" w16cex:dateUtc="2026-03-23T15:44:00Z"/>
  <w16cex:commentExtensible w16cex:durableId="7B21E821" w16cex:dateUtc="2026-03-20T09:20:00Z"/>
  <w16cex:commentExtensible w16cex:durableId="35F26342" w16cex:dateUtc="2026-03-23T15:48:00Z"/>
  <w16cex:commentExtensible w16cex:durableId="2FABFE88" w16cex:dateUtc="2026-03-20T08:54:00Z"/>
  <w16cex:commentExtensible w16cex:durableId="53CC45C8" w16cex:dateUtc="2026-03-20T08:55:00Z"/>
  <w16cex:commentExtensible w16cex:durableId="22F1825C" w16cex:dateUtc="2026-03-23T16:18:00Z"/>
  <w16cex:commentExtensible w16cex:durableId="5AE0B652" w16cex:dateUtc="2026-03-24T11:44:00Z"/>
  <w16cex:commentExtensible w16cex:durableId="74248B57" w16cex:dateUtc="2026-03-12T11:11:00Z"/>
  <w16cex:commentExtensible w16cex:durableId="18B873CB" w16cex:dateUtc="2026-03-17T20:47:00Z"/>
  <w16cex:commentExtensible w16cex:durableId="7164D7C9" w16cex:dateUtc="2026-03-24T13:11:00Z"/>
  <w16cex:commentExtensible w16cex:durableId="008BEF3A" w16cex:dateUtc="2026-03-20T09:00:00Z"/>
  <w16cex:commentExtensible w16cex:durableId="798240C7" w16cex:dateUtc="2026-03-18T11:59:00Z"/>
  <w16cex:commentExtensible w16cex:durableId="1138316A" w16cex:dateUtc="2026-03-19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B5863F" w16cid:durableId="6B7F68A4"/>
  <w16cid:commentId w16cid:paraId="26C082D5" w16cid:durableId="1D91E8C4"/>
  <w16cid:commentId w16cid:paraId="6C610554" w16cid:durableId="1E945948"/>
  <w16cid:commentId w16cid:paraId="19FCD14E" w16cid:durableId="0E82B9FB"/>
  <w16cid:commentId w16cid:paraId="484F3FEB" w16cid:durableId="6AA61BEC"/>
  <w16cid:commentId w16cid:paraId="7C2E8F6D" w16cid:durableId="6E26807D"/>
  <w16cid:commentId w16cid:paraId="4E9474AB" w16cid:durableId="584C1F64"/>
  <w16cid:commentId w16cid:paraId="1A0BEE61" w16cid:durableId="6D98FBA3"/>
  <w16cid:commentId w16cid:paraId="4CD0B150" w16cid:durableId="56E3D6BA"/>
  <w16cid:commentId w16cid:paraId="35DB1266" w16cid:durableId="1837BFF8"/>
  <w16cid:commentId w16cid:paraId="43E6259A" w16cid:durableId="044EEA81"/>
  <w16cid:commentId w16cid:paraId="139B312D" w16cid:durableId="6A947C32"/>
  <w16cid:commentId w16cid:paraId="33040C37" w16cid:durableId="6D7F9375"/>
  <w16cid:commentId w16cid:paraId="79F67AC4" w16cid:durableId="4686DFE8"/>
  <w16cid:commentId w16cid:paraId="37B4CB87" w16cid:durableId="038E2D4A"/>
  <w16cid:commentId w16cid:paraId="34497CF7" w16cid:durableId="48F3E2E1"/>
  <w16cid:commentId w16cid:paraId="1D0E5102" w16cid:durableId="232B845E"/>
  <w16cid:commentId w16cid:paraId="4D80D2AE" w16cid:durableId="0F90427A"/>
  <w16cid:commentId w16cid:paraId="156EA275" w16cid:durableId="44762F57"/>
  <w16cid:commentId w16cid:paraId="0842917E" w16cid:durableId="06337712"/>
  <w16cid:commentId w16cid:paraId="52AA4273" w16cid:durableId="65B376E2"/>
  <w16cid:commentId w16cid:paraId="5B097BBB" w16cid:durableId="008FFAC8"/>
  <w16cid:commentId w16cid:paraId="4587610D" w16cid:durableId="6B67F621"/>
  <w16cid:commentId w16cid:paraId="6B77D59D" w16cid:durableId="7EB6783F"/>
  <w16cid:commentId w16cid:paraId="12CD3C04" w16cid:durableId="60D17ED6"/>
  <w16cid:commentId w16cid:paraId="7854F591" w16cid:durableId="23C93B88"/>
  <w16cid:commentId w16cid:paraId="6B7814D3" w16cid:durableId="4B14FA71"/>
  <w16cid:commentId w16cid:paraId="0E76AD9B" w16cid:durableId="71B11C47"/>
  <w16cid:commentId w16cid:paraId="48650AEE" w16cid:durableId="051B1424"/>
  <w16cid:commentId w16cid:paraId="2801547D" w16cid:durableId="17CC64F9"/>
  <w16cid:commentId w16cid:paraId="6F5739F2" w16cid:durableId="573695F8"/>
  <w16cid:commentId w16cid:paraId="2C8EE3E9" w16cid:durableId="459013F1"/>
  <w16cid:commentId w16cid:paraId="66236832" w16cid:durableId="4326E25A"/>
  <w16cid:commentId w16cid:paraId="0CF2A2AC" w16cid:durableId="7B21E821"/>
  <w16cid:commentId w16cid:paraId="2DF1C8A7" w16cid:durableId="35F26342"/>
  <w16cid:commentId w16cid:paraId="04EF4A01" w16cid:durableId="2FABFE88"/>
  <w16cid:commentId w16cid:paraId="4A177EBF" w16cid:durableId="53CC45C8"/>
  <w16cid:commentId w16cid:paraId="2E90F331" w16cid:durableId="22F1825C"/>
  <w16cid:commentId w16cid:paraId="62091FB3" w16cid:durableId="5AE0B652"/>
  <w16cid:commentId w16cid:paraId="0B2227CC" w16cid:durableId="74248B57"/>
  <w16cid:commentId w16cid:paraId="0B1AF769" w16cid:durableId="18B873CB"/>
  <w16cid:commentId w16cid:paraId="0A899F02" w16cid:durableId="7164D7C9"/>
  <w16cid:commentId w16cid:paraId="1282DDBF" w16cid:durableId="008BEF3A"/>
  <w16cid:commentId w16cid:paraId="3E33BE67" w16cid:durableId="798240C7"/>
  <w16cid:commentId w16cid:paraId="60E2CF36" w16cid:durableId="11383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5C012" w14:textId="77777777" w:rsidR="00595993" w:rsidRDefault="00595993">
      <w:r>
        <w:separator/>
      </w:r>
    </w:p>
  </w:endnote>
  <w:endnote w:type="continuationSeparator" w:id="0">
    <w:p w14:paraId="04C7E536" w14:textId="77777777" w:rsidR="00595993" w:rsidRDefault="00595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E7EA73E-0A48-42A3-BC5F-8BA2EE1E2F08}"/>
    <w:embedBold r:id="rId2" w:fontKey="{827284F5-1F26-4667-88AE-69530736C3F6}"/>
    <w:embedItalic r:id="rId3" w:fontKey="{E87B8813-4560-4D8C-9D62-2E039675F7DA}"/>
  </w:font>
  <w:font w:name="Georgia">
    <w:panose1 w:val="02040502050405020303"/>
    <w:charset w:val="00"/>
    <w:family w:val="roman"/>
    <w:pitch w:val="variable"/>
    <w:sig w:usb0="00000287" w:usb1="00000000" w:usb2="00000000" w:usb3="00000000" w:csb0="0000009F" w:csb1="00000000"/>
    <w:embedRegular r:id="rId4" w:fontKey="{23E8B2C3-1AEC-467B-A2CE-5BF376EBD7F2}"/>
    <w:embedItalic r:id="rId5" w:fontKey="{B8218CFC-34C0-44F4-BD83-C32AA1007FA1}"/>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embedRegular r:id="rId6" w:fontKey="{4B8E4CB4-05CC-4D5E-BD2A-D1E01EC2393F}"/>
  </w:font>
  <w:font w:name="Aptos Narrow">
    <w:charset w:val="00"/>
    <w:family w:val="swiss"/>
    <w:pitch w:val="variable"/>
    <w:sig w:usb0="20000287" w:usb1="00000003" w:usb2="00000000" w:usb3="00000000" w:csb0="0000019F" w:csb1="00000000"/>
    <w:embedRegular r:id="rId7" w:fontKey="{4F7C2667-2AB7-4014-84B0-09304E75FB5D}"/>
  </w:font>
  <w:font w:name="Roboto">
    <w:panose1 w:val="02000000000000000000"/>
    <w:charset w:val="00"/>
    <w:family w:val="auto"/>
    <w:pitch w:val="variable"/>
    <w:sig w:usb0="E0000AFF" w:usb1="5000217F" w:usb2="00000021" w:usb3="00000000" w:csb0="0000019F" w:csb1="00000000"/>
    <w:embedRegular r:id="rId8" w:fontKey="{97B567D8-C20F-47EF-9DB7-F4D2DF150F5C}"/>
  </w:font>
  <w:font w:name="Calibri Light">
    <w:panose1 w:val="020F0302020204030204"/>
    <w:charset w:val="00"/>
    <w:family w:val="swiss"/>
    <w:pitch w:val="variable"/>
    <w:sig w:usb0="E4002EFF" w:usb1="C200247B" w:usb2="00000009" w:usb3="00000000" w:csb0="000001FF" w:csb1="00000000"/>
    <w:embedRegular r:id="rId9" w:fontKey="{C37E8F41-A42B-4B5F-A0F5-2DBC19B2DF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B2340" w14:textId="77777777" w:rsidR="00595993" w:rsidRDefault="00595993">
      <w:r>
        <w:separator/>
      </w:r>
    </w:p>
  </w:footnote>
  <w:footnote w:type="continuationSeparator" w:id="0">
    <w:p w14:paraId="1D961DE0" w14:textId="77777777" w:rsidR="00595993" w:rsidRDefault="005959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TIAN, Marc">
    <w15:presenceInfo w15:providerId="AD" w15:userId="S::M.Metian@iaea.org::a2faa9dd-ab92-498f-958e-e16dbdfc0fbe"/>
  </w15:person>
  <w15:person w15:author="Mirko Mutalipassi">
    <w15:presenceInfo w15:providerId="AD" w15:userId="S::mirko.mutalipassi@szn.it::9677efca-87ae-4172-a26e-4859ed170e7a"/>
  </w15:person>
  <w15:person w15:author="Einar Pétur Jónsson - HAFRO">
    <w15:presenceInfo w15:providerId="AD" w15:userId="S::einar.petur.jonsson@hafogvatn.is::e2a92e6c-f4f1-43cc-a4a7-9c808233eb6a"/>
  </w15:person>
  <w15:person w15:author="Sam Dupont">
    <w15:presenceInfo w15:providerId="AD" w15:userId="S::sam.dupont@bioenv.gu.se::12802b44-df8e-46d4-806a-1f6a4e1e5b5e"/>
  </w15:person>
  <w15:person w15:author="Natalija Suhareva">
    <w15:presenceInfo w15:providerId="AD" w15:userId="S::wft600@ku.dk::a68057b0-d849-4487-ae5f-572c11f77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39F9"/>
    <w:rsid w:val="00007708"/>
    <w:rsid w:val="000101AD"/>
    <w:rsid w:val="00012AEC"/>
    <w:rsid w:val="0001315E"/>
    <w:rsid w:val="00013FF9"/>
    <w:rsid w:val="00015F4E"/>
    <w:rsid w:val="000169B9"/>
    <w:rsid w:val="000174F1"/>
    <w:rsid w:val="000233D2"/>
    <w:rsid w:val="0003050A"/>
    <w:rsid w:val="00030D67"/>
    <w:rsid w:val="0003115D"/>
    <w:rsid w:val="000334CC"/>
    <w:rsid w:val="00034B28"/>
    <w:rsid w:val="0004034F"/>
    <w:rsid w:val="00043365"/>
    <w:rsid w:val="00045645"/>
    <w:rsid w:val="000473C9"/>
    <w:rsid w:val="00053184"/>
    <w:rsid w:val="000542DE"/>
    <w:rsid w:val="00054E42"/>
    <w:rsid w:val="00056991"/>
    <w:rsid w:val="0006325B"/>
    <w:rsid w:val="00064790"/>
    <w:rsid w:val="00065A79"/>
    <w:rsid w:val="0006635A"/>
    <w:rsid w:val="00067009"/>
    <w:rsid w:val="00072322"/>
    <w:rsid w:val="00075911"/>
    <w:rsid w:val="00077F87"/>
    <w:rsid w:val="000813D7"/>
    <w:rsid w:val="000826C4"/>
    <w:rsid w:val="000832CD"/>
    <w:rsid w:val="00083E66"/>
    <w:rsid w:val="000865D6"/>
    <w:rsid w:val="00086B63"/>
    <w:rsid w:val="000906E5"/>
    <w:rsid w:val="000924BA"/>
    <w:rsid w:val="000928BC"/>
    <w:rsid w:val="00094593"/>
    <w:rsid w:val="00094EA6"/>
    <w:rsid w:val="00096636"/>
    <w:rsid w:val="000967C7"/>
    <w:rsid w:val="000A00EB"/>
    <w:rsid w:val="000A0223"/>
    <w:rsid w:val="000A0814"/>
    <w:rsid w:val="000A0D30"/>
    <w:rsid w:val="000A2B5C"/>
    <w:rsid w:val="000A3139"/>
    <w:rsid w:val="000A6180"/>
    <w:rsid w:val="000A78CD"/>
    <w:rsid w:val="000A7E91"/>
    <w:rsid w:val="000B00C9"/>
    <w:rsid w:val="000B0DAE"/>
    <w:rsid w:val="000B109C"/>
    <w:rsid w:val="000B223C"/>
    <w:rsid w:val="000B3718"/>
    <w:rsid w:val="000B3C1E"/>
    <w:rsid w:val="000B40D8"/>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6D90"/>
    <w:rsid w:val="000F01C7"/>
    <w:rsid w:val="000F3AF9"/>
    <w:rsid w:val="000F3BA1"/>
    <w:rsid w:val="000F4017"/>
    <w:rsid w:val="000F4A62"/>
    <w:rsid w:val="000F6857"/>
    <w:rsid w:val="000F71A8"/>
    <w:rsid w:val="000F77CC"/>
    <w:rsid w:val="0010057C"/>
    <w:rsid w:val="00100ED1"/>
    <w:rsid w:val="0010262B"/>
    <w:rsid w:val="001033F1"/>
    <w:rsid w:val="00110A2F"/>
    <w:rsid w:val="00112AD8"/>
    <w:rsid w:val="0011446B"/>
    <w:rsid w:val="001145EA"/>
    <w:rsid w:val="00114811"/>
    <w:rsid w:val="00115216"/>
    <w:rsid w:val="00116E3F"/>
    <w:rsid w:val="00122194"/>
    <w:rsid w:val="0012224B"/>
    <w:rsid w:val="00126100"/>
    <w:rsid w:val="00126BB2"/>
    <w:rsid w:val="001276D2"/>
    <w:rsid w:val="0013005C"/>
    <w:rsid w:val="001325B2"/>
    <w:rsid w:val="00132E04"/>
    <w:rsid w:val="00132F00"/>
    <w:rsid w:val="00133255"/>
    <w:rsid w:val="00140513"/>
    <w:rsid w:val="001446A4"/>
    <w:rsid w:val="001465F1"/>
    <w:rsid w:val="00146A2D"/>
    <w:rsid w:val="00146D98"/>
    <w:rsid w:val="00146E54"/>
    <w:rsid w:val="00146EDB"/>
    <w:rsid w:val="0015030B"/>
    <w:rsid w:val="00150F0F"/>
    <w:rsid w:val="0015486F"/>
    <w:rsid w:val="00154B74"/>
    <w:rsid w:val="00154F4B"/>
    <w:rsid w:val="001558B2"/>
    <w:rsid w:val="00162CF5"/>
    <w:rsid w:val="0016560A"/>
    <w:rsid w:val="00166952"/>
    <w:rsid w:val="001669D1"/>
    <w:rsid w:val="00166DCB"/>
    <w:rsid w:val="0016713B"/>
    <w:rsid w:val="0017157A"/>
    <w:rsid w:val="0017454B"/>
    <w:rsid w:val="00174709"/>
    <w:rsid w:val="00174C27"/>
    <w:rsid w:val="001762E0"/>
    <w:rsid w:val="00177832"/>
    <w:rsid w:val="00180745"/>
    <w:rsid w:val="0018444E"/>
    <w:rsid w:val="001862A2"/>
    <w:rsid w:val="001873E3"/>
    <w:rsid w:val="00190B8B"/>
    <w:rsid w:val="00191452"/>
    <w:rsid w:val="001918E8"/>
    <w:rsid w:val="001951AA"/>
    <w:rsid w:val="0019571A"/>
    <w:rsid w:val="00195E44"/>
    <w:rsid w:val="00197273"/>
    <w:rsid w:val="0019730A"/>
    <w:rsid w:val="00197E70"/>
    <w:rsid w:val="001A1A50"/>
    <w:rsid w:val="001A24C4"/>
    <w:rsid w:val="001A28A8"/>
    <w:rsid w:val="001A3454"/>
    <w:rsid w:val="001A4DF6"/>
    <w:rsid w:val="001A66A8"/>
    <w:rsid w:val="001B2949"/>
    <w:rsid w:val="001B2EB8"/>
    <w:rsid w:val="001B306E"/>
    <w:rsid w:val="001B74E0"/>
    <w:rsid w:val="001B7501"/>
    <w:rsid w:val="001C2B31"/>
    <w:rsid w:val="001C3736"/>
    <w:rsid w:val="001C3DE6"/>
    <w:rsid w:val="001C5060"/>
    <w:rsid w:val="001C5A76"/>
    <w:rsid w:val="001C6A27"/>
    <w:rsid w:val="001D07D9"/>
    <w:rsid w:val="001D0C5B"/>
    <w:rsid w:val="001D33BC"/>
    <w:rsid w:val="001E00BD"/>
    <w:rsid w:val="001E037E"/>
    <w:rsid w:val="001E03D4"/>
    <w:rsid w:val="001E0980"/>
    <w:rsid w:val="001E0C66"/>
    <w:rsid w:val="001E11AF"/>
    <w:rsid w:val="001E56AB"/>
    <w:rsid w:val="001E5A4C"/>
    <w:rsid w:val="001E6CB8"/>
    <w:rsid w:val="001F271A"/>
    <w:rsid w:val="001F2830"/>
    <w:rsid w:val="001F3562"/>
    <w:rsid w:val="001F356D"/>
    <w:rsid w:val="001F3A93"/>
    <w:rsid w:val="001F3C97"/>
    <w:rsid w:val="001F40EA"/>
    <w:rsid w:val="001F43CD"/>
    <w:rsid w:val="001F4597"/>
    <w:rsid w:val="001F788D"/>
    <w:rsid w:val="001F7F8E"/>
    <w:rsid w:val="0020013B"/>
    <w:rsid w:val="00200A2A"/>
    <w:rsid w:val="002043EF"/>
    <w:rsid w:val="002047A7"/>
    <w:rsid w:val="00204BD3"/>
    <w:rsid w:val="00207E2C"/>
    <w:rsid w:val="002110BB"/>
    <w:rsid w:val="00211240"/>
    <w:rsid w:val="00213C2C"/>
    <w:rsid w:val="00215535"/>
    <w:rsid w:val="00215EE3"/>
    <w:rsid w:val="002162FA"/>
    <w:rsid w:val="00216A54"/>
    <w:rsid w:val="0021706C"/>
    <w:rsid w:val="00220346"/>
    <w:rsid w:val="00220E9B"/>
    <w:rsid w:val="00222994"/>
    <w:rsid w:val="0022317F"/>
    <w:rsid w:val="00223237"/>
    <w:rsid w:val="00223470"/>
    <w:rsid w:val="0022397F"/>
    <w:rsid w:val="002245B8"/>
    <w:rsid w:val="00224AB8"/>
    <w:rsid w:val="002271CB"/>
    <w:rsid w:val="002273D1"/>
    <w:rsid w:val="00235684"/>
    <w:rsid w:val="00236DEA"/>
    <w:rsid w:val="002372E9"/>
    <w:rsid w:val="0024012F"/>
    <w:rsid w:val="00240A00"/>
    <w:rsid w:val="00240CEF"/>
    <w:rsid w:val="002414B1"/>
    <w:rsid w:val="00242062"/>
    <w:rsid w:val="00243146"/>
    <w:rsid w:val="00243280"/>
    <w:rsid w:val="00244A26"/>
    <w:rsid w:val="00251521"/>
    <w:rsid w:val="0025231C"/>
    <w:rsid w:val="00252A07"/>
    <w:rsid w:val="00253E48"/>
    <w:rsid w:val="002540FE"/>
    <w:rsid w:val="00254801"/>
    <w:rsid w:val="00255263"/>
    <w:rsid w:val="0025781D"/>
    <w:rsid w:val="00260B4B"/>
    <w:rsid w:val="00260BFA"/>
    <w:rsid w:val="00261252"/>
    <w:rsid w:val="002615D5"/>
    <w:rsid w:val="00261A9D"/>
    <w:rsid w:val="002639C4"/>
    <w:rsid w:val="00267D4A"/>
    <w:rsid w:val="00270B4C"/>
    <w:rsid w:val="00271D98"/>
    <w:rsid w:val="00273DFF"/>
    <w:rsid w:val="00274EA2"/>
    <w:rsid w:val="00275014"/>
    <w:rsid w:val="002776B1"/>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5526"/>
    <w:rsid w:val="00305C0E"/>
    <w:rsid w:val="00306DCF"/>
    <w:rsid w:val="0031043E"/>
    <w:rsid w:val="00311A63"/>
    <w:rsid w:val="00311E1C"/>
    <w:rsid w:val="0031387E"/>
    <w:rsid w:val="003146AA"/>
    <w:rsid w:val="00316A71"/>
    <w:rsid w:val="00317BD5"/>
    <w:rsid w:val="00317C55"/>
    <w:rsid w:val="00321C19"/>
    <w:rsid w:val="00321FCC"/>
    <w:rsid w:val="00322251"/>
    <w:rsid w:val="00325D52"/>
    <w:rsid w:val="00326158"/>
    <w:rsid w:val="00326890"/>
    <w:rsid w:val="00326B12"/>
    <w:rsid w:val="00333C88"/>
    <w:rsid w:val="003422D2"/>
    <w:rsid w:val="0034239D"/>
    <w:rsid w:val="003425A9"/>
    <w:rsid w:val="003440C6"/>
    <w:rsid w:val="003516C8"/>
    <w:rsid w:val="00352397"/>
    <w:rsid w:val="003555C2"/>
    <w:rsid w:val="00361667"/>
    <w:rsid w:val="003618BD"/>
    <w:rsid w:val="00362EE8"/>
    <w:rsid w:val="003651CF"/>
    <w:rsid w:val="00365574"/>
    <w:rsid w:val="003708C1"/>
    <w:rsid w:val="00371065"/>
    <w:rsid w:val="00372562"/>
    <w:rsid w:val="00372FCA"/>
    <w:rsid w:val="00373BB8"/>
    <w:rsid w:val="0038004E"/>
    <w:rsid w:val="00380698"/>
    <w:rsid w:val="00382D7B"/>
    <w:rsid w:val="003849AA"/>
    <w:rsid w:val="00386F7E"/>
    <w:rsid w:val="00387494"/>
    <w:rsid w:val="003904C3"/>
    <w:rsid w:val="003918F2"/>
    <w:rsid w:val="00391EFC"/>
    <w:rsid w:val="00391F77"/>
    <w:rsid w:val="0039314C"/>
    <w:rsid w:val="003940D9"/>
    <w:rsid w:val="003957A7"/>
    <w:rsid w:val="00396377"/>
    <w:rsid w:val="00396A83"/>
    <w:rsid w:val="00396BB0"/>
    <w:rsid w:val="00397304"/>
    <w:rsid w:val="00397542"/>
    <w:rsid w:val="003977D8"/>
    <w:rsid w:val="00397B19"/>
    <w:rsid w:val="003A1C01"/>
    <w:rsid w:val="003A2FC1"/>
    <w:rsid w:val="003A6D2D"/>
    <w:rsid w:val="003A71FA"/>
    <w:rsid w:val="003A76DB"/>
    <w:rsid w:val="003B0692"/>
    <w:rsid w:val="003B0928"/>
    <w:rsid w:val="003B159B"/>
    <w:rsid w:val="003B1C6D"/>
    <w:rsid w:val="003B1CEA"/>
    <w:rsid w:val="003B55CC"/>
    <w:rsid w:val="003B5628"/>
    <w:rsid w:val="003C0A9B"/>
    <w:rsid w:val="003C2DDB"/>
    <w:rsid w:val="003C6AB4"/>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69B7"/>
    <w:rsid w:val="003F7AEF"/>
    <w:rsid w:val="00400521"/>
    <w:rsid w:val="0040114B"/>
    <w:rsid w:val="00401484"/>
    <w:rsid w:val="00402E4E"/>
    <w:rsid w:val="0041067E"/>
    <w:rsid w:val="004111A1"/>
    <w:rsid w:val="004114CA"/>
    <w:rsid w:val="00411817"/>
    <w:rsid w:val="004123AB"/>
    <w:rsid w:val="00412B38"/>
    <w:rsid w:val="004137B1"/>
    <w:rsid w:val="004154ED"/>
    <w:rsid w:val="00417345"/>
    <w:rsid w:val="00420BCB"/>
    <w:rsid w:val="00422A1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478EC"/>
    <w:rsid w:val="00450294"/>
    <w:rsid w:val="00453C28"/>
    <w:rsid w:val="00460D1F"/>
    <w:rsid w:val="0046113A"/>
    <w:rsid w:val="004618E4"/>
    <w:rsid w:val="00462D4B"/>
    <w:rsid w:val="00471B27"/>
    <w:rsid w:val="00471EA6"/>
    <w:rsid w:val="00473553"/>
    <w:rsid w:val="00473D9A"/>
    <w:rsid w:val="00477AA9"/>
    <w:rsid w:val="00481973"/>
    <w:rsid w:val="00481DEB"/>
    <w:rsid w:val="00481E14"/>
    <w:rsid w:val="004831BB"/>
    <w:rsid w:val="00483506"/>
    <w:rsid w:val="00484F37"/>
    <w:rsid w:val="00487D29"/>
    <w:rsid w:val="0049189E"/>
    <w:rsid w:val="00491EC8"/>
    <w:rsid w:val="00492DC9"/>
    <w:rsid w:val="004939DD"/>
    <w:rsid w:val="00494A75"/>
    <w:rsid w:val="00495B06"/>
    <w:rsid w:val="004960C7"/>
    <w:rsid w:val="00497B6E"/>
    <w:rsid w:val="00497F2A"/>
    <w:rsid w:val="004A0197"/>
    <w:rsid w:val="004A034D"/>
    <w:rsid w:val="004A10CC"/>
    <w:rsid w:val="004A34B8"/>
    <w:rsid w:val="004A68B1"/>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4D96"/>
    <w:rsid w:val="004E54FC"/>
    <w:rsid w:val="004E5EE6"/>
    <w:rsid w:val="004F0855"/>
    <w:rsid w:val="004F146B"/>
    <w:rsid w:val="004F1A44"/>
    <w:rsid w:val="004F2064"/>
    <w:rsid w:val="004F276D"/>
    <w:rsid w:val="004F3A52"/>
    <w:rsid w:val="004F5372"/>
    <w:rsid w:val="004F71B4"/>
    <w:rsid w:val="0050016E"/>
    <w:rsid w:val="0050226A"/>
    <w:rsid w:val="0050226F"/>
    <w:rsid w:val="005026C0"/>
    <w:rsid w:val="005031DC"/>
    <w:rsid w:val="0050437B"/>
    <w:rsid w:val="00504F2E"/>
    <w:rsid w:val="005058DF"/>
    <w:rsid w:val="00505EE8"/>
    <w:rsid w:val="0050651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467C8"/>
    <w:rsid w:val="0055133F"/>
    <w:rsid w:val="00554012"/>
    <w:rsid w:val="00554144"/>
    <w:rsid w:val="00554C8B"/>
    <w:rsid w:val="005559BE"/>
    <w:rsid w:val="00555D46"/>
    <w:rsid w:val="00557109"/>
    <w:rsid w:val="0056447E"/>
    <w:rsid w:val="0056453D"/>
    <w:rsid w:val="00566B54"/>
    <w:rsid w:val="00566F78"/>
    <w:rsid w:val="00567CAA"/>
    <w:rsid w:val="00570B4E"/>
    <w:rsid w:val="00574F68"/>
    <w:rsid w:val="00575559"/>
    <w:rsid w:val="00580C26"/>
    <w:rsid w:val="00581A82"/>
    <w:rsid w:val="00581B71"/>
    <w:rsid w:val="00582C89"/>
    <w:rsid w:val="005842A7"/>
    <w:rsid w:val="005851E9"/>
    <w:rsid w:val="00585E7C"/>
    <w:rsid w:val="00586C5D"/>
    <w:rsid w:val="00587089"/>
    <w:rsid w:val="0059037B"/>
    <w:rsid w:val="0059062D"/>
    <w:rsid w:val="005919FB"/>
    <w:rsid w:val="00595120"/>
    <w:rsid w:val="005952C4"/>
    <w:rsid w:val="0059567A"/>
    <w:rsid w:val="00595993"/>
    <w:rsid w:val="005A0D20"/>
    <w:rsid w:val="005A1F55"/>
    <w:rsid w:val="005A5CBD"/>
    <w:rsid w:val="005A606E"/>
    <w:rsid w:val="005A6DDA"/>
    <w:rsid w:val="005A7799"/>
    <w:rsid w:val="005B090B"/>
    <w:rsid w:val="005B0C2A"/>
    <w:rsid w:val="005B0D17"/>
    <w:rsid w:val="005B22F2"/>
    <w:rsid w:val="005B3B71"/>
    <w:rsid w:val="005B487D"/>
    <w:rsid w:val="005B5228"/>
    <w:rsid w:val="005B57A1"/>
    <w:rsid w:val="005B7128"/>
    <w:rsid w:val="005B7E83"/>
    <w:rsid w:val="005B7F4E"/>
    <w:rsid w:val="005C2D50"/>
    <w:rsid w:val="005C4612"/>
    <w:rsid w:val="005C5166"/>
    <w:rsid w:val="005C5988"/>
    <w:rsid w:val="005C5ADD"/>
    <w:rsid w:val="005C5C50"/>
    <w:rsid w:val="005D176D"/>
    <w:rsid w:val="005D24DA"/>
    <w:rsid w:val="005D284F"/>
    <w:rsid w:val="005D5A4A"/>
    <w:rsid w:val="005D5F75"/>
    <w:rsid w:val="005D6B49"/>
    <w:rsid w:val="005D7BA6"/>
    <w:rsid w:val="005E0D7F"/>
    <w:rsid w:val="005E1680"/>
    <w:rsid w:val="005E23C8"/>
    <w:rsid w:val="005E2631"/>
    <w:rsid w:val="005E2ABD"/>
    <w:rsid w:val="005E31AD"/>
    <w:rsid w:val="005E3C05"/>
    <w:rsid w:val="005F09C9"/>
    <w:rsid w:val="005F0AF4"/>
    <w:rsid w:val="005F1D0B"/>
    <w:rsid w:val="005F2B62"/>
    <w:rsid w:val="005F478A"/>
    <w:rsid w:val="005F502A"/>
    <w:rsid w:val="005F559A"/>
    <w:rsid w:val="005F5BC4"/>
    <w:rsid w:val="005F6DCC"/>
    <w:rsid w:val="00602B5B"/>
    <w:rsid w:val="00604DE0"/>
    <w:rsid w:val="006057BB"/>
    <w:rsid w:val="00605D26"/>
    <w:rsid w:val="00606036"/>
    <w:rsid w:val="00606EC1"/>
    <w:rsid w:val="00607792"/>
    <w:rsid w:val="006111C8"/>
    <w:rsid w:val="0061153C"/>
    <w:rsid w:val="006212B1"/>
    <w:rsid w:val="006216FC"/>
    <w:rsid w:val="00623A9B"/>
    <w:rsid w:val="0062451D"/>
    <w:rsid w:val="00625A0E"/>
    <w:rsid w:val="00625F5A"/>
    <w:rsid w:val="00626E58"/>
    <w:rsid w:val="00630C0F"/>
    <w:rsid w:val="00630CF3"/>
    <w:rsid w:val="00631778"/>
    <w:rsid w:val="00632615"/>
    <w:rsid w:val="00633358"/>
    <w:rsid w:val="006335C3"/>
    <w:rsid w:val="00634664"/>
    <w:rsid w:val="00637EC3"/>
    <w:rsid w:val="00641B38"/>
    <w:rsid w:val="00645A70"/>
    <w:rsid w:val="006556E1"/>
    <w:rsid w:val="006607D9"/>
    <w:rsid w:val="0066108F"/>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A2A"/>
    <w:rsid w:val="006B53C7"/>
    <w:rsid w:val="006B6429"/>
    <w:rsid w:val="006B6C11"/>
    <w:rsid w:val="006B7097"/>
    <w:rsid w:val="006B7869"/>
    <w:rsid w:val="006C0737"/>
    <w:rsid w:val="006C10EC"/>
    <w:rsid w:val="006C6300"/>
    <w:rsid w:val="006C6397"/>
    <w:rsid w:val="006C6585"/>
    <w:rsid w:val="006D148E"/>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5D58"/>
    <w:rsid w:val="00707D0A"/>
    <w:rsid w:val="0071047A"/>
    <w:rsid w:val="00710C5B"/>
    <w:rsid w:val="00710D6A"/>
    <w:rsid w:val="00710DE5"/>
    <w:rsid w:val="00711709"/>
    <w:rsid w:val="00713F2E"/>
    <w:rsid w:val="00713FDE"/>
    <w:rsid w:val="00715041"/>
    <w:rsid w:val="00715D4E"/>
    <w:rsid w:val="00715F89"/>
    <w:rsid w:val="007161E5"/>
    <w:rsid w:val="007164AE"/>
    <w:rsid w:val="00716C2F"/>
    <w:rsid w:val="0072000E"/>
    <w:rsid w:val="00721BC5"/>
    <w:rsid w:val="00722D6E"/>
    <w:rsid w:val="00724700"/>
    <w:rsid w:val="00724D62"/>
    <w:rsid w:val="007256C5"/>
    <w:rsid w:val="00726CFE"/>
    <w:rsid w:val="007335A3"/>
    <w:rsid w:val="00733E8D"/>
    <w:rsid w:val="00735E06"/>
    <w:rsid w:val="00735FE4"/>
    <w:rsid w:val="00736AB4"/>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600DC"/>
    <w:rsid w:val="00766FA3"/>
    <w:rsid w:val="007738D0"/>
    <w:rsid w:val="007749B5"/>
    <w:rsid w:val="00776C9E"/>
    <w:rsid w:val="007858B9"/>
    <w:rsid w:val="007866C4"/>
    <w:rsid w:val="007957B0"/>
    <w:rsid w:val="007959EA"/>
    <w:rsid w:val="007A05D7"/>
    <w:rsid w:val="007A2D23"/>
    <w:rsid w:val="007A60EE"/>
    <w:rsid w:val="007A7103"/>
    <w:rsid w:val="007A7566"/>
    <w:rsid w:val="007B0E0A"/>
    <w:rsid w:val="007B3B22"/>
    <w:rsid w:val="007B40E1"/>
    <w:rsid w:val="007B463A"/>
    <w:rsid w:val="007B574E"/>
    <w:rsid w:val="007C1406"/>
    <w:rsid w:val="007C3E66"/>
    <w:rsid w:val="007C5754"/>
    <w:rsid w:val="007C6E0B"/>
    <w:rsid w:val="007D1217"/>
    <w:rsid w:val="007D51B7"/>
    <w:rsid w:val="007D51F3"/>
    <w:rsid w:val="007D5D2D"/>
    <w:rsid w:val="007D6407"/>
    <w:rsid w:val="007E10CE"/>
    <w:rsid w:val="007E1204"/>
    <w:rsid w:val="007E4268"/>
    <w:rsid w:val="007E6448"/>
    <w:rsid w:val="007E67CD"/>
    <w:rsid w:val="007F0828"/>
    <w:rsid w:val="007F229B"/>
    <w:rsid w:val="007F30A3"/>
    <w:rsid w:val="007F3ED7"/>
    <w:rsid w:val="007F3EDC"/>
    <w:rsid w:val="007F54EF"/>
    <w:rsid w:val="007F7309"/>
    <w:rsid w:val="007F7CD4"/>
    <w:rsid w:val="00802923"/>
    <w:rsid w:val="00803B38"/>
    <w:rsid w:val="00803F34"/>
    <w:rsid w:val="008047D4"/>
    <w:rsid w:val="00804834"/>
    <w:rsid w:val="0080578B"/>
    <w:rsid w:val="00810718"/>
    <w:rsid w:val="008109DA"/>
    <w:rsid w:val="008134AB"/>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FF3"/>
    <w:rsid w:val="008503E5"/>
    <w:rsid w:val="00852899"/>
    <w:rsid w:val="0085309A"/>
    <w:rsid w:val="008564FC"/>
    <w:rsid w:val="00860E17"/>
    <w:rsid w:val="00861517"/>
    <w:rsid w:val="00862744"/>
    <w:rsid w:val="008645F7"/>
    <w:rsid w:val="008659D8"/>
    <w:rsid w:val="00865C9A"/>
    <w:rsid w:val="00870CAB"/>
    <w:rsid w:val="008724C9"/>
    <w:rsid w:val="00872B9B"/>
    <w:rsid w:val="0088086E"/>
    <w:rsid w:val="00881F2F"/>
    <w:rsid w:val="00881F5F"/>
    <w:rsid w:val="00882026"/>
    <w:rsid w:val="00886123"/>
    <w:rsid w:val="008863AE"/>
    <w:rsid w:val="00886C06"/>
    <w:rsid w:val="008907A4"/>
    <w:rsid w:val="00890C52"/>
    <w:rsid w:val="008920B0"/>
    <w:rsid w:val="008932BF"/>
    <w:rsid w:val="008947D0"/>
    <w:rsid w:val="00896303"/>
    <w:rsid w:val="00896AB3"/>
    <w:rsid w:val="00896AE6"/>
    <w:rsid w:val="008A0109"/>
    <w:rsid w:val="008A016E"/>
    <w:rsid w:val="008A05A1"/>
    <w:rsid w:val="008A09D5"/>
    <w:rsid w:val="008A12FC"/>
    <w:rsid w:val="008A3C94"/>
    <w:rsid w:val="008A4F72"/>
    <w:rsid w:val="008A6213"/>
    <w:rsid w:val="008A69EE"/>
    <w:rsid w:val="008B0185"/>
    <w:rsid w:val="008B0737"/>
    <w:rsid w:val="008B0C61"/>
    <w:rsid w:val="008B3A06"/>
    <w:rsid w:val="008B44DA"/>
    <w:rsid w:val="008B7378"/>
    <w:rsid w:val="008B7B70"/>
    <w:rsid w:val="008C0AC2"/>
    <w:rsid w:val="008C11AF"/>
    <w:rsid w:val="008C450A"/>
    <w:rsid w:val="008C51F4"/>
    <w:rsid w:val="008D18B7"/>
    <w:rsid w:val="008D3293"/>
    <w:rsid w:val="008D3CAC"/>
    <w:rsid w:val="008D60D4"/>
    <w:rsid w:val="008D6138"/>
    <w:rsid w:val="008E04A0"/>
    <w:rsid w:val="008E1B72"/>
    <w:rsid w:val="008E1E17"/>
    <w:rsid w:val="008E4FC6"/>
    <w:rsid w:val="008E58B3"/>
    <w:rsid w:val="008E6585"/>
    <w:rsid w:val="008E71E0"/>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17EB1"/>
    <w:rsid w:val="00924565"/>
    <w:rsid w:val="009246AA"/>
    <w:rsid w:val="00930107"/>
    <w:rsid w:val="009302DE"/>
    <w:rsid w:val="009305F7"/>
    <w:rsid w:val="0093163C"/>
    <w:rsid w:val="00931709"/>
    <w:rsid w:val="0093538E"/>
    <w:rsid w:val="0093655F"/>
    <w:rsid w:val="009375DC"/>
    <w:rsid w:val="00940713"/>
    <w:rsid w:val="00942A23"/>
    <w:rsid w:val="0094466B"/>
    <w:rsid w:val="00945872"/>
    <w:rsid w:val="00946740"/>
    <w:rsid w:val="0095538A"/>
    <w:rsid w:val="00955A42"/>
    <w:rsid w:val="009565C2"/>
    <w:rsid w:val="0096080B"/>
    <w:rsid w:val="009610E9"/>
    <w:rsid w:val="00962276"/>
    <w:rsid w:val="009634F0"/>
    <w:rsid w:val="009643D9"/>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2201"/>
    <w:rsid w:val="00995BD2"/>
    <w:rsid w:val="00996282"/>
    <w:rsid w:val="0099683D"/>
    <w:rsid w:val="00996AF3"/>
    <w:rsid w:val="0099769E"/>
    <w:rsid w:val="009A08CE"/>
    <w:rsid w:val="009A0C60"/>
    <w:rsid w:val="009A3073"/>
    <w:rsid w:val="009A3820"/>
    <w:rsid w:val="009A3CE2"/>
    <w:rsid w:val="009A48EB"/>
    <w:rsid w:val="009A66BA"/>
    <w:rsid w:val="009A72ED"/>
    <w:rsid w:val="009B0BAA"/>
    <w:rsid w:val="009B0D96"/>
    <w:rsid w:val="009B13A5"/>
    <w:rsid w:val="009B42EE"/>
    <w:rsid w:val="009C1353"/>
    <w:rsid w:val="009C1812"/>
    <w:rsid w:val="009C29A6"/>
    <w:rsid w:val="009C7D33"/>
    <w:rsid w:val="009D0121"/>
    <w:rsid w:val="009D0B63"/>
    <w:rsid w:val="009D1551"/>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596B"/>
    <w:rsid w:val="00A05EBB"/>
    <w:rsid w:val="00A1131C"/>
    <w:rsid w:val="00A113F8"/>
    <w:rsid w:val="00A11BFA"/>
    <w:rsid w:val="00A12694"/>
    <w:rsid w:val="00A16569"/>
    <w:rsid w:val="00A20454"/>
    <w:rsid w:val="00A21AD7"/>
    <w:rsid w:val="00A22765"/>
    <w:rsid w:val="00A25938"/>
    <w:rsid w:val="00A25E80"/>
    <w:rsid w:val="00A26251"/>
    <w:rsid w:val="00A305AD"/>
    <w:rsid w:val="00A32D8D"/>
    <w:rsid w:val="00A33605"/>
    <w:rsid w:val="00A33AA3"/>
    <w:rsid w:val="00A34239"/>
    <w:rsid w:val="00A37D46"/>
    <w:rsid w:val="00A37F3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4B0D"/>
    <w:rsid w:val="00A7621F"/>
    <w:rsid w:val="00A7626F"/>
    <w:rsid w:val="00A77FF8"/>
    <w:rsid w:val="00A832A4"/>
    <w:rsid w:val="00A85524"/>
    <w:rsid w:val="00A861CF"/>
    <w:rsid w:val="00A90F89"/>
    <w:rsid w:val="00A91460"/>
    <w:rsid w:val="00A91C79"/>
    <w:rsid w:val="00A921EC"/>
    <w:rsid w:val="00A9310F"/>
    <w:rsid w:val="00A95F12"/>
    <w:rsid w:val="00A96320"/>
    <w:rsid w:val="00A97CEB"/>
    <w:rsid w:val="00AA07FD"/>
    <w:rsid w:val="00AA0F18"/>
    <w:rsid w:val="00AA276C"/>
    <w:rsid w:val="00AA5C2C"/>
    <w:rsid w:val="00AA74AA"/>
    <w:rsid w:val="00AB1AB5"/>
    <w:rsid w:val="00AB1BD7"/>
    <w:rsid w:val="00AB2080"/>
    <w:rsid w:val="00AB2F3E"/>
    <w:rsid w:val="00AB2FF1"/>
    <w:rsid w:val="00AB6F8C"/>
    <w:rsid w:val="00AC1B83"/>
    <w:rsid w:val="00AC37C2"/>
    <w:rsid w:val="00AC4C0F"/>
    <w:rsid w:val="00AC4F62"/>
    <w:rsid w:val="00AC5B2E"/>
    <w:rsid w:val="00AC601C"/>
    <w:rsid w:val="00AC607A"/>
    <w:rsid w:val="00AD00D7"/>
    <w:rsid w:val="00AD080F"/>
    <w:rsid w:val="00AD118D"/>
    <w:rsid w:val="00AD1CAC"/>
    <w:rsid w:val="00AD5295"/>
    <w:rsid w:val="00AE0262"/>
    <w:rsid w:val="00AF045D"/>
    <w:rsid w:val="00AF0A14"/>
    <w:rsid w:val="00AF108B"/>
    <w:rsid w:val="00AF17A7"/>
    <w:rsid w:val="00AF267F"/>
    <w:rsid w:val="00AF2B12"/>
    <w:rsid w:val="00AF41E4"/>
    <w:rsid w:val="00AF5D5C"/>
    <w:rsid w:val="00B007A7"/>
    <w:rsid w:val="00B01796"/>
    <w:rsid w:val="00B0185C"/>
    <w:rsid w:val="00B01A24"/>
    <w:rsid w:val="00B02C0D"/>
    <w:rsid w:val="00B036A5"/>
    <w:rsid w:val="00B0468A"/>
    <w:rsid w:val="00B04C48"/>
    <w:rsid w:val="00B05F3D"/>
    <w:rsid w:val="00B07753"/>
    <w:rsid w:val="00B10516"/>
    <w:rsid w:val="00B11086"/>
    <w:rsid w:val="00B12128"/>
    <w:rsid w:val="00B12A36"/>
    <w:rsid w:val="00B15652"/>
    <w:rsid w:val="00B1645C"/>
    <w:rsid w:val="00B21011"/>
    <w:rsid w:val="00B23D0B"/>
    <w:rsid w:val="00B26441"/>
    <w:rsid w:val="00B279BC"/>
    <w:rsid w:val="00B300B4"/>
    <w:rsid w:val="00B3082D"/>
    <w:rsid w:val="00B310F5"/>
    <w:rsid w:val="00B31B53"/>
    <w:rsid w:val="00B32256"/>
    <w:rsid w:val="00B324BB"/>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70502"/>
    <w:rsid w:val="00B70782"/>
    <w:rsid w:val="00B70E34"/>
    <w:rsid w:val="00B71300"/>
    <w:rsid w:val="00B72E1A"/>
    <w:rsid w:val="00B73105"/>
    <w:rsid w:val="00B73E0E"/>
    <w:rsid w:val="00B74A07"/>
    <w:rsid w:val="00B75210"/>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833"/>
    <w:rsid w:val="00B86AA9"/>
    <w:rsid w:val="00B87A4E"/>
    <w:rsid w:val="00B91197"/>
    <w:rsid w:val="00B942F0"/>
    <w:rsid w:val="00B949EC"/>
    <w:rsid w:val="00B95051"/>
    <w:rsid w:val="00B9699B"/>
    <w:rsid w:val="00BB1AF9"/>
    <w:rsid w:val="00BB30D8"/>
    <w:rsid w:val="00BB447C"/>
    <w:rsid w:val="00BB6A6E"/>
    <w:rsid w:val="00BB7499"/>
    <w:rsid w:val="00BC2900"/>
    <w:rsid w:val="00BC3157"/>
    <w:rsid w:val="00BC4D7F"/>
    <w:rsid w:val="00BC53D7"/>
    <w:rsid w:val="00BC6018"/>
    <w:rsid w:val="00BC6E3B"/>
    <w:rsid w:val="00BD080A"/>
    <w:rsid w:val="00BD1186"/>
    <w:rsid w:val="00BD2C2B"/>
    <w:rsid w:val="00BD318F"/>
    <w:rsid w:val="00BD516B"/>
    <w:rsid w:val="00BD5C86"/>
    <w:rsid w:val="00BE1A57"/>
    <w:rsid w:val="00BE1C3A"/>
    <w:rsid w:val="00BE28D4"/>
    <w:rsid w:val="00BE357D"/>
    <w:rsid w:val="00BF2076"/>
    <w:rsid w:val="00BF22A8"/>
    <w:rsid w:val="00BF386D"/>
    <w:rsid w:val="00BF544F"/>
    <w:rsid w:val="00BF555E"/>
    <w:rsid w:val="00BF7F35"/>
    <w:rsid w:val="00C002FF"/>
    <w:rsid w:val="00C0128A"/>
    <w:rsid w:val="00C01C94"/>
    <w:rsid w:val="00C028B6"/>
    <w:rsid w:val="00C0323F"/>
    <w:rsid w:val="00C05AB5"/>
    <w:rsid w:val="00C05CA2"/>
    <w:rsid w:val="00C06494"/>
    <w:rsid w:val="00C1010D"/>
    <w:rsid w:val="00C10166"/>
    <w:rsid w:val="00C10D32"/>
    <w:rsid w:val="00C11F34"/>
    <w:rsid w:val="00C15329"/>
    <w:rsid w:val="00C15D7C"/>
    <w:rsid w:val="00C162F3"/>
    <w:rsid w:val="00C20A06"/>
    <w:rsid w:val="00C2143C"/>
    <w:rsid w:val="00C25119"/>
    <w:rsid w:val="00C27828"/>
    <w:rsid w:val="00C31E7D"/>
    <w:rsid w:val="00C31F02"/>
    <w:rsid w:val="00C331C1"/>
    <w:rsid w:val="00C34300"/>
    <w:rsid w:val="00C35CDF"/>
    <w:rsid w:val="00C43255"/>
    <w:rsid w:val="00C4479B"/>
    <w:rsid w:val="00C45991"/>
    <w:rsid w:val="00C47F05"/>
    <w:rsid w:val="00C5211F"/>
    <w:rsid w:val="00C528B2"/>
    <w:rsid w:val="00C54F71"/>
    <w:rsid w:val="00C560ED"/>
    <w:rsid w:val="00C57841"/>
    <w:rsid w:val="00C6179C"/>
    <w:rsid w:val="00C62318"/>
    <w:rsid w:val="00C62EC8"/>
    <w:rsid w:val="00C6471A"/>
    <w:rsid w:val="00C661ED"/>
    <w:rsid w:val="00C71FAC"/>
    <w:rsid w:val="00C726C4"/>
    <w:rsid w:val="00C752E4"/>
    <w:rsid w:val="00C7533D"/>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5C7B"/>
    <w:rsid w:val="00CA6BEA"/>
    <w:rsid w:val="00CB0BBB"/>
    <w:rsid w:val="00CB1137"/>
    <w:rsid w:val="00CB1887"/>
    <w:rsid w:val="00CB1B7F"/>
    <w:rsid w:val="00CB1E1F"/>
    <w:rsid w:val="00CB3272"/>
    <w:rsid w:val="00CB3708"/>
    <w:rsid w:val="00CB5B4F"/>
    <w:rsid w:val="00CB72C6"/>
    <w:rsid w:val="00CB76C4"/>
    <w:rsid w:val="00CB7E1E"/>
    <w:rsid w:val="00CC1060"/>
    <w:rsid w:val="00CC17A5"/>
    <w:rsid w:val="00CC253C"/>
    <w:rsid w:val="00CC3A10"/>
    <w:rsid w:val="00CC4363"/>
    <w:rsid w:val="00CC5A3B"/>
    <w:rsid w:val="00CC5DDD"/>
    <w:rsid w:val="00CC5EE2"/>
    <w:rsid w:val="00CC74F8"/>
    <w:rsid w:val="00CD146F"/>
    <w:rsid w:val="00CD2D0C"/>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56F"/>
    <w:rsid w:val="00D027E5"/>
    <w:rsid w:val="00D039DB"/>
    <w:rsid w:val="00D03BF6"/>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7581"/>
    <w:rsid w:val="00D60A39"/>
    <w:rsid w:val="00D62193"/>
    <w:rsid w:val="00D63C41"/>
    <w:rsid w:val="00D64A88"/>
    <w:rsid w:val="00D65741"/>
    <w:rsid w:val="00D67B0A"/>
    <w:rsid w:val="00D70A3C"/>
    <w:rsid w:val="00D70E04"/>
    <w:rsid w:val="00D71C85"/>
    <w:rsid w:val="00D74008"/>
    <w:rsid w:val="00D7561C"/>
    <w:rsid w:val="00D770D1"/>
    <w:rsid w:val="00D80978"/>
    <w:rsid w:val="00D80A82"/>
    <w:rsid w:val="00D82227"/>
    <w:rsid w:val="00D8507F"/>
    <w:rsid w:val="00D8775F"/>
    <w:rsid w:val="00D879AF"/>
    <w:rsid w:val="00D920A0"/>
    <w:rsid w:val="00D921FC"/>
    <w:rsid w:val="00D92684"/>
    <w:rsid w:val="00D92A2D"/>
    <w:rsid w:val="00D94559"/>
    <w:rsid w:val="00D96642"/>
    <w:rsid w:val="00DA2702"/>
    <w:rsid w:val="00DA2ED5"/>
    <w:rsid w:val="00DA3569"/>
    <w:rsid w:val="00DA4D99"/>
    <w:rsid w:val="00DA6A82"/>
    <w:rsid w:val="00DB4535"/>
    <w:rsid w:val="00DB7F86"/>
    <w:rsid w:val="00DC379D"/>
    <w:rsid w:val="00DC429B"/>
    <w:rsid w:val="00DD1AE4"/>
    <w:rsid w:val="00DD1CBB"/>
    <w:rsid w:val="00DD4216"/>
    <w:rsid w:val="00DD427D"/>
    <w:rsid w:val="00DD70EA"/>
    <w:rsid w:val="00DE12FD"/>
    <w:rsid w:val="00DE2B81"/>
    <w:rsid w:val="00DE477D"/>
    <w:rsid w:val="00DE6BEC"/>
    <w:rsid w:val="00DF1BAC"/>
    <w:rsid w:val="00DF4038"/>
    <w:rsid w:val="00DF5124"/>
    <w:rsid w:val="00DF636B"/>
    <w:rsid w:val="00E0287A"/>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24B6"/>
    <w:rsid w:val="00E227F4"/>
    <w:rsid w:val="00E240C9"/>
    <w:rsid w:val="00E25144"/>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50933"/>
    <w:rsid w:val="00E50BAD"/>
    <w:rsid w:val="00E50F4F"/>
    <w:rsid w:val="00E5359A"/>
    <w:rsid w:val="00E55F79"/>
    <w:rsid w:val="00E565A1"/>
    <w:rsid w:val="00E577A4"/>
    <w:rsid w:val="00E602E8"/>
    <w:rsid w:val="00E63FD4"/>
    <w:rsid w:val="00E641E7"/>
    <w:rsid w:val="00E666B1"/>
    <w:rsid w:val="00E67543"/>
    <w:rsid w:val="00E701BC"/>
    <w:rsid w:val="00E70463"/>
    <w:rsid w:val="00E70653"/>
    <w:rsid w:val="00E71190"/>
    <w:rsid w:val="00E721E0"/>
    <w:rsid w:val="00E75707"/>
    <w:rsid w:val="00E776EF"/>
    <w:rsid w:val="00E81208"/>
    <w:rsid w:val="00E82DE0"/>
    <w:rsid w:val="00E83423"/>
    <w:rsid w:val="00E836C4"/>
    <w:rsid w:val="00E843A8"/>
    <w:rsid w:val="00E8560C"/>
    <w:rsid w:val="00E8669D"/>
    <w:rsid w:val="00E87D29"/>
    <w:rsid w:val="00E9015D"/>
    <w:rsid w:val="00E9100C"/>
    <w:rsid w:val="00E91A4F"/>
    <w:rsid w:val="00E93AE2"/>
    <w:rsid w:val="00E93CF6"/>
    <w:rsid w:val="00E94F0B"/>
    <w:rsid w:val="00E9641C"/>
    <w:rsid w:val="00EA0531"/>
    <w:rsid w:val="00EA0CAF"/>
    <w:rsid w:val="00EA2DC1"/>
    <w:rsid w:val="00EA2E99"/>
    <w:rsid w:val="00EA319B"/>
    <w:rsid w:val="00EA48F7"/>
    <w:rsid w:val="00EA73C2"/>
    <w:rsid w:val="00EA79D1"/>
    <w:rsid w:val="00EB2337"/>
    <w:rsid w:val="00EB32E3"/>
    <w:rsid w:val="00EB5352"/>
    <w:rsid w:val="00EB5F02"/>
    <w:rsid w:val="00EB6DE8"/>
    <w:rsid w:val="00EB75BC"/>
    <w:rsid w:val="00EC004D"/>
    <w:rsid w:val="00EC0381"/>
    <w:rsid w:val="00EC13D7"/>
    <w:rsid w:val="00EC23B8"/>
    <w:rsid w:val="00EC4921"/>
    <w:rsid w:val="00EC5B36"/>
    <w:rsid w:val="00EC6722"/>
    <w:rsid w:val="00EC7131"/>
    <w:rsid w:val="00EC7141"/>
    <w:rsid w:val="00ED2863"/>
    <w:rsid w:val="00ED788C"/>
    <w:rsid w:val="00ED7A1D"/>
    <w:rsid w:val="00EE0392"/>
    <w:rsid w:val="00EE0F12"/>
    <w:rsid w:val="00EE53DB"/>
    <w:rsid w:val="00EE5F6C"/>
    <w:rsid w:val="00EE765D"/>
    <w:rsid w:val="00EE7C31"/>
    <w:rsid w:val="00EF22CE"/>
    <w:rsid w:val="00EF296D"/>
    <w:rsid w:val="00EF3D7E"/>
    <w:rsid w:val="00EF4047"/>
    <w:rsid w:val="00EF4E08"/>
    <w:rsid w:val="00EF5055"/>
    <w:rsid w:val="00EF66CC"/>
    <w:rsid w:val="00EF6A5C"/>
    <w:rsid w:val="00F02816"/>
    <w:rsid w:val="00F032DD"/>
    <w:rsid w:val="00F0439E"/>
    <w:rsid w:val="00F06B57"/>
    <w:rsid w:val="00F07216"/>
    <w:rsid w:val="00F07A98"/>
    <w:rsid w:val="00F10284"/>
    <w:rsid w:val="00F10605"/>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52EDE"/>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D86"/>
    <w:rsid w:val="00F76382"/>
    <w:rsid w:val="00F76914"/>
    <w:rsid w:val="00F77931"/>
    <w:rsid w:val="00F81E22"/>
    <w:rsid w:val="00F82550"/>
    <w:rsid w:val="00F8551A"/>
    <w:rsid w:val="00F85BC9"/>
    <w:rsid w:val="00F86488"/>
    <w:rsid w:val="00F9215D"/>
    <w:rsid w:val="00F9230A"/>
    <w:rsid w:val="00F94558"/>
    <w:rsid w:val="00F95389"/>
    <w:rsid w:val="00F953D8"/>
    <w:rsid w:val="00FA108C"/>
    <w:rsid w:val="00FA2F66"/>
    <w:rsid w:val="00FA4A70"/>
    <w:rsid w:val="00FA5443"/>
    <w:rsid w:val="00FA5D31"/>
    <w:rsid w:val="00FB25E6"/>
    <w:rsid w:val="00FB3B8D"/>
    <w:rsid w:val="00FC1D2B"/>
    <w:rsid w:val="00FC2D5A"/>
    <w:rsid w:val="00FC35E7"/>
    <w:rsid w:val="00FC3764"/>
    <w:rsid w:val="00FC74B1"/>
    <w:rsid w:val="00FC7A08"/>
    <w:rsid w:val="00FD0F51"/>
    <w:rsid w:val="00FD2D68"/>
    <w:rsid w:val="00FD39D1"/>
    <w:rsid w:val="00FD3D45"/>
    <w:rsid w:val="00FD7E2A"/>
    <w:rsid w:val="00FE1905"/>
    <w:rsid w:val="00FE1D79"/>
    <w:rsid w:val="00FE2E9D"/>
    <w:rsid w:val="00FE48C5"/>
    <w:rsid w:val="00FE6A07"/>
    <w:rsid w:val="00FE6F12"/>
    <w:rsid w:val="00FE7386"/>
    <w:rsid w:val="00FF0E25"/>
    <w:rsid w:val="00FF154A"/>
    <w:rsid w:val="00FF16A9"/>
    <w:rsid w:val="00FF3753"/>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23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val="en-GB"/>
    </w:rPr>
  </w:style>
  <w:style w:type="paragraph" w:styleId="Heading2">
    <w:name w:val="heading 2"/>
    <w:basedOn w:val="Normal"/>
    <w:next w:val="Normal"/>
    <w:uiPriority w:val="9"/>
    <w:semiHidden/>
    <w:unhideWhenUsed/>
    <w:qFormat/>
    <w:pPr>
      <w:keepNext/>
      <w:keepLines/>
      <w:spacing w:before="360" w:after="80" w:line="259" w:lineRule="auto"/>
      <w:outlineLvl w:val="1"/>
    </w:pPr>
    <w:rPr>
      <w:rFonts w:ascii="Calibri" w:eastAsia="Calibri" w:hAnsi="Calibri" w:cs="Calibri"/>
      <w:b/>
      <w:sz w:val="36"/>
      <w:szCs w:val="36"/>
      <w:lang w:val="en-G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val="en-GB"/>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after="160"/>
    </w:pPr>
    <w:rPr>
      <w:rFonts w:ascii="Calibri" w:eastAsia="Calibri" w:hAnsi="Calibri" w:cs="Calibri"/>
      <w:sz w:val="20"/>
      <w:szCs w:val="20"/>
      <w:lang w:val="en-GB"/>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spacing w:after="160" w:line="259" w:lineRule="auto"/>
      <w:ind w:left="720"/>
      <w:contextualSpacing/>
    </w:pPr>
    <w:rPr>
      <w:rFonts w:ascii="Calibri" w:eastAsia="Calibri" w:hAnsi="Calibri" w:cs="Calibri"/>
      <w:sz w:val="22"/>
      <w:szCs w:val="22"/>
      <w:lang w:val="en-GB"/>
    </w:r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line="480" w:lineRule="auto"/>
      <w:ind w:left="720" w:hanging="720"/>
    </w:pPr>
    <w:rPr>
      <w:rFonts w:ascii="Calibri" w:eastAsia="Calibri" w:hAnsi="Calibri" w:cs="Calibri"/>
      <w:sz w:val="22"/>
      <w:szCs w:val="22"/>
      <w:lang w:val="en-GB"/>
    </w:rPr>
  </w:style>
  <w:style w:type="paragraph" w:styleId="NormalWeb">
    <w:name w:val="Normal (Web)"/>
    <w:basedOn w:val="Normal"/>
    <w:uiPriority w:val="99"/>
    <w:unhideWhenUsed/>
    <w:rsid w:val="0022323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doi.org/10.1242/jeb.24643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mailto:joanafcf@ua.pt"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FB4266-21A6-CA41-B3AF-FE61986AA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24408</Words>
  <Characters>139132</Characters>
  <Application>Microsoft Office Word</Application>
  <DocSecurity>4</DocSecurity>
  <Lines>1159</Lines>
  <Paragraphs>326</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163214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METIAN, Marc</cp:lastModifiedBy>
  <cp:revision>2</cp:revision>
  <dcterms:created xsi:type="dcterms:W3CDTF">2026-03-24T14:49:00Z</dcterms:created>
  <dcterms:modified xsi:type="dcterms:W3CDTF">2026-03-24T14:49:00Z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id="vwIrt2mD"/&gt;&lt;style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y fmtid="{D5CDD505-2E9C-101B-9397-08002B2CF9AE}" pid="12" name="ContentRemapped">
    <vt:lpwstr>true</vt:lpwstr>
  </property>
</Properties>
</file>