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EE15A9">
      <w:pPr>
        <w:spacing w:line="360" w:lineRule="auto"/>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6AC6B4D9" w:rsidR="00F1663E" w:rsidRPr="00077C8F" w:rsidRDefault="00275014" w:rsidP="00EE15A9">
      <w:pPr>
        <w:pStyle w:val="Heading1"/>
        <w:spacing w:line="360" w:lineRule="auto"/>
        <w:ind w:left="720"/>
        <w:jc w:val="both"/>
        <w:rPr>
          <w:rFonts w:ascii="Times New Roman" w:eastAsia="Arial" w:hAnsi="Times New Roman" w:cs="Times New Roman"/>
          <w:sz w:val="24"/>
          <w:szCs w:val="24"/>
          <w:lang w:eastAsia="zh-CN"/>
        </w:rPr>
      </w:pPr>
      <w:r w:rsidRPr="00077C8F">
        <w:rPr>
          <w:rFonts w:ascii="Times New Roman" w:eastAsia="Arial" w:hAnsi="Times New Roman" w:cs="Times New Roman"/>
          <w:sz w:val="24"/>
          <w:szCs w:val="24"/>
        </w:rPr>
        <w:t>Abstract</w:t>
      </w:r>
    </w:p>
    <w:p w14:paraId="00000024" w14:textId="79691F89" w:rsidR="00F1663E" w:rsidRPr="00077C8F" w:rsidRDefault="00275014" w:rsidP="00EE15A9">
      <w:pPr>
        <w:pStyle w:val="Heading1"/>
        <w:numPr>
          <w:ilvl w:val="0"/>
          <w:numId w:val="3"/>
        </w:numPr>
        <w:spacing w:line="360" w:lineRule="auto"/>
        <w:jc w:val="both"/>
        <w:rPr>
          <w:rFonts w:ascii="Times New Roman" w:eastAsia="Arial" w:hAnsi="Times New Roman" w:cs="Times New Roman"/>
          <w:sz w:val="24"/>
          <w:szCs w:val="24"/>
        </w:rPr>
      </w:pPr>
      <w:bookmarkStart w:id="0" w:name="_heading=h.rziiz1pwj21j" w:colFirst="0" w:colLast="0"/>
      <w:bookmarkEnd w:id="0"/>
      <w:r w:rsidRPr="00077C8F">
        <w:rPr>
          <w:rFonts w:ascii="Times New Roman" w:eastAsia="Arial" w:hAnsi="Times New Roman" w:cs="Times New Roman"/>
          <w:sz w:val="24"/>
          <w:szCs w:val="24"/>
        </w:rPr>
        <w:t>Introduction</w:t>
      </w:r>
    </w:p>
    <w:p w14:paraId="7ECFB175" w14:textId="1819D033" w:rsidR="00C809A7" w:rsidRPr="000169B9" w:rsidRDefault="00275014" w:rsidP="00EE15A9">
      <w:pPr>
        <w:spacing w:line="360"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severe and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underestimate the </w:t>
      </w:r>
      <w:ins w:id="1" w:author="Li zz" w:date="2026-03-25T20:11:00Z" w16du:dateUtc="2026-03-25T12:11:00Z">
        <w:r w:rsidR="009D21FE">
          <w:rPr>
            <w:rFonts w:eastAsia="Arial" w:hint="eastAsia"/>
            <w:lang w:eastAsia="zh-CN"/>
          </w:rPr>
          <w:t>real-wor</w:t>
        </w:r>
      </w:ins>
      <w:ins w:id="2" w:author="Li zz" w:date="2026-03-25T20:22:00Z" w16du:dateUtc="2026-03-25T12:22:00Z">
        <w:r w:rsidR="001313BD">
          <w:rPr>
            <w:rFonts w:eastAsia="Arial" w:hint="eastAsia"/>
            <w:lang w:eastAsia="zh-CN"/>
          </w:rPr>
          <w:t>l</w:t>
        </w:r>
      </w:ins>
      <w:ins w:id="3" w:author="Li zz" w:date="2026-03-25T20:11:00Z" w16du:dateUtc="2026-03-25T12:11:00Z">
        <w:r w:rsidR="009D21FE">
          <w:rPr>
            <w:rFonts w:eastAsia="Arial" w:hint="eastAsia"/>
            <w:lang w:eastAsia="zh-CN"/>
          </w:rPr>
          <w:t xml:space="preserve">d </w:t>
        </w:r>
      </w:ins>
      <w:r w:rsidR="00BB1AF9" w:rsidRPr="000169B9">
        <w:rPr>
          <w:rFonts w:eastAsia="Arial"/>
        </w:rPr>
        <w:t>impacts</w:t>
      </w:r>
      <w:r w:rsidR="00BB1AF9" w:rsidRPr="000169B9">
        <w:rPr>
          <w:rFonts w:eastAsia="Arial"/>
          <w:b/>
          <w:bCs/>
        </w:rPr>
        <w:t xml:space="preserve">, </w:t>
      </w:r>
      <w:r w:rsidR="00BB1AF9" w:rsidRPr="000169B9">
        <w:rPr>
          <w:rFonts w:eastAsia="Arial"/>
        </w:rPr>
        <w:t>with the risk of measures that are not drastic enough to ensure a sustainable and healthy ocean.</w:t>
      </w:r>
    </w:p>
    <w:p w14:paraId="00000027" w14:textId="07C6503A" w:rsidR="00F1663E" w:rsidRPr="004F6F2C" w:rsidRDefault="00CC1060" w:rsidP="004F6F2C">
      <w:pPr>
        <w:spacing w:line="276" w:lineRule="auto"/>
        <w:jc w:val="both"/>
        <w:rPr>
          <w:rFonts w:eastAsia="Arial"/>
        </w:rPr>
      </w:pPr>
      <w:commentRangeStart w:id="4"/>
      <w:commentRangeStart w:id="5"/>
      <w:ins w:id="6" w:author="Mirko Mutalipassi" w:date="2026-03-20T09:27:00Z" w16du:dateUtc="2026-03-20T08:27:00Z">
        <w:r>
          <w:t xml:space="preserve">Experimental studies addressing the biological effects of single drivers and their combined impacts have increased rapidly in recent years </w:t>
        </w:r>
      </w:ins>
      <w:del w:id="7" w:author="Mirko Mutalipassi" w:date="2026-03-20T09:27:00Z" w16du:dateUtc="2026-03-20T08:27:00Z">
        <w:r w:rsidR="00BB1AF9" w:rsidRPr="000169B9" w:rsidDel="00CC1060">
          <w:rPr>
            <w:rFonts w:eastAsia="Arial"/>
          </w:rPr>
          <w:delText xml:space="preserve">Experimental studies on the biological impacts of the exposure to single drivers, and their combined effects has been the subject of many recent studies </w:delText>
        </w:r>
      </w:del>
      <w:r w:rsidR="00A77FF8" w:rsidRPr="000169B9">
        <w:rPr>
          <w:rFonts w:eastAsia="Arial"/>
        </w:rPr>
        <w:fldChar w:fldCharType="begin"/>
      </w:r>
      <w:r w:rsidR="0040114B">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rPr>
        <w:fldChar w:fldCharType="separate"/>
      </w:r>
      <w:r w:rsidR="00FF3753" w:rsidRPr="000169B9">
        <w:rPr>
          <w:rFonts w:eastAsia="Arial"/>
          <w:noProof/>
        </w:rPr>
        <w:t>(</w:t>
      </w:r>
      <w:r w:rsidR="00FF3753" w:rsidRPr="000169B9">
        <w:rPr>
          <w:rFonts w:eastAsia="Arial"/>
        </w:rPr>
        <w:t xml:space="preserve">for a review, see </w:t>
      </w:r>
      <w:r w:rsidR="00FF3753" w:rsidRPr="000169B9">
        <w:rPr>
          <w:rFonts w:eastAsia="Arial"/>
          <w:noProof/>
        </w:rPr>
        <w:t>Boyd et al., 2018)</w:t>
      </w:r>
      <w:r w:rsidR="00A77FF8" w:rsidRPr="000169B9">
        <w:rPr>
          <w:rFonts w:eastAsia="Arial"/>
        </w:rPr>
        <w:fldChar w:fldCharType="end"/>
      </w:r>
      <w:r w:rsidR="00FF3753" w:rsidRPr="000169B9">
        <w:rPr>
          <w:rFonts w:eastAsia="Arial"/>
        </w:rPr>
        <w:t>.</w:t>
      </w:r>
      <w:r w:rsidR="00BB1AF9" w:rsidRPr="000169B9">
        <w:rPr>
          <w:rFonts w:eastAsia="Arial"/>
        </w:rPr>
        <w:t xml:space="preserve"> </w:t>
      </w:r>
      <w:ins w:id="8" w:author="Mirko Mutalipassi" w:date="2026-03-20T09:28:00Z" w16du:dateUtc="2026-03-20T08:28:00Z">
        <w:r>
          <w:t xml:space="preserve">Most attempts to resolve the effects of global and local drivers still rely on scenario-based cross designs, typically comparing present-day and future conditions. Although widely used, these designs have important limitations. In particular, they often do not resolve the shape of the response curve for each driver and therefore provide only limited information on whether combined effects are truly additive, antagonistic, or synergistic. As a result, statistical interaction is often treated as equivalent to biological interaction, even though the two are not necessarily the same </w:t>
        </w:r>
        <w:r>
          <w:rPr>
            <w:lang w:val="it-IT"/>
          </w:rPr>
          <w:t xml:space="preserve"> </w:t>
        </w:r>
      </w:ins>
      <w:del w:id="9" w:author="Mirko Mutalipassi" w:date="2026-03-20T09:28:00Z" w16du:dateUtc="2026-03-20T08:28:00Z">
        <w:r w:rsidR="00737921" w:rsidRPr="000169B9" w:rsidDel="00CC1060">
          <w:rPr>
            <w:rFonts w:eastAsia="Arial"/>
          </w:rPr>
          <w:delText xml:space="preserve">At present, attempts to resolve the impact of global and local </w:delText>
        </w:r>
        <w:r w:rsidR="00B60FB3" w:rsidDel="00CC1060">
          <w:rPr>
            <w:rFonts w:eastAsia="Arial"/>
          </w:rPr>
          <w:delText>drivers</w:delText>
        </w:r>
        <w:r w:rsidR="00737921" w:rsidRPr="000169B9" w:rsidDel="00CC1060">
          <w:rPr>
            <w:rFonts w:eastAsia="Arial"/>
          </w:rPr>
          <w:delText xml:space="preserve"> are </w:delText>
        </w:r>
        <w:r w:rsidR="00BC6018" w:rsidRPr="000169B9" w:rsidDel="00CC1060">
          <w:rPr>
            <w:rFonts w:eastAsia="Arial"/>
          </w:rPr>
          <w:delText xml:space="preserve">mostly </w:delText>
        </w:r>
        <w:r w:rsidR="00737921" w:rsidRPr="000169B9" w:rsidDel="00CC1060">
          <w:rPr>
            <w:rFonts w:eastAsia="Arial"/>
          </w:rPr>
          <w:delText xml:space="preserve">performed using scenario-based cross-design experiments. These do not allow identifying non-linear effects or interactions and statistical interactions are often confused with </w:delText>
        </w:r>
        <w:r w:rsidR="00B60FB3" w:rsidDel="00CC1060">
          <w:rPr>
            <w:rFonts w:eastAsia="Arial"/>
          </w:rPr>
          <w:delText>driver</w:delText>
        </w:r>
        <w:r w:rsidR="00737921" w:rsidRPr="000169B9" w:rsidDel="00CC1060">
          <w:rPr>
            <w:rFonts w:eastAsia="Arial"/>
          </w:rPr>
          <w:delText xml:space="preserve"> interactions</w:delText>
        </w:r>
        <w:r w:rsidR="00BE357D" w:rsidRPr="000169B9" w:rsidDel="00CC1060">
          <w:rPr>
            <w:rFonts w:eastAsia="Arial"/>
          </w:rPr>
          <w:delText xml:space="preserve"> </w:delText>
        </w:r>
      </w:del>
      <w:r w:rsidR="00BE357D" w:rsidRPr="000169B9">
        <w:rPr>
          <w:rFonts w:eastAsia="Arial"/>
        </w:rPr>
        <w:fldChar w:fldCharType="begin"/>
      </w:r>
      <w:r w:rsidR="00A861CF" w:rsidRPr="000169B9">
        <w:rPr>
          <w:rFonts w:eastAsia="Arial"/>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rPr>
        <w:fldChar w:fldCharType="separate"/>
      </w:r>
      <w:r w:rsidR="00A861CF" w:rsidRPr="000169B9">
        <w:rPr>
          <w:rFonts w:eastAsia="Arial"/>
          <w:noProof/>
        </w:rPr>
        <w:t>(Boyd et al., 2018)</w:t>
      </w:r>
      <w:r w:rsidR="00BE357D" w:rsidRPr="000169B9">
        <w:rPr>
          <w:rFonts w:eastAsia="Arial"/>
        </w:rPr>
        <w:fldChar w:fldCharType="end"/>
      </w:r>
      <w:commentRangeStart w:id="10"/>
      <w:r w:rsidR="00A861CF" w:rsidRPr="000169B9">
        <w:rPr>
          <w:rFonts w:eastAsia="Arial"/>
        </w:rPr>
        <w:t>.</w:t>
      </w:r>
      <w:commentRangeEnd w:id="10"/>
      <w:r w:rsidR="00485469" w:rsidRPr="000169B9">
        <w:rPr>
          <w:rStyle w:val="CommentReference"/>
          <w:rFonts w:eastAsia="Arial"/>
          <w:sz w:val="24"/>
          <w:szCs w:val="24"/>
        </w:rPr>
        <w:commentReference w:id="10"/>
      </w:r>
      <w:r w:rsidR="00A861CF" w:rsidRPr="000169B9">
        <w:rPr>
          <w:rFonts w:eastAsia="Arial"/>
        </w:rPr>
        <w:t xml:space="preserve"> </w:t>
      </w:r>
      <w:ins w:id="11" w:author="Mirko Mutalipassi" w:date="2026-03-20T09:28:00Z" w16du:dateUtc="2026-03-20T08:28:00Z">
        <w:r>
          <w:t>This distinction is critical because non-linear responses can generate apparent interaction patterns even when drivers combine additively on the underlying biological performance curve. Consequently, the nature of combined effects reported across studies often varies widely and may partly reflect differences in experimental design and interpretation rather than true mechanistic differences among systems</w:t>
        </w:r>
        <w:r>
          <w:rPr>
            <w:lang w:val="it-IT"/>
          </w:rPr>
          <w:t xml:space="preserve"> </w:t>
        </w:r>
      </w:ins>
      <w:del w:id="12" w:author="Mirko Mutalipassi" w:date="2026-03-20T09:28:00Z" w16du:dateUtc="2026-03-20T08:28:00Z">
        <w:r w:rsidR="006B32C9" w:rsidRPr="000169B9" w:rsidDel="00CC1060">
          <w:rPr>
            <w:rFonts w:eastAsia="Arial"/>
          </w:rPr>
          <w:delText>Therefore</w:delText>
        </w:r>
        <w:r w:rsidR="00BC6018" w:rsidRPr="000169B9" w:rsidDel="00CC1060">
          <w:rPr>
            <w:rFonts w:eastAsia="Arial"/>
          </w:rPr>
          <w:delText>, the reported</w:delText>
        </w:r>
        <w:r w:rsidR="00BB1AF9" w:rsidRPr="000169B9" w:rsidDel="00CC1060">
          <w:rPr>
            <w:rFonts w:eastAsia="Arial"/>
          </w:rPr>
          <w:delText xml:space="preserve"> nature of interaction</w:delText>
        </w:r>
        <w:r w:rsidR="00BC6018" w:rsidRPr="000169B9" w:rsidDel="00CC1060">
          <w:rPr>
            <w:rFonts w:eastAsia="Arial"/>
          </w:rPr>
          <w:delText xml:space="preserve"> and combined effects</w:delText>
        </w:r>
        <w:r w:rsidR="00BB1AF9" w:rsidRPr="000169B9" w:rsidDel="00CC1060">
          <w:rPr>
            <w:rFonts w:eastAsia="Arial"/>
          </w:rPr>
          <w:delText xml:space="preserve"> varies between studies and</w:delText>
        </w:r>
        <w:r w:rsidR="00D770D1" w:rsidRPr="000169B9" w:rsidDel="00CC1060">
          <w:rPr>
            <w:rFonts w:eastAsia="Arial"/>
          </w:rPr>
          <w:delText xml:space="preserve"> is</w:delText>
        </w:r>
        <w:r w:rsidR="00BB1AF9" w:rsidRPr="000169B9" w:rsidDel="00CC1060">
          <w:rPr>
            <w:rFonts w:eastAsia="Arial"/>
          </w:rPr>
          <w:delText xml:space="preserve"> </w:delText>
        </w:r>
        <w:r w:rsidR="00BC6018" w:rsidRPr="000169B9" w:rsidDel="00CC1060">
          <w:rPr>
            <w:rFonts w:eastAsia="Arial"/>
          </w:rPr>
          <w:delText>often based on misconceptions</w:delText>
        </w:r>
        <w:r w:rsidR="00BB1AF9" w:rsidRPr="000169B9" w:rsidDel="00CC1060">
          <w:rPr>
            <w:rFonts w:eastAsia="Arial"/>
          </w:rPr>
          <w:delText xml:space="preserve"> </w:delText>
        </w:r>
      </w:del>
      <w:r w:rsidR="00A861CF" w:rsidRPr="000169B9">
        <w:rPr>
          <w:rFonts w:eastAsia="Arial"/>
        </w:rPr>
        <w:fldChar w:fldCharType="begin"/>
      </w:r>
      <w:r w:rsidR="0040114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rPr>
        <w:fldChar w:fldCharType="separate"/>
      </w:r>
      <w:r w:rsidR="0095538A" w:rsidRPr="000169B9">
        <w:rPr>
          <w:rFonts w:eastAsia="Arial"/>
          <w:noProof/>
        </w:rPr>
        <w:t>(</w:t>
      </w:r>
      <w:r w:rsidR="0095538A" w:rsidRPr="000169B9">
        <w:rPr>
          <w:rFonts w:eastAsia="Arial"/>
        </w:rPr>
        <w:t xml:space="preserve">see </w:t>
      </w:r>
      <w:r w:rsidR="0095538A" w:rsidRPr="000169B9">
        <w:rPr>
          <w:rFonts w:eastAsia="Arial"/>
          <w:noProof/>
        </w:rPr>
        <w:t>Crain et al., 2008; Stockbridge et al., 2020; Tekin et al., 2020</w:t>
      </w:r>
      <w:r w:rsidR="00D82227">
        <w:rPr>
          <w:rFonts w:eastAsia="Arial"/>
          <w:noProof/>
        </w:rPr>
        <w:t xml:space="preserve"> </w:t>
      </w:r>
      <w:r w:rsidR="00D82227" w:rsidRPr="000169B9">
        <w:rPr>
          <w:rFonts w:eastAsia="Arial"/>
        </w:rPr>
        <w:t>for contrasting reported interactions</w:t>
      </w:r>
      <w:r w:rsidR="0095538A" w:rsidRPr="000169B9">
        <w:rPr>
          <w:rFonts w:eastAsia="Arial"/>
          <w:noProof/>
        </w:rPr>
        <w:t>)</w:t>
      </w:r>
      <w:r w:rsidR="00A861CF" w:rsidRPr="000169B9">
        <w:rPr>
          <w:rFonts w:eastAsia="Arial"/>
        </w:rPr>
        <w:fldChar w:fldCharType="end"/>
      </w:r>
      <w:r w:rsidR="00BB1AF9" w:rsidRPr="000169B9">
        <w:rPr>
          <w:rFonts w:eastAsia="Arial"/>
        </w:rPr>
        <w:t xml:space="preserve">. </w:t>
      </w:r>
      <w:commentRangeEnd w:id="4"/>
      <w:r w:rsidR="00485469" w:rsidRPr="00CC1060">
        <w:rPr>
          <w:rStyle w:val="CommentReference"/>
          <w:rFonts w:eastAsia="Arial"/>
          <w:sz w:val="24"/>
          <w:szCs w:val="24"/>
        </w:rPr>
        <w:commentReference w:id="4"/>
      </w:r>
      <w:commentRangeEnd w:id="5"/>
      <w:r w:rsidR="00474D77" w:rsidRPr="00CC1060">
        <w:rPr>
          <w:rStyle w:val="CommentReference"/>
          <w:rFonts w:eastAsia="Arial"/>
          <w:sz w:val="24"/>
          <w:szCs w:val="24"/>
        </w:rPr>
        <w:commentReference w:id="5"/>
      </w:r>
    </w:p>
    <w:p w14:paraId="00000028" w14:textId="2DD57CEC" w:rsidR="00F1663E" w:rsidRPr="000169B9" w:rsidRDefault="00FA108C" w:rsidP="00EE15A9">
      <w:pPr>
        <w:spacing w:line="360" w:lineRule="auto"/>
        <w:jc w:val="both"/>
        <w:rPr>
          <w:rFonts w:eastAsia="Arial"/>
        </w:rPr>
      </w:pPr>
      <w:r w:rsidRPr="000169B9">
        <w:rPr>
          <w:rFonts w:eastAsia="Arial"/>
        </w:rPr>
        <w:t xml:space="preserve">Resolving the biological effects of temperature </w:t>
      </w:r>
      <w:r w:rsidR="0095538A" w:rsidRPr="000169B9">
        <w:rPr>
          <w:rFonts w:eastAsia="Arial"/>
        </w:rPr>
        <w:fldChar w:fldCharType="begin"/>
      </w:r>
      <w:r w:rsidR="008A4F72" w:rsidRPr="000169B9">
        <w:rPr>
          <w:rFonts w:eastAsia="Arial"/>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0169B9">
        <w:rPr>
          <w:rFonts w:eastAsia="Arial"/>
          <w:noProof/>
        </w:rPr>
        <w:t>(Byrne et al., 2022)</w:t>
      </w:r>
      <w:r w:rsidR="0095538A" w:rsidRPr="000169B9">
        <w:rPr>
          <w:rFonts w:eastAsia="Arial"/>
        </w:rPr>
        <w:fldChar w:fldCharType="end"/>
      </w:r>
      <w:r w:rsidR="008A4F72" w:rsidRPr="000169B9">
        <w:rPr>
          <w:rFonts w:eastAsia="Arial"/>
        </w:rPr>
        <w:t xml:space="preserve"> </w:t>
      </w:r>
      <w:r w:rsidRPr="000169B9">
        <w:rPr>
          <w:rFonts w:eastAsia="Arial"/>
        </w:rPr>
        <w:t xml:space="preserve">and </w:t>
      </w:r>
      <w:r w:rsidRPr="00A90936">
        <w:rPr>
          <w:rFonts w:eastAsia="Arial"/>
        </w:rPr>
        <w:t>p</w:t>
      </w:r>
      <w:r w:rsidRPr="000169B9">
        <w:rPr>
          <w:rFonts w:eastAsia="Arial"/>
        </w:rPr>
        <w:t>H (</w:t>
      </w:r>
      <w:commentRangeStart w:id="13"/>
      <w:commentRangeStart w:id="14"/>
      <w:r w:rsidRPr="000169B9">
        <w:rPr>
          <w:rFonts w:eastAsia="Arial"/>
        </w:rPr>
        <w:t>Caiollon et al., 2023)</w:t>
      </w:r>
      <w:commentRangeEnd w:id="13"/>
      <w:r w:rsidR="00485469" w:rsidRPr="000169B9">
        <w:rPr>
          <w:rStyle w:val="CommentReference"/>
          <w:rFonts w:eastAsia="Arial"/>
          <w:sz w:val="24"/>
          <w:szCs w:val="24"/>
        </w:rPr>
        <w:commentReference w:id="13"/>
      </w:r>
      <w:commentRangeEnd w:id="14"/>
      <w:r w:rsidR="001D07D9" w:rsidRPr="000169B9">
        <w:rPr>
          <w:rStyle w:val="CommentReference"/>
          <w:rFonts w:eastAsia="Arial"/>
          <w:sz w:val="24"/>
          <w:szCs w:val="24"/>
        </w:rPr>
        <w:commentReference w:id="14"/>
      </w:r>
      <w:r w:rsidRPr="000169B9">
        <w:rPr>
          <w:rFonts w:eastAsia="Arial"/>
        </w:rPr>
        <w:t xml:space="preserve">, alone or in combination, are highly relevant for global change studies. Their </w:t>
      </w:r>
      <w:r w:rsidRPr="000169B9">
        <w:rPr>
          <w:rFonts w:eastAsia="Arial"/>
        </w:rPr>
        <w:lastRenderedPageBreak/>
        <w:t xml:space="preserve">response curves over a large gradient are commonly unimodal. </w:t>
      </w:r>
      <w:ins w:id="15" w:author="Li zz" w:date="2026-03-25T20:40:00Z" w16du:dateUtc="2026-03-25T12:40:00Z">
        <w:r w:rsidR="00A92192" w:rsidRPr="00A92192">
          <w:rPr>
            <w:rFonts w:eastAsia="Arial"/>
          </w:rPr>
          <w:t>At the same time, it is equally important to investigate the ecological effects of regionally elevated pollutants.</w:t>
        </w:r>
        <w:r w:rsidR="00A92192">
          <w:rPr>
            <w:rFonts w:eastAsia="Arial" w:hint="eastAsia"/>
            <w:lang w:eastAsia="zh-CN"/>
          </w:rPr>
          <w:t xml:space="preserve"> </w:t>
        </w:r>
      </w:ins>
      <w:r w:rsidRPr="000169B9" w:rsidDel="00A92192">
        <w:rPr>
          <w:rFonts w:eastAsia="Arial"/>
        </w:rPr>
        <w:t xml:space="preserve">Different dose-response curves are traditionally observed for toxicants. </w:t>
      </w:r>
      <w:r w:rsidRPr="000169B9">
        <w:rPr>
          <w:rFonts w:eastAsia="Arial"/>
        </w:rPr>
        <w:t xml:space="preserve">For example, lithium from industry and pharmaceuticals are running off into the marine environment and is a concern especially in urbanized coastal areas </w:t>
      </w:r>
      <w:r w:rsidR="007B463A" w:rsidRPr="000169B9">
        <w:rPr>
          <w:rFonts w:eastAsia="Arial"/>
        </w:rPr>
        <w:fldChar w:fldCharType="begin"/>
      </w:r>
      <w:r w:rsidR="00D921FC"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rPr>
        <w:fldChar w:fldCharType="separate"/>
      </w:r>
      <w:r w:rsidR="00D921FC" w:rsidRPr="000169B9">
        <w:rPr>
          <w:rFonts w:eastAsia="Arial"/>
          <w:noProof/>
        </w:rPr>
        <w:t>(Ruocco et al., 2016)</w:t>
      </w:r>
      <w:r w:rsidR="007B463A" w:rsidRPr="000169B9">
        <w:rPr>
          <w:rFonts w:eastAsia="Arial"/>
        </w:rPr>
        <w:fldChar w:fldCharType="end"/>
      </w:r>
      <w:r w:rsidRPr="000169B9">
        <w:rPr>
          <w:rFonts w:eastAsia="Arial"/>
        </w:rPr>
        <w:t xml:space="preserve">. </w:t>
      </w:r>
      <w:ins w:id="16" w:author="Li zz" w:date="2026-03-25T20:41:00Z" w16du:dateUtc="2026-03-25T12:41:00Z">
        <w:r w:rsidR="00A92192">
          <w:rPr>
            <w:rFonts w:eastAsia="Arial" w:hint="eastAsia"/>
            <w:lang w:eastAsia="zh-CN"/>
          </w:rPr>
          <w:t>How</w:t>
        </w:r>
        <w:r w:rsidR="00A92192" w:rsidRPr="00BC29BD">
          <w:rPr>
            <w:rFonts w:eastAsia="Arial"/>
            <w:lang w:eastAsia="zh-CN"/>
          </w:rPr>
          <w:t>ever</w:t>
        </w:r>
        <w:r w:rsidR="00A92192" w:rsidRPr="00BC29BD">
          <w:rPr>
            <w:rFonts w:eastAsia="Microsoft YaHei"/>
            <w:lang w:eastAsia="zh-CN"/>
            <w:rPrChange w:id="17" w:author="Li zz" w:date="2026-03-25T20:44:00Z" w16du:dateUtc="2026-03-25T12:44:00Z">
              <w:rPr>
                <w:rFonts w:ascii="Microsoft YaHei" w:eastAsia="Microsoft YaHei" w:hAnsi="Microsoft YaHei" w:cs="Microsoft YaHei"/>
                <w:lang w:eastAsia="zh-CN"/>
              </w:rPr>
            </w:rPrChange>
          </w:rPr>
          <w:t xml:space="preserve">, </w:t>
        </w:r>
      </w:ins>
      <w:ins w:id="18" w:author="Li zz" w:date="2026-03-25T20:44:00Z" w16du:dateUtc="2026-03-25T12:44:00Z">
        <w:r w:rsidR="00BC29BD" w:rsidRPr="00BC29BD">
          <w:rPr>
            <w:rFonts w:eastAsia="Microsoft YaHei"/>
            <w:lang w:eastAsia="zh-CN"/>
            <w:rPrChange w:id="19" w:author="Li zz" w:date="2026-03-25T20:44:00Z" w16du:dateUtc="2026-03-25T12:44:00Z">
              <w:rPr>
                <w:rFonts w:ascii="Microsoft YaHei" w:eastAsia="Microsoft YaHei" w:hAnsi="Microsoft YaHei" w:cs="Microsoft YaHei"/>
                <w:lang w:eastAsia="zh-CN"/>
              </w:rPr>
            </w:rPrChange>
          </w:rPr>
          <w:t>different</w:t>
        </w:r>
        <w:r w:rsidR="00BC29BD">
          <w:rPr>
            <w:rFonts w:eastAsia="Microsoft YaHei" w:hint="eastAsia"/>
            <w:lang w:eastAsia="zh-CN"/>
          </w:rPr>
          <w:t xml:space="preserve"> response </w:t>
        </w:r>
      </w:ins>
      <w:ins w:id="20" w:author="Li zz" w:date="2026-03-25T20:45:00Z" w16du:dateUtc="2026-03-25T12:45:00Z">
        <w:r w:rsidR="00BC29BD">
          <w:rPr>
            <w:rFonts w:eastAsia="Microsoft YaHei" w:hint="eastAsia"/>
            <w:lang w:eastAsia="zh-CN"/>
          </w:rPr>
          <w:t>pattern</w:t>
        </w:r>
      </w:ins>
      <w:ins w:id="21" w:author="Li zz" w:date="2026-03-25T20:44:00Z" w16du:dateUtc="2026-03-25T12:44:00Z">
        <w:r w:rsidR="00BC29BD">
          <w:rPr>
            <w:rFonts w:eastAsia="Microsoft YaHei" w:hint="eastAsia"/>
            <w:lang w:eastAsia="zh-CN"/>
          </w:rPr>
          <w:t>s are traditionally</w:t>
        </w:r>
      </w:ins>
      <w:ins w:id="22" w:author="Li zz" w:date="2026-03-25T20:45:00Z" w16du:dateUtc="2026-03-25T12:45:00Z">
        <w:r w:rsidR="00BC29BD">
          <w:rPr>
            <w:rFonts w:eastAsia="Microsoft YaHei" w:hint="eastAsia"/>
            <w:lang w:eastAsia="zh-CN"/>
          </w:rPr>
          <w:t xml:space="preserve"> </w:t>
        </w:r>
      </w:ins>
      <w:ins w:id="23" w:author="Li zz" w:date="2026-03-25T20:44:00Z" w16du:dateUtc="2026-03-25T12:44:00Z">
        <w:r w:rsidR="00BC29BD">
          <w:rPr>
            <w:rFonts w:eastAsia="Microsoft YaHei" w:hint="eastAsia"/>
            <w:lang w:eastAsia="zh-CN"/>
          </w:rPr>
          <w:t xml:space="preserve">observed. </w:t>
        </w:r>
      </w:ins>
      <w:r w:rsidRPr="00BC29BD">
        <w:rPr>
          <w:rFonts w:eastAsia="Arial"/>
        </w:rPr>
        <w:t>Response curves over toxicant gradients are often described as sigmoidal, with thresholds below which adverse</w:t>
      </w:r>
      <w:r w:rsidRPr="000169B9">
        <w:rPr>
          <w:rFonts w:eastAsia="Arial"/>
        </w:rPr>
        <w:t xml:space="preserv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p>
    <w:p w14:paraId="00000029" w14:textId="14561448" w:rsidR="00F1663E" w:rsidRDefault="001D07D9" w:rsidP="00EE15A9">
      <w:pPr>
        <w:spacing w:line="360" w:lineRule="auto"/>
        <w:jc w:val="both"/>
        <w:rPr>
          <w:rFonts w:eastAsia="Arial"/>
        </w:rPr>
      </w:pPr>
      <w:r w:rsidRPr="001D07D9">
        <w:rPr>
          <w:rFonts w:eastAsia="Arial"/>
        </w:rPr>
        <w:t>Due to practical constraints,</w:t>
      </w:r>
      <w:r w:rsidRPr="001D07D9" w:rsidDel="001D07D9">
        <w:rPr>
          <w:rFonts w:eastAsia="Arial"/>
        </w:rPr>
        <w:t xml:space="preserve"> </w:t>
      </w:r>
      <w:r w:rsidR="007F229B" w:rsidRPr="000169B9">
        <w:rPr>
          <w:rFonts w:eastAsia="Arial"/>
        </w:rPr>
        <w:t xml:space="preserve">multi-driver studies are often limited to two or three treatment levels per driver, </w:t>
      </w:r>
      <w:r>
        <w:rPr>
          <w:rFonts w:eastAsia="Arial"/>
        </w:rPr>
        <w:t xml:space="preserve">typically </w:t>
      </w:r>
      <w:r w:rsidR="007F229B" w:rsidRPr="000169B9">
        <w:rPr>
          <w:rFonts w:eastAsia="Arial"/>
        </w:rPr>
        <w:t xml:space="preserve">using an ANOVA-based experimental design of ‘control’ </w:t>
      </w:r>
      <w:r>
        <w:rPr>
          <w:rFonts w:eastAsia="Arial"/>
        </w:rPr>
        <w:t>against</w:t>
      </w:r>
      <w:r w:rsidRPr="000169B9">
        <w:rPr>
          <w:rFonts w:eastAsia="Arial"/>
        </w:rPr>
        <w:t xml:space="preserve"> </w:t>
      </w:r>
      <w:r w:rsidR="007F229B" w:rsidRPr="000169B9">
        <w:rPr>
          <w:rFonts w:eastAsia="Arial"/>
        </w:rPr>
        <w:t>‘future’ conditions. Not only</w:t>
      </w:r>
      <w:r w:rsidR="00B412B6" w:rsidRPr="000169B9">
        <w:rPr>
          <w:rFonts w:eastAsia="Arial"/>
        </w:rPr>
        <w:t xml:space="preserve"> does</w:t>
      </w:r>
      <w:r w:rsidR="007F229B" w:rsidRPr="000169B9">
        <w:rPr>
          <w:rFonts w:eastAsia="Arial"/>
        </w:rPr>
        <w:t xml:space="preserve"> this approach often </w:t>
      </w:r>
      <w:r>
        <w:rPr>
          <w:rFonts w:eastAsia="Arial"/>
        </w:rPr>
        <w:t>fail to account for</w:t>
      </w:r>
      <w:r w:rsidRPr="000169B9">
        <w:rPr>
          <w:rFonts w:eastAsia="Arial"/>
        </w:rPr>
        <w:t xml:space="preserve"> </w:t>
      </w:r>
      <w:r w:rsidR="007F229B" w:rsidRPr="000169B9">
        <w:rPr>
          <w:rFonts w:eastAsia="Arial"/>
        </w:rPr>
        <w:t xml:space="preserve">the high </w:t>
      </w:r>
      <w:r>
        <w:rPr>
          <w:rFonts w:eastAsia="Arial"/>
        </w:rPr>
        <w:t>degree</w:t>
      </w:r>
      <w:r w:rsidRPr="000169B9">
        <w:rPr>
          <w:rFonts w:eastAsia="Arial"/>
        </w:rPr>
        <w:t xml:space="preserve"> </w:t>
      </w:r>
      <w:r w:rsidR="007F229B" w:rsidRPr="000169B9">
        <w:rPr>
          <w:rFonts w:eastAsia="Arial"/>
        </w:rPr>
        <w:t>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(e.g.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interactions. Many authors assume linear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EB03F7">
        <w:rPr>
          <w:rFonts w:eastAsia="Arial"/>
          <w:noProof/>
        </w:rPr>
        <w:t>e.g.</w:t>
      </w:r>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391820D1" w14:textId="77777777" w:rsidR="00DF02E8" w:rsidRPr="000169B9" w:rsidRDefault="00DF02E8" w:rsidP="00EE15A9">
      <w:pPr>
        <w:spacing w:line="360" w:lineRule="auto"/>
        <w:jc w:val="both"/>
        <w:rPr>
          <w:rFonts w:eastAsia="Arial"/>
        </w:rPr>
      </w:pPr>
    </w:p>
    <w:p w14:paraId="5E2436B5" w14:textId="307DE061" w:rsidR="002E112E" w:rsidRDefault="00CC1060" w:rsidP="00EE15A9">
      <w:pPr>
        <w:spacing w:line="360" w:lineRule="auto"/>
        <w:jc w:val="both"/>
        <w:rPr>
          <w:rFonts w:eastAsia="Arial"/>
        </w:rPr>
      </w:pPr>
      <w:commentRangeStart w:id="24"/>
      <w:ins w:id="25" w:author="Mirko Mutalipassi" w:date="2026-03-20T09:33:00Z" w16du:dateUtc="2026-03-20T08:33:00Z">
        <w:r>
          <w:t xml:space="preserve">The aim of our study was to test an experimental and analytical strategy designed to distinguish additive from non-additive multi-driver effects. Specifically, we combined: (i) the resolution of the response curves for three drivers, temperature, </w:t>
        </w:r>
        <w:r w:rsidRPr="00DF02E8">
          <w:t>p</w:t>
        </w:r>
        <w:r>
          <w:t xml:space="preserve">H, and lithium, across broad gradients; (ii) the use of these single-driver performance curves to project their expected combined effects under a concentration-addition framework; and (iii) the evaluation of these projections using a fully crossed 2 × 2 × 2 multi-driver design. By comparing the observed outcome of the multiple-driver experiment with the prediction derived from a non-linear additive model, this approach allows the identification of potential biological interactions that would not be resolved by a standard factorial interpretation alone </w:t>
        </w:r>
      </w:ins>
      <w:commentRangeStart w:id="26"/>
      <w:del w:id="27" w:author="Mirko Mutalipassi" w:date="2026-03-20T09:33:00Z" w16du:dateUtc="2026-03-20T08:33:00Z">
        <w:r w:rsidR="00275014" w:rsidRPr="000169B9" w:rsidDel="00CC1060">
          <w:rPr>
            <w:rFonts w:eastAsia="Arial"/>
          </w:rPr>
          <w:delText xml:space="preserve">The aim of our study is to </w:delText>
        </w:r>
        <w:r w:rsidR="007F229B" w:rsidRPr="000169B9" w:rsidDel="00CC1060">
          <w:rPr>
            <w:rFonts w:eastAsia="Arial"/>
          </w:rPr>
          <w:delText xml:space="preserve">test </w:delText>
        </w:r>
        <w:r w:rsidR="006B32C9" w:rsidRPr="000169B9" w:rsidDel="00CC1060">
          <w:rPr>
            <w:rFonts w:eastAsia="Arial"/>
          </w:rPr>
          <w:delText>a strategy</w:delText>
        </w:r>
        <w:r w:rsidR="00275014" w:rsidRPr="000169B9" w:rsidDel="00CC1060">
          <w:rPr>
            <w:rFonts w:eastAsia="Arial"/>
          </w:rPr>
          <w:delText xml:space="preserve"> that </w:delText>
        </w:r>
        <w:r w:rsidR="007F229B" w:rsidRPr="000169B9" w:rsidDel="00CC1060">
          <w:rPr>
            <w:rFonts w:eastAsia="Arial"/>
          </w:rPr>
          <w:delText xml:space="preserve">combines (i) the resolution of the shape of the </w:delText>
        </w:r>
        <w:r w:rsidR="00275014" w:rsidRPr="000169B9" w:rsidDel="00CC1060">
          <w:rPr>
            <w:rFonts w:eastAsia="Arial"/>
          </w:rPr>
          <w:delText xml:space="preserve">response curves of </w:delText>
        </w:r>
        <w:r w:rsidR="007F229B" w:rsidRPr="000169B9" w:rsidDel="00CC1060">
          <w:rPr>
            <w:rFonts w:eastAsia="Arial"/>
          </w:rPr>
          <w:delText xml:space="preserve">3 </w:delText>
        </w:r>
        <w:r w:rsidR="00275014" w:rsidRPr="000169B9" w:rsidDel="00CC1060">
          <w:rPr>
            <w:rFonts w:eastAsia="Arial"/>
          </w:rPr>
          <w:delText>drivers</w:delText>
        </w:r>
        <w:r w:rsidR="007F229B" w:rsidRPr="000169B9" w:rsidDel="00CC1060">
          <w:rPr>
            <w:rFonts w:eastAsia="Arial"/>
          </w:rPr>
          <w:delText xml:space="preserve"> (temperature, pH, and lithium)</w:delText>
        </w:r>
        <w:r w:rsidR="006B32C9" w:rsidRPr="000169B9" w:rsidDel="00CC1060">
          <w:rPr>
            <w:rFonts w:eastAsia="Arial"/>
          </w:rPr>
          <w:delText xml:space="preserve">; (ii) use these performance to project their combined impacts under a concentration-addition hypothesis; </w:delText>
        </w:r>
        <w:r w:rsidR="00275014" w:rsidRPr="000169B9" w:rsidDel="00CC1060">
          <w:rPr>
            <w:rFonts w:eastAsia="Arial"/>
          </w:rPr>
          <w:delText xml:space="preserve"> and</w:delText>
        </w:r>
        <w:r w:rsidR="006B32C9" w:rsidRPr="000169B9" w:rsidDel="00CC1060">
          <w:rPr>
            <w:rFonts w:eastAsia="Arial"/>
          </w:rPr>
          <w:delText xml:space="preserve"> (iii) evaluate the projections</w:delText>
        </w:r>
        <w:r w:rsidR="00275014" w:rsidRPr="000169B9" w:rsidDel="00CC1060">
          <w:rPr>
            <w:rFonts w:eastAsia="Arial"/>
          </w:rPr>
          <w:delText xml:space="preserve"> </w:delText>
        </w:r>
        <w:r w:rsidR="007F229B" w:rsidRPr="000169B9" w:rsidDel="00CC1060">
          <w:rPr>
            <w:rFonts w:eastAsia="Arial"/>
          </w:rPr>
          <w:delText>using a fully crossed design (2x2x2=8 treatments)</w:delText>
        </w:r>
        <w:r w:rsidR="00275014" w:rsidRPr="000169B9" w:rsidDel="00CC1060">
          <w:rPr>
            <w:rFonts w:eastAsia="Arial"/>
          </w:rPr>
          <w:delText xml:space="preserve">. </w:delText>
        </w:r>
        <w:r w:rsidR="006B32C9" w:rsidRPr="000169B9" w:rsidDel="00CC1060">
          <w:rPr>
            <w:rFonts w:eastAsia="Arial"/>
          </w:rPr>
          <w:delText>This</w:delText>
        </w:r>
        <w:r w:rsidR="00A25938" w:rsidRPr="000169B9" w:rsidDel="00CC1060">
          <w:rPr>
            <w:rFonts w:eastAsia="Arial"/>
          </w:rPr>
          <w:delText xml:space="preserve"> </w:delText>
        </w:r>
        <w:r w:rsidR="006B32C9" w:rsidRPr="000169B9" w:rsidDel="00CC1060">
          <w:rPr>
            <w:rFonts w:eastAsia="Arial"/>
          </w:rPr>
          <w:delText>allows to</w:delText>
        </w:r>
        <w:r w:rsidR="00A25938" w:rsidRPr="000169B9" w:rsidDel="00CC1060">
          <w:rPr>
            <w:rFonts w:eastAsia="Arial"/>
          </w:rPr>
          <w:delText xml:space="preserve"> identify potential interactions (non-additive effects) by comparing the outcome of the multiple </w:delText>
        </w:r>
        <w:r w:rsidR="00B60FB3" w:rsidDel="00CC1060">
          <w:rPr>
            <w:rFonts w:eastAsia="Arial"/>
          </w:rPr>
          <w:delText>driver</w:delText>
        </w:r>
        <w:r w:rsidR="00A25938" w:rsidRPr="000169B9" w:rsidDel="00CC1060">
          <w:rPr>
            <w:rFonts w:eastAsia="Arial"/>
          </w:rPr>
          <w:delText xml:space="preserve"> experiment with </w:delText>
        </w:r>
        <w:r w:rsidR="006B32C9" w:rsidRPr="000169B9" w:rsidDel="00CC1060">
          <w:rPr>
            <w:rFonts w:eastAsia="Arial"/>
          </w:rPr>
          <w:delText>the results of a</w:delText>
        </w:r>
        <w:r w:rsidR="00A25938" w:rsidRPr="000169B9" w:rsidDel="00CC1060">
          <w:rPr>
            <w:rFonts w:eastAsia="Arial"/>
          </w:rPr>
          <w:delText xml:space="preserve"> non-linear additiv</w:delText>
        </w:r>
        <w:r w:rsidR="006B32C9" w:rsidRPr="000169B9" w:rsidDel="00CC1060">
          <w:rPr>
            <w:rFonts w:eastAsia="Arial"/>
          </w:rPr>
          <w:delText>e</w:delText>
        </w:r>
        <w:r w:rsidR="00A25938" w:rsidRPr="000169B9" w:rsidDel="00CC1060">
          <w:rPr>
            <w:rFonts w:eastAsia="Arial"/>
          </w:rPr>
          <w:delText xml:space="preserve"> </w:delText>
        </w:r>
        <w:r w:rsidR="006B32C9" w:rsidRPr="000169B9" w:rsidDel="00CC1060">
          <w:rPr>
            <w:rFonts w:eastAsia="Arial"/>
          </w:rPr>
          <w:delText>model</w:delText>
        </w:r>
        <w:r w:rsidR="002E112E" w:rsidRPr="000169B9" w:rsidDel="00CC1060">
          <w:rPr>
            <w:rFonts w:eastAsia="Arial"/>
          </w:rPr>
          <w:delText xml:space="preserve"> </w:delText>
        </w:r>
      </w:del>
      <w:r w:rsidR="002E112E" w:rsidRPr="000169B9">
        <w:rPr>
          <w:rFonts w:eastAsia="Arial"/>
        </w:rPr>
        <w:fldChar w:fldCharType="begin"/>
      </w:r>
      <w:r w:rsidR="0040114B">
        <w:rPr>
          <w:rFonts w:eastAsia="Arial"/>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rPr>
        <w:fldChar w:fldCharType="separate"/>
      </w:r>
      <w:r w:rsidR="002E112E" w:rsidRPr="000169B9">
        <w:rPr>
          <w:rFonts w:eastAsia="Arial"/>
          <w:noProof/>
        </w:rPr>
        <w:t>(</w:t>
      </w:r>
      <w:r w:rsidR="002E112E" w:rsidRPr="00CC1060">
        <w:rPr>
          <w:rFonts w:eastAsia="Arial"/>
          <w:noProof/>
        </w:rPr>
        <w:t>e.g.</w:t>
      </w:r>
      <w:r w:rsidR="002E112E" w:rsidRPr="000169B9">
        <w:rPr>
          <w:rFonts w:eastAsia="Arial"/>
          <w:noProof/>
        </w:rPr>
        <w:t xml:space="preserve"> Espinel-Velasco et al., 2025)</w:t>
      </w:r>
      <w:r w:rsidR="002E112E" w:rsidRPr="000169B9">
        <w:rPr>
          <w:rFonts w:eastAsia="Arial"/>
        </w:rPr>
        <w:fldChar w:fldCharType="end"/>
      </w:r>
      <w:r w:rsidR="002E112E" w:rsidRPr="000169B9">
        <w:rPr>
          <w:rFonts w:eastAsia="Arial"/>
        </w:rPr>
        <w:t>.</w:t>
      </w:r>
      <w:commentRangeEnd w:id="24"/>
      <w:r w:rsidR="00485469">
        <w:rPr>
          <w:rStyle w:val="CommentReference"/>
          <w:rFonts w:eastAsia="Arial"/>
          <w:sz w:val="24"/>
          <w:szCs w:val="24"/>
        </w:rPr>
        <w:commentReference w:id="24"/>
      </w:r>
      <w:commentRangeEnd w:id="26"/>
      <w:r w:rsidR="00EB2006">
        <w:rPr>
          <w:rStyle w:val="CommentReference"/>
          <w:rFonts w:eastAsia="Arial"/>
          <w:sz w:val="24"/>
          <w:szCs w:val="24"/>
        </w:rPr>
        <w:commentReference w:id="26"/>
      </w:r>
    </w:p>
    <w:p w14:paraId="1E3EF8AF" w14:textId="77777777" w:rsidR="00DF02E8" w:rsidRPr="00CC1060" w:rsidRDefault="00DF02E8" w:rsidP="00EE15A9">
      <w:pPr>
        <w:spacing w:line="360" w:lineRule="auto"/>
        <w:jc w:val="both"/>
        <w:rPr>
          <w:rFonts w:eastAsia="Arial"/>
        </w:rPr>
      </w:pPr>
    </w:p>
    <w:p w14:paraId="0000002B" w14:textId="2B40562F" w:rsidR="00F1663E" w:rsidRPr="000169B9" w:rsidDel="00AC607A" w:rsidRDefault="00A25938" w:rsidP="00EE15A9">
      <w:pPr>
        <w:spacing w:line="360" w:lineRule="auto"/>
        <w:jc w:val="both"/>
        <w:rPr>
          <w:del w:id="28" w:author="Mirko Mutalipassi" w:date="2026-03-20T09:40:00Z" w16du:dateUtc="2026-03-20T08:40:00Z"/>
          <w:rFonts w:eastAsia="Arial"/>
        </w:rPr>
      </w:pPr>
      <w:r w:rsidRPr="000169B9">
        <w:rPr>
          <w:rFonts w:eastAsia="Arial"/>
        </w:rPr>
        <w:t xml:space="preserve">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w:t>
      </w:r>
      <w:r w:rsidRPr="000169B9">
        <w:rPr>
          <w:rFonts w:eastAsia="Arial"/>
        </w:rPr>
        <w:lastRenderedPageBreak/>
        <w:t>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29"/>
      <w:ins w:id="30" w:author="Mirko Mutalipassi" w:date="2026-03-20T09:40:00Z" w16du:dateUtc="2026-03-20T08:40:00Z">
        <w:r w:rsidR="00AC607A" w:rsidRPr="00AC607A">
          <w:rPr>
            <w:rFonts w:eastAsia="Arial"/>
          </w:rPr>
          <w:t xml:space="preserve">We assessed the effect of temperature, </w:t>
        </w:r>
        <w:r w:rsidR="00AC607A" w:rsidRPr="00DF02E8">
          <w:rPr>
            <w:rFonts w:eastAsia="Arial"/>
          </w:rPr>
          <w:t>p</w:t>
        </w:r>
        <w:r w:rsidR="00AC607A" w:rsidRPr="00AC607A">
          <w:rPr>
            <w:rFonts w:eastAsia="Arial"/>
          </w:rPr>
          <w:t xml:space="preserve">H, and lithium, alone and in combination, on larval growth rate in the purple sea urchin </w:t>
        </w:r>
        <w:r w:rsidR="00AC607A" w:rsidRPr="00AC607A">
          <w:rPr>
            <w:rFonts w:eastAsia="Arial"/>
            <w:i/>
            <w:iCs/>
            <w:rPrChange w:id="31" w:author="Mirko Mutalipassi" w:date="2026-03-20T09:40:00Z" w16du:dateUtc="2026-03-20T08:40:00Z">
              <w:rPr>
                <w:rFonts w:eastAsia="Arial"/>
              </w:rPr>
            </w:rPrChange>
          </w:rPr>
          <w:t>Paracentrotus lividus</w:t>
        </w:r>
        <w:r w:rsidR="00AC607A" w:rsidRPr="00AC607A">
          <w:rPr>
            <w:rFonts w:eastAsia="Arial"/>
          </w:rPr>
          <w:t xml:space="preserve"> to address two main questions: (</w:t>
        </w:r>
        <w:r w:rsidR="00AC607A" w:rsidRPr="00AC607A">
          <w:rPr>
            <w:rFonts w:eastAsia="Arial"/>
            <w:i/>
            <w:iCs/>
            <w:rPrChange w:id="32" w:author="Mirko Mutalipassi" w:date="2026-03-20T09:43:00Z" w16du:dateUtc="2026-03-20T08:43:00Z">
              <w:rPr>
                <w:rFonts w:eastAsia="Arial"/>
              </w:rPr>
            </w:rPrChange>
          </w:rPr>
          <w:t>i</w:t>
        </w:r>
        <w:r w:rsidR="00AC607A" w:rsidRPr="00AC607A">
          <w:rPr>
            <w:rFonts w:eastAsia="Arial"/>
          </w:rPr>
          <w:t>) do these three drivers generate response curves that can be described within a comparable performance framework, and (</w:t>
        </w:r>
        <w:r w:rsidR="00AC607A" w:rsidRPr="00AC607A">
          <w:rPr>
            <w:rFonts w:eastAsia="Arial"/>
            <w:i/>
            <w:iCs/>
            <w:rPrChange w:id="33" w:author="Mirko Mutalipassi" w:date="2026-03-20T09:43:00Z" w16du:dateUtc="2026-03-20T08:43:00Z">
              <w:rPr>
                <w:rFonts w:eastAsia="Arial"/>
              </w:rPr>
            </w:rPrChange>
          </w:rPr>
          <w:t>ii</w:t>
        </w:r>
        <w:r w:rsidR="00AC607A" w:rsidRPr="00AC607A">
          <w:rPr>
            <w:rFonts w:eastAsia="Arial"/>
          </w:rPr>
          <w:t>) do the observed multi-driver responses deviate from the non-linear additive expectation derived from the single-driver experiments, thereby indicating true non-additive interactions?</w:t>
        </w:r>
      </w:ins>
      <w:commentRangeEnd w:id="29"/>
      <w:r w:rsidR="00485469" w:rsidRPr="000169B9">
        <w:rPr>
          <w:rStyle w:val="CommentReference"/>
          <w:rFonts w:eastAsia="Arial"/>
          <w:sz w:val="24"/>
          <w:szCs w:val="24"/>
        </w:rPr>
        <w:commentReference w:id="29"/>
      </w:r>
      <w:del w:id="34" w:author="Mirko Mutalipassi" w:date="2026-03-20T09:40:00Z" w16du:dateUtc="2026-03-20T08:40:00Z">
        <w:r w:rsidRPr="000169B9" w:rsidDel="00AC607A">
          <w:rPr>
            <w:rFonts w:eastAsia="Arial"/>
          </w:rPr>
          <w:delText>We assessed the effect of temperature, pH and lithium alone and combined on the growth rate and fitness of larvae of the purple sea urchin (</w:delText>
        </w:r>
        <w:r w:rsidRPr="000169B9" w:rsidDel="00AC607A">
          <w:rPr>
            <w:rFonts w:eastAsia="Arial"/>
            <w:i/>
          </w:rPr>
          <w:delText>Paracentrotus lividus</w:delText>
        </w:r>
        <w:r w:rsidRPr="000169B9" w:rsidDel="00AC607A">
          <w:rPr>
            <w:rFonts w:eastAsia="Arial"/>
          </w:rPr>
          <w:delText>) to answer</w:delText>
        </w:r>
        <w:r w:rsidR="0069397B" w:rsidRPr="000169B9" w:rsidDel="00AC607A">
          <w:rPr>
            <w:rFonts w:eastAsia="Arial"/>
          </w:rPr>
          <w:delText xml:space="preserve"> two main questions</w:delText>
        </w:r>
        <w:r w:rsidRPr="000169B9" w:rsidDel="00AC607A">
          <w:rPr>
            <w:rFonts w:eastAsia="Arial"/>
          </w:rPr>
          <w:delText xml:space="preserve">: </w:delText>
        </w:r>
      </w:del>
    </w:p>
    <w:p w14:paraId="0000002C" w14:textId="4E7F037B" w:rsidR="00F1663E" w:rsidRPr="000169B9" w:rsidDel="00AC607A" w:rsidRDefault="00275014" w:rsidP="00EE15A9">
      <w:pPr>
        <w:spacing w:line="360" w:lineRule="auto"/>
        <w:jc w:val="both"/>
        <w:rPr>
          <w:del w:id="35" w:author="Mirko Mutalipassi" w:date="2026-03-20T09:40:00Z" w16du:dateUtc="2026-03-20T08:40:00Z"/>
          <w:rFonts w:eastAsia="Arial"/>
        </w:rPr>
      </w:pPr>
      <w:del w:id="36" w:author="Mirko Mutalipassi" w:date="2026-03-20T09:40:00Z" w16du:dateUtc="2026-03-20T08:40:00Z">
        <w:r w:rsidRPr="000169B9" w:rsidDel="00AC607A">
          <w:rPr>
            <w:rFonts w:eastAsia="Arial"/>
          </w:rPr>
          <w:delText xml:space="preserve">(i) </w:delText>
        </w:r>
        <w:r w:rsidR="006B32C9" w:rsidRPr="000169B9" w:rsidDel="00AC607A">
          <w:rPr>
            <w:rFonts w:eastAsia="Arial"/>
            <w:i/>
          </w:rPr>
          <w:delText xml:space="preserve">What </w:delText>
        </w:r>
        <w:r w:rsidRPr="000169B9" w:rsidDel="00AC607A">
          <w:rPr>
            <w:rFonts w:eastAsia="Arial"/>
            <w:i/>
          </w:rPr>
          <w:delText>is the shape of the</w:delText>
        </w:r>
        <w:r w:rsidR="0069397B" w:rsidRPr="000169B9" w:rsidDel="00AC607A">
          <w:rPr>
            <w:rFonts w:eastAsia="Arial"/>
            <w:i/>
          </w:rPr>
          <w:delText>ir</w:delText>
        </w:r>
        <w:r w:rsidRPr="000169B9" w:rsidDel="00AC607A">
          <w:rPr>
            <w:rFonts w:eastAsia="Arial"/>
            <w:i/>
          </w:rPr>
          <w:delText xml:space="preserve"> response curves for temperature, pH and lithium?</w:delText>
        </w:r>
        <w:r w:rsidRPr="000169B9" w:rsidDel="00AC607A">
          <w:rPr>
            <w:rFonts w:eastAsia="Arial"/>
          </w:rPr>
          <w:delText xml:space="preserve"> </w:delText>
        </w:r>
      </w:del>
    </w:p>
    <w:p w14:paraId="0E210F28" w14:textId="66AA07ED" w:rsidR="007F30A3" w:rsidRPr="000169B9" w:rsidRDefault="00275014" w:rsidP="00EE15A9">
      <w:pPr>
        <w:spacing w:line="360" w:lineRule="auto"/>
        <w:jc w:val="both"/>
        <w:rPr>
          <w:rFonts w:eastAsia="Arial"/>
        </w:rPr>
      </w:pPr>
      <w:del w:id="37" w:author="Mirko Mutalipassi" w:date="2026-03-20T09:40:00Z" w16du:dateUtc="2026-03-20T08:40:00Z">
        <w:r w:rsidRPr="000169B9" w:rsidDel="00AC607A">
          <w:rPr>
            <w:rFonts w:eastAsia="Arial"/>
          </w:rPr>
          <w:delText xml:space="preserve">(ii) </w:delText>
        </w:r>
        <w:r w:rsidR="006B32C9" w:rsidRPr="000169B9" w:rsidDel="00AC607A">
          <w:rPr>
            <w:rFonts w:eastAsia="Arial"/>
            <w:i/>
          </w:rPr>
          <w:delText xml:space="preserve">Are </w:delText>
        </w:r>
        <w:r w:rsidR="0069397B" w:rsidRPr="000169B9" w:rsidDel="00AC607A">
          <w:rPr>
            <w:rFonts w:eastAsia="Arial"/>
            <w:i/>
          </w:rPr>
          <w:delText>there interactions (non-additive effects)</w:delText>
        </w:r>
        <w:r w:rsidRPr="000169B9" w:rsidDel="00AC607A">
          <w:rPr>
            <w:rFonts w:eastAsia="Arial"/>
            <w:i/>
          </w:rPr>
          <w:delText xml:space="preserve"> between the drivers?</w:delText>
        </w:r>
      </w:del>
      <w:bookmarkStart w:id="38" w:name="_heading=h.rsceinwdbwhe" w:colFirst="0" w:colLast="0"/>
      <w:bookmarkEnd w:id="38"/>
    </w:p>
    <w:p w14:paraId="02341484" w14:textId="77777777" w:rsidR="0082432F" w:rsidRPr="001D07D9" w:rsidRDefault="0082432F" w:rsidP="00EE15A9">
      <w:pPr>
        <w:spacing w:line="360" w:lineRule="auto"/>
        <w:jc w:val="both"/>
        <w:rPr>
          <w:rFonts w:eastAsia="Arial"/>
        </w:rPr>
      </w:pPr>
    </w:p>
    <w:p w14:paraId="00000030" w14:textId="31E55024" w:rsidR="00F1663E" w:rsidRPr="00631392" w:rsidRDefault="00275014" w:rsidP="00EE15A9">
      <w:pPr>
        <w:pStyle w:val="ListParagraph"/>
        <w:numPr>
          <w:ilvl w:val="0"/>
          <w:numId w:val="3"/>
        </w:numPr>
        <w:spacing w:line="360" w:lineRule="auto"/>
        <w:jc w:val="both"/>
        <w:rPr>
          <w:rFonts w:ascii="Times New Roman" w:eastAsia="Arial" w:hAnsi="Times New Roman" w:cs="Times New Roman"/>
          <w:b/>
          <w:bCs/>
          <w:sz w:val="24"/>
          <w:szCs w:val="24"/>
        </w:rPr>
      </w:pPr>
      <w:r w:rsidRPr="00631392">
        <w:rPr>
          <w:rFonts w:ascii="Times New Roman" w:eastAsia="Arial" w:hAnsi="Times New Roman" w:cs="Times New Roman"/>
          <w:b/>
          <w:bCs/>
          <w:sz w:val="24"/>
          <w:szCs w:val="24"/>
        </w:rPr>
        <w:t>Materials and methods</w:t>
      </w:r>
    </w:p>
    <w:p w14:paraId="00000032" w14:textId="77777777" w:rsidR="00F1663E" w:rsidRPr="000169B9" w:rsidRDefault="00275014" w:rsidP="00EE15A9">
      <w:pPr>
        <w:spacing w:line="360" w:lineRule="auto"/>
        <w:jc w:val="both"/>
        <w:rPr>
          <w:rFonts w:eastAsia="Arial"/>
          <w:i/>
        </w:rPr>
      </w:pPr>
      <w:r w:rsidRPr="000169B9">
        <w:rPr>
          <w:rFonts w:eastAsia="Arial"/>
          <w:i/>
        </w:rPr>
        <w:t>2.1 Sampling and larval culture</w:t>
      </w:r>
    </w:p>
    <w:p w14:paraId="00000033" w14:textId="1B965F70" w:rsidR="00F1663E" w:rsidRPr="000169B9" w:rsidRDefault="00275014" w:rsidP="00EE15A9">
      <w:pPr>
        <w:spacing w:line="360"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r w:rsidR="00AC607A" w:rsidRPr="000169B9">
        <w:rPr>
          <w:rFonts w:eastAsia="Arial"/>
        </w:rPr>
        <w:t>snorkeling</w:t>
      </w:r>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20°C, salinity = 38</w:t>
      </w:r>
      <w:commentRangeStart w:id="39"/>
      <w:sdt>
        <w:sdtPr>
          <w:tag w:val="goog_rdk_23"/>
          <w:id w:val="982917786"/>
        </w:sdtPr>
        <w:sdtContent>
          <w:r w:rsidRPr="000169B9">
            <w:rPr>
              <w:rFonts w:eastAsia="Arial"/>
            </w:rPr>
            <w:t xml:space="preserve">, dissolved oxygen </w:t>
          </w:r>
          <w:r w:rsidR="00E76928">
            <w:rPr>
              <w:rFonts w:eastAsia="Arial"/>
            </w:rPr>
            <w:t xml:space="preserve">at </w:t>
          </w:r>
          <w:r w:rsidR="001D07D9">
            <w:rPr>
              <w:rFonts w:eastAsia="Arial"/>
            </w:rPr>
            <w:t>100</w:t>
          </w:r>
          <w:r w:rsidRPr="000169B9">
            <w:rPr>
              <w:rFonts w:eastAsia="Arial"/>
            </w:rPr>
            <w:t>%</w:t>
          </w:r>
        </w:sdtContent>
      </w:sdt>
      <w:commentRangeEnd w:id="39"/>
      <w:r w:rsidR="00485469" w:rsidRPr="000169B9">
        <w:rPr>
          <w:rStyle w:val="CommentReference"/>
          <w:rFonts w:eastAsia="Arial"/>
          <w:sz w:val="24"/>
          <w:szCs w:val="24"/>
        </w:rPr>
        <w:commentReference w:id="39"/>
      </w:r>
      <w:r w:rsidRPr="000169B9">
        <w:rPr>
          <w:rFonts w:eastAsia="Arial"/>
        </w:rPr>
        <w:t>).</w:t>
      </w:r>
    </w:p>
    <w:p w14:paraId="00000034" w14:textId="0C18F9E7" w:rsidR="00F1663E" w:rsidRPr="000169B9" w:rsidRDefault="00275014" w:rsidP="00EE15A9">
      <w:pPr>
        <w:spacing w:line="360" w:lineRule="auto"/>
        <w:jc w:val="both"/>
        <w:rPr>
          <w:rFonts w:eastAsia="Arial"/>
        </w:rPr>
      </w:pPr>
      <w:r w:rsidRPr="000169B9">
        <w:rPr>
          <w:rFonts w:eastAsia="Arial"/>
        </w:rPr>
        <w:t>Spawning was triggered by injection of 1</w:t>
      </w:r>
      <w:ins w:id="40" w:author="METIAN, Marc" w:date="2026-03-24T13:48:00Z" w16du:dateUtc="2026-03-24T12:48:00Z">
        <w:r w:rsidR="00724D62">
          <w:rPr>
            <w:rFonts w:eastAsia="Arial"/>
          </w:rPr>
          <w:t xml:space="preserve"> </w:t>
        </w:r>
      </w:ins>
      <w:r w:rsidRPr="000169B9">
        <w:rPr>
          <w:rFonts w:eastAsia="Arial"/>
        </w:rPr>
        <w:t>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41"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rsidP="00EE15A9">
      <w:pPr>
        <w:spacing w:line="360" w:lineRule="auto"/>
        <w:jc w:val="both"/>
        <w:rPr>
          <w:rFonts w:eastAsia="Arial"/>
          <w:i/>
        </w:rPr>
      </w:pPr>
    </w:p>
    <w:p w14:paraId="00000036" w14:textId="77777777" w:rsidR="00F1663E" w:rsidRPr="000169B9" w:rsidRDefault="00275014" w:rsidP="00EE15A9">
      <w:pPr>
        <w:spacing w:line="360" w:lineRule="auto"/>
        <w:jc w:val="both"/>
        <w:rPr>
          <w:rFonts w:eastAsia="Arial"/>
          <w:i/>
        </w:rPr>
      </w:pPr>
      <w:r w:rsidRPr="000169B9">
        <w:rPr>
          <w:rFonts w:eastAsia="Arial"/>
          <w:i/>
        </w:rPr>
        <w:t>2.2 Experimental design</w:t>
      </w:r>
    </w:p>
    <w:p w14:paraId="3034B9DC" w14:textId="18983AB6" w:rsidR="005D6B49" w:rsidRPr="000169B9" w:rsidRDefault="00275014" w:rsidP="00EE15A9">
      <w:pPr>
        <w:spacing w:line="360"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system (IKS Aquastar</w:t>
      </w:r>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w:t>
      </w:r>
      <w:r w:rsidRPr="000169B9">
        <w:rPr>
          <w:rFonts w:eastAsia="Arial"/>
        </w:rPr>
        <w:lastRenderedPageBreak/>
        <w:t xml:space="preserve">the end of the exposure, seawater analyses and biological measurements were performed as described below. </w:t>
      </w:r>
    </w:p>
    <w:p w14:paraId="18418A20" w14:textId="0F5904BC" w:rsidR="00A95F12" w:rsidRPr="000169B9" w:rsidRDefault="00504F2E" w:rsidP="00EE15A9">
      <w:pPr>
        <w:spacing w:line="360"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7B3B22" w:rsidRPr="000169B9">
        <w:rPr>
          <w:rFonts w:eastAsia="Arial"/>
        </w:rPr>
        <w:t xml:space="preserve">with </w:t>
      </w:r>
      <w:r w:rsidR="00984A00" w:rsidRPr="000169B9">
        <w:rPr>
          <w:rFonts w:eastAsia="Arial"/>
        </w:rPr>
        <w:t>the sampling site’s average level in mind: 20°C, pH 8 and lithium 0.18 ppm</w:t>
      </w:r>
      <w:r w:rsidRPr="000169B9">
        <w:rPr>
          <w:rFonts w:eastAsia="Arial"/>
        </w:rPr>
        <w:t>, and the ranges of the</w:t>
      </w:r>
      <w:r w:rsidR="00976248" w:rsidRPr="000169B9">
        <w:rPr>
          <w:rFonts w:eastAsia="Arial"/>
        </w:rPr>
        <w:t xml:space="preserve"> treatment levels chosen to extend beyond the natural variability</w:t>
      </w:r>
      <w:r w:rsidR="00F53831" w:rsidRPr="000169B9">
        <w:rPr>
          <w:rFonts w:eastAsia="Arial"/>
        </w:rPr>
        <w:t xml:space="preserve"> </w:t>
      </w:r>
      <w:r w:rsidR="006C6585" w:rsidRPr="000169B9">
        <w:rPr>
          <w:rFonts w:eastAsia="Arial"/>
        </w:rPr>
        <w:t xml:space="preserve">for October/November </w:t>
      </w:r>
      <w:r w:rsidR="00F53831" w:rsidRPr="000169B9">
        <w:rPr>
          <w:rFonts w:eastAsia="Arial"/>
        </w:rPr>
        <w:t>of 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79470E06" w14:textId="73CD2AE0" w:rsidR="00F16C32" w:rsidRPr="000169B9" w:rsidRDefault="005D7BA6" w:rsidP="00EE15A9">
      <w:pPr>
        <w:spacing w:line="360" w:lineRule="auto"/>
        <w:jc w:val="both"/>
        <w:rPr>
          <w:rFonts w:eastAsia="Arial"/>
        </w:rPr>
      </w:pPr>
      <w:commentRangeStart w:id="42"/>
      <w:r w:rsidRPr="000169B9">
        <w:rPr>
          <w:rFonts w:eastAsia="Arial"/>
        </w:rPr>
        <w:t>The single driver experiment (experiment #1) was carried out in 15 bottles</w:t>
      </w:r>
      <w:r w:rsidR="00A05EBB" w:rsidRPr="000169B9">
        <w:rPr>
          <w:rFonts w:eastAsia="Arial"/>
        </w:rPr>
        <w:t xml:space="preserve">, </w:t>
      </w:r>
      <w:r w:rsidR="00E83423" w:rsidRPr="000169B9">
        <w:rPr>
          <w:rFonts w:eastAsia="Arial"/>
        </w:rPr>
        <w:t xml:space="preserve">where </w:t>
      </w:r>
      <w:r w:rsidR="00E50F4F" w:rsidRPr="000169B9">
        <w:rPr>
          <w:rFonts w:eastAsia="Arial"/>
        </w:rPr>
        <w:t xml:space="preserve">there were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w:t>
      </w:r>
      <w:commentRangeStart w:id="43"/>
      <w:r w:rsidR="00CC17A5" w:rsidRPr="000169B9">
        <w:rPr>
          <w:rFonts w:eastAsia="Arial"/>
        </w:rPr>
        <w:t>1</w:t>
      </w:r>
      <w:ins w:id="44" w:author="Li zz" w:date="2026-03-25T21:03:00Z" w16du:dateUtc="2026-03-25T13:03:00Z">
        <w:r w:rsidR="005F6D71">
          <w:rPr>
            <w:rFonts w:eastAsia="Arial" w:hint="eastAsia"/>
            <w:lang w:eastAsia="zh-CN"/>
          </w:rPr>
          <w:t>2</w:t>
        </w:r>
      </w:ins>
      <w:del w:id="45" w:author="Li zz" w:date="2026-03-25T21:03:00Z" w16du:dateUtc="2026-03-25T13:03:00Z">
        <w:r w:rsidR="00CC17A5" w:rsidRPr="000169B9" w:rsidDel="005F6D71">
          <w:rPr>
            <w:rFonts w:eastAsia="Arial"/>
          </w:rPr>
          <w:delText>5</w:delText>
        </w:r>
      </w:del>
      <w:r w:rsidR="00CC17A5" w:rsidRPr="000169B9">
        <w:rPr>
          <w:rFonts w:eastAsia="Arial"/>
        </w:rPr>
        <w:t>°C to 30°C</w:t>
      </w:r>
      <w:commentRangeEnd w:id="43"/>
      <w:r w:rsidR="005F6D71" w:rsidRPr="000169B9">
        <w:rPr>
          <w:rStyle w:val="CommentReference"/>
          <w:rFonts w:eastAsia="Arial"/>
          <w:sz w:val="24"/>
          <w:szCs w:val="24"/>
        </w:rPr>
        <w:commentReference w:id="43"/>
      </w:r>
      <w:r w:rsidR="00CC17A5" w:rsidRPr="000169B9">
        <w:rPr>
          <w:rFonts w:eastAsia="Arial"/>
        </w:rPr>
        <w:t>), pH (</w:t>
      </w:r>
      <w:r w:rsidR="00A611D8" w:rsidRPr="000169B9">
        <w:rPr>
          <w:rFonts w:eastAsia="Arial"/>
        </w:rPr>
        <w:t>pH 8</w:t>
      </w:r>
      <w:ins w:id="46" w:author="Li zz" w:date="2026-03-25T21:03:00Z" w16du:dateUtc="2026-03-25T13:03:00Z">
        <w:r w:rsidR="005F6D71">
          <w:rPr>
            <w:rFonts w:eastAsia="Arial" w:hint="eastAsia"/>
            <w:lang w:eastAsia="zh-CN"/>
          </w:rPr>
          <w:t>.1</w:t>
        </w:r>
      </w:ins>
      <w:r w:rsidR="00A611D8" w:rsidRPr="000169B9">
        <w:rPr>
          <w:rFonts w:eastAsia="Arial"/>
        </w:rPr>
        <w:t xml:space="preserve"> to 7.45) and lithium (0.18 to 20 ppm) treatments in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commentRangeEnd w:id="42"/>
      <w:r w:rsidR="00485469" w:rsidRPr="000169B9">
        <w:rPr>
          <w:rStyle w:val="CommentReference"/>
          <w:rFonts w:eastAsia="Arial"/>
          <w:sz w:val="24"/>
          <w:szCs w:val="24"/>
        </w:rPr>
        <w:commentReference w:id="42"/>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xml:space="preserve">, performed in duplicates </w:t>
      </w:r>
      <w:commentRangeStart w:id="47"/>
      <w:r w:rsidR="008B0185" w:rsidRPr="000169B9">
        <w:rPr>
          <w:rFonts w:eastAsia="Arial"/>
        </w:rPr>
        <w:t>(Fig</w:t>
      </w:r>
      <w:r w:rsidR="004E54FC">
        <w:rPr>
          <w:rFonts w:eastAsia="Arial"/>
        </w:rPr>
        <w:t xml:space="preserve">ure </w:t>
      </w:r>
      <w:r w:rsidR="00804834">
        <w:rPr>
          <w:rFonts w:eastAsia="Arial"/>
        </w:rPr>
        <w:t>1</w:t>
      </w:r>
      <w:r w:rsidR="008B0185" w:rsidRPr="000169B9">
        <w:rPr>
          <w:rFonts w:eastAsia="Arial"/>
        </w:rPr>
        <w:t>a)</w:t>
      </w:r>
      <w:r w:rsidR="005559BE">
        <w:rPr>
          <w:rFonts w:eastAsia="Arial"/>
        </w:rPr>
        <w:t>.</w:t>
      </w:r>
      <w:commentRangeEnd w:id="47"/>
      <w:r w:rsidR="00485469" w:rsidRPr="000169B9">
        <w:rPr>
          <w:rStyle w:val="CommentReference"/>
          <w:rFonts w:eastAsia="Arial"/>
          <w:sz w:val="24"/>
          <w:szCs w:val="24"/>
        </w:rPr>
        <w:commentReference w:id="47"/>
      </w:r>
    </w:p>
    <w:p w14:paraId="15C50F26" w14:textId="77777777" w:rsidR="006335C3" w:rsidRDefault="006335C3" w:rsidP="00EE15A9">
      <w:pPr>
        <w:spacing w:line="360" w:lineRule="auto"/>
        <w:jc w:val="both"/>
        <w:rPr>
          <w:rFonts w:eastAsia="Arial"/>
          <w:b/>
        </w:rPr>
      </w:pPr>
      <w:bookmarkStart w:id="48" w:name="_heading=h.gjdgxs" w:colFirst="0" w:colLast="0"/>
      <w:bookmarkEnd w:id="48"/>
    </w:p>
    <w:p w14:paraId="36B985E9" w14:textId="3BB1FBF4" w:rsidR="006335C3" w:rsidRPr="00DB7F86" w:rsidRDefault="008724C9" w:rsidP="00EE15A9">
      <w:pPr>
        <w:spacing w:line="360" w:lineRule="auto"/>
        <w:jc w:val="both"/>
        <w:rPr>
          <w:rFonts w:ascii="Arial" w:eastAsia="Arial" w:hAnsi="Arial" w:cs="Arial"/>
        </w:rPr>
      </w:pPr>
      <w:r w:rsidRPr="008724C9">
        <w:rPr>
          <w:rFonts w:eastAsia="Arial"/>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3"/>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4"/>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rsidP="00EE15A9">
      <w:pPr>
        <w:spacing w:line="360" w:lineRule="auto"/>
        <w:jc w:val="both"/>
        <w:rPr>
          <w:rFonts w:eastAsia="Arial"/>
        </w:rPr>
      </w:pPr>
      <w:commentRangeStart w:id="49"/>
      <w:commentRangeStart w:id="50"/>
      <w:commentRangeStart w:id="51"/>
      <w:r w:rsidRPr="00B63343">
        <w:rPr>
          <w:rFonts w:eastAsia="Arial"/>
          <w:b/>
        </w:rPr>
        <w:t xml:space="preserve">Figure </w:t>
      </w:r>
      <w:commentRangeEnd w:id="49"/>
      <w:r w:rsidR="00485469">
        <w:rPr>
          <w:rStyle w:val="CommentReference"/>
          <w:rFonts w:eastAsia="Arial"/>
          <w:b/>
          <w:sz w:val="24"/>
          <w:szCs w:val="24"/>
        </w:rPr>
        <w:commentReference w:id="49"/>
      </w:r>
      <w:commentRangeEnd w:id="50"/>
      <w:r w:rsidR="00AA276C">
        <w:rPr>
          <w:rStyle w:val="CommentReference"/>
          <w:rFonts w:eastAsia="Arial"/>
          <w:b/>
          <w:sz w:val="24"/>
          <w:szCs w:val="24"/>
        </w:rPr>
        <w:commentReference w:id="50"/>
      </w:r>
      <w:commentRangeEnd w:id="51"/>
      <w:r w:rsidR="005F6D71">
        <w:rPr>
          <w:rStyle w:val="CommentReference"/>
          <w:rFonts w:eastAsia="Arial"/>
          <w:b/>
          <w:sz w:val="24"/>
          <w:szCs w:val="24"/>
        </w:rPr>
        <w:commentReference w:id="51"/>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rsidP="00EE15A9">
      <w:pPr>
        <w:spacing w:line="360" w:lineRule="auto"/>
        <w:jc w:val="both"/>
        <w:rPr>
          <w:rFonts w:eastAsia="Arial"/>
        </w:rPr>
      </w:pPr>
    </w:p>
    <w:p w14:paraId="000000D4" w14:textId="78CC859A" w:rsidR="00F1663E" w:rsidRPr="00B63343" w:rsidRDefault="00275014" w:rsidP="00EE15A9">
      <w:pPr>
        <w:spacing w:line="360"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9CB0F44" w14:textId="6B540513" w:rsidR="00E44A11" w:rsidRPr="00B63343" w:rsidRDefault="00275014" w:rsidP="00EE15A9">
      <w:pPr>
        <w:spacing w:line="360" w:lineRule="auto"/>
        <w:jc w:val="both"/>
        <w:rPr>
          <w:rFonts w:eastAsia="Arial"/>
        </w:rPr>
      </w:pPr>
      <w:r w:rsidRPr="00B63343">
        <w:rPr>
          <w:rFonts w:eastAsia="Arial"/>
        </w:rPr>
        <w:t xml:space="preserve">After 96 hours, a 10 mL sample was taken from each bottle and fixed with 4% formaldehyde. </w:t>
      </w:r>
      <w:commentRangeStart w:id="52"/>
      <w:commentRangeStart w:id="53"/>
      <w:commentRangeStart w:id="54"/>
      <w:r w:rsidRPr="00B63343">
        <w:rPr>
          <w:rFonts w:eastAsia="Arial"/>
        </w:rPr>
        <w:t xml:space="preserve">Larvae were counted for density </w:t>
      </w:r>
      <w:commentRangeEnd w:id="52"/>
      <w:r w:rsidR="00485469" w:rsidRPr="00B63343">
        <w:rPr>
          <w:rStyle w:val="CommentReference"/>
          <w:rFonts w:eastAsia="Arial"/>
          <w:sz w:val="24"/>
          <w:szCs w:val="24"/>
        </w:rPr>
        <w:commentReference w:id="52"/>
      </w:r>
      <w:commentRangeEnd w:id="53"/>
      <w:r w:rsidR="00F33EDC" w:rsidRPr="00B63343">
        <w:rPr>
          <w:rStyle w:val="CommentReference"/>
          <w:rFonts w:eastAsia="Arial"/>
          <w:sz w:val="24"/>
          <w:szCs w:val="24"/>
        </w:rPr>
        <w:commentReference w:id="53"/>
      </w:r>
      <w:commentRangeEnd w:id="54"/>
      <w:r w:rsidR="00F551AB" w:rsidRPr="00B63343">
        <w:rPr>
          <w:rStyle w:val="CommentReference"/>
          <w:rFonts w:eastAsia="Arial"/>
          <w:sz w:val="24"/>
          <w:szCs w:val="24"/>
        </w:rPr>
        <w:commentReference w:id="54"/>
      </w:r>
      <w:r w:rsidRPr="00B63343">
        <w:rPr>
          <w:rFonts w:eastAsia="Arial"/>
        </w:rPr>
        <w:t>and photographed under a 10x microscope</w:t>
      </w:r>
      <w:sdt>
        <w:sdtPr>
          <w:tag w:val="goog_rdk_29"/>
          <w:id w:val="427276857"/>
        </w:sdtPr>
        <w:sdtContent>
          <w:sdt>
            <w:sdtPr>
              <w:tag w:val="goog_rdk_30"/>
              <w:id w:val="-1419210279"/>
            </w:sdtPr>
            <w:sdtContent/>
          </w:sdt>
          <w:r w:rsidRPr="00B63343">
            <w:rPr>
              <w:rFonts w:eastAsia="Arial"/>
            </w:rPr>
            <w:t xml:space="preserve"> (</w:t>
          </w:r>
          <w:r w:rsidR="00585E7C">
            <w:rPr>
              <w:rFonts w:eastAsia="Arial"/>
            </w:rPr>
            <w:t xml:space="preserve">Olympus; </w:t>
          </w:r>
          <w:r w:rsidR="00585E7C" w:rsidRPr="00585E7C">
            <w:rPr>
              <w:rFonts w:eastAsia="Arial"/>
            </w:rPr>
            <w:t>BX43</w:t>
          </w:r>
          <w:r w:rsidR="00585E7C">
            <w:rPr>
              <w:rFonts w:eastAsia="Arial"/>
            </w:rPr>
            <w:t xml:space="preserve"> upright microscope with </w:t>
          </w:r>
          <w:r w:rsidR="00585E7C" w:rsidRPr="00585E7C">
            <w:rPr>
              <w:rFonts w:eastAsia="Arial"/>
            </w:rPr>
            <w:t>DP28 camera</w:t>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 xml:space="preserve">The diameter of the eggs at the beginning </w:t>
      </w:r>
      <w:r w:rsidR="00E44A11" w:rsidRPr="00B63343">
        <w:rPr>
          <w:rFonts w:eastAsia="Arial"/>
        </w:rPr>
        <w:lastRenderedPageBreak/>
        <w:t>of the experiment (Initial egg size</w:t>
      </w:r>
      <w:r w:rsidR="00585E7C">
        <w:rPr>
          <w:rFonts w:eastAsia="Arial"/>
        </w:rPr>
        <w:t>;</w:t>
      </w:r>
      <w:r w:rsidR="00E44A11" w:rsidRPr="00B63343">
        <w:rPr>
          <w:rFonts w:eastAsia="Arial"/>
        </w:rPr>
        <w:t xml:space="preserv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p>
    <w:p w14:paraId="000000D5" w14:textId="7A44E2E2" w:rsidR="00F1663E" w:rsidRPr="00B63343" w:rsidRDefault="00275014" w:rsidP="00EE15A9">
      <w:pPr>
        <w:spacing w:line="360" w:lineRule="auto"/>
        <w:jc w:val="both"/>
        <w:rPr>
          <w:rFonts w:eastAsia="Arial"/>
        </w:rPr>
      </w:pPr>
      <w:commentRangeStart w:id="55"/>
      <w:commentRangeStart w:id="56"/>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xml:space="preserve">) was calculated for each </w:t>
      </w:r>
      <w:r w:rsidR="00E44A11" w:rsidRPr="00B63343">
        <w:rPr>
          <w:rFonts w:eastAsia="Arial"/>
        </w:rPr>
        <w:t xml:space="preserve">aquarium </w:t>
      </w:r>
      <w:r w:rsidRPr="00B63343">
        <w:rPr>
          <w:rFonts w:eastAsia="Arial"/>
        </w:rPr>
        <w:t xml:space="preserve">as the difference between BL (µm) and 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commentRangeEnd w:id="55"/>
      <w:r w:rsidR="00485469" w:rsidRPr="00B63343">
        <w:rPr>
          <w:rStyle w:val="CommentReference"/>
          <w:rFonts w:eastAsia="Arial"/>
          <w:sz w:val="24"/>
          <w:szCs w:val="24"/>
        </w:rPr>
        <w:commentReference w:id="55"/>
      </w:r>
      <w:commentRangeEnd w:id="56"/>
      <w:r w:rsidR="008E4BA1" w:rsidRPr="00B63343">
        <w:rPr>
          <w:rStyle w:val="CommentReference"/>
          <w:rFonts w:eastAsia="Arial"/>
          <w:sz w:val="24"/>
          <w:szCs w:val="24"/>
        </w:rPr>
        <w:commentReference w:id="56"/>
      </w:r>
    </w:p>
    <w:p w14:paraId="000000D6" w14:textId="77777777" w:rsidR="00F1663E" w:rsidRPr="00B63343" w:rsidRDefault="00F1663E" w:rsidP="00EE15A9">
      <w:pPr>
        <w:spacing w:line="360" w:lineRule="auto"/>
        <w:jc w:val="both"/>
        <w:rPr>
          <w:rFonts w:eastAsia="Arial"/>
          <w:b/>
        </w:rPr>
      </w:pPr>
    </w:p>
    <w:p w14:paraId="000000D7" w14:textId="3C25302A" w:rsidR="00F1663E" w:rsidRPr="00B63343" w:rsidRDefault="00275014" w:rsidP="00EE15A9">
      <w:pPr>
        <w:spacing w:line="360"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2E765E56" w:rsidR="00F1663E" w:rsidRDefault="00275014" w:rsidP="00EE15A9">
      <w:pPr>
        <w:spacing w:line="360" w:lineRule="auto"/>
        <w:jc w:val="both"/>
        <w:rPr>
          <w:rFonts w:eastAsia="Arial"/>
        </w:rPr>
      </w:pPr>
      <w:commentRangeStart w:id="57"/>
      <w:r w:rsidRPr="00B63343">
        <w:rPr>
          <w:rFonts w:eastAsia="Arial"/>
        </w:rPr>
        <w:t xml:space="preserve">The </w:t>
      </w:r>
      <w:commentRangeEnd w:id="57"/>
      <w:r w:rsidR="009B0727" w:rsidRPr="00B63343">
        <w:rPr>
          <w:rStyle w:val="CommentReference"/>
          <w:rFonts w:eastAsia="Arial"/>
          <w:sz w:val="24"/>
          <w:szCs w:val="24"/>
        </w:rPr>
        <w:commentReference w:id="57"/>
      </w:r>
      <w:r w:rsidRPr="00B63343">
        <w:rPr>
          <w:rFonts w:eastAsia="Arial"/>
        </w:rPr>
        <w:t>consistency</w:t>
      </w:r>
      <w:r w:rsidR="00507003" w:rsidRPr="00B63343">
        <w:rPr>
          <w:rFonts w:eastAsia="Arial"/>
        </w:rPr>
        <w:t xml:space="preserve"> in</w:t>
      </w:r>
      <w:r w:rsidR="00437FB5" w:rsidRPr="00B63343">
        <w:rPr>
          <w:rFonts w:eastAsia="Arial"/>
        </w:rPr>
        <w:t xml:space="preserve"> </w:t>
      </w:r>
      <w:commentRangeStart w:id="58"/>
      <w:r w:rsidR="00437FB5" w:rsidRPr="00B63343">
        <w:rPr>
          <w:rFonts w:eastAsia="Arial"/>
        </w:rPr>
        <w:t xml:space="preserve">growth rate </w:t>
      </w:r>
      <w:r w:rsidRPr="00B63343">
        <w:rPr>
          <w:rFonts w:eastAsia="Arial"/>
        </w:rPr>
        <w:t>between</w:t>
      </w:r>
      <w:r w:rsidR="00507003" w:rsidRPr="00B63343">
        <w:rPr>
          <w:rFonts w:eastAsia="Arial"/>
        </w:rPr>
        <w:t xml:space="preserve"> treatments </w:t>
      </w:r>
      <w:commentRangeEnd w:id="58"/>
      <w:r w:rsidR="00485469" w:rsidRPr="00B63343">
        <w:rPr>
          <w:rStyle w:val="CommentReference"/>
          <w:rFonts w:eastAsia="Arial"/>
          <w:sz w:val="24"/>
          <w:szCs w:val="24"/>
        </w:rPr>
        <w:commentReference w:id="58"/>
      </w:r>
      <w:r w:rsidR="00507003" w:rsidRPr="00B63343">
        <w:rPr>
          <w:rFonts w:eastAsia="Arial"/>
        </w:rPr>
        <w:t xml:space="preserve">in common </w:t>
      </w:r>
      <w:r w:rsidR="00A62526" w:rsidRPr="00B63343">
        <w:rPr>
          <w:rFonts w:eastAsia="Arial"/>
        </w:rPr>
        <w:t>in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Pr="00B63343">
        <w:rPr>
          <w:rFonts w:eastAsia="Arial"/>
        </w:rPr>
        <w:t xml:space="preserve">was evaluated with </w:t>
      </w:r>
      <w:commentRangeStart w:id="59"/>
      <w:r w:rsidR="00E2653C">
        <w:rPr>
          <w:rFonts w:eastAsia="Arial"/>
        </w:rPr>
        <w:t>t-tests, Welch’s t-tests and Wilcoxon rank sum tests</w:t>
      </w:r>
      <w:commentRangeEnd w:id="59"/>
      <w:r w:rsidR="00AB644F">
        <w:rPr>
          <w:rStyle w:val="CommentReference"/>
          <w:rFonts w:eastAsia="Arial"/>
          <w:sz w:val="24"/>
          <w:szCs w:val="24"/>
        </w:rPr>
        <w:commentReference w:id="59"/>
      </w:r>
      <w:r w:rsidR="00710192">
        <w:rPr>
          <w:rFonts w:eastAsia="Arial"/>
        </w:rPr>
        <w:t>, depending on normality and homogeneity</w:t>
      </w:r>
      <w:r w:rsidR="00AB644F">
        <w:rPr>
          <w:rFonts w:eastAsia="Arial"/>
        </w:rPr>
        <w:t xml:space="preserve"> of residuals. </w:t>
      </w:r>
    </w:p>
    <w:p w14:paraId="55E81649" w14:textId="77777777" w:rsidR="00BD3A1B" w:rsidRPr="00B63343" w:rsidRDefault="00BD3A1B" w:rsidP="00EE15A9">
      <w:pPr>
        <w:spacing w:line="360" w:lineRule="auto"/>
        <w:jc w:val="both"/>
        <w:rPr>
          <w:rFonts w:eastAsia="Arial"/>
        </w:rPr>
      </w:pPr>
    </w:p>
    <w:p w14:paraId="27E9E896" w14:textId="15A32DAA" w:rsidR="00B05F3D" w:rsidRDefault="00362EE8" w:rsidP="00EE15A9">
      <w:pPr>
        <w:spacing w:line="360" w:lineRule="auto"/>
        <w:jc w:val="both"/>
        <w:rPr>
          <w:rFonts w:eastAsia="Arial"/>
        </w:rPr>
      </w:pPr>
      <w:r w:rsidRPr="00B63343">
        <w:rPr>
          <w:rFonts w:eastAsia="Arial"/>
        </w:rPr>
        <w:t>For each driver</w:t>
      </w:r>
      <w:r w:rsidR="00896AB3" w:rsidRPr="00B63343">
        <w:rPr>
          <w:rFonts w:eastAsia="Arial"/>
        </w:rPr>
        <w:t xml:space="preserve"> in </w:t>
      </w:r>
      <w:r w:rsidR="001D07D9" w:rsidRPr="00B63343">
        <w:rPr>
          <w:rFonts w:eastAsia="Arial"/>
        </w:rPr>
        <w:t xml:space="preserve">experiment </w:t>
      </w:r>
      <w:r w:rsidR="001D07D9">
        <w:rPr>
          <w:rFonts w:eastAsia="Arial"/>
        </w:rPr>
        <w:t>#</w:t>
      </w:r>
      <w:r w:rsidR="00896AB3" w:rsidRPr="00B63343">
        <w:rPr>
          <w:rFonts w:eastAsia="Arial"/>
        </w:rPr>
        <w:t>1</w:t>
      </w:r>
      <w:r w:rsidRPr="00B63343">
        <w:rPr>
          <w:rFonts w:eastAsia="Arial"/>
        </w:rPr>
        <w:t>, the shape of the response curve for</w:t>
      </w:r>
      <w:r w:rsidR="00437FB5" w:rsidRPr="00B63343">
        <w:rPr>
          <w:rFonts w:eastAsia="Arial"/>
        </w:rPr>
        <w:t xml:space="preserve"> growth rate </w:t>
      </w:r>
      <w:r w:rsidRPr="00B63343">
        <w:rPr>
          <w:rFonts w:eastAsia="Arial"/>
        </w:rPr>
        <w:t xml:space="preserve">was evaluated using linear models, second degree polynomial models, general additive models (GAMs), logit models and exponential models. There were no severe violations of assumptions for the models. </w:t>
      </w:r>
      <w:commentRangeStart w:id="60"/>
      <w:commentRangeStart w:id="61"/>
      <w:r w:rsidR="00724D62" w:rsidRPr="00724D62">
        <w:rPr>
          <w:rFonts w:eastAsia="Arial"/>
        </w:rPr>
        <w:t xml:space="preserve">Model performance was assessed </w:t>
      </w:r>
      <w:r w:rsidRPr="00B63343">
        <w:rPr>
          <w:rFonts w:eastAsia="Arial"/>
        </w:rPr>
        <w:t xml:space="preserve">by comparing </w:t>
      </w:r>
      <w:r w:rsidR="00724D62" w:rsidRPr="00724D62">
        <w:rPr>
          <w:rFonts w:eastAsia="Arial"/>
        </w:rPr>
        <w:t xml:space="preserve">the coefficient of determination </w:t>
      </w:r>
      <w:r w:rsidR="00724D62">
        <w:rPr>
          <w:rFonts w:eastAsia="Arial"/>
        </w:rPr>
        <w:t>(</w:t>
      </w:r>
      <w:r w:rsidRPr="00B63343">
        <w:rPr>
          <w:rFonts w:eastAsia="Arial"/>
        </w:rPr>
        <w:t>R</w:t>
      </w:r>
      <w:r w:rsidRPr="00B63343">
        <w:rPr>
          <w:rFonts w:eastAsia="Arial"/>
          <w:vertAlign w:val="superscript"/>
        </w:rPr>
        <w:t>2</w:t>
      </w:r>
      <w:r w:rsidR="00724D62">
        <w:rPr>
          <w:rFonts w:eastAsia="Arial"/>
        </w:rPr>
        <w:t>)</w:t>
      </w:r>
      <w:r w:rsidRPr="00B63343">
        <w:rPr>
          <w:rFonts w:eastAsia="Arial"/>
        </w:rPr>
        <w:t xml:space="preserve">, standard error and </w:t>
      </w:r>
      <w:r w:rsidR="00724D62" w:rsidRPr="00724D62">
        <w:rPr>
          <w:rFonts w:eastAsia="Arial"/>
        </w:rPr>
        <w:t>Akaike Information Criterion (</w:t>
      </w:r>
      <w:r w:rsidRPr="00B63343">
        <w:rPr>
          <w:rFonts w:eastAsia="Arial"/>
        </w:rPr>
        <w:t>AIC</w:t>
      </w:r>
      <w:r w:rsidR="00724D62">
        <w:rPr>
          <w:rFonts w:eastAsia="Arial"/>
        </w:rPr>
        <w:t>)</w:t>
      </w:r>
      <w:r w:rsidRPr="00B63343">
        <w:rPr>
          <w:rFonts w:eastAsia="Arial"/>
        </w:rPr>
        <w:t xml:space="preserve"> scores</w:t>
      </w:r>
      <w:r w:rsidR="00724D62">
        <w:rPr>
          <w:rFonts w:eastAsia="Arial"/>
        </w:rPr>
        <w:t xml:space="preserve">. </w:t>
      </w:r>
      <w:commentRangeEnd w:id="60"/>
      <w:r w:rsidR="00BD3A1B" w:rsidRPr="00724D62">
        <w:rPr>
          <w:rStyle w:val="CommentReference"/>
          <w:rFonts w:eastAsia="Arial"/>
          <w:sz w:val="24"/>
          <w:szCs w:val="24"/>
        </w:rPr>
        <w:commentReference w:id="60"/>
      </w:r>
      <w:commentRangeEnd w:id="61"/>
      <w:r w:rsidR="00CD3D98" w:rsidRPr="00724D62">
        <w:rPr>
          <w:rStyle w:val="CommentReference"/>
          <w:rFonts w:eastAsia="Arial"/>
          <w:sz w:val="24"/>
          <w:szCs w:val="24"/>
        </w:rPr>
        <w:commentReference w:id="61"/>
      </w:r>
      <w:r w:rsidR="00724D62" w:rsidRPr="00724D62">
        <w:rPr>
          <w:rFonts w:eastAsia="Arial"/>
        </w:rPr>
        <w:t>The</w:t>
      </w:r>
      <w:r w:rsidR="00724D62">
        <w:rPr>
          <w:rFonts w:eastAsia="Arial"/>
        </w:rPr>
        <w:t xml:space="preserve"> </w:t>
      </w:r>
      <w:r w:rsidR="00724D62" w:rsidRPr="00724D62">
        <w:rPr>
          <w:rFonts w:eastAsia="Arial"/>
        </w:rPr>
        <w:t>best-fitting</w:t>
      </w:r>
      <w:r w:rsidR="00BD3A1B">
        <w:rPr>
          <w:rFonts w:eastAsia="Arial"/>
        </w:rPr>
        <w:t xml:space="preserve"> </w:t>
      </w:r>
      <w:del w:id="62" w:author="METIAN, Marc" w:date="2026-03-24T13:53:00Z" w16du:dateUtc="2026-03-24T12:53:00Z">
        <w:r w:rsidRPr="00B63343" w:rsidDel="00724D62">
          <w:rPr>
            <w:rFonts w:eastAsia="Arial"/>
          </w:rPr>
          <w:delText xml:space="preserve">, and the </w:delText>
        </w:r>
      </w:del>
      <w:del w:id="63" w:author="METIAN, Marc" w:date="2026-03-24T13:54:00Z" w16du:dateUtc="2026-03-24T12:54:00Z">
        <w:r w:rsidRPr="00B63343" w:rsidDel="00724D62">
          <w:rPr>
            <w:rFonts w:eastAsia="Arial"/>
          </w:rPr>
          <w:delText xml:space="preserve">appropriate </w:delText>
        </w:r>
      </w:del>
      <w:r w:rsidRPr="00B63343">
        <w:rPr>
          <w:rFonts w:eastAsia="Arial"/>
        </w:rPr>
        <w:t>model</w:t>
      </w:r>
      <w:r w:rsidR="00724D62">
        <w:rPr>
          <w:rFonts w:eastAsia="Arial"/>
        </w:rPr>
        <w:t xml:space="preserve"> w</w:t>
      </w:r>
      <w:r w:rsidR="00724D62" w:rsidRPr="00724D62">
        <w:rPr>
          <w:rFonts w:eastAsia="Arial"/>
        </w:rPr>
        <w:t>as selected based on these criteria</w:t>
      </w:r>
      <w:r w:rsidRPr="00B63343">
        <w:rPr>
          <w:rFonts w:eastAsia="Arial"/>
        </w:rPr>
        <w:t xml:space="preserve"> for each driver. </w:t>
      </w:r>
      <w:commentRangeStart w:id="64"/>
      <w:r w:rsidR="005D24DA" w:rsidRPr="005D24DA">
        <w:rPr>
          <w:rFonts w:eastAsia="Arial"/>
        </w:rPr>
        <w:t xml:space="preserve">Additionally, alternative </w:t>
      </w:r>
      <w:r w:rsidR="005D24DA">
        <w:rPr>
          <w:rFonts w:eastAsia="Arial"/>
        </w:rPr>
        <w:t>response curve models</w:t>
      </w:r>
      <w:r w:rsidR="005D24DA" w:rsidRPr="005D24DA">
        <w:rPr>
          <w:rFonts w:eastAsia="Arial"/>
        </w:rPr>
        <w:t xml:space="preserve"> were evaluated using the</w:t>
      </w:r>
      <w:r w:rsidR="00BD3A1B">
        <w:rPr>
          <w:rFonts w:eastAsia="Arial"/>
        </w:rPr>
        <w:t xml:space="preserve"> </w:t>
      </w:r>
      <w:del w:id="65" w:author="METIAN, Marc" w:date="2026-03-24T13:55:00Z" w16du:dateUtc="2026-03-24T12:55:00Z">
        <w:r w:rsidRPr="00B63343" w:rsidDel="005D24DA">
          <w:rPr>
            <w:rFonts w:eastAsia="Arial"/>
          </w:rPr>
          <w:delText xml:space="preserve">Other response curve models were also explored using the </w:delText>
        </w:r>
      </w:del>
      <w:r w:rsidRPr="00B63343">
        <w:rPr>
          <w:rFonts w:eastAsia="Arial"/>
        </w:rPr>
        <w:t xml:space="preserve">rTPC package in R </w:t>
      </w:r>
      <w:r w:rsidR="00E055A5" w:rsidRPr="00B63343">
        <w:rPr>
          <w:rFonts w:eastAsia="Arial"/>
        </w:rPr>
        <w:fldChar w:fldCharType="begin"/>
      </w:r>
      <w:r w:rsidR="00F6361D" w:rsidRPr="00B63343">
        <w:rPr>
          <w:rFonts w:eastAsia="Arial"/>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rPr>
        <w:fldChar w:fldCharType="separate"/>
      </w:r>
      <w:r w:rsidR="00F6361D" w:rsidRPr="00B63343">
        <w:rPr>
          <w:rFonts w:eastAsia="Arial"/>
          <w:noProof/>
        </w:rPr>
        <w:t>(Padfield et al., 2021)</w:t>
      </w:r>
      <w:r w:rsidR="00E055A5" w:rsidRPr="00B63343">
        <w:rPr>
          <w:rFonts w:eastAsia="Arial"/>
        </w:rPr>
        <w:fldChar w:fldCharType="end"/>
      </w:r>
      <w:r w:rsidR="005D24DA" w:rsidRPr="005D24DA">
        <w:rPr>
          <w:rFonts w:eastAsia="Arial"/>
        </w:rPr>
        <w:t>; however, these alternative</w:t>
      </w:r>
      <w:r w:rsidR="005D24DA">
        <w:rPr>
          <w:rFonts w:eastAsia="Arial"/>
        </w:rPr>
        <w:t xml:space="preserve">s </w:t>
      </w:r>
      <w:r w:rsidR="005D24DA" w:rsidRPr="005D24DA">
        <w:rPr>
          <w:rFonts w:eastAsia="Arial"/>
        </w:rPr>
        <w:t>were excluded from the final analysis due to poor fit</w:t>
      </w:r>
      <w:r w:rsidR="005D24DA">
        <w:rPr>
          <w:rFonts w:eastAsia="Arial"/>
        </w:rPr>
        <w:t>.</w:t>
      </w:r>
      <w:del w:id="66" w:author="METIAN, Marc" w:date="2026-03-24T13:55:00Z" w16du:dateUtc="2026-03-24T12:55:00Z">
        <w:r w:rsidRPr="00B63343" w:rsidDel="005D24DA">
          <w:rPr>
            <w:rFonts w:eastAsia="Arial"/>
          </w:rPr>
          <w:delText xml:space="preserve">, but none fit well. </w:delText>
        </w:r>
      </w:del>
      <w:commentRangeEnd w:id="64"/>
      <w:r w:rsidR="00BD3A1B">
        <w:rPr>
          <w:rStyle w:val="CommentReference"/>
          <w:rFonts w:eastAsia="Arial"/>
          <w:sz w:val="24"/>
          <w:szCs w:val="24"/>
        </w:rPr>
        <w:commentReference w:id="64"/>
      </w:r>
    </w:p>
    <w:p w14:paraId="2FAA5F6C" w14:textId="77777777" w:rsidR="00CA6F33" w:rsidRPr="00B63343" w:rsidRDefault="00CA6F33" w:rsidP="00EE15A9">
      <w:pPr>
        <w:spacing w:line="360" w:lineRule="auto"/>
        <w:jc w:val="both"/>
        <w:rPr>
          <w:rFonts w:eastAsia="Arial"/>
        </w:rPr>
      </w:pPr>
    </w:p>
    <w:p w14:paraId="000000DA" w14:textId="0925E050" w:rsidR="00F1663E" w:rsidRDefault="00B95051" w:rsidP="00EE15A9">
      <w:pPr>
        <w:spacing w:line="360" w:lineRule="auto"/>
        <w:jc w:val="both"/>
        <w:rPr>
          <w:rFonts w:eastAsia="Arial"/>
        </w:rPr>
      </w:pPr>
      <w:r w:rsidRPr="00B63343">
        <w:rPr>
          <w:rFonts w:eastAsia="Arial"/>
        </w:rPr>
        <w:t>For</w:t>
      </w:r>
      <w:r w:rsidR="005A606E" w:rsidRPr="00B63343">
        <w:rPr>
          <w:rFonts w:eastAsia="Arial"/>
        </w:rPr>
        <w:t xml:space="preserve"> </w:t>
      </w:r>
      <w:r w:rsidR="001D07D9" w:rsidRPr="00B63343">
        <w:rPr>
          <w:rFonts w:eastAsia="Arial"/>
        </w:rPr>
        <w:t xml:space="preserve">experiment </w:t>
      </w:r>
      <w:r w:rsidR="001D07D9">
        <w:rPr>
          <w:rFonts w:eastAsia="Arial"/>
        </w:rPr>
        <w:t>#</w:t>
      </w:r>
      <w:r w:rsidR="005A606E" w:rsidRPr="00B63343">
        <w:rPr>
          <w:rFonts w:eastAsia="Arial"/>
        </w:rPr>
        <w:t xml:space="preserve">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w:t>
      </w:r>
      <w:r w:rsidRPr="00B63343">
        <w:rPr>
          <w:rFonts w:eastAsia="Arial"/>
        </w:rPr>
        <w:t xml:space="preserve">e.g. </w:t>
      </w:r>
      <w:r w:rsidRPr="00B63343">
        <w:rPr>
          <w:rFonts w:eastAsia="Arial"/>
        </w:rPr>
        <w:t>only high temperature) or when combined with one or two of the other drivers (</w:t>
      </w:r>
      <w:r w:rsidRPr="00B63343">
        <w:rPr>
          <w:rFonts w:eastAsia="Arial"/>
        </w:rPr>
        <w:t xml:space="preserve">e.g. </w:t>
      </w:r>
      <w:r w:rsidRPr="00B63343">
        <w:rPr>
          <w:rFonts w:eastAsia="Arial"/>
        </w:rPr>
        <w:t>any combination with low pH and/or high lithium).</w:t>
      </w:r>
      <w:r w:rsidR="000B6C88" w:rsidRPr="00B63343">
        <w:rPr>
          <w:rFonts w:eastAsia="Arial"/>
        </w:rPr>
        <w:t xml:space="preserve"> </w:t>
      </w:r>
      <w:commentRangeStart w:id="67"/>
      <w:commentRangeStart w:id="68"/>
      <w:commentRangeStart w:id="69"/>
      <w:commentRangeStart w:id="70"/>
      <w:r w:rsidR="00362EE8" w:rsidRPr="00B63343">
        <w:rPr>
          <w:rFonts w:eastAsia="Arial"/>
        </w:rPr>
        <w:t xml:space="preserve">Wilcoxon rank-sum tests were used to test for statistical significance in the comparison of each pair. </w:t>
      </w:r>
      <w:commentRangeEnd w:id="67"/>
      <w:r w:rsidR="00485469">
        <w:rPr>
          <w:rStyle w:val="CommentReference"/>
          <w:rFonts w:eastAsia="Arial"/>
          <w:sz w:val="24"/>
          <w:szCs w:val="24"/>
        </w:rPr>
        <w:commentReference w:id="67"/>
      </w:r>
      <w:commentRangeEnd w:id="68"/>
      <w:r w:rsidR="00FD39D1">
        <w:rPr>
          <w:rStyle w:val="CommentReference"/>
          <w:rFonts w:eastAsia="Arial"/>
          <w:sz w:val="24"/>
          <w:szCs w:val="24"/>
        </w:rPr>
        <w:commentReference w:id="68"/>
      </w:r>
      <w:commentRangeEnd w:id="69"/>
      <w:r w:rsidR="00AF5D5C">
        <w:rPr>
          <w:rStyle w:val="CommentReference"/>
          <w:rFonts w:eastAsia="Arial"/>
          <w:sz w:val="24"/>
          <w:szCs w:val="24"/>
        </w:rPr>
        <w:commentReference w:id="69"/>
      </w:r>
      <w:commentRangeEnd w:id="70"/>
      <w:r w:rsidR="008F64E3">
        <w:rPr>
          <w:rStyle w:val="CommentReference"/>
          <w:rFonts w:eastAsia="Arial"/>
          <w:sz w:val="24"/>
          <w:szCs w:val="24"/>
        </w:rPr>
        <w:commentReference w:id="70"/>
      </w:r>
    </w:p>
    <w:p w14:paraId="29B47C05" w14:textId="77777777" w:rsidR="00CA6F33" w:rsidRPr="00B63343" w:rsidRDefault="00CA6F33" w:rsidP="00EE15A9">
      <w:pPr>
        <w:spacing w:line="360" w:lineRule="auto"/>
        <w:jc w:val="both"/>
        <w:rPr>
          <w:rFonts w:eastAsia="Arial"/>
        </w:rPr>
      </w:pPr>
    </w:p>
    <w:p w14:paraId="69C1DBD9" w14:textId="001A926C" w:rsidR="00B05F3D" w:rsidRDefault="0054199B" w:rsidP="00EE15A9">
      <w:pPr>
        <w:spacing w:line="360" w:lineRule="auto"/>
        <w:jc w:val="both"/>
        <w:rPr>
          <w:rFonts w:eastAsia="Arial"/>
        </w:rPr>
      </w:pPr>
      <w:r w:rsidRPr="00B63343">
        <w:rPr>
          <w:rFonts w:eastAsia="Arial"/>
        </w:rPr>
        <w:t xml:space="preserve">For </w:t>
      </w:r>
      <w:r w:rsidR="00626E58" w:rsidRPr="00B63343">
        <w:rPr>
          <w:rFonts w:eastAsia="Arial"/>
        </w:rPr>
        <w:t xml:space="preserve">a </w:t>
      </w:r>
      <w:r w:rsidRPr="00B63343">
        <w:rPr>
          <w:rFonts w:eastAsia="Arial"/>
        </w:rPr>
        <w:t xml:space="preserve">comparison </w:t>
      </w:r>
      <w:r w:rsidR="00B95051" w:rsidRPr="00B63343">
        <w:rPr>
          <w:rFonts w:eastAsia="Arial"/>
        </w:rPr>
        <w:t>between the 3 different drivers</w:t>
      </w:r>
      <w:r w:rsidR="00FE6A07" w:rsidRPr="00B63343">
        <w:rPr>
          <w:rFonts w:eastAsia="Arial"/>
        </w:rPr>
        <w:t xml:space="preserve">, </w:t>
      </w:r>
      <w:r w:rsidR="00840725" w:rsidRPr="00B63343">
        <w:rPr>
          <w:rFonts w:eastAsia="Arial"/>
        </w:rPr>
        <w:t xml:space="preserve">a </w:t>
      </w:r>
      <w:r w:rsidR="00A0596B" w:rsidRPr="00B63343">
        <w:rPr>
          <w:rFonts w:eastAsia="Arial"/>
        </w:rPr>
        <w:t>driver index</w:t>
      </w:r>
      <w:r w:rsidR="00F46A39">
        <w:rPr>
          <w:rFonts w:eastAsia="Arial" w:hint="eastAsia"/>
          <w:lang w:eastAsia="zh-CN"/>
        </w:rPr>
        <w:t xml:space="preserve"> (DI)</w:t>
      </w:r>
      <w:r w:rsidR="00840725" w:rsidRPr="00B63343">
        <w:rPr>
          <w:rFonts w:eastAsia="Arial"/>
        </w:rPr>
        <w:t xml:space="preserve"> was calculated for </w:t>
      </w:r>
      <w:r w:rsidR="00B95051" w:rsidRPr="00B63343">
        <w:rPr>
          <w:rFonts w:eastAsia="Arial"/>
        </w:rPr>
        <w:t>each driver (temperature, pH and lithium)</w:t>
      </w:r>
      <w:r w:rsidR="00B460E6" w:rsidRPr="00B63343">
        <w:rPr>
          <w:rFonts w:eastAsia="Arial"/>
        </w:rPr>
        <w:t xml:space="preserve"> </w:t>
      </w:r>
      <w:r w:rsidR="00840725" w:rsidRPr="00B63343">
        <w:rPr>
          <w:rFonts w:eastAsia="Arial"/>
        </w:rPr>
        <w:t xml:space="preserve">as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EE15A9">
      <w:pPr>
        <w:spacing w:line="360" w:lineRule="auto"/>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459020F6" w:rsidR="00840725" w:rsidRPr="00B63343" w:rsidRDefault="00325D52" w:rsidP="00EE15A9">
      <w:pPr>
        <w:spacing w:line="360" w:lineRule="auto"/>
        <w:jc w:val="both"/>
        <w:rPr>
          <w:rFonts w:eastAsia="Arial"/>
        </w:rPr>
      </w:pPr>
      <w:r w:rsidRPr="00184AF4">
        <w:rPr>
          <w:rFonts w:ascii="Symbol" w:hAnsi="Symbol"/>
          <w:i/>
          <w:iCs/>
        </w:rPr>
        <w:lastRenderedPageBreak/>
        <w:t>a</w:t>
      </w:r>
      <w:r>
        <w:rPr>
          <w:rFonts w:eastAsia="Arial"/>
        </w:rPr>
        <w:t xml:space="preserve"> </w:t>
      </w:r>
      <w:r w:rsidR="00840725" w:rsidRPr="00B63343">
        <w:rPr>
          <w:rFonts w:eastAsia="Arial"/>
        </w:rPr>
        <w:t>was estimated</w:t>
      </w:r>
      <w:r w:rsidRPr="00B63343">
        <w:rPr>
          <w:rFonts w:eastAsia="Arial"/>
        </w:rPr>
        <w:t xml:space="preserve"> </w:t>
      </w:r>
      <w:r w:rsidR="00840725" w:rsidRPr="00B63343">
        <w:rPr>
          <w:rFonts w:eastAsia="Arial"/>
        </w:rPr>
        <w:t>for</w:t>
      </w:r>
      <w:r w:rsidRPr="00B63343">
        <w:rPr>
          <w:rFonts w:eastAsia="Arial"/>
        </w:rPr>
        <w:t xml:space="preserve"> each driver</w:t>
      </w:r>
      <w:r w:rsidR="002C5815"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3A2FC1" w:rsidRPr="00B63343">
        <w:rPr>
          <w:rFonts w:eastAsia="Arial"/>
        </w:rPr>
        <w:t xml:space="preserve">. </w:t>
      </w:r>
      <w:commentRangeStart w:id="71"/>
      <w:r w:rsidR="00AA0F18" w:rsidRPr="00B63343">
        <w:rPr>
          <w:rFonts w:eastAsia="Arial"/>
        </w:rPr>
        <w:t xml:space="preserve">These curves </w:t>
      </w:r>
      <w:r w:rsidR="00C47F05" w:rsidRPr="00B63343">
        <w:rPr>
          <w:rFonts w:eastAsia="Arial"/>
        </w:rPr>
        <w:t>were subsequently</w:t>
      </w:r>
      <w:r w:rsidR="00AA0F18" w:rsidRPr="00B63343">
        <w:rPr>
          <w:rFonts w:eastAsia="Arial"/>
        </w:rPr>
        <w:t xml:space="preserve"> merged into one performance curve </w:t>
      </w:r>
      <w:r w:rsidR="00CA5C7B" w:rsidRPr="00B63343">
        <w:rPr>
          <w:rFonts w:eastAsia="Arial"/>
        </w:rPr>
        <w:t>modelled from all the single driver data</w:t>
      </w:r>
      <w:r w:rsidR="00840725" w:rsidRPr="00B63343">
        <w:rPr>
          <w:rFonts w:eastAsia="Arial"/>
        </w:rPr>
        <w:t>.</w:t>
      </w:r>
      <w:commentRangeEnd w:id="71"/>
      <w:r w:rsidR="00485469" w:rsidRPr="00B63343">
        <w:rPr>
          <w:rStyle w:val="CommentReference"/>
          <w:rFonts w:eastAsia="Arial"/>
          <w:sz w:val="24"/>
          <w:szCs w:val="24"/>
        </w:rPr>
        <w:commentReference w:id="71"/>
      </w:r>
    </w:p>
    <w:p w14:paraId="6AB4DAE4" w14:textId="2EE6C27A" w:rsidR="007256C5" w:rsidRPr="00172F7E" w:rsidRDefault="00840725" w:rsidP="00EE15A9">
      <w:pPr>
        <w:spacing w:line="360" w:lineRule="auto"/>
        <w:rPr>
          <w:i/>
          <w:iCs/>
        </w:rPr>
      </w:pPr>
      <w:r w:rsidRPr="00B63343">
        <w:rPr>
          <w:rFonts w:eastAsia="Arial"/>
        </w:rPr>
        <w:t xml:space="preserve">Assuming a similar mode of action between drivers and using a concentration-addition approach, the </w:t>
      </w:r>
      <w:r w:rsidR="004B6B57" w:rsidRPr="00B63343">
        <w:rPr>
          <w:rFonts w:eastAsia="Arial"/>
        </w:rPr>
        <w:t>DI</w:t>
      </w:r>
      <w:r w:rsidRPr="00B63343">
        <w:rPr>
          <w:rFonts w:eastAsia="Arial"/>
        </w:rPr>
        <w:t xml:space="preserve"> was then calculated for the multiple </w:t>
      </w:r>
      <w:r w:rsidR="00293536">
        <w:rPr>
          <w:rFonts w:eastAsia="Arial"/>
        </w:rPr>
        <w:t>driver</w:t>
      </w:r>
      <w:r w:rsidRPr="00B63343">
        <w:rPr>
          <w:rFonts w:eastAsia="Arial"/>
        </w:rPr>
        <w:t xml:space="preserve"> experiments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rsidP="00EE15A9">
      <w:pPr>
        <w:spacing w:line="360" w:lineRule="auto"/>
        <w:jc w:val="both"/>
        <w:rPr>
          <w:rFonts w:eastAsia="Arial"/>
        </w:rPr>
      </w:pPr>
      <w:commentRangeStart w:id="72"/>
      <w:r w:rsidRPr="002B72AB">
        <w:rPr>
          <w:rFonts w:eastAsia="Arial"/>
        </w:rPr>
        <w:t xml:space="preserve">The data from the single- and multiple </w:t>
      </w:r>
      <w:r w:rsidR="004B6B57" w:rsidRPr="002B72AB">
        <w:rPr>
          <w:rFonts w:eastAsia="Arial"/>
        </w:rPr>
        <w:t>driver</w:t>
      </w:r>
      <w:r w:rsidRPr="002B72AB">
        <w:rPr>
          <w:rFonts w:eastAsia="Arial"/>
        </w:rPr>
        <w:t xml:space="preserve"> experiments were compared</w:t>
      </w:r>
      <w:r w:rsidR="003B1C6D">
        <w:rPr>
          <w:rFonts w:eastAsia="Arial"/>
        </w:rPr>
        <w:t xml:space="preserve"> on this driver inde</w:t>
      </w:r>
      <w:r w:rsidR="00D31B00">
        <w:rPr>
          <w:rFonts w:eastAsia="Arial"/>
        </w:rPr>
        <w:t>x</w:t>
      </w:r>
      <w:r w:rsidRPr="002B72AB">
        <w:rPr>
          <w:rFonts w:eastAsia="Arial"/>
        </w:rPr>
        <w:t xml:space="preserve">. Any deviation from the model built from the single </w:t>
      </w:r>
      <w:r w:rsidR="00F63150" w:rsidRPr="002B72AB">
        <w:rPr>
          <w:rFonts w:eastAsia="Arial"/>
        </w:rPr>
        <w:t>driver</w:t>
      </w:r>
      <w:r w:rsidRPr="002B72AB">
        <w:rPr>
          <w:rFonts w:eastAsia="Arial"/>
        </w:rPr>
        <w:t xml:space="preserve"> experiment reveals an interaction between the </w:t>
      </w:r>
      <w:r w:rsidR="00F63150" w:rsidRPr="002B72AB">
        <w:rPr>
          <w:rFonts w:eastAsia="Arial"/>
        </w:rPr>
        <w:t>drivers</w:t>
      </w:r>
      <w:r w:rsidRPr="002B72AB">
        <w:rPr>
          <w:rFonts w:eastAsia="Arial"/>
        </w:rPr>
        <w:t>.</w:t>
      </w:r>
      <w:commentRangeEnd w:id="72"/>
      <w:r w:rsidR="00485469" w:rsidRPr="002B72AB">
        <w:rPr>
          <w:rStyle w:val="CommentReference"/>
          <w:rFonts w:eastAsia="Arial"/>
          <w:sz w:val="24"/>
          <w:szCs w:val="24"/>
        </w:rPr>
        <w:commentReference w:id="72"/>
      </w:r>
    </w:p>
    <w:p w14:paraId="000000E2" w14:textId="77777777" w:rsidR="00F1663E" w:rsidRPr="007F30A3" w:rsidRDefault="00F1663E" w:rsidP="00EE15A9">
      <w:pPr>
        <w:spacing w:line="360" w:lineRule="auto"/>
        <w:jc w:val="both"/>
        <w:rPr>
          <w:rFonts w:eastAsia="Arial"/>
          <w:i/>
          <w:sz w:val="2"/>
          <w:szCs w:val="2"/>
        </w:rPr>
      </w:pPr>
    </w:p>
    <w:p w14:paraId="000000E3" w14:textId="546856CA" w:rsidR="00F1663E" w:rsidRPr="002B72AB" w:rsidRDefault="00275014" w:rsidP="00EE15A9">
      <w:pPr>
        <w:spacing w:line="360"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3A91897C" w:rsidR="00F1663E" w:rsidRPr="002B72AB" w:rsidRDefault="00275014" w:rsidP="00EE15A9">
      <w:pPr>
        <w:spacing w:line="360" w:lineRule="auto"/>
        <w:jc w:val="both"/>
        <w:rPr>
          <w:rFonts w:eastAsia="Arial"/>
        </w:rPr>
      </w:pPr>
      <w:r w:rsidRPr="002B72AB">
        <w:rPr>
          <w:rFonts w:eastAsia="Arial"/>
        </w:rPr>
        <w:t>Temperature data were collected from continuous sensors</w:t>
      </w:r>
      <w:r w:rsidR="00955A42">
        <w:rPr>
          <w:rFonts w:eastAsia="Arial"/>
        </w:rPr>
        <w:t xml:space="preserve"> (</w:t>
      </w:r>
      <w:r w:rsidR="00585E7C" w:rsidRPr="000169B9">
        <w:rPr>
          <w:rFonts w:eastAsia="Arial"/>
        </w:rPr>
        <w:t>IKS Aquastar, Germany</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r w:rsidR="00585E7C">
            <w:rPr>
              <w:rFonts w:eastAsia="Arial"/>
            </w:rPr>
            <w:t>M</w:t>
          </w:r>
          <w:r w:rsidR="00585E7C" w:rsidRPr="00585E7C">
            <w:rPr>
              <w:rFonts w:eastAsia="Arial"/>
            </w:rPr>
            <w:t>etrohm, Electrode Plus</w:t>
          </w:r>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r w:rsidR="00840725" w:rsidRPr="002B72AB">
        <w:rPr>
          <w:rFonts w:eastAsia="Arial"/>
        </w:rPr>
        <w:t xml:space="preserve"> (</w:t>
      </w:r>
      <w:r w:rsidR="00585E7C">
        <w:rPr>
          <w:rFonts w:eastAsia="Arial"/>
        </w:rPr>
        <w:t>M</w:t>
      </w:r>
      <w:r w:rsidR="00585E7C" w:rsidRPr="00585E7C">
        <w:rPr>
          <w:rFonts w:eastAsia="Arial"/>
        </w:rPr>
        <w:t>etrohm, Titrando 888</w:t>
      </w:r>
      <w:r w:rsidR="00840725" w:rsidRPr="002B72AB">
        <w:rPr>
          <w:rFonts w:eastAsia="Arial"/>
        </w:rPr>
        <w:t>)</w:t>
      </w:r>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and</w:t>
      </w:r>
      <w:r w:rsidRPr="002B72AB">
        <w:rPr>
          <w:rFonts w:eastAsia="Arial"/>
        </w:rPr>
        <w:t xml:space="preserve"> temperature at a salinity of 38 psu using 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000000E5" w14:textId="70B8A8CD" w:rsidR="00F1663E" w:rsidRPr="00123BDA" w:rsidRDefault="00275014" w:rsidP="00EE15A9">
      <w:pPr>
        <w:spacing w:line="360" w:lineRule="auto"/>
        <w:jc w:val="both"/>
        <w:rPr>
          <w:rFonts w:eastAsia="Arial Unicode MS"/>
        </w:rPr>
      </w:pPr>
      <w:r w:rsidRPr="002B72AB">
        <w:rPr>
          <w:rFonts w:eastAsia="Arial"/>
        </w:rPr>
        <w:t xml:space="preserve">Lithium samples were filtered through 1.0 </w:t>
      </w:r>
      <w:r w:rsidR="005D24DA">
        <w:rPr>
          <w:rFonts w:eastAsia="Arial"/>
        </w:rPr>
        <w:t>µ</w:t>
      </w:r>
      <w:r w:rsidRPr="002B72AB">
        <w:rPr>
          <w:rFonts w:eastAsia="Arial"/>
        </w:rPr>
        <w:t>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Analytik Jena,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 xml:space="preserve">O before analysis. The instrumental conditions are summarized in supplementary material (Table S1).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w:t>
      </w:r>
      <w:r w:rsidR="001D07D9" w:rsidRPr="00EE1372">
        <w:rPr>
          <w:rFonts w:eastAsia="Arial Unicode MS"/>
          <w:vertAlign w:val="superscript"/>
        </w:rPr>
        <w:t>-1</w:t>
      </w:r>
      <w:r w:rsidRPr="002B72AB">
        <w:rPr>
          <w:rFonts w:eastAsia="Arial Unicode MS"/>
        </w:rPr>
        <w:t xml:space="preserve">,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w:t>
      </w:r>
      <w:r w:rsidRPr="002B72AB">
        <w:rPr>
          <w:rFonts w:eastAsia="Arial Unicode MS"/>
        </w:rPr>
        <w:lastRenderedPageBreak/>
        <w:t>of results. The recoveries were always within acceptable range (90-110 %). The results are reported in mg</w:t>
      </w:r>
      <w:r w:rsidR="005D24DA">
        <w:rPr>
          <w:rFonts w:eastAsia="Arial Unicode MS"/>
        </w:rPr>
        <w:t xml:space="preserve"> </w:t>
      </w:r>
      <w:r w:rsidRPr="002B72AB">
        <w:rPr>
          <w:rFonts w:eastAsia="Arial Unicode MS"/>
        </w:rPr>
        <w:t>L</w:t>
      </w:r>
      <w:r w:rsidR="005D24DA" w:rsidRPr="00EE1372">
        <w:rPr>
          <w:rFonts w:eastAsia="Arial Unicode MS"/>
          <w:vertAlign w:val="superscript"/>
        </w:rPr>
        <w:t>-1</w:t>
      </w:r>
      <w:r w:rsidRPr="002B72AB">
        <w:rPr>
          <w:rFonts w:eastAsia="Arial Unicode MS"/>
        </w:rPr>
        <w:t xml:space="preserve"> (≈ ppm) together with respective expanded uncertainty (Ue, k=2).</w:t>
      </w:r>
    </w:p>
    <w:p w14:paraId="000000E7" w14:textId="29B9F1CF" w:rsidR="00F1663E" w:rsidRPr="001D07D9" w:rsidRDefault="00275014" w:rsidP="00EE15A9">
      <w:pPr>
        <w:pStyle w:val="Heading1"/>
        <w:numPr>
          <w:ilvl w:val="0"/>
          <w:numId w:val="3"/>
        </w:numPr>
        <w:spacing w:line="360" w:lineRule="auto"/>
        <w:jc w:val="both"/>
        <w:rPr>
          <w:rFonts w:ascii="Times New Roman" w:eastAsia="Arial" w:hAnsi="Times New Roman" w:cs="Times New Roman"/>
          <w:sz w:val="24"/>
          <w:szCs w:val="24"/>
          <w:rPrChange w:id="73" w:author="METIAN, Marc" w:date="2026-03-24T13:44:00Z" w16du:dateUtc="2026-03-24T12:44:00Z">
            <w:rPr>
              <w:rFonts w:eastAsia="Arial"/>
              <w:sz w:val="24"/>
              <w:szCs w:val="24"/>
            </w:rPr>
          </w:rPrChange>
        </w:rPr>
      </w:pPr>
      <w:bookmarkStart w:id="74" w:name="_heading=h.wt8h0mcvfhq5" w:colFirst="0" w:colLast="0"/>
      <w:bookmarkStart w:id="75" w:name="_heading=h.4v8znebodlzr" w:colFirst="0" w:colLast="0"/>
      <w:bookmarkEnd w:id="74"/>
      <w:bookmarkEnd w:id="75"/>
      <w:r w:rsidRPr="001D07D9">
        <w:rPr>
          <w:rFonts w:ascii="Times New Roman" w:eastAsia="Arial" w:hAnsi="Times New Roman" w:cs="Times New Roman"/>
          <w:sz w:val="24"/>
          <w:szCs w:val="24"/>
          <w:rPrChange w:id="76" w:author="METIAN, Marc" w:date="2026-03-24T13:44:00Z" w16du:dateUtc="2026-03-24T12:44:00Z">
            <w:rPr>
              <w:rFonts w:eastAsia="Arial"/>
              <w:sz w:val="24"/>
              <w:szCs w:val="24"/>
            </w:rPr>
          </w:rPrChange>
        </w:rPr>
        <w:t>Results</w:t>
      </w:r>
    </w:p>
    <w:p w14:paraId="63197AFC" w14:textId="17EF18D0" w:rsidR="00F31ADF" w:rsidRPr="002B72AB" w:rsidRDefault="0050226F" w:rsidP="00EE15A9">
      <w:pPr>
        <w:spacing w:line="360"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2</w:t>
      </w:r>
      <w:r w:rsidRPr="002B72AB">
        <w:rPr>
          <w:rFonts w:eastAsia="Arial"/>
        </w:rPr>
        <w:t xml:space="preserve">). </w:t>
      </w:r>
      <w:commentRangeStart w:id="77"/>
      <w:commentRangeStart w:id="78"/>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 xml:space="preserve">74.5 </w:t>
      </w:r>
      <w:r w:rsidR="005D24DA">
        <w:rPr>
          <w:rFonts w:eastAsia="Arial"/>
        </w:rPr>
        <w:t>µ</w:t>
      </w:r>
      <w:r w:rsidR="005D284F" w:rsidRPr="002B72AB">
        <w:rPr>
          <w:rFonts w:eastAsia="Arial"/>
        </w:rPr>
        <w:t>m</w:t>
      </w:r>
      <w:r w:rsidR="005D24DA">
        <w:rPr>
          <w:rFonts w:eastAsia="Arial"/>
        </w:rPr>
        <w:t xml:space="preserve"> </w:t>
      </w:r>
      <w:r w:rsidR="005D284F" w:rsidRPr="002B72AB">
        <w:rPr>
          <w:rFonts w:eastAsia="Arial"/>
        </w:rPr>
        <w:t>day</w:t>
      </w:r>
      <w:r w:rsidR="005D24DA" w:rsidRPr="00FF01E9">
        <w:rPr>
          <w:rFonts w:eastAsia="Arial"/>
          <w:vertAlign w:val="superscript"/>
        </w:rPr>
        <w:t>-1</w:t>
      </w:r>
      <w:r w:rsidR="005D284F" w:rsidRPr="002B72AB">
        <w:rPr>
          <w:rFonts w:eastAsia="Arial"/>
        </w:rPr>
        <w:t>,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 xml:space="preserve">68.6 </w:t>
      </w:r>
      <w:r w:rsidR="005D24DA">
        <w:rPr>
          <w:rFonts w:eastAsia="Arial"/>
        </w:rPr>
        <w:t>µ</w:t>
      </w:r>
      <w:r w:rsidR="002C190F" w:rsidRPr="002B72AB">
        <w:rPr>
          <w:rFonts w:eastAsia="Arial"/>
        </w:rPr>
        <w:t>m</w:t>
      </w:r>
      <w:r w:rsidR="005D24DA">
        <w:rPr>
          <w:rFonts w:eastAsia="Arial"/>
        </w:rPr>
        <w:t xml:space="preserve"> </w:t>
      </w:r>
      <w:r w:rsidR="002C190F" w:rsidRPr="002B72AB">
        <w:rPr>
          <w:rFonts w:eastAsia="Arial"/>
        </w:rPr>
        <w:t>day</w:t>
      </w:r>
      <w:r w:rsidR="005D24DA" w:rsidRPr="00FF01E9">
        <w:rPr>
          <w:rFonts w:eastAsia="Arial"/>
          <w:vertAlign w:val="superscript"/>
        </w:rPr>
        <w:t>-1</w:t>
      </w:r>
      <w:r w:rsidR="002C190F" w:rsidRPr="002B72AB">
        <w:rPr>
          <w:rFonts w:eastAsia="Arial"/>
        </w:rPr>
        <w:t>,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 xml:space="preserve">74 </w:t>
      </w:r>
      <w:r w:rsidR="00585E7C">
        <w:rPr>
          <w:rFonts w:eastAsia="Arial"/>
        </w:rPr>
        <w:t>µ</w:t>
      </w:r>
      <w:r w:rsidR="0056453D" w:rsidRPr="002B72AB">
        <w:rPr>
          <w:rFonts w:eastAsia="Arial"/>
        </w:rPr>
        <w:t>m</w:t>
      </w:r>
      <w:r w:rsidR="00585E7C">
        <w:rPr>
          <w:rFonts w:eastAsia="Arial"/>
        </w:rPr>
        <w:t xml:space="preserve"> </w:t>
      </w:r>
      <w:r w:rsidR="0056453D" w:rsidRPr="002B72AB">
        <w:rPr>
          <w:rFonts w:eastAsia="Arial"/>
        </w:rPr>
        <w:t>day</w:t>
      </w:r>
      <w:r w:rsidR="00585E7C" w:rsidRPr="00FF01E9">
        <w:rPr>
          <w:rFonts w:eastAsia="Arial"/>
          <w:vertAlign w:val="superscript"/>
        </w:rPr>
        <w:t>-1</w:t>
      </w:r>
      <w:r w:rsidR="0056453D" w:rsidRPr="002B72AB">
        <w:rPr>
          <w:rFonts w:eastAsia="Arial"/>
        </w:rPr>
        <w:t>, SD=4.6</w:t>
      </w:r>
      <w:r w:rsidR="00483506" w:rsidRPr="002B72AB">
        <w:rPr>
          <w:rFonts w:eastAsia="Arial"/>
        </w:rPr>
        <w:t>) than in experiment #2 (</w:t>
      </w:r>
      <w:r w:rsidR="004123AB" w:rsidRPr="002B72AB">
        <w:rPr>
          <w:rFonts w:eastAsia="Arial"/>
        </w:rPr>
        <w:t xml:space="preserve">69.6 </w:t>
      </w:r>
      <w:r w:rsidR="005D24DA">
        <w:rPr>
          <w:rFonts w:eastAsia="Arial"/>
        </w:rPr>
        <w:t>µ</w:t>
      </w:r>
      <w:r w:rsidR="004123AB" w:rsidRPr="002B72AB">
        <w:rPr>
          <w:rFonts w:eastAsia="Arial"/>
        </w:rPr>
        <w:t>m</w:t>
      </w:r>
      <w:r w:rsidR="005D24DA">
        <w:rPr>
          <w:rFonts w:eastAsia="Arial"/>
        </w:rPr>
        <w:t xml:space="preserve"> </w:t>
      </w:r>
      <w:r w:rsidR="004123AB" w:rsidRPr="002B72AB">
        <w:rPr>
          <w:rFonts w:eastAsia="Arial"/>
        </w:rPr>
        <w:t>day</w:t>
      </w:r>
      <w:r w:rsidR="005D24DA" w:rsidRPr="00CD54CB">
        <w:rPr>
          <w:rFonts w:eastAsia="Arial"/>
          <w:vertAlign w:val="superscript"/>
        </w:rPr>
        <w:t>-1</w:t>
      </w:r>
      <w:r w:rsidR="004123AB" w:rsidRPr="002B72AB">
        <w:rPr>
          <w:rFonts w:eastAsia="Arial"/>
        </w:rPr>
        <w:t>,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 xml:space="preserve">63.8 vs. 74.9 </w:t>
      </w:r>
      <w:r w:rsidR="005D24DA">
        <w:rPr>
          <w:rFonts w:eastAsia="Arial"/>
        </w:rPr>
        <w:t>µ</w:t>
      </w:r>
      <w:r w:rsidR="005A7799" w:rsidRPr="002B72AB">
        <w:rPr>
          <w:rFonts w:eastAsia="Arial"/>
        </w:rPr>
        <w:t>m</w:t>
      </w:r>
      <w:r w:rsidR="005D24DA">
        <w:rPr>
          <w:rFonts w:eastAsia="Arial"/>
        </w:rPr>
        <w:t xml:space="preserve"> </w:t>
      </w:r>
      <w:r w:rsidR="005A7799" w:rsidRPr="002B72AB">
        <w:rPr>
          <w:rFonts w:eastAsia="Arial"/>
        </w:rPr>
        <w:t>day</w:t>
      </w:r>
      <w:r w:rsidR="005D24DA" w:rsidRPr="00CD54CB">
        <w:rPr>
          <w:rFonts w:eastAsia="Arial"/>
          <w:vertAlign w:val="superscript"/>
        </w:rPr>
        <w:t>-1</w:t>
      </w:r>
      <w:r w:rsidR="00965A10" w:rsidRPr="002B72AB">
        <w:rPr>
          <w:rFonts w:eastAsia="Arial"/>
        </w:rPr>
        <w:t>)</w:t>
      </w:r>
      <w:r w:rsidR="00D70A3C" w:rsidRPr="002B72AB">
        <w:rPr>
          <w:rFonts w:eastAsia="Arial"/>
        </w:rPr>
        <w:t xml:space="preserve">. </w:t>
      </w:r>
      <w:commentRangeEnd w:id="77"/>
      <w:r w:rsidR="00485469" w:rsidRPr="002B72AB">
        <w:rPr>
          <w:rStyle w:val="CommentReference"/>
          <w:rFonts w:eastAsia="Arial"/>
          <w:sz w:val="24"/>
          <w:szCs w:val="24"/>
        </w:rPr>
        <w:commentReference w:id="77"/>
      </w:r>
      <w:commentRangeEnd w:id="78"/>
      <w:r w:rsidR="00505EE8" w:rsidRPr="002B72AB">
        <w:rPr>
          <w:rStyle w:val="CommentReference"/>
          <w:rFonts w:eastAsia="Arial"/>
          <w:sz w:val="24"/>
          <w:szCs w:val="24"/>
        </w:rPr>
        <w:commentReference w:id="78"/>
      </w:r>
    </w:p>
    <w:p w14:paraId="1EA8D8E8" w14:textId="77777777" w:rsidR="00B3082D" w:rsidRDefault="00B3082D" w:rsidP="00EE15A9">
      <w:pPr>
        <w:spacing w:line="360" w:lineRule="auto"/>
        <w:jc w:val="both"/>
        <w:rPr>
          <w:rFonts w:eastAsia="Arial"/>
        </w:rPr>
      </w:pPr>
    </w:p>
    <w:p w14:paraId="72FC02AC" w14:textId="1089C808" w:rsidR="00B3082D" w:rsidRDefault="00BD516B" w:rsidP="00EE15A9">
      <w:pPr>
        <w:spacing w:line="360" w:lineRule="auto"/>
        <w:jc w:val="both"/>
        <w:rPr>
          <w:rFonts w:eastAsia="Arial"/>
        </w:rPr>
      </w:pPr>
      <w:r>
        <w:rPr>
          <w:rFonts w:eastAsia="Arial"/>
          <w:noProof/>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E15A9">
      <w:pPr>
        <w:spacing w:line="360" w:lineRule="auto"/>
        <w:jc w:val="both"/>
        <w:rPr>
          <w:ins w:id="79" w:author="Einar Pétur Jónsson - HAFRO" w:date="2026-02-19T15:10:00Z" w16du:dateUtc="2026-02-19T15:10:00Z"/>
          <w:rFonts w:eastAsia="Arial"/>
        </w:rPr>
      </w:pPr>
      <w:commentRangeStart w:id="80"/>
      <w:r w:rsidRPr="002B72AB">
        <w:rPr>
          <w:rFonts w:eastAsia="Arial"/>
          <w:b/>
          <w:bCs/>
        </w:rPr>
        <w:t xml:space="preserve">Figure </w:t>
      </w:r>
      <w:r w:rsidR="00A26251">
        <w:rPr>
          <w:rFonts w:eastAsia="Arial"/>
          <w:b/>
          <w:bCs/>
        </w:rPr>
        <w:t>2</w:t>
      </w:r>
      <w:r w:rsidRPr="002B72AB">
        <w:rPr>
          <w:rFonts w:eastAsia="Arial"/>
          <w:b/>
          <w:bCs/>
        </w:rPr>
        <w:t xml:space="preserve">. </w:t>
      </w:r>
      <w:commentRangeEnd w:id="80"/>
      <w:r w:rsidR="00485469" w:rsidRPr="002B72AB">
        <w:rPr>
          <w:rStyle w:val="CommentReference"/>
          <w:rFonts w:eastAsia="Arial"/>
          <w:sz w:val="24"/>
          <w:szCs w:val="24"/>
        </w:rPr>
        <w:commentReference w:id="80"/>
      </w:r>
      <w:r w:rsidR="00E50BAD" w:rsidRPr="002B72AB">
        <w:rPr>
          <w:rFonts w:eastAsia="Arial"/>
        </w:rPr>
        <w:t xml:space="preserve">Growth rate comparison of the treatments in common to </w:t>
      </w:r>
      <w:r w:rsidR="00A726F3" w:rsidRPr="002B72AB">
        <w:rPr>
          <w:rFonts w:eastAsia="Arial"/>
        </w:rPr>
        <w:t xml:space="preserve">the two experiments. </w:t>
      </w:r>
      <w:commentRangeStart w:id="81"/>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commentRangeEnd w:id="81"/>
      <w:r w:rsidR="00CD3D98" w:rsidRPr="002B72AB">
        <w:rPr>
          <w:rStyle w:val="CommentReference"/>
          <w:rFonts w:eastAsia="Arial"/>
          <w:sz w:val="24"/>
          <w:szCs w:val="24"/>
        </w:rPr>
        <w:commentReference w:id="81"/>
      </w:r>
      <w:r w:rsidR="00422A1B" w:rsidRPr="002B72AB">
        <w:rPr>
          <w:rFonts w:eastAsia="Arial"/>
        </w:rPr>
        <w:t xml:space="preserve">. </w:t>
      </w:r>
    </w:p>
    <w:p w14:paraId="000001DB" w14:textId="77777777" w:rsidR="00F1663E" w:rsidRPr="002B72AB" w:rsidRDefault="00F1663E" w:rsidP="00EE15A9">
      <w:pPr>
        <w:spacing w:line="360" w:lineRule="auto"/>
        <w:jc w:val="both"/>
        <w:rPr>
          <w:rFonts w:eastAsia="Arial"/>
        </w:rPr>
      </w:pPr>
    </w:p>
    <w:p w14:paraId="628E5D0B" w14:textId="00BE2E2A" w:rsidR="00B23D0B" w:rsidRPr="00B23D0B" w:rsidRDefault="00B007A7" w:rsidP="00EE15A9">
      <w:pPr>
        <w:spacing w:line="360" w:lineRule="auto"/>
        <w:jc w:val="both"/>
        <w:rPr>
          <w:ins w:id="82" w:author="Natalija Suhareva" w:date="2026-03-24T12:40:00Z"/>
          <w:rFonts w:eastAsia="Arial"/>
          <w:lang w:val="da-DK"/>
        </w:rPr>
      </w:pPr>
      <w:commentRangeStart w:id="83"/>
      <w:commentRangeStart w:id="84"/>
      <w:r w:rsidRPr="002B72AB">
        <w:rPr>
          <w:rFonts w:eastAsia="Arial"/>
        </w:rPr>
        <w:lastRenderedPageBreak/>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ins w:id="85" w:author="Natalija Suhareva" w:date="2026-03-24T12:37:00Z" w16du:dateUtc="2026-03-24T11:37:00Z">
        <w:r w:rsidR="00505EE8">
          <w:rPr>
            <w:rFonts w:eastAsia="Arial"/>
          </w:rPr>
          <w:t>temperature and pH gro</w:t>
        </w:r>
      </w:ins>
      <w:ins w:id="86" w:author="Natalija Suhareva" w:date="2026-03-24T12:38:00Z" w16du:dateUtc="2026-03-24T11:38:00Z">
        <w:r w:rsidR="00505EE8">
          <w:rPr>
            <w:rFonts w:eastAsia="Arial"/>
          </w:rPr>
          <w:t>w</w:t>
        </w:r>
      </w:ins>
      <w:ins w:id="87" w:author="Natalija Suhareva" w:date="2026-03-24T12:37:00Z" w16du:dateUtc="2026-03-24T11:37:00Z">
        <w:r w:rsidR="00505EE8">
          <w:rPr>
            <w:rFonts w:eastAsia="Arial"/>
          </w:rPr>
          <w:t xml:space="preserve">th </w:t>
        </w:r>
      </w:ins>
      <w:ins w:id="88" w:author="Natalija Suhareva" w:date="2026-03-24T12:38:00Z" w16du:dateUtc="2026-03-24T11:38:00Z">
        <w:r w:rsidR="00505EE8">
          <w:rPr>
            <w:rFonts w:eastAsia="Arial"/>
          </w:rPr>
          <w:t>rate responses</w:t>
        </w:r>
      </w:ins>
      <w:del w:id="89" w:author="Natalija Suhareva" w:date="2026-03-24T12:38:00Z" w16du:dateUtc="2026-03-24T11:38:00Z">
        <w:r w:rsidR="00275014" w:rsidRPr="002B72AB" w:rsidDel="00505EE8">
          <w:rPr>
            <w:rFonts w:eastAsia="Arial"/>
          </w:rPr>
          <w:delText>each drivers’ growth rate data</w:delText>
        </w:r>
      </w:del>
      <w:r w:rsidR="00275014" w:rsidRPr="002B72AB">
        <w:rPr>
          <w:rFonts w:eastAsia="Arial"/>
        </w:rPr>
        <w:t xml:space="preserve"> (Fig</w:t>
      </w:r>
      <w:r w:rsidR="00213C2C">
        <w:rPr>
          <w:rFonts w:eastAsia="Arial"/>
        </w:rPr>
        <w:t>ures 3</w:t>
      </w:r>
      <w:r w:rsidR="00275014" w:rsidRPr="002B72AB">
        <w:rPr>
          <w:rFonts w:eastAsia="Arial"/>
        </w:rPr>
        <w:t>a-c, Table S</w:t>
      </w:r>
      <w:r w:rsidR="00300302">
        <w:rPr>
          <w:rFonts w:eastAsia="Arial"/>
        </w:rPr>
        <w:t>2</w:t>
      </w:r>
      <w:r w:rsidR="00275014" w:rsidRPr="002B72AB">
        <w:rPr>
          <w:rFonts w:eastAsia="Arial"/>
        </w:rPr>
        <w:t xml:space="preserve">). </w:t>
      </w:r>
      <w:commentRangeEnd w:id="83"/>
      <w:r w:rsidR="00485469" w:rsidRPr="002B72AB">
        <w:rPr>
          <w:rStyle w:val="CommentReference"/>
          <w:rFonts w:eastAsia="Arial"/>
          <w:sz w:val="24"/>
          <w:szCs w:val="24"/>
        </w:rPr>
        <w:commentReference w:id="83"/>
      </w:r>
      <w:commentRangeEnd w:id="84"/>
      <w:r w:rsidR="00A921EC" w:rsidRPr="002B72AB">
        <w:rPr>
          <w:rStyle w:val="CommentReference"/>
          <w:rFonts w:eastAsia="Arial"/>
          <w:sz w:val="24"/>
          <w:szCs w:val="24"/>
        </w:rPr>
        <w:commentReference w:id="84"/>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(2, 54)</w:t>
      </w:r>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ins w:id="90" w:author="Natalija Suhareva" w:date="2026-03-24T12:39:00Z" w16du:dateUtc="2026-03-24T11:39:00Z">
        <w:r w:rsidR="00B23D0B">
          <w:rPr>
            <w:rFonts w:eastAsia="Arial"/>
          </w:rPr>
          <w:t xml:space="preserve"> </w:t>
        </w:r>
      </w:ins>
      <w:ins w:id="91" w:author="Natalija Suhareva" w:date="2026-03-24T12:39:00Z">
        <w:r w:rsidR="00B23D0B" w:rsidRPr="00B23D0B">
          <w:rPr>
            <w:rFonts w:eastAsia="Arial"/>
          </w:rPr>
          <w:t>(p = 0.061), indicating limited support for a nonlinear response within the observed range</w:t>
        </w:r>
      </w:ins>
      <w:r w:rsidR="00275014" w:rsidRPr="002B72AB">
        <w:rPr>
          <w:rFonts w:eastAsia="Arial"/>
        </w:rPr>
        <w:t>.</w:t>
      </w:r>
      <w:r w:rsidR="00215535" w:rsidRPr="002B72AB">
        <w:rPr>
          <w:rFonts w:eastAsia="Arial"/>
        </w:rPr>
        <w:t xml:space="preserve"> </w:t>
      </w:r>
      <w:ins w:id="92" w:author="Natalija Suhareva" w:date="2026-03-24T12:40:00Z">
        <w:r w:rsidR="00B23D0B" w:rsidRPr="00B23D0B">
          <w:rPr>
            <w:rFonts w:eastAsia="Arial"/>
            <w:lang w:val="da-DK"/>
          </w:rPr>
          <w:t xml:space="preserve">Nevertheless, the polynomial model was retained across all drivers to ensure consistency in model structure. For lithium, the fitted curvature should not be interpreted as evidence of a biologically meaningful nonlinear response. </w:t>
        </w:r>
      </w:ins>
    </w:p>
    <w:p w14:paraId="000001DC" w14:textId="0A945C2C" w:rsidR="00F1663E" w:rsidRPr="002B72AB" w:rsidRDefault="00215535" w:rsidP="00EE15A9">
      <w:pPr>
        <w:spacing w:line="360" w:lineRule="auto"/>
        <w:jc w:val="both"/>
        <w:rPr>
          <w:rFonts w:eastAsia="Arial"/>
        </w:rPr>
      </w:pPr>
      <w:r w:rsidRPr="002B72AB">
        <w:rPr>
          <w:rFonts w:eastAsia="Arial"/>
        </w:rPr>
        <w:t>For all drivers, the reference treatments (20ºC, pH</w:t>
      </w:r>
      <w:r w:rsidRPr="002B72AB">
        <w:rPr>
          <w:rFonts w:eastAsia="Arial"/>
          <w:vertAlign w:val="subscript"/>
        </w:rPr>
        <w:t>T</w:t>
      </w:r>
      <w:r w:rsidRPr="002B72AB">
        <w:rPr>
          <w:rFonts w:eastAsia="Arial"/>
        </w:rPr>
        <w:t xml:space="preserve"> 8.0, lithium 0.18</w:t>
      </w:r>
      <w:r w:rsidR="00EF66CC" w:rsidRPr="002B72AB">
        <w:rPr>
          <w:rFonts w:eastAsia="Arial"/>
        </w:rPr>
        <w:t xml:space="preserve"> </w:t>
      </w:r>
      <w:r w:rsidRPr="002B72AB">
        <w:rPr>
          <w:rFonts w:eastAsia="Arial"/>
        </w:rPr>
        <w:t xml:space="preserve">ppm) had the highest GR. </w:t>
      </w:r>
    </w:p>
    <w:p w14:paraId="000001DD" w14:textId="77777777" w:rsidR="00F1663E" w:rsidRPr="007F30A3" w:rsidRDefault="00F1663E" w:rsidP="00EE15A9">
      <w:pPr>
        <w:spacing w:line="360" w:lineRule="auto"/>
        <w:jc w:val="both"/>
        <w:rPr>
          <w:rFonts w:eastAsia="Arial"/>
        </w:rPr>
      </w:pPr>
    </w:p>
    <w:p w14:paraId="000001DE" w14:textId="77777777" w:rsidR="00F1663E" w:rsidRPr="007F30A3" w:rsidRDefault="00F1663E" w:rsidP="00EE15A9">
      <w:pPr>
        <w:spacing w:line="360" w:lineRule="auto"/>
        <w:jc w:val="both"/>
        <w:rPr>
          <w:rFonts w:eastAsia="Arial"/>
        </w:rPr>
      </w:pPr>
    </w:p>
    <w:p w14:paraId="000001DF" w14:textId="77777777" w:rsidR="00F1663E" w:rsidRPr="007F30A3" w:rsidRDefault="00275014" w:rsidP="00EE15A9">
      <w:pPr>
        <w:spacing w:line="360"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EE15A9">
      <w:pPr>
        <w:spacing w:line="360"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E15A9">
      <w:pPr>
        <w:spacing w:line="360" w:lineRule="auto"/>
        <w:jc w:val="both"/>
        <w:rPr>
          <w:rFonts w:eastAsia="Arial"/>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E15A9">
      <w:pPr>
        <w:spacing w:line="360" w:lineRule="auto"/>
        <w:jc w:val="both"/>
        <w:rPr>
          <w:rFonts w:eastAsia="Arial"/>
        </w:rPr>
      </w:pPr>
    </w:p>
    <w:p w14:paraId="000001E3" w14:textId="48C2BD71" w:rsidR="00F1663E" w:rsidRDefault="00215535" w:rsidP="00EE15A9">
      <w:pPr>
        <w:spacing w:line="360"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r w:rsidR="00D74008">
        <w:rPr>
          <w:rFonts w:eastAsia="Arial"/>
        </w:rPr>
        <w:t>4</w:t>
      </w:r>
      <w:r w:rsidR="00D74008" w:rsidRPr="002B72AB">
        <w:rPr>
          <w:rFonts w:eastAsia="Arial"/>
        </w:rPr>
        <w:t xml:space="preserve">a </w:t>
      </w:r>
      <w:r w:rsidR="00A20454" w:rsidRPr="002B72AB">
        <w:rPr>
          <w:rFonts w:eastAsia="Arial"/>
        </w:rPr>
        <w:t xml:space="preserve">and </w:t>
      </w:r>
      <w:r w:rsidR="00D74008">
        <w:rPr>
          <w:rFonts w:eastAsia="Arial"/>
        </w:rPr>
        <w:t>4</w:t>
      </w:r>
      <w:r w:rsidR="00D74008" w:rsidRPr="002B72AB">
        <w:rPr>
          <w:rFonts w:eastAsia="Arial"/>
        </w:rPr>
        <w:t>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ins w:id="93" w:author="Natalija Suhareva" w:date="2026-03-23T16:20:00Z" w16du:dateUtc="2026-03-23T15:20:00Z">
        <w:r w:rsidR="0050651F">
          <w:rPr>
            <w:rFonts w:eastAsia="Arial"/>
          </w:rPr>
          <w:t xml:space="preserve"> </w:t>
        </w:r>
      </w:ins>
      <w:ins w:id="94" w:author="Natalija Suhareva" w:date="2026-03-23T16:20:00Z">
        <w:r w:rsidR="0050651F" w:rsidRPr="0050651F">
          <w:rPr>
            <w:rFonts w:eastAsia="Arial"/>
          </w:rPr>
          <w:t>exposed to low pH alone</w:t>
        </w:r>
      </w:ins>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r w:rsidR="00D74008">
        <w:rPr>
          <w:rFonts w:eastAsia="Arial"/>
        </w:rPr>
        <w:t>4</w:t>
      </w:r>
      <w:r w:rsidR="00D74008" w:rsidRPr="002B72AB">
        <w:rPr>
          <w:rFonts w:eastAsia="Arial"/>
        </w:rPr>
        <w:t>b</w:t>
      </w:r>
      <w:r w:rsidR="00C726C4" w:rsidRPr="002B72AB">
        <w:rPr>
          <w:rFonts w:eastAsia="Arial"/>
        </w:rPr>
        <w:t>)</w:t>
      </w:r>
      <w:r w:rsidR="001F7F8E" w:rsidRPr="002B72AB">
        <w:rPr>
          <w:rFonts w:eastAsia="Arial"/>
        </w:rPr>
        <w:t xml:space="preserve"> </w:t>
      </w:r>
      <w:r w:rsidR="00275014" w:rsidRPr="002B72AB">
        <w:rPr>
          <w:rFonts w:eastAsia="Arial"/>
        </w:rPr>
        <w:t>(see Table S3 for Wilcoxon tests)</w:t>
      </w:r>
      <w:r w:rsidR="0006635A" w:rsidRPr="002B72AB">
        <w:rPr>
          <w:rFonts w:eastAsia="Arial"/>
        </w:rPr>
        <w:t xml:space="preserve">. </w:t>
      </w:r>
    </w:p>
    <w:p w14:paraId="0524CD16" w14:textId="77777777" w:rsidR="00EB12BE" w:rsidRPr="002B72AB" w:rsidRDefault="00EB12BE" w:rsidP="00EE15A9">
      <w:pPr>
        <w:spacing w:line="360" w:lineRule="auto"/>
        <w:jc w:val="both"/>
        <w:rPr>
          <w:rFonts w:eastAsia="Arial"/>
        </w:rPr>
      </w:pPr>
    </w:p>
    <w:p w14:paraId="68635758" w14:textId="0A322683" w:rsidR="00DA3569" w:rsidRDefault="00497F2A" w:rsidP="00EE15A9">
      <w:pPr>
        <w:spacing w:line="360"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w:t>
      </w:r>
      <w:r w:rsidR="00DD4E54">
        <w:rPr>
          <w:rFonts w:eastAsia="Arial"/>
        </w:rPr>
        <w:t>5</w:t>
      </w:r>
      <w:r w:rsidR="00211240" w:rsidRPr="002B72AB">
        <w:rPr>
          <w:rFonts w:eastAsia="Arial"/>
        </w:rPr>
        <w:t>a)</w:t>
      </w:r>
      <w:r w:rsidR="00625A0E" w:rsidRPr="002B72AB">
        <w:rPr>
          <w:rFonts w:eastAsia="Arial"/>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w:t>
      </w:r>
      <w:r w:rsidR="00DD4E54">
        <w:rPr>
          <w:rFonts w:eastAsia="Arial"/>
        </w:rPr>
        <w:t>5</w:t>
      </w:r>
      <w:r w:rsidR="003A6D2D" w:rsidRPr="002B72AB">
        <w:rPr>
          <w:rFonts w:eastAsia="Arial"/>
        </w:rPr>
        <w:t>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commentRangeStart w:id="95"/>
      <w:r w:rsidR="00EC7141" w:rsidRPr="002B72AB">
        <w:rPr>
          <w:rFonts w:eastAsia="Arial"/>
        </w:rPr>
        <w:t>adj. R² = 0.58, F(2, 187) = 129.43, p &lt; 0.05</w:t>
      </w:r>
      <w:commentRangeEnd w:id="95"/>
      <w:r w:rsidR="00485469" w:rsidRPr="002B72AB">
        <w:rPr>
          <w:rStyle w:val="CommentReference"/>
          <w:rFonts w:eastAsia="Arial"/>
          <w:sz w:val="24"/>
          <w:szCs w:val="24"/>
        </w:rPr>
        <w:commentReference w:id="95"/>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5004BF45" w14:textId="77777777" w:rsidR="00EB12BE" w:rsidRPr="002B72AB" w:rsidRDefault="00EB12BE" w:rsidP="00EE15A9">
      <w:pPr>
        <w:spacing w:line="360" w:lineRule="auto"/>
        <w:jc w:val="both"/>
        <w:rPr>
          <w:rFonts w:eastAsia="Arial"/>
        </w:rPr>
      </w:pPr>
    </w:p>
    <w:p w14:paraId="6EF27E3C" w14:textId="4C145269" w:rsidR="00625A0E" w:rsidRPr="002B72AB" w:rsidRDefault="00625A0E" w:rsidP="00EE15A9">
      <w:pPr>
        <w:spacing w:line="360"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w:t>
      </w:r>
      <w:r w:rsidR="00DD4E54">
        <w:rPr>
          <w:rFonts w:eastAsia="Arial"/>
        </w:rPr>
        <w:t>5</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rsidP="00EE15A9">
      <w:pPr>
        <w:spacing w:line="360" w:lineRule="auto"/>
        <w:jc w:val="both"/>
        <w:rPr>
          <w:rFonts w:eastAsia="Arial"/>
          <w:color w:val="FF0000"/>
        </w:rPr>
      </w:pPr>
    </w:p>
    <w:p w14:paraId="000001E7" w14:textId="2B8F55D9" w:rsidR="00F1663E" w:rsidRDefault="00F1663E" w:rsidP="00EE15A9">
      <w:pPr>
        <w:spacing w:line="360" w:lineRule="auto"/>
        <w:jc w:val="both"/>
        <w:rPr>
          <w:rFonts w:eastAsia="Arial"/>
          <w:color w:val="FF0000"/>
        </w:rPr>
      </w:pPr>
    </w:p>
    <w:p w14:paraId="491D653E" w14:textId="41FA2E0A" w:rsidR="00F9215D" w:rsidRDefault="00F9215D" w:rsidP="00EE15A9">
      <w:pPr>
        <w:spacing w:line="360" w:lineRule="auto"/>
        <w:jc w:val="both"/>
        <w:rPr>
          <w:rFonts w:eastAsia="Arial"/>
          <w:color w:val="FF0000"/>
        </w:rPr>
      </w:pPr>
    </w:p>
    <w:p w14:paraId="404FE30C" w14:textId="7905E506" w:rsidR="002A7706" w:rsidRPr="007F30A3" w:rsidRDefault="00637EC3" w:rsidP="00EE15A9">
      <w:pPr>
        <w:spacing w:line="360" w:lineRule="auto"/>
        <w:jc w:val="both"/>
        <w:rPr>
          <w:rFonts w:eastAsia="Arial"/>
          <w:color w:val="FF0000"/>
        </w:rPr>
      </w:pPr>
      <w:commentRangeStart w:id="96"/>
      <w:r>
        <w:rPr>
          <w:rFonts w:eastAsia="Arial"/>
          <w:noProof/>
          <w:color w:val="FF0000"/>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commentRangeEnd w:id="96"/>
      <w:r w:rsidR="00CD3D98" w:rsidRPr="007F30A3">
        <w:rPr>
          <w:rStyle w:val="CommentReference"/>
          <w:rFonts w:eastAsia="Arial"/>
          <w:color w:val="FF0000"/>
          <w:sz w:val="24"/>
          <w:szCs w:val="24"/>
        </w:rPr>
        <w:commentReference w:id="96"/>
      </w:r>
    </w:p>
    <w:p w14:paraId="000001E8" w14:textId="61B64C55" w:rsidR="00F1663E" w:rsidRPr="007F30A3" w:rsidRDefault="00275014" w:rsidP="00EE15A9">
      <w:pPr>
        <w:spacing w:line="360" w:lineRule="auto"/>
        <w:jc w:val="both"/>
        <w:rPr>
          <w:rFonts w:eastAsia="Arial"/>
        </w:rPr>
      </w:pPr>
      <w:r w:rsidRPr="007F30A3">
        <w:rPr>
          <w:rFonts w:eastAsia="Arial"/>
          <w:b/>
        </w:rPr>
        <w:lastRenderedPageBreak/>
        <w:t>Figure</w:t>
      </w:r>
      <w:r w:rsidR="00EB12BE">
        <w:rPr>
          <w:rFonts w:eastAsia="Arial"/>
          <w:b/>
        </w:rPr>
        <w:t xml:space="preserve"> 4a-c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conditions and those that additionally had more drivers out of reference conditions.</w:t>
      </w:r>
    </w:p>
    <w:p w14:paraId="000001E9" w14:textId="77777777" w:rsidR="00F1663E" w:rsidRPr="007F30A3" w:rsidRDefault="00F1663E" w:rsidP="00EE15A9">
      <w:pPr>
        <w:spacing w:line="360" w:lineRule="auto"/>
        <w:jc w:val="both"/>
        <w:rPr>
          <w:rFonts w:eastAsia="Arial"/>
        </w:rPr>
      </w:pPr>
    </w:p>
    <w:p w14:paraId="0F964CED" w14:textId="792F8FF9" w:rsidR="00326B12" w:rsidRPr="00D36660" w:rsidRDefault="00326B12" w:rsidP="00EE15A9">
      <w:pPr>
        <w:spacing w:line="360" w:lineRule="auto"/>
        <w:jc w:val="both"/>
        <w:rPr>
          <w:rFonts w:eastAsia="Arial"/>
        </w:rPr>
      </w:pPr>
    </w:p>
    <w:p w14:paraId="270B5E97" w14:textId="2C3496AA" w:rsidR="006D40E7" w:rsidRDefault="006D40E7" w:rsidP="00EE15A9">
      <w:pPr>
        <w:spacing w:line="360" w:lineRule="auto"/>
        <w:jc w:val="both"/>
        <w:rPr>
          <w:rFonts w:eastAsia="Arial"/>
          <w:color w:val="FF0000"/>
        </w:rPr>
      </w:pPr>
    </w:p>
    <w:p w14:paraId="705C5442" w14:textId="186C0125" w:rsidR="001E5A4C" w:rsidRDefault="001E5A4C" w:rsidP="00EE15A9">
      <w:pPr>
        <w:spacing w:line="360" w:lineRule="auto"/>
        <w:jc w:val="both"/>
        <w:rPr>
          <w:rFonts w:eastAsia="Arial"/>
          <w:color w:val="FF0000"/>
        </w:rPr>
      </w:pPr>
    </w:p>
    <w:p w14:paraId="6D459078" w14:textId="1C6214FB" w:rsidR="00094593" w:rsidRDefault="00316A71" w:rsidP="00EE15A9">
      <w:pPr>
        <w:spacing w:line="360" w:lineRule="auto"/>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6F87025E" w:rsidR="001E5A4C" w:rsidRPr="00743779" w:rsidRDefault="00700070" w:rsidP="00EE15A9">
      <w:pPr>
        <w:spacing w:line="360" w:lineRule="auto"/>
        <w:jc w:val="both"/>
        <w:rPr>
          <w:rFonts w:eastAsia="Arial"/>
        </w:rPr>
      </w:pPr>
      <w:r w:rsidRPr="00743779">
        <w:rPr>
          <w:rFonts w:eastAsia="Arial"/>
          <w:b/>
          <w:bCs/>
        </w:rPr>
        <w:t>Figure</w:t>
      </w:r>
      <w:r w:rsidR="00075911" w:rsidRPr="00743779">
        <w:rPr>
          <w:rFonts w:eastAsia="Arial"/>
          <w:b/>
          <w:bCs/>
        </w:rPr>
        <w:t xml:space="preserve"> </w:t>
      </w:r>
      <w:r w:rsidR="00EB12BE">
        <w:rPr>
          <w:rFonts w:eastAsia="Arial"/>
          <w:b/>
          <w:bCs/>
        </w:rPr>
        <w:t>5a-b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w:t>
      </w:r>
      <w:commentRangeStart w:id="97"/>
      <w:r w:rsidR="001E0980" w:rsidRPr="00743779">
        <w:rPr>
          <w:rFonts w:eastAsia="Arial"/>
        </w:rPr>
        <w:t>points</w:t>
      </w:r>
      <w:commentRangeEnd w:id="97"/>
      <w:r w:rsidR="00485469" w:rsidRPr="00743779">
        <w:rPr>
          <w:rStyle w:val="CommentReference"/>
          <w:rFonts w:eastAsia="Arial"/>
          <w:sz w:val="24"/>
          <w:szCs w:val="24"/>
        </w:rPr>
        <w:commentReference w:id="97"/>
      </w:r>
      <w:r w:rsidR="001E0980" w:rsidRPr="00743779">
        <w:rPr>
          <w:rFonts w:eastAsia="Arial"/>
        </w:rPr>
        <w:t xml:space="preserve">. </w:t>
      </w:r>
    </w:p>
    <w:p w14:paraId="31BF0BD4" w14:textId="68530900" w:rsidR="005058DF" w:rsidRPr="00743779" w:rsidRDefault="005058DF" w:rsidP="00EE15A9">
      <w:pPr>
        <w:spacing w:line="360" w:lineRule="auto"/>
        <w:jc w:val="both"/>
        <w:rPr>
          <w:rFonts w:eastAsia="Arial"/>
          <w:color w:val="FF0000"/>
        </w:rPr>
      </w:pPr>
    </w:p>
    <w:p w14:paraId="2DA5B5B8" w14:textId="412BA6E1" w:rsidR="00C752E4" w:rsidRPr="00743779" w:rsidRDefault="00C752E4" w:rsidP="00EE15A9">
      <w:pPr>
        <w:spacing w:line="360" w:lineRule="auto"/>
        <w:jc w:val="both"/>
        <w:rPr>
          <w:rFonts w:eastAsia="Arial"/>
        </w:rPr>
      </w:pPr>
      <w:commentRangeStart w:id="98"/>
      <w:r w:rsidRPr="00743779">
        <w:rPr>
          <w:rFonts w:eastAsia="Arial"/>
        </w:rPr>
        <w:t xml:space="preserve">The parameters of </w:t>
      </w:r>
      <w:commentRangeEnd w:id="98"/>
      <w:r w:rsidR="00485469" w:rsidRPr="00743779">
        <w:rPr>
          <w:rStyle w:val="CommentReference"/>
          <w:rFonts w:eastAsia="Arial"/>
          <w:sz w:val="24"/>
          <w:szCs w:val="24"/>
        </w:rPr>
        <w:commentReference w:id="98"/>
      </w:r>
      <w:r w:rsidRPr="00743779">
        <w:rPr>
          <w:rFonts w:eastAsia="Arial"/>
        </w:rPr>
        <w:t xml:space="preserve">the seawater physico-chemical parameters in the two experiments are summarized in the Table 2. </w:t>
      </w:r>
    </w:p>
    <w:p w14:paraId="49392896" w14:textId="77777777" w:rsidR="00C752E4" w:rsidRPr="00743779" w:rsidRDefault="00C752E4" w:rsidP="00EE15A9">
      <w:pPr>
        <w:spacing w:line="360"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000000" w:rsidP="00EE15A9">
      <w:pPr>
        <w:spacing w:line="360" w:lineRule="auto"/>
        <w:jc w:val="both"/>
      </w:pPr>
      <w:sdt>
        <w:sdtPr>
          <w:tag w:val="goog_rdk_47"/>
          <w:id w:val="130604917"/>
        </w:sdtPr>
        <w:sdtContent/>
      </w:sdt>
    </w:p>
    <w:p w14:paraId="40507DB6" w14:textId="77777777" w:rsidR="00C752E4" w:rsidRPr="00743779" w:rsidRDefault="00C752E4" w:rsidP="00EE15A9">
      <w:pPr>
        <w:spacing w:line="360" w:lineRule="auto"/>
      </w:pPr>
    </w:p>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EE15A9">
            <w:pPr>
              <w:spacing w:line="360"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EE15A9">
            <w:pPr>
              <w:spacing w:line="360"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EE15A9">
            <w:pPr>
              <w:spacing w:line="360"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EE15A9">
            <w:pPr>
              <w:spacing w:line="360"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EE15A9">
            <w:pPr>
              <w:spacing w:line="360"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EE15A9">
            <w:pPr>
              <w:spacing w:line="360"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EE15A9">
            <w:pPr>
              <w:spacing w:line="360"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EE15A9">
            <w:pPr>
              <w:spacing w:line="360"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EE15A9">
            <w:pPr>
              <w:spacing w:line="360" w:lineRule="auto"/>
              <w:jc w:val="both"/>
              <w:rPr>
                <w:rFonts w:eastAsia="Arial"/>
                <w:vertAlign w:val="subscript"/>
              </w:rPr>
            </w:pPr>
            <w:r w:rsidRPr="007959EA">
              <w:rPr>
                <w:rFonts w:eastAsia="Arial"/>
              </w:rPr>
              <w:t>Ω</w:t>
            </w:r>
            <w:r w:rsidRPr="007959EA">
              <w:rPr>
                <w:rFonts w:eastAsia="Arial"/>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EE15A9">
            <w:pPr>
              <w:spacing w:line="360" w:lineRule="auto"/>
              <w:jc w:val="center"/>
              <w:rPr>
                <w:rFonts w:eastAsia="Arial"/>
              </w:rPr>
            </w:pPr>
            <w:r w:rsidRPr="007959EA">
              <w:rPr>
                <w:rFonts w:eastAsia="Arial"/>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EE15A9">
            <w:pPr>
              <w:spacing w:line="360"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EE15A9">
            <w:pPr>
              <w:spacing w:line="360"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A597BCC" w14:textId="77777777" w:rsidR="00C752E4" w:rsidRPr="007959EA" w:rsidRDefault="00C752E4" w:rsidP="00EE15A9">
            <w:pPr>
              <w:spacing w:line="360"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EE15A9">
            <w:pPr>
              <w:spacing w:line="360"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43748319" w14:textId="77777777" w:rsidR="00C752E4" w:rsidRPr="007959EA" w:rsidRDefault="00C752E4" w:rsidP="00EE15A9">
            <w:pPr>
              <w:spacing w:line="360"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67D63FA7" w14:textId="77777777" w:rsidR="00C752E4" w:rsidRPr="007959EA" w:rsidRDefault="00C752E4" w:rsidP="00EE15A9">
            <w:pPr>
              <w:spacing w:line="360"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2154E740" w14:textId="77777777" w:rsidR="00C752E4" w:rsidRPr="007959EA" w:rsidRDefault="00C752E4" w:rsidP="00EE15A9">
            <w:pPr>
              <w:spacing w:line="360"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51384636" w14:textId="77777777" w:rsidR="00C752E4" w:rsidRPr="007959EA" w:rsidRDefault="00C752E4" w:rsidP="00EE15A9">
            <w:pPr>
              <w:spacing w:line="360" w:lineRule="auto"/>
              <w:jc w:val="both"/>
              <w:rPr>
                <w:rFonts w:eastAsia="Arial"/>
              </w:rPr>
            </w:pPr>
            <w:r w:rsidRPr="007959EA">
              <w:rPr>
                <w:rFonts w:eastAsia="Arial"/>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EE15A9">
            <w:pPr>
              <w:spacing w:line="360"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EE15A9">
            <w:pPr>
              <w:spacing w:line="360"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4351F699" w14:textId="77777777" w:rsidR="00C752E4" w:rsidRPr="007959EA" w:rsidRDefault="00C752E4" w:rsidP="00EE15A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EE15A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EE15A9">
            <w:pPr>
              <w:spacing w:line="360"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0B3A6E1E" w14:textId="77777777" w:rsidR="00C752E4" w:rsidRPr="007959EA" w:rsidRDefault="00C752E4" w:rsidP="00EE15A9">
            <w:pPr>
              <w:spacing w:line="360"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5B9F3CD4" w14:textId="77777777" w:rsidR="00C752E4" w:rsidRPr="007959EA" w:rsidRDefault="00C752E4" w:rsidP="00EE15A9">
            <w:pPr>
              <w:spacing w:line="360"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06ED793F" w14:textId="77777777" w:rsidR="00C752E4" w:rsidRPr="007959EA" w:rsidRDefault="00C752E4" w:rsidP="00EE15A9">
            <w:pPr>
              <w:spacing w:line="360"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5F510C66" w14:textId="77777777" w:rsidR="00C752E4" w:rsidRPr="007959EA" w:rsidRDefault="00C752E4" w:rsidP="00EE15A9">
            <w:pPr>
              <w:spacing w:line="360" w:lineRule="auto"/>
              <w:jc w:val="both"/>
              <w:rPr>
                <w:rFonts w:eastAsia="Arial"/>
              </w:rPr>
            </w:pPr>
            <w:r w:rsidRPr="007959EA">
              <w:rPr>
                <w:rFonts w:eastAsia="Arial"/>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EE15A9">
            <w:pPr>
              <w:spacing w:line="360"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A2CE3CA" w14:textId="77777777" w:rsidR="00C752E4" w:rsidRPr="007959EA" w:rsidRDefault="00C752E4" w:rsidP="00EE15A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EE15A9">
            <w:pPr>
              <w:spacing w:line="360"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EE15A9">
            <w:pPr>
              <w:spacing w:line="360"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0C531957" w14:textId="77777777" w:rsidR="00C752E4" w:rsidRPr="007959EA" w:rsidRDefault="00C752E4" w:rsidP="00EE15A9">
            <w:pPr>
              <w:spacing w:line="360"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6AFFE4F6" w14:textId="77777777" w:rsidR="00C752E4" w:rsidRPr="007959EA" w:rsidRDefault="00C752E4" w:rsidP="00EE15A9">
            <w:pPr>
              <w:spacing w:line="360"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5FFA0B5" w14:textId="77777777" w:rsidR="00C752E4" w:rsidRPr="007959EA" w:rsidRDefault="00C752E4" w:rsidP="00EE15A9">
            <w:pPr>
              <w:spacing w:line="360"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6AC53CCF" w14:textId="77777777" w:rsidR="00C752E4" w:rsidRPr="007959EA" w:rsidRDefault="00C752E4" w:rsidP="00EE15A9">
            <w:pPr>
              <w:spacing w:line="360" w:lineRule="auto"/>
              <w:jc w:val="both"/>
              <w:rPr>
                <w:rFonts w:eastAsia="Arial"/>
              </w:rPr>
            </w:pPr>
            <w:r w:rsidRPr="007959EA">
              <w:rPr>
                <w:rFonts w:eastAsia="Arial"/>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EE15A9">
            <w:pPr>
              <w:spacing w:line="360" w:lineRule="auto"/>
              <w:jc w:val="both"/>
              <w:rPr>
                <w:rFonts w:eastAsia="Arial"/>
              </w:rPr>
            </w:pPr>
            <w:r w:rsidRPr="007959EA">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EE15A9">
            <w:pPr>
              <w:spacing w:line="360"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74687D4F" w14:textId="77777777" w:rsidR="00C752E4" w:rsidRPr="007959EA" w:rsidRDefault="00C752E4" w:rsidP="00EE15A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EE15A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EE15A9">
            <w:pPr>
              <w:spacing w:line="360"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2543ABCC" w14:textId="77777777" w:rsidR="00C752E4" w:rsidRPr="007959EA" w:rsidRDefault="00C752E4" w:rsidP="00EE15A9">
            <w:pPr>
              <w:spacing w:line="360"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30226F14" w14:textId="77777777" w:rsidR="00C752E4" w:rsidRPr="007959EA" w:rsidRDefault="00C752E4" w:rsidP="00EE15A9">
            <w:pPr>
              <w:spacing w:line="360"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340C0E0F" w14:textId="77777777" w:rsidR="00C752E4" w:rsidRPr="007959EA" w:rsidRDefault="00C752E4" w:rsidP="00EE15A9">
            <w:pPr>
              <w:spacing w:line="360"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D842D57" w14:textId="77777777" w:rsidR="00C752E4" w:rsidRPr="007959EA" w:rsidRDefault="00C752E4" w:rsidP="00EE15A9">
            <w:pPr>
              <w:spacing w:line="360" w:lineRule="auto"/>
              <w:jc w:val="both"/>
              <w:rPr>
                <w:rFonts w:eastAsia="Arial"/>
              </w:rPr>
            </w:pPr>
            <w:r w:rsidRPr="007959EA">
              <w:rPr>
                <w:rFonts w:eastAsia="Arial"/>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EE15A9">
            <w:pPr>
              <w:spacing w:line="360"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EE15A9">
            <w:pPr>
              <w:spacing w:line="360"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6A2FD084" w14:textId="77777777" w:rsidR="00C752E4" w:rsidRPr="007959EA" w:rsidRDefault="00C752E4" w:rsidP="00EE15A9">
            <w:pPr>
              <w:spacing w:line="360"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EE15A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EE15A9">
            <w:pPr>
              <w:spacing w:line="360"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5FC85479" w14:textId="77777777" w:rsidR="00C752E4" w:rsidRPr="007959EA" w:rsidRDefault="00C752E4" w:rsidP="00EE15A9">
            <w:pPr>
              <w:spacing w:line="360"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235D9B39" w14:textId="77777777" w:rsidR="00C752E4" w:rsidRPr="007959EA" w:rsidRDefault="00C752E4" w:rsidP="00EE15A9">
            <w:pPr>
              <w:spacing w:line="360"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59189772" w14:textId="77777777" w:rsidR="00C752E4" w:rsidRPr="007959EA" w:rsidRDefault="00C752E4" w:rsidP="00EE15A9">
            <w:pPr>
              <w:spacing w:line="360"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1F76E408" w14:textId="77777777" w:rsidR="00C752E4" w:rsidRPr="007959EA" w:rsidRDefault="00C752E4" w:rsidP="00EE15A9">
            <w:pPr>
              <w:spacing w:line="360" w:lineRule="auto"/>
              <w:jc w:val="both"/>
              <w:rPr>
                <w:rFonts w:eastAsia="Arial"/>
              </w:rPr>
            </w:pPr>
            <w:r w:rsidRPr="007959EA">
              <w:rPr>
                <w:rFonts w:eastAsia="Arial"/>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EE15A9">
            <w:pPr>
              <w:spacing w:line="360"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470FBB4" w14:textId="77777777" w:rsidR="00C752E4" w:rsidRPr="007959EA" w:rsidRDefault="00C752E4" w:rsidP="00EE15A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EE15A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EE15A9">
            <w:pPr>
              <w:spacing w:line="360"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BEF9B2C" w14:textId="77777777" w:rsidR="00C752E4" w:rsidRPr="007959EA" w:rsidRDefault="00C752E4" w:rsidP="00EE15A9">
            <w:pPr>
              <w:spacing w:line="360"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6220E9F5" w14:textId="77777777" w:rsidR="00C752E4" w:rsidRPr="007959EA" w:rsidRDefault="00C752E4" w:rsidP="00EE15A9">
            <w:pPr>
              <w:spacing w:line="360"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23BC4954" w14:textId="77777777" w:rsidR="00C752E4" w:rsidRPr="007959EA" w:rsidRDefault="00C752E4" w:rsidP="00EE15A9">
            <w:pPr>
              <w:spacing w:line="360"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0955CF85" w14:textId="77777777" w:rsidR="00C752E4" w:rsidRPr="007959EA" w:rsidRDefault="00C752E4" w:rsidP="00EE15A9">
            <w:pPr>
              <w:spacing w:line="360" w:lineRule="auto"/>
              <w:jc w:val="both"/>
              <w:rPr>
                <w:rFonts w:eastAsia="Arial"/>
              </w:rPr>
            </w:pPr>
            <w:r w:rsidRPr="007959EA">
              <w:rPr>
                <w:rFonts w:eastAsia="Arial"/>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EE15A9">
            <w:pPr>
              <w:spacing w:line="360"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2D061BA" w14:textId="77777777" w:rsidR="00C752E4" w:rsidRPr="007959EA" w:rsidRDefault="00C752E4" w:rsidP="00EE15A9">
            <w:pPr>
              <w:spacing w:line="360"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EE15A9">
            <w:pPr>
              <w:spacing w:line="360"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569494E8" w14:textId="77777777" w:rsidR="00C752E4" w:rsidRPr="007959EA" w:rsidRDefault="00C752E4" w:rsidP="00EE15A9">
            <w:pPr>
              <w:spacing w:line="360"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1D21621F" w14:textId="77777777" w:rsidR="00C752E4" w:rsidRPr="007959EA" w:rsidRDefault="00C752E4" w:rsidP="00EE15A9">
            <w:pPr>
              <w:spacing w:line="360"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24BE10F0" w14:textId="77777777" w:rsidR="00C752E4" w:rsidRPr="007959EA" w:rsidRDefault="00C752E4" w:rsidP="00EE15A9">
            <w:pPr>
              <w:spacing w:line="360"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2A9C7A37" w14:textId="77777777" w:rsidR="00C752E4" w:rsidRPr="007959EA" w:rsidRDefault="00C752E4" w:rsidP="00EE15A9">
            <w:pPr>
              <w:spacing w:line="360" w:lineRule="auto"/>
              <w:jc w:val="both"/>
              <w:rPr>
                <w:rFonts w:eastAsia="Arial"/>
              </w:rPr>
            </w:pPr>
            <w:r w:rsidRPr="007959EA">
              <w:rPr>
                <w:rFonts w:eastAsia="Arial"/>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EE15A9">
            <w:pPr>
              <w:spacing w:line="360"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1E9CD46" w14:textId="77777777" w:rsidR="00C752E4" w:rsidRPr="007959EA" w:rsidRDefault="00C752E4" w:rsidP="00EE15A9">
            <w:pPr>
              <w:spacing w:line="360"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EE15A9">
            <w:pPr>
              <w:spacing w:line="360"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6F42A5CF" w14:textId="77777777" w:rsidR="00C752E4" w:rsidRPr="007959EA" w:rsidRDefault="00C752E4" w:rsidP="00EE15A9">
            <w:pPr>
              <w:spacing w:line="360"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6ADFF68D" w14:textId="77777777" w:rsidR="00C752E4" w:rsidRPr="007959EA" w:rsidRDefault="00C752E4" w:rsidP="00EE15A9">
            <w:pPr>
              <w:spacing w:line="360"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2D025EE8" w14:textId="77777777" w:rsidR="00C752E4" w:rsidRPr="007959EA" w:rsidRDefault="00C752E4" w:rsidP="00EE15A9">
            <w:pPr>
              <w:spacing w:line="360"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4EFFC279" w14:textId="77777777" w:rsidR="00C752E4" w:rsidRPr="007959EA" w:rsidRDefault="00C752E4" w:rsidP="00EE15A9">
            <w:pPr>
              <w:spacing w:line="360" w:lineRule="auto"/>
              <w:jc w:val="both"/>
              <w:rPr>
                <w:rFonts w:eastAsia="Arial"/>
              </w:rPr>
            </w:pPr>
            <w:r w:rsidRPr="007959EA">
              <w:rPr>
                <w:rFonts w:eastAsia="Arial"/>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EE15A9">
            <w:pPr>
              <w:spacing w:line="360"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709962E3" w14:textId="77777777" w:rsidR="00C752E4" w:rsidRPr="007959EA" w:rsidRDefault="00C752E4" w:rsidP="00EE15A9">
            <w:pPr>
              <w:spacing w:line="360"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EE15A9">
            <w:pPr>
              <w:spacing w:line="360"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5597F8A4" w14:textId="77777777" w:rsidR="00C752E4" w:rsidRPr="007959EA" w:rsidRDefault="00C752E4" w:rsidP="00EE15A9">
            <w:pPr>
              <w:spacing w:line="360"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422A845E" w14:textId="77777777" w:rsidR="00C752E4" w:rsidRPr="007959EA" w:rsidRDefault="00C752E4" w:rsidP="00EE15A9">
            <w:pPr>
              <w:spacing w:line="360"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7424ED5A" w14:textId="77777777" w:rsidR="00C752E4" w:rsidRPr="007959EA" w:rsidRDefault="00C752E4" w:rsidP="00EE15A9">
            <w:pPr>
              <w:spacing w:line="360"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47B2826B" w14:textId="77777777" w:rsidR="00C752E4" w:rsidRPr="007959EA" w:rsidRDefault="00C752E4" w:rsidP="00EE15A9">
            <w:pPr>
              <w:spacing w:line="360" w:lineRule="auto"/>
              <w:jc w:val="both"/>
              <w:rPr>
                <w:rFonts w:eastAsia="Arial"/>
              </w:rPr>
            </w:pPr>
            <w:r w:rsidRPr="007959EA">
              <w:rPr>
                <w:rFonts w:eastAsia="Arial"/>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EE15A9">
            <w:pPr>
              <w:spacing w:line="360"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B21CDBD" w14:textId="77777777" w:rsidR="00C752E4" w:rsidRPr="007959EA" w:rsidRDefault="00C752E4" w:rsidP="00EE15A9">
            <w:pPr>
              <w:spacing w:line="360"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EE15A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EE15A9">
            <w:pPr>
              <w:spacing w:line="360"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6001936B" w14:textId="77777777" w:rsidR="00C752E4" w:rsidRPr="007959EA" w:rsidRDefault="00C752E4" w:rsidP="00EE15A9">
            <w:pPr>
              <w:spacing w:line="360"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7816390" w14:textId="77777777" w:rsidR="00C752E4" w:rsidRPr="007959EA" w:rsidRDefault="00C752E4" w:rsidP="00EE15A9">
            <w:pPr>
              <w:spacing w:line="360"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79D5502B" w14:textId="77777777" w:rsidR="00C752E4" w:rsidRPr="007959EA" w:rsidRDefault="00C752E4" w:rsidP="00EE15A9">
            <w:pPr>
              <w:spacing w:line="360"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7717F0E" w14:textId="77777777" w:rsidR="00C752E4" w:rsidRPr="007959EA" w:rsidRDefault="00C752E4" w:rsidP="00EE15A9">
            <w:pPr>
              <w:spacing w:line="360" w:lineRule="auto"/>
              <w:jc w:val="both"/>
              <w:rPr>
                <w:rFonts w:eastAsia="Arial"/>
              </w:rPr>
            </w:pPr>
            <w:r w:rsidRPr="007959EA">
              <w:rPr>
                <w:rFonts w:eastAsia="Arial"/>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EE15A9">
            <w:pPr>
              <w:spacing w:line="360"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5DC104E" w14:textId="77777777" w:rsidR="00C752E4" w:rsidRPr="007959EA" w:rsidRDefault="00C752E4" w:rsidP="00EE15A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EE15A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EE15A9">
            <w:pPr>
              <w:spacing w:line="360"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588BF28F" w14:textId="77777777" w:rsidR="00C752E4" w:rsidRPr="007959EA" w:rsidRDefault="00C752E4" w:rsidP="00EE15A9">
            <w:pPr>
              <w:spacing w:line="360"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0BE53BAF" w14:textId="77777777" w:rsidR="00C752E4" w:rsidRPr="007959EA" w:rsidRDefault="00C752E4" w:rsidP="00EE15A9">
            <w:pPr>
              <w:spacing w:line="360"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742F52FB" w14:textId="77777777" w:rsidR="00C752E4" w:rsidRPr="007959EA" w:rsidRDefault="00C752E4" w:rsidP="00EE15A9">
            <w:pPr>
              <w:spacing w:line="360"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568F600B" w14:textId="77777777" w:rsidR="00C752E4" w:rsidRPr="007959EA" w:rsidRDefault="00C752E4" w:rsidP="00EE15A9">
            <w:pPr>
              <w:spacing w:line="360" w:lineRule="auto"/>
              <w:jc w:val="both"/>
              <w:rPr>
                <w:rFonts w:eastAsia="Arial"/>
              </w:rPr>
            </w:pPr>
            <w:r w:rsidRPr="007959EA">
              <w:rPr>
                <w:rFonts w:eastAsia="Arial"/>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EE15A9">
            <w:pPr>
              <w:spacing w:line="360"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9A6990" w14:textId="77777777" w:rsidR="00C752E4" w:rsidRPr="007959EA" w:rsidRDefault="00C752E4" w:rsidP="00EE15A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EE15A9">
            <w:pPr>
              <w:spacing w:line="360"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EE15A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002FC339" w14:textId="77777777" w:rsidR="00C752E4" w:rsidRPr="007959EA" w:rsidRDefault="00C752E4" w:rsidP="00EE15A9">
            <w:pPr>
              <w:spacing w:line="360"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4361066C" w14:textId="77777777" w:rsidR="00C752E4" w:rsidRPr="007959EA" w:rsidRDefault="00C752E4" w:rsidP="00EE15A9">
            <w:pPr>
              <w:spacing w:line="360"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7C403739" w14:textId="77777777" w:rsidR="00C752E4" w:rsidRPr="007959EA" w:rsidRDefault="00C752E4" w:rsidP="00EE15A9">
            <w:pPr>
              <w:spacing w:line="360"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469373B4" w14:textId="77777777" w:rsidR="00C752E4" w:rsidRPr="007959EA" w:rsidRDefault="00C752E4" w:rsidP="00EE15A9">
            <w:pPr>
              <w:spacing w:line="360" w:lineRule="auto"/>
              <w:jc w:val="both"/>
              <w:rPr>
                <w:rFonts w:eastAsia="Arial"/>
              </w:rPr>
            </w:pPr>
            <w:r w:rsidRPr="007959EA">
              <w:rPr>
                <w:rFonts w:eastAsia="Arial"/>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EE15A9">
            <w:pPr>
              <w:spacing w:line="360"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898F254" w14:textId="77777777" w:rsidR="00C752E4" w:rsidRPr="007959EA" w:rsidRDefault="00C752E4" w:rsidP="00EE15A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EE15A9">
            <w:pPr>
              <w:spacing w:line="360"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EE15A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3483C7C" w14:textId="77777777" w:rsidR="00C752E4" w:rsidRPr="007959EA" w:rsidRDefault="00C752E4" w:rsidP="00EE15A9">
            <w:pPr>
              <w:spacing w:line="360"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75452A53" w14:textId="77777777" w:rsidR="00C752E4" w:rsidRPr="007959EA" w:rsidRDefault="00C752E4" w:rsidP="00EE15A9">
            <w:pPr>
              <w:spacing w:line="360"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7975A4B7" w14:textId="77777777" w:rsidR="00C752E4" w:rsidRPr="007959EA" w:rsidRDefault="00C752E4" w:rsidP="00EE15A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13CF658" w14:textId="77777777" w:rsidR="00C752E4" w:rsidRPr="007959EA" w:rsidRDefault="00C752E4" w:rsidP="00EE15A9">
            <w:pPr>
              <w:spacing w:line="360" w:lineRule="auto"/>
              <w:jc w:val="both"/>
              <w:rPr>
                <w:rFonts w:eastAsia="Arial"/>
              </w:rPr>
            </w:pPr>
            <w:r w:rsidRPr="007959EA">
              <w:rPr>
                <w:rFonts w:eastAsia="Arial"/>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EE15A9">
            <w:pPr>
              <w:spacing w:line="360"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4607DDA" w14:textId="77777777" w:rsidR="00C752E4" w:rsidRPr="007959EA" w:rsidRDefault="00C752E4" w:rsidP="00EE15A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EE15A9">
            <w:pPr>
              <w:spacing w:line="360"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EE15A9">
            <w:pPr>
              <w:spacing w:line="360"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A48C588" w14:textId="77777777" w:rsidR="00C752E4" w:rsidRPr="007959EA" w:rsidRDefault="00C752E4" w:rsidP="00EE15A9">
            <w:pPr>
              <w:spacing w:line="360"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74CEA74D" w14:textId="77777777" w:rsidR="00C752E4" w:rsidRPr="007959EA" w:rsidRDefault="00C752E4" w:rsidP="00EE15A9">
            <w:pPr>
              <w:spacing w:line="360"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36F53E51" w14:textId="77777777" w:rsidR="00C752E4" w:rsidRPr="007959EA" w:rsidRDefault="00C752E4" w:rsidP="00EE15A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79648150" w14:textId="77777777" w:rsidR="00C752E4" w:rsidRPr="007959EA" w:rsidRDefault="00C752E4" w:rsidP="00EE15A9">
            <w:pPr>
              <w:spacing w:line="360" w:lineRule="auto"/>
              <w:jc w:val="both"/>
              <w:rPr>
                <w:rFonts w:eastAsia="Arial"/>
              </w:rPr>
            </w:pPr>
            <w:r w:rsidRPr="007959EA">
              <w:rPr>
                <w:rFonts w:eastAsia="Arial"/>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EE15A9">
            <w:pPr>
              <w:spacing w:line="360"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EE15A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6A5DF59E" w14:textId="77777777" w:rsidR="00C752E4" w:rsidRPr="007959EA" w:rsidRDefault="00C752E4" w:rsidP="00EE15A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EE15A9">
            <w:pPr>
              <w:spacing w:line="360"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EE15A9">
            <w:pPr>
              <w:spacing w:line="360"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3A195DFC" w14:textId="77777777" w:rsidR="00C752E4" w:rsidRPr="007959EA" w:rsidRDefault="00C752E4" w:rsidP="00EE15A9">
            <w:pPr>
              <w:spacing w:line="360"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7A375B71" w14:textId="77777777" w:rsidR="00C752E4" w:rsidRPr="007959EA" w:rsidRDefault="00C752E4" w:rsidP="00EE15A9">
            <w:pPr>
              <w:spacing w:line="360"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38BC0885" w14:textId="77777777" w:rsidR="00C752E4" w:rsidRPr="007959EA" w:rsidRDefault="00C752E4" w:rsidP="00EE15A9">
            <w:pPr>
              <w:spacing w:line="360"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09FA392" w14:textId="77777777" w:rsidR="00C752E4" w:rsidRPr="007959EA" w:rsidRDefault="00C752E4" w:rsidP="00EE15A9">
            <w:pPr>
              <w:spacing w:line="360" w:lineRule="auto"/>
              <w:jc w:val="both"/>
              <w:rPr>
                <w:rFonts w:eastAsia="Arial"/>
              </w:rPr>
            </w:pPr>
            <w:r w:rsidRPr="007959EA">
              <w:rPr>
                <w:rFonts w:eastAsia="Arial"/>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EE15A9">
            <w:pPr>
              <w:spacing w:line="360" w:lineRule="auto"/>
              <w:jc w:val="center"/>
              <w:rPr>
                <w:rFonts w:eastAsia="Arial"/>
              </w:rPr>
            </w:pPr>
            <w:r w:rsidRPr="007959EA">
              <w:rPr>
                <w:rFonts w:eastAsia="Arial"/>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EE15A9">
            <w:pPr>
              <w:spacing w:line="360"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EE15A9">
            <w:pPr>
              <w:spacing w:line="360"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39B5A235" w14:textId="77777777" w:rsidR="00C752E4" w:rsidRPr="007959EA" w:rsidRDefault="00C752E4" w:rsidP="00EE15A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4B7DF7D8" w14:textId="77777777" w:rsidR="00C752E4" w:rsidRPr="007959EA" w:rsidRDefault="00C752E4" w:rsidP="00EE15A9">
            <w:pPr>
              <w:spacing w:line="360"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A99E4C6" w14:textId="77777777" w:rsidR="00C752E4" w:rsidRPr="007959EA" w:rsidRDefault="00C752E4" w:rsidP="00EE15A9">
            <w:pPr>
              <w:spacing w:line="360"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CEA4876" w14:textId="77777777" w:rsidR="00C752E4" w:rsidRPr="007959EA" w:rsidRDefault="00C752E4" w:rsidP="00EE15A9">
            <w:pPr>
              <w:spacing w:line="360"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02EAAA1E" w14:textId="77777777" w:rsidR="00C752E4" w:rsidRPr="007959EA" w:rsidRDefault="00C752E4" w:rsidP="00EE15A9">
            <w:pPr>
              <w:spacing w:line="360"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7F8CECCE" w14:textId="77777777" w:rsidR="00C752E4" w:rsidRPr="007959EA" w:rsidRDefault="00C752E4" w:rsidP="00EE15A9">
            <w:pPr>
              <w:spacing w:line="360" w:lineRule="auto"/>
              <w:jc w:val="right"/>
              <w:rPr>
                <w:rFonts w:eastAsia="Arial"/>
              </w:rPr>
            </w:pPr>
            <w:r w:rsidRPr="007959EA">
              <w:rPr>
                <w:rFonts w:eastAsia="Arial"/>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EE15A9">
            <w:pPr>
              <w:spacing w:line="360"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EE15A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55B6753D" w14:textId="77777777" w:rsidR="00C752E4" w:rsidRPr="007959EA" w:rsidRDefault="00C752E4" w:rsidP="00EE15A9">
            <w:pPr>
              <w:spacing w:line="360"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EE15A9">
            <w:pPr>
              <w:spacing w:line="360"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00B75C4E" w14:textId="77777777" w:rsidR="00C752E4" w:rsidRPr="007959EA" w:rsidRDefault="00C752E4" w:rsidP="00EE15A9">
            <w:pPr>
              <w:spacing w:line="360"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155CDC54" w14:textId="77777777" w:rsidR="00C752E4" w:rsidRPr="007959EA" w:rsidRDefault="00C752E4" w:rsidP="00EE15A9">
            <w:pPr>
              <w:spacing w:line="360"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267D3AA4" w14:textId="77777777" w:rsidR="00C752E4" w:rsidRPr="007959EA" w:rsidRDefault="00C752E4" w:rsidP="00EE15A9">
            <w:pPr>
              <w:spacing w:line="360"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2D3F666E" w14:textId="77777777" w:rsidR="00C752E4" w:rsidRPr="007959EA" w:rsidRDefault="00C752E4" w:rsidP="00EE15A9">
            <w:pPr>
              <w:spacing w:line="360"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744958AC" w14:textId="77777777" w:rsidR="00C752E4" w:rsidRPr="007959EA" w:rsidRDefault="00C752E4" w:rsidP="00EE15A9">
            <w:pPr>
              <w:spacing w:line="360" w:lineRule="auto"/>
              <w:jc w:val="right"/>
              <w:rPr>
                <w:rFonts w:eastAsia="Arial"/>
              </w:rPr>
            </w:pPr>
            <w:r w:rsidRPr="007959EA">
              <w:rPr>
                <w:rFonts w:eastAsia="Arial"/>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EE15A9">
            <w:pPr>
              <w:spacing w:line="360"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EE15A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0E5C8AB7" w14:textId="77777777" w:rsidR="00C752E4" w:rsidRPr="007959EA" w:rsidRDefault="00C752E4" w:rsidP="00EE15A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EE15A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B5C4C02" w14:textId="77777777" w:rsidR="00C752E4" w:rsidRPr="007959EA" w:rsidRDefault="00C752E4" w:rsidP="00EE15A9">
            <w:pPr>
              <w:spacing w:line="360"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1EDCF299" w14:textId="77777777" w:rsidR="00C752E4" w:rsidRPr="007959EA" w:rsidRDefault="00C752E4" w:rsidP="00EE15A9">
            <w:pPr>
              <w:spacing w:line="360"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1D539374" w14:textId="77777777" w:rsidR="00C752E4" w:rsidRPr="007959EA" w:rsidRDefault="00C752E4" w:rsidP="00EE15A9">
            <w:pPr>
              <w:spacing w:line="360"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2A4C81A3" w14:textId="77777777" w:rsidR="00C752E4" w:rsidRPr="007959EA" w:rsidRDefault="00C752E4" w:rsidP="00EE15A9">
            <w:pPr>
              <w:spacing w:line="360"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54162268" w14:textId="77777777" w:rsidR="00C752E4" w:rsidRPr="007959EA" w:rsidRDefault="00C752E4" w:rsidP="00EE15A9">
            <w:pPr>
              <w:spacing w:line="360" w:lineRule="auto"/>
              <w:jc w:val="right"/>
              <w:rPr>
                <w:rFonts w:eastAsia="Arial"/>
              </w:rPr>
            </w:pPr>
            <w:r w:rsidRPr="007959EA">
              <w:rPr>
                <w:rFonts w:eastAsia="Arial"/>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EE15A9">
            <w:pPr>
              <w:spacing w:line="360"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EE15A9">
            <w:pPr>
              <w:spacing w:line="360"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75D9BDE1" w14:textId="77777777" w:rsidR="00C752E4" w:rsidRPr="007959EA" w:rsidRDefault="00C752E4" w:rsidP="00EE15A9">
            <w:pPr>
              <w:spacing w:line="360"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EE15A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3211BA7E" w14:textId="77777777" w:rsidR="00C752E4" w:rsidRPr="007959EA" w:rsidRDefault="00C752E4" w:rsidP="00EE15A9">
            <w:pPr>
              <w:spacing w:line="360"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6D2C4F7C" w14:textId="77777777" w:rsidR="00C752E4" w:rsidRPr="007959EA" w:rsidRDefault="00C752E4" w:rsidP="00EE15A9">
            <w:pPr>
              <w:spacing w:line="360"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F22E79" w14:textId="77777777" w:rsidR="00C752E4" w:rsidRPr="007959EA" w:rsidRDefault="00C752E4" w:rsidP="00EE15A9">
            <w:pPr>
              <w:spacing w:line="360"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00EDBD7D" w14:textId="77777777" w:rsidR="00C752E4" w:rsidRPr="007959EA" w:rsidRDefault="00C752E4" w:rsidP="00EE15A9">
            <w:pPr>
              <w:spacing w:line="360"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B8B1C9B" w14:textId="77777777" w:rsidR="00C752E4" w:rsidRPr="007959EA" w:rsidRDefault="00C752E4" w:rsidP="00EE15A9">
            <w:pPr>
              <w:spacing w:line="360" w:lineRule="auto"/>
              <w:jc w:val="right"/>
              <w:rPr>
                <w:rFonts w:eastAsia="Arial"/>
              </w:rPr>
            </w:pPr>
            <w:r w:rsidRPr="007959EA">
              <w:rPr>
                <w:rFonts w:eastAsia="Arial"/>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EE15A9">
            <w:pPr>
              <w:spacing w:line="360" w:lineRule="auto"/>
              <w:jc w:val="both"/>
              <w:rPr>
                <w:rFonts w:eastAsia="Arial"/>
              </w:rPr>
            </w:pPr>
            <w:r w:rsidRPr="007959EA">
              <w:rPr>
                <w:rFonts w:eastAsia="Arial"/>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EE15A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73096D8A" w14:textId="77777777" w:rsidR="00C752E4" w:rsidRPr="007959EA" w:rsidRDefault="00C752E4" w:rsidP="00EE15A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0CFBCE9B" w14:textId="77777777" w:rsidR="00C752E4" w:rsidRPr="007959EA" w:rsidRDefault="00C752E4" w:rsidP="00EE15A9">
            <w:pPr>
              <w:spacing w:line="360"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3331BADE" w14:textId="77777777" w:rsidR="00C752E4" w:rsidRPr="007959EA" w:rsidRDefault="00C752E4" w:rsidP="00EE15A9">
            <w:pPr>
              <w:spacing w:line="360"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15DAB716" w14:textId="77777777" w:rsidR="00C752E4" w:rsidRPr="007959EA" w:rsidRDefault="00C752E4" w:rsidP="00EE15A9">
            <w:pPr>
              <w:spacing w:line="360"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02AE71B5" w14:textId="77777777" w:rsidR="00C752E4" w:rsidRPr="007959EA" w:rsidRDefault="00C752E4" w:rsidP="00EE15A9">
            <w:pPr>
              <w:spacing w:line="360"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794CCE65" w14:textId="77777777" w:rsidR="00C752E4" w:rsidRPr="007959EA" w:rsidRDefault="00C752E4" w:rsidP="00EE15A9">
            <w:pPr>
              <w:spacing w:line="360" w:lineRule="auto"/>
              <w:jc w:val="right"/>
              <w:rPr>
                <w:rFonts w:eastAsia="Arial"/>
              </w:rPr>
            </w:pPr>
            <w:r w:rsidRPr="007959EA">
              <w:rPr>
                <w:rFonts w:eastAsia="Arial"/>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EE15A9">
            <w:pPr>
              <w:spacing w:line="360" w:lineRule="auto"/>
              <w:jc w:val="both"/>
              <w:rPr>
                <w:rFonts w:eastAsia="Arial"/>
              </w:rPr>
            </w:pPr>
            <w:r w:rsidRPr="007959EA">
              <w:rPr>
                <w:rFonts w:eastAsia="Arial"/>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EE15A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69D17496" w14:textId="77777777" w:rsidR="00C752E4" w:rsidRPr="007959EA" w:rsidRDefault="00C752E4" w:rsidP="00EE15A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EE15A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7C22A828" w14:textId="77777777" w:rsidR="00C752E4" w:rsidRPr="007959EA" w:rsidRDefault="00C752E4" w:rsidP="00EE15A9">
            <w:pPr>
              <w:spacing w:line="360"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5899FCEB" w14:textId="77777777" w:rsidR="00C752E4" w:rsidRPr="007959EA" w:rsidRDefault="00C752E4" w:rsidP="00EE15A9">
            <w:pPr>
              <w:spacing w:line="360"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26889CEA" w14:textId="77777777" w:rsidR="00C752E4" w:rsidRPr="007959EA" w:rsidRDefault="00C752E4" w:rsidP="00EE15A9">
            <w:pPr>
              <w:spacing w:line="360"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61F872CE" w14:textId="77777777" w:rsidR="00C752E4" w:rsidRPr="007959EA" w:rsidRDefault="00C752E4" w:rsidP="00EE15A9">
            <w:pPr>
              <w:spacing w:line="360"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135932B6" w14:textId="77777777" w:rsidR="00C752E4" w:rsidRPr="007959EA" w:rsidRDefault="00C752E4" w:rsidP="00EE15A9">
            <w:pPr>
              <w:spacing w:line="360" w:lineRule="auto"/>
              <w:jc w:val="right"/>
              <w:rPr>
                <w:rFonts w:eastAsia="Arial"/>
              </w:rPr>
            </w:pPr>
            <w:r w:rsidRPr="007959EA">
              <w:rPr>
                <w:rFonts w:eastAsia="Arial"/>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EE15A9">
            <w:pPr>
              <w:spacing w:line="360" w:lineRule="auto"/>
              <w:jc w:val="both"/>
              <w:rPr>
                <w:rFonts w:eastAsia="Arial"/>
              </w:rPr>
            </w:pPr>
            <w:r w:rsidRPr="007959EA">
              <w:rPr>
                <w:rFonts w:eastAsia="Arial"/>
              </w:rPr>
              <w:lastRenderedPageBreak/>
              <w:t>MT24pH8.1Li7</w:t>
            </w:r>
          </w:p>
        </w:tc>
        <w:tc>
          <w:tcPr>
            <w:tcW w:w="765" w:type="dxa"/>
            <w:tcMar>
              <w:top w:w="0" w:type="dxa"/>
              <w:left w:w="100" w:type="dxa"/>
              <w:bottom w:w="0" w:type="dxa"/>
              <w:right w:w="100" w:type="dxa"/>
            </w:tcMar>
            <w:vAlign w:val="bottom"/>
          </w:tcPr>
          <w:p w14:paraId="4C641C5F" w14:textId="77777777" w:rsidR="00C752E4" w:rsidRPr="007959EA" w:rsidRDefault="00C752E4" w:rsidP="00EE15A9">
            <w:pPr>
              <w:spacing w:line="360"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37A141E7" w14:textId="77777777" w:rsidR="00C752E4" w:rsidRPr="007959EA" w:rsidRDefault="00C752E4" w:rsidP="00EE15A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EE15A9">
            <w:pPr>
              <w:spacing w:line="360"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3EED9C32" w14:textId="77777777" w:rsidR="00C752E4" w:rsidRPr="007959EA" w:rsidRDefault="00C752E4" w:rsidP="00EE15A9">
            <w:pPr>
              <w:spacing w:line="360"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3C8DF624" w14:textId="77777777" w:rsidR="00C752E4" w:rsidRPr="007959EA" w:rsidRDefault="00C752E4" w:rsidP="00EE15A9">
            <w:pPr>
              <w:spacing w:line="360"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2D28A3F6" w14:textId="77777777" w:rsidR="00C752E4" w:rsidRPr="007959EA" w:rsidRDefault="00C752E4" w:rsidP="00EE15A9">
            <w:pPr>
              <w:spacing w:line="360"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0B26E8E4" w14:textId="77777777" w:rsidR="00C752E4" w:rsidRPr="007959EA" w:rsidRDefault="00C752E4" w:rsidP="00EE15A9">
            <w:pPr>
              <w:spacing w:line="360"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6EC1221B" w14:textId="77777777" w:rsidR="00C752E4" w:rsidRPr="007959EA" w:rsidRDefault="00C752E4" w:rsidP="00EE15A9">
            <w:pPr>
              <w:spacing w:line="360" w:lineRule="auto"/>
              <w:jc w:val="right"/>
              <w:rPr>
                <w:rFonts w:eastAsia="Arial"/>
              </w:rPr>
            </w:pPr>
            <w:r w:rsidRPr="007959EA">
              <w:rPr>
                <w:rFonts w:eastAsia="Arial"/>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EE15A9">
            <w:pPr>
              <w:spacing w:line="360" w:lineRule="auto"/>
              <w:jc w:val="both"/>
              <w:rPr>
                <w:rFonts w:eastAsia="Arial"/>
              </w:rPr>
            </w:pPr>
            <w:r w:rsidRPr="007959EA">
              <w:rPr>
                <w:rFonts w:eastAsia="Arial"/>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EE15A9">
            <w:pPr>
              <w:spacing w:line="360"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0FFEF0B8" w14:textId="77777777" w:rsidR="00C752E4" w:rsidRPr="007959EA" w:rsidRDefault="00C752E4" w:rsidP="00EE15A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EE15A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4C3C19A5" w14:textId="77777777" w:rsidR="00C752E4" w:rsidRPr="007959EA" w:rsidRDefault="00C752E4" w:rsidP="00EE15A9">
            <w:pPr>
              <w:spacing w:line="360"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38B0BE5C" w14:textId="77777777" w:rsidR="00C752E4" w:rsidRPr="007959EA" w:rsidRDefault="00C752E4" w:rsidP="00EE15A9">
            <w:pPr>
              <w:spacing w:line="360"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6F83AD14" w14:textId="77777777" w:rsidR="00C752E4" w:rsidRPr="007959EA" w:rsidRDefault="00C752E4" w:rsidP="00EE15A9">
            <w:pPr>
              <w:spacing w:line="360"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2993DA6B" w14:textId="77777777" w:rsidR="00C752E4" w:rsidRPr="007959EA" w:rsidRDefault="00C752E4" w:rsidP="00EE15A9">
            <w:pPr>
              <w:spacing w:line="360"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282F01FB" w14:textId="77777777" w:rsidR="00C752E4" w:rsidRPr="007959EA" w:rsidRDefault="00C752E4" w:rsidP="00EE15A9">
            <w:pPr>
              <w:spacing w:line="360" w:lineRule="auto"/>
              <w:jc w:val="right"/>
              <w:rPr>
                <w:rFonts w:eastAsia="Arial"/>
              </w:rPr>
            </w:pPr>
            <w:r w:rsidRPr="007959EA">
              <w:rPr>
                <w:rFonts w:eastAsia="Arial"/>
              </w:rPr>
              <w:t>3.39</w:t>
            </w:r>
          </w:p>
        </w:tc>
      </w:tr>
    </w:tbl>
    <w:p w14:paraId="761CC51A" w14:textId="77777777" w:rsidR="00C752E4" w:rsidRDefault="00C752E4" w:rsidP="00EE15A9">
      <w:pPr>
        <w:spacing w:line="360" w:lineRule="auto"/>
      </w:pPr>
    </w:p>
    <w:p w14:paraId="48C28077" w14:textId="77777777" w:rsidR="00C752E4" w:rsidRDefault="00C752E4" w:rsidP="00EE15A9">
      <w:pPr>
        <w:spacing w:line="360" w:lineRule="auto"/>
        <w:jc w:val="both"/>
      </w:pPr>
    </w:p>
    <w:p w14:paraId="68C71F08" w14:textId="77777777" w:rsidR="00C752E4" w:rsidRDefault="00C752E4" w:rsidP="00EE15A9">
      <w:pPr>
        <w:spacing w:line="360" w:lineRule="auto"/>
        <w:jc w:val="both"/>
      </w:pPr>
    </w:p>
    <w:p w14:paraId="000001F6" w14:textId="39FE72E3" w:rsidR="00F1663E" w:rsidRDefault="00F1663E" w:rsidP="00EE15A9">
      <w:pPr>
        <w:spacing w:line="360" w:lineRule="auto"/>
        <w:jc w:val="both"/>
        <w:rPr>
          <w:rFonts w:ascii="Arial" w:eastAsia="Arial" w:hAnsi="Arial" w:cs="Arial"/>
        </w:rPr>
      </w:pPr>
    </w:p>
    <w:p w14:paraId="000001F9" w14:textId="02F25BE7" w:rsidR="00F1663E" w:rsidRPr="0070252D" w:rsidRDefault="00275014" w:rsidP="00EE15A9">
      <w:pPr>
        <w:pStyle w:val="Heading1"/>
        <w:numPr>
          <w:ilvl w:val="0"/>
          <w:numId w:val="3"/>
        </w:numPr>
        <w:spacing w:line="360" w:lineRule="auto"/>
        <w:jc w:val="both"/>
        <w:rPr>
          <w:rFonts w:ascii="Times New Roman" w:eastAsia="Arial" w:hAnsi="Times New Roman" w:cs="Times New Roman"/>
          <w:sz w:val="24"/>
          <w:szCs w:val="24"/>
        </w:rPr>
      </w:pPr>
      <w:bookmarkStart w:id="99" w:name="_heading=h.p4us41hfz6kt" w:colFirst="0" w:colLast="0"/>
      <w:bookmarkStart w:id="100" w:name="_heading=h.usarh4diqho7" w:colFirst="0" w:colLast="0"/>
      <w:bookmarkEnd w:id="99"/>
      <w:bookmarkEnd w:id="100"/>
      <w:r w:rsidRPr="0070252D">
        <w:rPr>
          <w:rFonts w:ascii="Times New Roman" w:eastAsia="Arial" w:hAnsi="Times New Roman" w:cs="Times New Roman"/>
          <w:sz w:val="24"/>
          <w:szCs w:val="24"/>
        </w:rPr>
        <w:t>Discussion</w:t>
      </w:r>
      <w:r w:rsidR="00B949EC" w:rsidRPr="0070252D">
        <w:rPr>
          <w:rFonts w:ascii="Times New Roman" w:eastAsia="Arial" w:hAnsi="Times New Roman" w:cs="Times New Roman"/>
          <w:sz w:val="24"/>
          <w:szCs w:val="24"/>
        </w:rPr>
        <w:t xml:space="preserve"> </w:t>
      </w:r>
    </w:p>
    <w:p w14:paraId="68F9C33E" w14:textId="77777777" w:rsidR="00E0287A" w:rsidRPr="00743779" w:rsidRDefault="00E0287A" w:rsidP="00EE15A9">
      <w:pPr>
        <w:spacing w:line="360" w:lineRule="auto"/>
        <w:jc w:val="both"/>
        <w:rPr>
          <w:rFonts w:eastAsia="Arial"/>
        </w:rPr>
      </w:pPr>
    </w:p>
    <w:p w14:paraId="7E2E1AD2" w14:textId="7F0A4BDD" w:rsidR="00ED2863" w:rsidRDefault="007164AE" w:rsidP="00EE15A9">
      <w:pPr>
        <w:spacing w:line="360" w:lineRule="auto"/>
        <w:jc w:val="both"/>
        <w:rPr>
          <w:rFonts w:eastAsia="Arial"/>
        </w:rPr>
      </w:pPr>
      <w:r>
        <w:rPr>
          <w:rFonts w:eastAsia="Arial"/>
        </w:rPr>
        <w:t>Research aim</w:t>
      </w:r>
      <w:ins w:id="101" w:author="METIAN, Marc" w:date="2026-03-24T14:01:00Z" w16du:dateUtc="2026-03-24T13:01:00Z">
        <w:r w:rsidR="005D24DA">
          <w:rPr>
            <w:rFonts w:eastAsia="Arial"/>
          </w:rPr>
          <w:t>ed</w:t>
        </w:r>
      </w:ins>
      <w:del w:id="102" w:author="METIAN, Marc" w:date="2026-03-24T14:01:00Z" w16du:dateUtc="2026-03-24T13:01:00Z">
        <w:r w:rsidDel="005D24DA">
          <w:rPr>
            <w:rFonts w:eastAsia="Arial"/>
          </w:rPr>
          <w:delText>ing</w:delText>
        </w:r>
      </w:del>
      <w:r>
        <w:rPr>
          <w:rFonts w:eastAsia="Arial"/>
        </w:rPr>
        <w:t xml:space="preserve">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 xml:space="preserve">Within the field of ocean acidification alone, </w:t>
      </w:r>
      <w:del w:id="103" w:author="METIAN, Marc" w:date="2026-03-24T14:02:00Z" w16du:dateUtc="2026-03-24T13:02:00Z">
        <w:r w:rsidDel="005D24DA">
          <w:rPr>
            <w:rFonts w:eastAsia="Arial"/>
          </w:rPr>
          <w:delText xml:space="preserve">several </w:delText>
        </w:r>
      </w:del>
      <w:r>
        <w:rPr>
          <w:rFonts w:eastAsia="Arial"/>
        </w:rPr>
        <w:t xml:space="preserve">thousands of articles </w:t>
      </w:r>
      <w:ins w:id="104" w:author="METIAN, Marc" w:date="2026-03-24T14:03:00Z" w16du:dateUtc="2026-03-24T13:03:00Z">
        <w:r w:rsidR="005D24DA" w:rsidRPr="005D24DA">
          <w:rPr>
            <w:rFonts w:eastAsia="Arial"/>
          </w:rPr>
          <w:t>have now documented the effects of multiple drivers, often</w:t>
        </w:r>
        <w:r w:rsidR="005D24DA" w:rsidRPr="005D24DA" w:rsidDel="005D24DA">
          <w:rPr>
            <w:rFonts w:eastAsia="Arial"/>
          </w:rPr>
          <w:t xml:space="preserve"> </w:t>
        </w:r>
      </w:ins>
      <w:del w:id="105" w:author="METIAN, Marc" w:date="2026-03-24T14:03:00Z" w16du:dateUtc="2026-03-24T13:03:00Z">
        <w:r w:rsidDel="005D24DA">
          <w:rPr>
            <w:rFonts w:eastAsia="Arial"/>
          </w:rPr>
          <w:delText>are documenting experiments combining</w:delText>
        </w:r>
        <w:r w:rsidR="00C6471A" w:rsidRPr="00743779" w:rsidDel="005D24DA">
          <w:rPr>
            <w:rFonts w:eastAsia="Arial"/>
          </w:rPr>
          <w:delText xml:space="preserve"> </w:delText>
        </w:r>
        <w:r w:rsidR="00E94F0B" w:rsidRPr="00743779" w:rsidDel="005D24DA">
          <w:rPr>
            <w:rFonts w:eastAsia="Arial"/>
          </w:rPr>
          <w:delText>various driver combinations</w:delText>
        </w:r>
        <w:r w:rsidDel="005D24DA">
          <w:rPr>
            <w:rFonts w:eastAsia="Arial"/>
          </w:rPr>
          <w:delText xml:space="preserve">, often </w:delText>
        </w:r>
      </w:del>
      <w:r>
        <w:rPr>
          <w:rFonts w:eastAsia="Arial"/>
        </w:rPr>
        <w:t>using relatively simple full-factorial designs</w:t>
      </w:r>
      <w:r w:rsidR="00C05CA2" w:rsidRPr="00743779">
        <w:rPr>
          <w:rFonts w:eastAsia="Arial"/>
        </w:rPr>
        <w:t xml:space="preserve">. </w:t>
      </w:r>
      <w:commentRangeStart w:id="106"/>
      <w:r w:rsidR="00C05CA2" w:rsidRPr="00743779">
        <w:rPr>
          <w:rFonts w:eastAsia="Arial"/>
        </w:rPr>
        <w:t>Despite this</w:t>
      </w:r>
      <w:ins w:id="107" w:author="METIAN, Marc" w:date="2026-03-24T14:04:00Z" w16du:dateUtc="2026-03-24T13:04:00Z">
        <w:r w:rsidR="005D24DA">
          <w:rPr>
            <w:rFonts w:eastAsia="Arial"/>
          </w:rPr>
          <w:t xml:space="preserve"> extensive</w:t>
        </w:r>
      </w:ins>
      <w:r w:rsidR="00C05CA2" w:rsidRPr="00743779">
        <w:rPr>
          <w:rFonts w:eastAsia="Arial"/>
        </w:rPr>
        <w:t xml:space="preserve"> effort, </w:t>
      </w:r>
      <w:ins w:id="108" w:author="Mirko Mutalipassi" w:date="2026-03-20T09:53:00Z" w16du:dateUtc="2026-03-20T08:53:00Z">
        <w:r w:rsidR="004478EC" w:rsidRPr="004478EC">
          <w:rPr>
            <w:rFonts w:eastAsia="Arial"/>
          </w:rPr>
          <w:t>few generalizable conclusions have emerged and contrasting results remain common</w:t>
        </w:r>
        <w:r w:rsidR="004478EC">
          <w:rPr>
            <w:rFonts w:eastAsia="Arial"/>
          </w:rPr>
          <w:t xml:space="preserve"> </w:t>
        </w:r>
      </w:ins>
      <w:ins w:id="109" w:author="METIAN, Marc" w:date="2026-03-24T14:05:00Z" w16du:dateUtc="2026-03-24T13:05:00Z">
        <w:r w:rsidR="005D24DA">
          <w:rPr>
            <w:rFonts w:eastAsia="Arial"/>
          </w:rPr>
          <w:t xml:space="preserve">across </w:t>
        </w:r>
        <w:r w:rsidR="00D94559">
          <w:rPr>
            <w:rFonts w:eastAsia="Arial"/>
          </w:rPr>
          <w:t>the literature</w:t>
        </w:r>
      </w:ins>
      <w:del w:id="110" w:author="Mirko Mutalipassi" w:date="2026-03-20T09:53:00Z" w16du:dateUtc="2026-03-20T08:53:00Z">
        <w:r w:rsidR="00C05CA2" w:rsidRPr="00743779" w:rsidDel="004478EC">
          <w:rPr>
            <w:rFonts w:eastAsia="Arial"/>
          </w:rPr>
          <w:delText xml:space="preserve">there are few generalizable conclusions </w:delText>
        </w:r>
        <w:r w:rsidR="00311E1C" w:rsidRPr="00743779" w:rsidDel="004478EC">
          <w:rPr>
            <w:rFonts w:eastAsia="Arial"/>
          </w:rPr>
          <w:delText>and contrasting results are quite common</w:delText>
        </w:r>
        <w:r w:rsidR="0082162C" w:rsidRPr="00743779" w:rsidDel="004478EC">
          <w:rPr>
            <w:rFonts w:eastAsia="Arial"/>
          </w:rPr>
          <w:delText xml:space="preserve"> </w:delText>
        </w:r>
      </w:del>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r w:rsidR="00BD080A" w:rsidRPr="00743779">
        <w:rPr>
          <w:rFonts w:eastAsia="Arial"/>
          <w:noProof/>
        </w:rPr>
        <w:t xml:space="preserve">e.g. </w:t>
      </w:r>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ins w:id="111" w:author="Mirko Mutalipassi" w:date="2026-03-20T09:53:00Z" w16du:dateUtc="2026-03-20T08:53:00Z">
        <w:r w:rsidR="004478EC" w:rsidRPr="004478EC">
          <w:rPr>
            <w:rFonts w:eastAsia="Arial"/>
          </w:rPr>
          <w:t>A key reason is that multi-driver effects are often interpreted without resolving the underlying shape of the response to each driver. Because many biological responses are inherently non-linear, combining drivers can produce patterns that appear synergistic or antagonistic even when they arise from additive effects along a shared performance curve. In addition, full-factorial designs are not well suited to disentangle such effects, as statistical interactions do not necessarily reflect biological interactions, defined here as deviations from a non-linear additive expectation</w:t>
        </w:r>
      </w:ins>
      <w:del w:id="112" w:author="Mirko Mutalipassi" w:date="2026-03-20T09:53:00Z" w16du:dateUtc="2026-03-20T08:53:00Z">
        <w:r w:rsidR="005C5C50" w:rsidRPr="00743779" w:rsidDel="004478EC">
          <w:rPr>
            <w:rFonts w:eastAsia="Arial"/>
          </w:rPr>
          <w:delText>Th</w:delText>
        </w:r>
        <w:r w:rsidDel="004478EC">
          <w:rPr>
            <w:rFonts w:eastAsia="Arial"/>
          </w:rPr>
          <w:delText>is can be attributed to</w:delText>
        </w:r>
        <w:r w:rsidR="005C5C50" w:rsidRPr="00743779" w:rsidDel="004478EC">
          <w:rPr>
            <w:rFonts w:eastAsia="Arial"/>
          </w:rPr>
          <w:delText xml:space="preserve"> inherent complexities </w:delText>
        </w:r>
        <w:r w:rsidR="00B81528" w:rsidRPr="00743779" w:rsidDel="004478EC">
          <w:rPr>
            <w:rFonts w:eastAsia="Arial"/>
          </w:rPr>
          <w:delText xml:space="preserve">in </w:delText>
        </w:r>
        <w:r w:rsidR="00BF2076" w:rsidRPr="00743779" w:rsidDel="004478EC">
          <w:rPr>
            <w:rFonts w:eastAsia="Arial"/>
          </w:rPr>
          <w:delText>studying</w:delText>
        </w:r>
        <w:r w:rsidR="00B81528" w:rsidRPr="00743779" w:rsidDel="004478EC">
          <w:rPr>
            <w:rFonts w:eastAsia="Arial"/>
          </w:rPr>
          <w:delText xml:space="preserve"> the </w:delText>
        </w:r>
        <w:r w:rsidDel="004478EC">
          <w:rPr>
            <w:rFonts w:eastAsia="Arial"/>
          </w:rPr>
          <w:delText>combined</w:delText>
        </w:r>
        <w:r w:rsidRPr="00743779" w:rsidDel="004478EC">
          <w:rPr>
            <w:rFonts w:eastAsia="Arial"/>
          </w:rPr>
          <w:delText xml:space="preserve"> </w:delText>
        </w:r>
        <w:r w:rsidR="00B81528" w:rsidRPr="00743779" w:rsidDel="004478EC">
          <w:rPr>
            <w:rFonts w:eastAsia="Arial"/>
          </w:rPr>
          <w:delText>effects of multiple drivers</w:delText>
        </w:r>
        <w:r w:rsidR="00CC5DDD" w:rsidRPr="00743779" w:rsidDel="004478EC">
          <w:rPr>
            <w:rFonts w:eastAsia="Arial"/>
          </w:rPr>
          <w:delText xml:space="preserve"> as these</w:delText>
        </w:r>
        <w:r w:rsidR="00CA1C4B" w:rsidRPr="00743779" w:rsidDel="004478EC">
          <w:rPr>
            <w:rFonts w:eastAsia="Arial"/>
          </w:rPr>
          <w:delText xml:space="preserve"> may have different modes of action</w:delText>
        </w:r>
        <w:r w:rsidDel="004478EC">
          <w:rPr>
            <w:rFonts w:eastAsia="Arial"/>
          </w:rPr>
          <w:delText xml:space="preserve"> and non-linear performance curves leading to</w:delText>
        </w:r>
        <w:r w:rsidR="00D51020" w:rsidRPr="00743779" w:rsidDel="004478EC">
          <w:rPr>
            <w:rFonts w:eastAsia="Arial"/>
          </w:rPr>
          <w:delText xml:space="preserve"> </w:delText>
        </w:r>
        <w:r w:rsidR="00CA1C4B" w:rsidRPr="00743779" w:rsidDel="004478EC">
          <w:rPr>
            <w:rFonts w:eastAsia="Arial"/>
          </w:rPr>
          <w:delText>difficult</w:delText>
        </w:r>
        <w:r w:rsidDel="004478EC">
          <w:rPr>
            <w:rFonts w:eastAsia="Arial"/>
          </w:rPr>
          <w:delText xml:space="preserve">ies in interpreting the results from full-factorial </w:delText>
        </w:r>
        <w:r w:rsidR="00ED2863" w:rsidDel="004478EC">
          <w:rPr>
            <w:rFonts w:eastAsia="Arial"/>
          </w:rPr>
          <w:delText>experiments</w:delText>
        </w:r>
      </w:del>
      <w:r w:rsidR="00ED2863">
        <w:rPr>
          <w:rFonts w:eastAsia="Arial"/>
        </w:rPr>
        <w:t xml:space="preserve"> </w:t>
      </w:r>
      <w:commentRangeStart w:id="113"/>
      <w:r w:rsidR="00B47950" w:rsidRPr="00743779">
        <w:rPr>
          <w:rFonts w:eastAsia="Arial"/>
        </w:rPr>
        <w:fldChar w:fldCharType="begin"/>
      </w:r>
      <w:r w:rsidR="00B47950" w:rsidRPr="00743779">
        <w:rPr>
          <w:rFonts w:eastAsia="Arial"/>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B47950" w:rsidRPr="00743779">
        <w:rPr>
          <w:rFonts w:eastAsia="Arial"/>
          <w:noProof/>
        </w:rPr>
        <w:t>(Boyd et al., 2018; Collins et al., 2022)</w:t>
      </w:r>
      <w:r w:rsidR="00B47950" w:rsidRPr="00743779">
        <w:rPr>
          <w:rFonts w:eastAsia="Arial"/>
        </w:rPr>
        <w:fldChar w:fldCharType="end"/>
      </w:r>
      <w:commentRangeEnd w:id="113"/>
      <w:r w:rsidR="00485469" w:rsidRPr="00743779">
        <w:rPr>
          <w:rStyle w:val="CommentReference"/>
          <w:rFonts w:eastAsia="Arial"/>
          <w:sz w:val="24"/>
          <w:szCs w:val="24"/>
        </w:rPr>
        <w:commentReference w:id="113"/>
      </w:r>
      <w:r w:rsidR="00DE6BEC" w:rsidRPr="00743779">
        <w:rPr>
          <w:rFonts w:eastAsia="Arial"/>
        </w:rPr>
        <w:t xml:space="preserve">. </w:t>
      </w:r>
      <w:commentRangeEnd w:id="106"/>
      <w:r w:rsidR="00485469">
        <w:rPr>
          <w:rStyle w:val="CommentReference"/>
          <w:rFonts w:eastAsia="Arial"/>
          <w:sz w:val="24"/>
          <w:szCs w:val="24"/>
        </w:rPr>
        <w:commentReference w:id="106"/>
      </w:r>
      <w:del w:id="114" w:author="Mirko Mutalipassi" w:date="2026-03-20T09:54:00Z" w16du:dateUtc="2026-03-20T08:54:00Z">
        <w:r w:rsidR="00ED2863" w:rsidDel="004478EC">
          <w:rPr>
            <w:rFonts w:eastAsia="Arial"/>
          </w:rPr>
          <w:delText xml:space="preserve">Another </w:delText>
        </w:r>
        <w:r w:rsidR="00122194" w:rsidDel="004478EC">
          <w:rPr>
            <w:rFonts w:eastAsia="Arial"/>
          </w:rPr>
          <w:delText>reason</w:delText>
        </w:r>
        <w:r w:rsidR="00ED2863" w:rsidDel="004478EC">
          <w:rPr>
            <w:rFonts w:eastAsia="Arial"/>
          </w:rPr>
          <w:delText xml:space="preserve"> is that simple full-factorial experiments are not adapted to resolve potential interactions between drivers as </w:delText>
        </w:r>
        <w:r w:rsidR="008E71E0" w:rsidDel="004478EC">
          <w:rPr>
            <w:rFonts w:eastAsia="Arial"/>
          </w:rPr>
          <w:delText>statistical interaction</w:delText>
        </w:r>
        <w:r w:rsidR="003C6AB4" w:rsidDel="004478EC">
          <w:rPr>
            <w:rFonts w:eastAsia="Arial"/>
          </w:rPr>
          <w:delText>s</w:delText>
        </w:r>
        <w:r w:rsidR="00ED2863" w:rsidDel="004478EC">
          <w:rPr>
            <w:rFonts w:eastAsia="Arial"/>
          </w:rPr>
          <w:delText xml:space="preserve"> </w:delText>
        </w:r>
        <w:r w:rsidR="002271CB" w:rsidDel="004478EC">
          <w:rPr>
            <w:rFonts w:eastAsia="Arial"/>
          </w:rPr>
          <w:delText>do</w:delText>
        </w:r>
        <w:r w:rsidR="00ED2863" w:rsidDel="004478EC">
          <w:rPr>
            <w:rFonts w:eastAsia="Arial"/>
          </w:rPr>
          <w:delText xml:space="preserve"> not necessarily </w:delText>
        </w:r>
        <w:r w:rsidR="0017157A" w:rsidDel="004478EC">
          <w:rPr>
            <w:rFonts w:eastAsia="Arial"/>
          </w:rPr>
          <w:delText>indicate driver interaction</w:delText>
        </w:r>
        <w:r w:rsidR="003C6AB4" w:rsidDel="004478EC">
          <w:rPr>
            <w:rFonts w:eastAsia="Arial"/>
          </w:rPr>
          <w:delText xml:space="preserve">s, defined as deviations from non-linear additivity. </w:delText>
        </w:r>
      </w:del>
    </w:p>
    <w:p w14:paraId="2E7CBD60" w14:textId="71AAE282" w:rsidR="00ED2863" w:rsidRDefault="00ED2863" w:rsidP="00EE15A9">
      <w:pPr>
        <w:spacing w:line="360" w:lineRule="auto"/>
        <w:jc w:val="both"/>
        <w:rPr>
          <w:rFonts w:eastAsia="Arial"/>
        </w:rPr>
      </w:pPr>
      <w:r>
        <w:rPr>
          <w:rFonts w:eastAsia="Arial"/>
        </w:rPr>
        <w:t>In an ideal world, one could perform full-factorial experiments with a large number of treatments for each individual driver allowing to model the full response landscape and test different hypotheses to resolve interactions (</w:t>
      </w:r>
      <w:r>
        <w:rPr>
          <w:rFonts w:eastAsia="Arial"/>
        </w:rPr>
        <w:t xml:space="preserve">e.g. </w:t>
      </w:r>
      <w:r w:rsidR="00713F2E">
        <w:rPr>
          <w:rFonts w:eastAsia="Arial"/>
        </w:rPr>
        <w:t xml:space="preserve">a </w:t>
      </w:r>
      <w:r>
        <w:rPr>
          <w:rFonts w:eastAsia="Arial"/>
        </w:rPr>
        <w:t xml:space="preserve">comparison of a concentration addition model with the landscape). </w:t>
      </w:r>
      <w:r w:rsidR="00684E65">
        <w:rPr>
          <w:rFonts w:eastAsia="Arial"/>
        </w:rPr>
        <w:t xml:space="preserve">These are often logistically difficult to </w:t>
      </w:r>
      <w:r w:rsidR="008E71E0">
        <w:rPr>
          <w:rFonts w:eastAsia="Arial"/>
        </w:rPr>
        <w:t>implement,</w:t>
      </w:r>
      <w:r w:rsidR="00684E65">
        <w:rPr>
          <w:rFonts w:eastAsia="Arial"/>
        </w:rPr>
        <w:t xml:space="preserve"> and alternatives should then be considered. We proposed and tested here such an alternative divided into 3 steps.</w:t>
      </w:r>
    </w:p>
    <w:p w14:paraId="234E8AE0" w14:textId="77777777" w:rsidR="00EF6A5C" w:rsidRDefault="002D6662" w:rsidP="00EE15A9">
      <w:pPr>
        <w:spacing w:line="360" w:lineRule="auto"/>
        <w:jc w:val="both"/>
        <w:rPr>
          <w:ins w:id="115" w:author="Natalija Suhareva" w:date="2026-03-24T11:49:00Z" w16du:dateUtc="2026-03-24T10:49:00Z"/>
          <w:color w:val="000000" w:themeColor="text1"/>
        </w:rPr>
      </w:pPr>
      <w:commentRangeStart w:id="116"/>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ins w:id="117" w:author="Mirko Mutalipassi" w:date="2026-03-20T09:56:00Z" w16du:dateUtc="2026-03-20T08:56:00Z">
        <w:r w:rsidR="00495B06" w:rsidRPr="00495B06">
          <w:rPr>
            <w:rFonts w:eastAsia="Arial"/>
          </w:rPr>
          <w:t>resolve the performance curve of each driver across a sufficiently broad gradient</w:t>
        </w:r>
      </w:ins>
      <w:del w:id="118" w:author="Mirko Mutalipassi" w:date="2026-03-20T09:56:00Z" w16du:dateUtc="2026-03-20T08:56:00Z">
        <w:r w:rsidRPr="00743779" w:rsidDel="00495B06">
          <w:rPr>
            <w:rFonts w:eastAsia="Arial"/>
          </w:rPr>
          <w:delText xml:space="preserve">understand the </w:delText>
        </w:r>
        <w:r w:rsidR="0013005C" w:rsidRPr="00743779" w:rsidDel="00495B06">
          <w:rPr>
            <w:rFonts w:eastAsia="Arial"/>
          </w:rPr>
          <w:delText xml:space="preserve">performance curve of each </w:delText>
        </w:r>
        <w:r w:rsidR="00A66A4D" w:rsidRPr="00743779" w:rsidDel="00495B06">
          <w:rPr>
            <w:rFonts w:eastAsia="Arial"/>
          </w:rPr>
          <w:delText>driver</w:delText>
        </w:r>
      </w:del>
      <w:r w:rsidR="0013005C" w:rsidRPr="00743779">
        <w:rPr>
          <w:rFonts w:eastAsia="Arial"/>
        </w:rPr>
        <w:t xml:space="preserve">. </w:t>
      </w:r>
      <w:r w:rsidR="00684E65">
        <w:rPr>
          <w:color w:val="000000" w:themeColor="text1"/>
        </w:rPr>
        <w:t xml:space="preserve">In our experiment, </w:t>
      </w:r>
      <w:ins w:id="119" w:author="Mirko Mutalipassi" w:date="2026-03-20T09:59:00Z" w16du:dateUtc="2026-03-20T08:59:00Z">
        <w:r w:rsidR="00495B06" w:rsidRPr="00495B06">
          <w:rPr>
            <w:color w:val="000000" w:themeColor="text1"/>
          </w:rPr>
          <w:t>the responses to temperature</w:t>
        </w:r>
      </w:ins>
      <w:ins w:id="120" w:author="Natalija Suhareva" w:date="2026-03-24T11:37:00Z" w16du:dateUtc="2026-03-24T10:37:00Z">
        <w:r w:rsidR="00917EB1">
          <w:rPr>
            <w:color w:val="000000" w:themeColor="text1"/>
          </w:rPr>
          <w:t xml:space="preserve"> and</w:t>
        </w:r>
      </w:ins>
      <w:ins w:id="121" w:author="Mirko Mutalipassi" w:date="2026-03-20T09:59:00Z" w16du:dateUtc="2026-03-20T08:59:00Z">
        <w:del w:id="122" w:author="Natalija Suhareva" w:date="2026-03-24T11:37:00Z" w16du:dateUtc="2026-03-24T10:37:00Z">
          <w:r w:rsidR="00495B06" w:rsidRPr="00495B06" w:rsidDel="00917EB1">
            <w:rPr>
              <w:color w:val="000000" w:themeColor="text1"/>
            </w:rPr>
            <w:delText>,</w:delText>
          </w:r>
        </w:del>
        <w:r w:rsidR="00495B06" w:rsidRPr="00495B06">
          <w:rPr>
            <w:color w:val="000000" w:themeColor="text1"/>
          </w:rPr>
          <w:t xml:space="preserve"> pH</w:t>
        </w:r>
      </w:ins>
      <w:ins w:id="123" w:author="Natalija Suhareva" w:date="2026-03-24T11:37:00Z" w16du:dateUtc="2026-03-24T10:37:00Z">
        <w:r w:rsidR="00917EB1">
          <w:rPr>
            <w:color w:val="000000" w:themeColor="text1"/>
          </w:rPr>
          <w:t xml:space="preserve"> were</w:t>
        </w:r>
      </w:ins>
      <w:ins w:id="124" w:author="Mirko Mutalipassi" w:date="2026-03-20T09:59:00Z" w16du:dateUtc="2026-03-20T08:59:00Z">
        <w:del w:id="125" w:author="Natalija Suhareva" w:date="2026-03-24T11:37:00Z" w16du:dateUtc="2026-03-24T10:37:00Z">
          <w:r w:rsidR="00495B06" w:rsidRPr="00495B06" w:rsidDel="00917EB1">
            <w:rPr>
              <w:color w:val="000000" w:themeColor="text1"/>
            </w:rPr>
            <w:delText xml:space="preserve">, and </w:delText>
          </w:r>
          <w:commentRangeStart w:id="126"/>
          <w:commentRangeStart w:id="127"/>
          <w:r w:rsidR="00495B06" w:rsidRPr="00495B06" w:rsidDel="00917EB1">
            <w:rPr>
              <w:color w:val="000000" w:themeColor="text1"/>
            </w:rPr>
            <w:delText>lithium were all</w:delText>
          </w:r>
        </w:del>
        <w:r w:rsidR="00495B06" w:rsidRPr="00495B06">
          <w:rPr>
            <w:color w:val="000000" w:themeColor="text1"/>
          </w:rPr>
          <w:t xml:space="preserve"> best described by unimodal second-degree polynomial models,</w:t>
        </w:r>
      </w:ins>
      <w:commentRangeEnd w:id="126"/>
      <w:r w:rsidR="00485469" w:rsidRPr="00495B06">
        <w:rPr>
          <w:rStyle w:val="CommentReference"/>
          <w:color w:val="000000" w:themeColor="text1"/>
          <w:sz w:val="24"/>
          <w:szCs w:val="24"/>
        </w:rPr>
        <w:commentReference w:id="126"/>
      </w:r>
      <w:commentRangeEnd w:id="127"/>
      <w:r w:rsidR="00B23D0B" w:rsidRPr="00495B06">
        <w:rPr>
          <w:rStyle w:val="CommentReference"/>
          <w:color w:val="000000" w:themeColor="text1"/>
          <w:sz w:val="24"/>
          <w:szCs w:val="24"/>
        </w:rPr>
        <w:commentReference w:id="127"/>
      </w:r>
      <w:ins w:id="128" w:author="Mirko Mutalipassi" w:date="2026-03-20T09:59:00Z" w16du:dateUtc="2026-03-20T08:59:00Z">
        <w:r w:rsidR="00495B06" w:rsidRPr="00495B06">
          <w:rPr>
            <w:color w:val="000000" w:themeColor="text1"/>
          </w:rPr>
          <w:t xml:space="preserve"> although with varying levels of support. The temperature response </w:t>
        </w:r>
        <w:r w:rsidR="00495B06" w:rsidRPr="00495B06">
          <w:rPr>
            <w:color w:val="000000" w:themeColor="text1"/>
          </w:rPr>
          <w:lastRenderedPageBreak/>
          <w:t>showed the strongest fit and a clearly defined bell-shaped curve, consistent with well-established thermal performance relationships</w:t>
        </w:r>
        <w:r w:rsidR="00495B06">
          <w:rPr>
            <w:color w:val="000000" w:themeColor="text1"/>
          </w:rPr>
          <w:t xml:space="preserve"> </w:t>
        </w:r>
      </w:ins>
      <w:del w:id="129" w:author="Mirko Mutalipassi" w:date="2026-03-20T09:59:00Z" w16du:dateUtc="2026-03-20T08:59:00Z">
        <w:r w:rsidR="00684E65" w:rsidDel="00495B06">
          <w:rPr>
            <w:color w:val="000000" w:themeColor="text1"/>
          </w:rPr>
          <w:delText>t</w:delText>
        </w:r>
        <w:r w:rsidR="00684E65" w:rsidRPr="00743779" w:rsidDel="00495B06">
          <w:rPr>
            <w:color w:val="000000" w:themeColor="text1"/>
          </w:rPr>
          <w:delText xml:space="preserve">he </w:delText>
        </w:r>
        <w:r w:rsidR="00B77EC3" w:rsidRPr="00743779" w:rsidDel="00495B06">
          <w:rPr>
            <w:color w:val="000000" w:themeColor="text1"/>
          </w:rPr>
          <w:delText>curves from the three drivers followed a</w:delText>
        </w:r>
        <w:r w:rsidR="00684E65" w:rsidDel="00495B06">
          <w:rPr>
            <w:color w:val="000000" w:themeColor="text1"/>
          </w:rPr>
          <w:delText xml:space="preserve"> similar</w:delText>
        </w:r>
        <w:r w:rsidR="00B77EC3" w:rsidRPr="00743779" w:rsidDel="00495B06">
          <w:rPr>
            <w:color w:val="000000" w:themeColor="text1"/>
          </w:rPr>
          <w:delText xml:space="preserve"> unimodal </w:delText>
        </w:r>
        <w:r w:rsidR="004B6F94" w:rsidRPr="00743779" w:rsidDel="00495B06">
          <w:rPr>
            <w:color w:val="000000" w:themeColor="text1"/>
          </w:rPr>
          <w:delText>second-degree</w:delText>
        </w:r>
        <w:r w:rsidR="00B77EC3" w:rsidRPr="00743779" w:rsidDel="00495B06">
          <w:rPr>
            <w:color w:val="000000" w:themeColor="text1"/>
          </w:rPr>
          <w:delText xml:space="preserve"> polynomial </w:delText>
        </w:r>
        <w:r w:rsidR="00684E65" w:rsidDel="00495B06">
          <w:rPr>
            <w:color w:val="000000" w:themeColor="text1"/>
          </w:rPr>
          <w:delText>model</w:delText>
        </w:r>
        <w:r w:rsidR="005E3C05" w:rsidRPr="00743779" w:rsidDel="00495B06">
          <w:rPr>
            <w:color w:val="000000" w:themeColor="text1"/>
          </w:rPr>
          <w:delText xml:space="preserve">. </w:delText>
        </w:r>
        <w:r w:rsidR="00684E65" w:rsidDel="00495B06">
          <w:rPr>
            <w:color w:val="000000" w:themeColor="text1"/>
          </w:rPr>
          <w:delText>This is the pre-requisite for the</w:delText>
        </w:r>
        <w:r w:rsidR="005E3C05" w:rsidRPr="00743779" w:rsidDel="00495B06">
          <w:rPr>
            <w:color w:val="000000" w:themeColor="text1"/>
          </w:rPr>
          <w:delText xml:space="preserve"> concentration addition hypothesis </w:delText>
        </w:r>
        <w:r w:rsidR="00FD3D45" w:rsidDel="00495B06">
          <w:rPr>
            <w:color w:val="000000" w:themeColor="text1"/>
          </w:rPr>
          <w:delText xml:space="preserve">as </w:delText>
        </w:r>
        <w:r w:rsidR="000B00C9" w:rsidDel="00495B06">
          <w:rPr>
            <w:color w:val="000000" w:themeColor="text1"/>
          </w:rPr>
          <w:delText xml:space="preserve">the </w:delText>
        </w:r>
        <w:r w:rsidR="00684E65" w:rsidDel="00495B06">
          <w:rPr>
            <w:color w:val="000000" w:themeColor="text1"/>
          </w:rPr>
          <w:delText>driver</w:delText>
        </w:r>
        <w:r w:rsidR="000B00C9" w:rsidDel="00495B06">
          <w:rPr>
            <w:color w:val="000000" w:themeColor="text1"/>
          </w:rPr>
          <w:delText>s</w:delText>
        </w:r>
        <w:r w:rsidR="00684E65" w:rsidDel="00495B06">
          <w:rPr>
            <w:color w:val="000000" w:themeColor="text1"/>
          </w:rPr>
          <w:delText xml:space="preserve"> are then expected to have the same mode of actions and similar biological responses </w:delText>
        </w:r>
        <w:r w:rsidR="003940D9" w:rsidRPr="00743779" w:rsidDel="00495B06">
          <w:rPr>
            <w:color w:val="000000" w:themeColor="text1"/>
          </w:rPr>
          <w:delText>(</w:delText>
        </w:r>
        <w:commentRangeStart w:id="130"/>
        <w:commentRangeStart w:id="131"/>
        <w:r w:rsidR="003940D9" w:rsidRPr="008907A4" w:rsidDel="00495B06">
          <w:rPr>
            <w:color w:val="EE0000"/>
          </w:rPr>
          <w:delText>REF</w:delText>
        </w:r>
        <w:commentRangeEnd w:id="130"/>
        <w:r w:rsidR="00485469" w:rsidRPr="00743779" w:rsidDel="00495B06">
          <w:rPr>
            <w:rStyle w:val="CommentReference"/>
            <w:color w:val="000000" w:themeColor="text1"/>
            <w:sz w:val="24"/>
            <w:szCs w:val="24"/>
          </w:rPr>
          <w:commentReference w:id="130"/>
        </w:r>
        <w:commentRangeEnd w:id="131"/>
        <w:r w:rsidR="00684E65" w:rsidRPr="00743779" w:rsidDel="00495B06">
          <w:rPr>
            <w:rStyle w:val="CommentReference"/>
            <w:color w:val="000000" w:themeColor="text1"/>
            <w:sz w:val="24"/>
            <w:szCs w:val="24"/>
          </w:rPr>
          <w:commentReference w:id="131"/>
        </w:r>
        <w:r w:rsidR="003940D9" w:rsidRPr="00743779" w:rsidDel="00495B06">
          <w:rPr>
            <w:color w:val="000000" w:themeColor="text1"/>
          </w:rPr>
          <w:delText>)</w:delText>
        </w:r>
        <w:r w:rsidR="005E3C05" w:rsidRPr="00743779" w:rsidDel="00495B06">
          <w:rPr>
            <w:color w:val="000000" w:themeColor="text1"/>
          </w:rPr>
          <w:delText xml:space="preserve">. </w:delText>
        </w:r>
        <w:r w:rsidR="00460D1F" w:rsidDel="00495B06">
          <w:rPr>
            <w:color w:val="000000" w:themeColor="text1"/>
          </w:rPr>
          <w:delText xml:space="preserve">Although all </w:delText>
        </w:r>
        <w:r w:rsidR="007E4268" w:rsidDel="00495B06">
          <w:rPr>
            <w:color w:val="000000" w:themeColor="text1"/>
          </w:rPr>
          <w:delText xml:space="preserve">performance curves were second-degree polynomial in shape, the </w:delText>
        </w:r>
        <w:r w:rsidR="00DA4D99" w:rsidRPr="00743779" w:rsidDel="00495B06">
          <w:rPr>
            <w:color w:val="000000" w:themeColor="text1"/>
          </w:rPr>
          <w:delText>curve of temperature was the one best captured</w:delText>
        </w:r>
        <w:r w:rsidR="004F1A44" w:rsidRPr="00743779" w:rsidDel="00495B06">
          <w:rPr>
            <w:color w:val="000000" w:themeColor="text1"/>
          </w:rPr>
          <w:delText xml:space="preserve"> and was clearly bell shaped, as expected from literature </w:delText>
        </w:r>
      </w:del>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ins w:id="132" w:author="Mirko Mutalipassi" w:date="2026-03-20T09:59:00Z" w16du:dateUtc="2026-03-20T08:59:00Z">
        <w:r w:rsidR="00495B06" w:rsidRPr="00495B06">
          <w:rPr>
            <w:color w:val="000000" w:themeColor="text1"/>
          </w:rPr>
          <w:t>The response</w:t>
        </w:r>
        <w:del w:id="133" w:author="Natalija Suhareva" w:date="2026-03-24T11:38:00Z" w16du:dateUtc="2026-03-24T10:38:00Z">
          <w:r w:rsidR="00495B06" w:rsidRPr="00495B06" w:rsidDel="00402E4E">
            <w:rPr>
              <w:color w:val="000000" w:themeColor="text1"/>
            </w:rPr>
            <w:delText>s</w:delText>
          </w:r>
        </w:del>
        <w:r w:rsidR="00495B06" w:rsidRPr="00495B06">
          <w:rPr>
            <w:color w:val="000000" w:themeColor="text1"/>
          </w:rPr>
          <w:t xml:space="preserve"> to pH </w:t>
        </w:r>
      </w:ins>
      <w:ins w:id="134" w:author="Natalija Suhareva" w:date="2026-03-24T11:34:00Z" w16du:dateUtc="2026-03-24T10:34:00Z">
        <w:r w:rsidR="00917EB1">
          <w:rPr>
            <w:color w:val="000000" w:themeColor="text1"/>
          </w:rPr>
          <w:t xml:space="preserve">was </w:t>
        </w:r>
      </w:ins>
      <w:ins w:id="135" w:author="Mirko Mutalipassi" w:date="2026-03-20T09:59:00Z" w16du:dateUtc="2026-03-20T08:59:00Z">
        <w:del w:id="136" w:author="Natalija Suhareva" w:date="2026-03-24T11:34:00Z" w16du:dateUtc="2026-03-24T10:34:00Z">
          <w:r w:rsidR="00495B06" w:rsidRPr="00495B06" w:rsidDel="00917EB1">
            <w:rPr>
              <w:color w:val="000000" w:themeColor="text1"/>
            </w:rPr>
            <w:delText xml:space="preserve">and lithium were </w:delText>
          </w:r>
        </w:del>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ins>
      <w:ins w:id="137" w:author="Natalija Suhareva" w:date="2026-03-24T11:34:00Z" w16du:dateUtc="2026-03-24T10:34:00Z">
        <w:del w:id="138" w:author="Li zz" w:date="2026-03-25T22:26:00Z" w16du:dateUtc="2026-03-25T14:26:00Z">
          <w:r w:rsidR="00917EB1" w:rsidDel="00195DBF">
            <w:rPr>
              <w:color w:val="000000" w:themeColor="text1"/>
            </w:rPr>
            <w:delText xml:space="preserve"> </w:delText>
          </w:r>
        </w:del>
      </w:ins>
      <w:ins w:id="139" w:author="Mirko Mutalipassi" w:date="2026-03-20T09:59:00Z" w16du:dateUtc="2026-03-20T08:59:00Z">
        <w:r w:rsidR="00495B06">
          <w:rPr>
            <w:color w:val="000000" w:themeColor="text1"/>
          </w:rPr>
          <w:t xml:space="preserve"> </w:t>
        </w:r>
      </w:ins>
      <w:ins w:id="140" w:author="Natalija Suhareva" w:date="2026-03-24T11:38:00Z" w16du:dateUtc="2026-03-24T10:38:00Z">
        <w:r w:rsidR="00402E4E">
          <w:rPr>
            <w:color w:val="000000" w:themeColor="text1"/>
          </w:rPr>
          <w:t xml:space="preserve">In contrast, the lithium response was not well resolved. Although a </w:t>
        </w:r>
      </w:ins>
      <w:ins w:id="141" w:author="Natalija Suhareva" w:date="2026-03-24T11:40:00Z" w16du:dateUtc="2026-03-24T10:40:00Z">
        <w:r w:rsidR="00402E4E">
          <w:rPr>
            <w:color w:val="000000" w:themeColor="text1"/>
          </w:rPr>
          <w:t>polynomial</w:t>
        </w:r>
      </w:ins>
      <w:ins w:id="142" w:author="Natalija Suhareva" w:date="2026-03-24T11:39:00Z" w16du:dateUtc="2026-03-24T10:39:00Z">
        <w:r w:rsidR="00402E4E">
          <w:rPr>
            <w:color w:val="000000" w:themeColor="text1"/>
          </w:rPr>
          <w:t xml:space="preserve"> m</w:t>
        </w:r>
      </w:ins>
      <w:ins w:id="143" w:author="Natalija Suhareva" w:date="2026-03-24T11:40:00Z" w16du:dateUtc="2026-03-24T10:40:00Z">
        <w:r w:rsidR="00402E4E">
          <w:rPr>
            <w:color w:val="000000" w:themeColor="text1"/>
          </w:rPr>
          <w:t>o</w:t>
        </w:r>
      </w:ins>
      <w:ins w:id="144" w:author="Natalija Suhareva" w:date="2026-03-24T11:39:00Z" w16du:dateUtc="2026-03-24T10:39:00Z">
        <w:r w:rsidR="00402E4E">
          <w:rPr>
            <w:color w:val="000000" w:themeColor="text1"/>
          </w:rPr>
          <w:t>del provided the best statistical fit among the tested models, the overall explanatory power was low and the quadratic term was not</w:t>
        </w:r>
      </w:ins>
      <w:ins w:id="145" w:author="Natalija Suhareva" w:date="2026-03-24T11:40:00Z" w16du:dateUtc="2026-03-24T10:40:00Z">
        <w:r w:rsidR="00402E4E">
          <w:rPr>
            <w:color w:val="000000" w:themeColor="text1"/>
          </w:rPr>
          <w:t xml:space="preserve"> significant, indicating support for a nonlinear performance curve within the observed range. </w:t>
        </w:r>
      </w:ins>
      <w:ins w:id="146" w:author="Natalija Suhareva" w:date="2026-03-24T11:46:00Z" w16du:dateUtc="2026-03-24T10:46:00Z">
        <w:r w:rsidR="00402E4E">
          <w:rPr>
            <w:color w:val="000000" w:themeColor="text1"/>
          </w:rPr>
          <w:t xml:space="preserve">In addition, growth responses to lithium differed between the </w:t>
        </w:r>
      </w:ins>
      <w:ins w:id="147" w:author="Natalija Suhareva" w:date="2026-03-24T11:47:00Z" w16du:dateUtc="2026-03-24T10:47:00Z">
        <w:r w:rsidR="00402E4E">
          <w:rPr>
            <w:color w:val="000000" w:themeColor="text1"/>
          </w:rPr>
          <w:t>single- and multiple-driver experiments, suggesting that its effect may be cont</w:t>
        </w:r>
      </w:ins>
      <w:ins w:id="148" w:author="Natalija Suhareva" w:date="2026-03-24T11:48:00Z" w16du:dateUtc="2026-03-24T10:48:00Z">
        <w:r w:rsidR="00EF6A5C">
          <w:rPr>
            <w:color w:val="000000" w:themeColor="text1"/>
          </w:rPr>
          <w:t>e</w:t>
        </w:r>
      </w:ins>
      <w:ins w:id="149" w:author="Natalija Suhareva" w:date="2026-03-24T11:47:00Z" w16du:dateUtc="2026-03-24T10:47:00Z">
        <w:r w:rsidR="00402E4E">
          <w:rPr>
            <w:color w:val="000000" w:themeColor="text1"/>
          </w:rPr>
          <w:t>xt-dependent and not</w:t>
        </w:r>
        <w:r w:rsidR="00EF6A5C">
          <w:rPr>
            <w:color w:val="000000" w:themeColor="text1"/>
          </w:rPr>
          <w:t xml:space="preserve"> robustly rep</w:t>
        </w:r>
      </w:ins>
      <w:ins w:id="150" w:author="Natalija Suhareva" w:date="2026-03-24T11:48:00Z" w16du:dateUtc="2026-03-24T10:48:00Z">
        <w:r w:rsidR="00EF6A5C">
          <w:rPr>
            <w:color w:val="000000" w:themeColor="text1"/>
          </w:rPr>
          <w:t>roducible across experimental conditions. Together these patterns indicate that the lithium performance curve is weakly co</w:t>
        </w:r>
      </w:ins>
      <w:ins w:id="151" w:author="Natalija Suhareva" w:date="2026-03-24T11:49:00Z" w16du:dateUtc="2026-03-24T10:49:00Z">
        <w:r w:rsidR="00EF6A5C">
          <w:rPr>
            <w:color w:val="000000" w:themeColor="text1"/>
          </w:rPr>
          <w:t xml:space="preserve">nstrained in the present dataset. </w:t>
        </w:r>
      </w:ins>
    </w:p>
    <w:p w14:paraId="01B6B938" w14:textId="069F3CFB" w:rsidR="00A85524" w:rsidDel="0061153C" w:rsidRDefault="00495B06" w:rsidP="00EE15A9">
      <w:pPr>
        <w:spacing w:line="360" w:lineRule="auto"/>
        <w:jc w:val="both"/>
        <w:rPr>
          <w:del w:id="152" w:author="Mirko Mutalipassi" w:date="2026-03-20T10:49:00Z" w16du:dateUtc="2026-03-20T09:49:00Z"/>
          <w:color w:val="000000" w:themeColor="text1"/>
        </w:rPr>
      </w:pPr>
      <w:ins w:id="153" w:author="Mirko Mutalipassi" w:date="2026-03-20T09:59:00Z" w16du:dateUtc="2026-03-20T08:59:00Z">
        <w:r w:rsidRPr="00495B06">
          <w:rPr>
            <w:color w:val="000000" w:themeColor="text1"/>
          </w:rPr>
          <w:t xml:space="preserve">Rather than assuming identical modes of action, our approach relies on the empirical alignment of response curves onto a common performance axis. </w:t>
        </w:r>
      </w:ins>
      <w:ins w:id="154" w:author="Mirko Mutalipassi" w:date="2026-03-20T10:46:00Z" w16du:dateUtc="2026-03-20T09:46:00Z">
        <w:r w:rsidR="009A72ED">
          <w:t>This provides a pragmatic basis for applying concentration addition as a null model of non-interacting effects, serving as a baseline expectation against which deviations can be interpreted, rather than as a mechanistic assumption of shared modes of action among drivers.</w:t>
        </w:r>
      </w:ins>
      <w:ins w:id="155" w:author="Mirko Mutalipassi" w:date="2026-03-20T09:59:00Z" w16du:dateUtc="2026-03-20T08:59:00Z">
        <w:r w:rsidRPr="00495B06">
          <w:rPr>
            <w:color w:val="000000" w:themeColor="text1"/>
          </w:rPr>
          <w:t xml:space="preserve"> Similar unimodal responses have been reported for pH and CO₂ effects in phytoplankton </w:t>
        </w:r>
      </w:ins>
      <w:del w:id="156" w:author="Mirko Mutalipassi" w:date="2026-03-20T09:59:00Z" w16du:dateUtc="2026-03-20T08:59:00Z">
        <w:r w:rsidR="00C864CB" w:rsidRPr="00743779" w:rsidDel="00495B06">
          <w:rPr>
            <w:color w:val="000000" w:themeColor="text1"/>
          </w:rPr>
          <w:delText xml:space="preserve">A similar unimodal shape has been found for </w:delText>
        </w:r>
        <w:r w:rsidR="008A3C94" w:rsidRPr="00743779" w:rsidDel="00495B06">
          <w:rPr>
            <w:color w:val="000000" w:themeColor="text1"/>
          </w:rPr>
          <w:delText xml:space="preserve">phytoplankton responses to </w:delText>
        </w:r>
        <w:r w:rsidR="00AB1AB5" w:rsidRPr="00743779" w:rsidDel="00495B06">
          <w:rPr>
            <w:color w:val="000000" w:themeColor="text1"/>
          </w:rPr>
          <w:delText>pH</w:delText>
        </w:r>
        <w:r w:rsidR="00481973" w:rsidRPr="00743779" w:rsidDel="00495B06">
          <w:rPr>
            <w:color w:val="000000" w:themeColor="text1"/>
          </w:rPr>
          <w:delText>/</w:delText>
        </w:r>
        <w:r w:rsidR="00481973" w:rsidRPr="00743779" w:rsidDel="00495B06">
          <w:rPr>
            <w:i/>
            <w:iCs/>
            <w:color w:val="000000" w:themeColor="text1"/>
          </w:rPr>
          <w:delText>p</w:delText>
        </w:r>
        <w:r w:rsidR="00481973" w:rsidRPr="00743779" w:rsidDel="00495B06">
          <w:rPr>
            <w:color w:val="000000" w:themeColor="text1"/>
          </w:rPr>
          <w:delText>CO</w:delText>
        </w:r>
        <w:r w:rsidR="00481973" w:rsidRPr="00743779" w:rsidDel="00495B06">
          <w:rPr>
            <w:color w:val="000000" w:themeColor="text1"/>
            <w:vertAlign w:val="subscript"/>
          </w:rPr>
          <w:delText>2</w:delText>
        </w:r>
      </w:del>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ins w:id="157" w:author="Mirko Mutalipassi" w:date="2026-03-20T10:00:00Z" w16du:dateUtc="2026-03-20T09:00:00Z">
        <w:r>
          <w:rPr>
            <w:color w:val="000000" w:themeColor="text1"/>
          </w:rPr>
          <w:t>,</w:t>
        </w:r>
      </w:ins>
      <w:del w:id="158" w:author="Mirko Mutalipassi" w:date="2026-03-20T10:00:00Z" w16du:dateUtc="2026-03-20T09:00:00Z">
        <w:r w:rsidR="00AD1CAC" w:rsidRPr="00743779" w:rsidDel="00495B06">
          <w:rPr>
            <w:color w:val="000000" w:themeColor="text1"/>
          </w:rPr>
          <w:delText>.</w:delText>
        </w:r>
      </w:del>
      <w:r w:rsidR="00AD1CAC" w:rsidRPr="00743779">
        <w:rPr>
          <w:color w:val="000000" w:themeColor="text1"/>
        </w:rPr>
        <w:t xml:space="preserve"> </w:t>
      </w:r>
      <w:ins w:id="159" w:author="Mirko Mutalipassi" w:date="2026-03-20T09:59:00Z" w16du:dateUtc="2026-03-20T08:59:00Z">
        <w:r w:rsidRPr="00495B06">
          <w:rPr>
            <w:color w:val="000000" w:themeColor="text1"/>
          </w:rPr>
          <w:t xml:space="preserve">whereas </w:t>
        </w:r>
        <w:commentRangeStart w:id="160"/>
        <w:r w:rsidRPr="00495B06">
          <w:rPr>
            <w:color w:val="000000" w:themeColor="text1"/>
          </w:rPr>
          <w:t xml:space="preserve">toxicant </w:t>
        </w:r>
      </w:ins>
      <w:commentRangeEnd w:id="160"/>
      <w:r w:rsidR="00485469" w:rsidRPr="00495B06">
        <w:rPr>
          <w:rStyle w:val="CommentReference"/>
          <w:color w:val="000000" w:themeColor="text1"/>
          <w:sz w:val="24"/>
          <w:szCs w:val="24"/>
        </w:rPr>
        <w:commentReference w:id="160"/>
      </w:r>
      <w:ins w:id="161" w:author="Mirko Mutalipassi" w:date="2026-03-20T09:59:00Z" w16du:dateUtc="2026-03-20T08:59:00Z">
        <w:r w:rsidRPr="00495B06">
          <w:rPr>
            <w:color w:val="000000" w:themeColor="text1"/>
          </w:rPr>
          <w:t xml:space="preserve">responses are often described as sigmoidal </w:t>
        </w:r>
      </w:ins>
      <w:del w:id="162" w:author="Mirko Mutalipassi" w:date="2026-03-20T09:59:00Z" w16du:dateUtc="2026-03-20T08:59:00Z">
        <w:r w:rsidR="008E71E0" w:rsidDel="00495B06">
          <w:rPr>
            <w:color w:val="000000" w:themeColor="text1"/>
          </w:rPr>
          <w:delText xml:space="preserve">A </w:delText>
        </w:r>
        <w:r w:rsidR="00CF3D09" w:rsidRPr="00743779" w:rsidDel="00495B06">
          <w:rPr>
            <w:color w:val="000000" w:themeColor="text1"/>
          </w:rPr>
          <w:delText xml:space="preserve">sigmoidal </w:delText>
        </w:r>
        <w:r w:rsidR="008E71E0" w:rsidDel="00495B06">
          <w:rPr>
            <w:color w:val="000000" w:themeColor="text1"/>
          </w:rPr>
          <w:delText>curve is often</w:delText>
        </w:r>
        <w:r w:rsidR="008E71E0" w:rsidRPr="00743779" w:rsidDel="00495B06">
          <w:rPr>
            <w:color w:val="000000" w:themeColor="text1"/>
          </w:rPr>
          <w:delText xml:space="preserve"> </w:delText>
        </w:r>
        <w:r w:rsidR="00CF3D09" w:rsidRPr="00743779" w:rsidDel="00495B06">
          <w:rPr>
            <w:color w:val="000000" w:themeColor="text1"/>
          </w:rPr>
          <w:delText xml:space="preserve">expected </w:delText>
        </w:r>
        <w:r w:rsidR="00B47780" w:rsidRPr="00743779" w:rsidDel="00495B06">
          <w:rPr>
            <w:color w:val="000000" w:themeColor="text1"/>
          </w:rPr>
          <w:delText>for</w:delText>
        </w:r>
        <w:r w:rsidR="008E71E0" w:rsidDel="00495B06">
          <w:rPr>
            <w:color w:val="000000" w:themeColor="text1"/>
          </w:rPr>
          <w:delText xml:space="preserve"> biological response to</w:delText>
        </w:r>
        <w:r w:rsidR="00CF3D09" w:rsidRPr="00743779" w:rsidDel="00495B06">
          <w:rPr>
            <w:color w:val="000000" w:themeColor="text1"/>
          </w:rPr>
          <w:delText xml:space="preserve"> toxicant</w:delText>
        </w:r>
        <w:r w:rsidR="008E71E0" w:rsidDel="00495B06">
          <w:rPr>
            <w:color w:val="000000" w:themeColor="text1"/>
          </w:rPr>
          <w:delText>s</w:delText>
        </w:r>
        <w:r w:rsidR="00CF3D09" w:rsidRPr="00743779" w:rsidDel="00495B06">
          <w:rPr>
            <w:color w:val="000000" w:themeColor="text1"/>
          </w:rPr>
          <w:delText xml:space="preserve"> </w:delText>
        </w:r>
        <w:r w:rsidR="00B47780" w:rsidRPr="00743779" w:rsidDel="00495B06">
          <w:rPr>
            <w:color w:val="000000" w:themeColor="text1"/>
          </w:rPr>
          <w:delText xml:space="preserve">effects </w:delText>
        </w:r>
      </w:del>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ins w:id="163" w:author="Mirko Mutalipassi" w:date="2026-03-20T10:48:00Z" w16du:dateUtc="2026-03-20T09:48:00Z">
        <w:r w:rsidR="009A72ED">
          <w:t xml:space="preserve">Our results suggest that, within the explored ranges, the three drivers can be approximated within a shared performance framework. The lower resolution of the pH and </w:t>
        </w:r>
      </w:ins>
      <w:ins w:id="164" w:author="Natalija Suhareva" w:date="2026-03-24T11:50:00Z" w16du:dateUtc="2026-03-24T10:50:00Z">
        <w:r w:rsidR="00EF6A5C">
          <w:t xml:space="preserve">particularly the </w:t>
        </w:r>
      </w:ins>
      <w:ins w:id="165" w:author="Mirko Mutalipassi" w:date="2026-03-20T10:48:00Z" w16du:dateUtc="2026-03-20T09:48:00Z">
        <w:r w:rsidR="009A72ED">
          <w:t xml:space="preserve">lithium </w:t>
        </w:r>
      </w:ins>
      <w:ins w:id="166" w:author="Natalija Suhareva" w:date="2026-03-24T11:51:00Z" w16du:dateUtc="2026-03-24T10:51:00Z">
        <w:r w:rsidR="00EF6A5C">
          <w:t xml:space="preserve">response </w:t>
        </w:r>
      </w:ins>
      <w:ins w:id="167" w:author="Mirko Mutalipassi" w:date="2026-03-20T10:48:00Z" w16du:dateUtc="2026-03-20T09:48:00Z">
        <w:r w:rsidR="009A72ED">
          <w:t>curves introduce</w:t>
        </w:r>
        <w:del w:id="168" w:author="Natalija Suhareva" w:date="2026-03-24T11:51:00Z" w16du:dateUtc="2026-03-24T10:51:00Z">
          <w:r w:rsidR="009A72ED" w:rsidDel="00EF6A5C">
            <w:delText>s</w:delText>
          </w:r>
        </w:del>
        <w:r w:rsidR="009A72ED">
          <w:t xml:space="preserve"> uncertainty in the additive baseline and, consequently, in the magnitude of the estimated deviations. </w:t>
        </w:r>
      </w:ins>
      <w:ins w:id="169" w:author="Natalija Suhareva" w:date="2026-03-24T11:51:00Z" w16du:dateUtc="2026-03-24T10:51:00Z">
        <w:r w:rsidR="00EF6A5C">
          <w:t xml:space="preserve">This uncertainty should be considered when </w:t>
        </w:r>
      </w:ins>
      <w:ins w:id="170" w:author="Natalija Suhareva" w:date="2026-03-24T11:52:00Z" w16du:dateUtc="2026-03-24T10:52:00Z">
        <w:r w:rsidR="00EF6A5C">
          <w:t xml:space="preserve">interpreting interaction strength. </w:t>
        </w:r>
      </w:ins>
      <w:ins w:id="171" w:author="Mirko Mutalipassi" w:date="2026-03-20T10:48:00Z" w16du:dateUtc="2026-03-20T09:48:00Z">
        <w:r w:rsidR="009A72ED">
          <w:t>Nevertheless, the consistency of the antagonistic pattern across all pH-involving treatments suggests that the deviation reflects a genuine biological signal rather than an artefact of curve fitting</w:t>
        </w:r>
      </w:ins>
      <w:ins w:id="172" w:author="Mirko Mutalipassi" w:date="2026-03-20T10:00:00Z" w16du:dateUtc="2026-03-20T09:00:00Z">
        <w:r w:rsidRPr="001D07D9">
          <w:rPr>
            <w:color w:val="000000" w:themeColor="text1"/>
            <w:lang w:val="en-GB"/>
            <w:rPrChange w:id="173" w:author="METIAN, Marc" w:date="2026-03-24T13:33:00Z" w16du:dateUtc="2026-03-24T12:33:00Z">
              <w:rPr>
                <w:color w:val="000000" w:themeColor="text1"/>
                <w:lang w:val="fr-FR"/>
              </w:rPr>
            </w:rPrChange>
          </w:rPr>
          <w:t xml:space="preserve"> </w:t>
        </w:r>
      </w:ins>
      <w:del w:id="174" w:author="Mirko Mutalipassi" w:date="2026-03-20T10:00:00Z" w16du:dateUtc="2026-03-20T09:00:00Z">
        <w:r w:rsidR="008E71E0" w:rsidRPr="001D07D9" w:rsidDel="00495B06">
          <w:rPr>
            <w:color w:val="000000" w:themeColor="text1"/>
            <w:lang w:val="en-GB"/>
            <w:rPrChange w:id="175" w:author="METIAN, Marc" w:date="2026-03-24T13:33:00Z" w16du:dateUtc="2026-03-24T12:33:00Z">
              <w:rPr>
                <w:color w:val="000000" w:themeColor="text1"/>
                <w:lang w:val="fr-FR"/>
              </w:rPr>
            </w:rPrChange>
          </w:rPr>
          <w:delText>Our data did not allow to full</w:delText>
        </w:r>
        <w:r w:rsidR="00371065" w:rsidDel="00495B06">
          <w:rPr>
            <w:color w:val="000000" w:themeColor="text1"/>
          </w:rPr>
          <w:delText>y</w:delText>
        </w:r>
        <w:r w:rsidR="008E71E0" w:rsidRPr="001D07D9" w:rsidDel="00495B06">
          <w:rPr>
            <w:color w:val="000000" w:themeColor="text1"/>
            <w:lang w:val="en-GB"/>
            <w:rPrChange w:id="176" w:author="METIAN, Marc" w:date="2026-03-24T13:33:00Z" w16du:dateUtc="2026-03-24T12:33:00Z">
              <w:rPr>
                <w:color w:val="000000" w:themeColor="text1"/>
                <w:lang w:val="fr-FR"/>
              </w:rPr>
            </w:rPrChange>
          </w:rPr>
          <w:delText xml:space="preserve"> resolve the </w:delText>
        </w:r>
        <w:r w:rsidR="00B15652" w:rsidRPr="00743779" w:rsidDel="00495B06">
          <w:rPr>
            <w:color w:val="000000" w:themeColor="text1"/>
          </w:rPr>
          <w:delText>performance curves of pH and lithium</w:delText>
        </w:r>
        <w:r w:rsidR="00E16B55" w:rsidRPr="00743779" w:rsidDel="00495B06">
          <w:rPr>
            <w:color w:val="000000" w:themeColor="text1"/>
          </w:rPr>
          <w:delText>.</w:delText>
        </w:r>
        <w:r w:rsidR="008E71E0" w:rsidDel="00495B06">
          <w:rPr>
            <w:color w:val="000000" w:themeColor="text1"/>
          </w:rPr>
          <w:delText xml:space="preserve"> This can be performed in future work using treatments below and above the scenarios considered in our study and </w:delText>
        </w:r>
        <w:r w:rsidR="00690842" w:rsidRPr="00743779" w:rsidDel="00495B06">
          <w:rPr>
            <w:color w:val="000000" w:themeColor="text1"/>
          </w:rPr>
          <w:delText xml:space="preserve">that </w:delText>
        </w:r>
        <w:r w:rsidR="00C7533D" w:rsidRPr="00743779" w:rsidDel="00495B06">
          <w:rPr>
            <w:color w:val="000000" w:themeColor="text1"/>
          </w:rPr>
          <w:delText>the species will unlikely face</w:delText>
        </w:r>
        <w:r w:rsidR="00A11BFA" w:rsidRPr="00743779" w:rsidDel="00495B06">
          <w:rPr>
            <w:color w:val="000000" w:themeColor="text1"/>
          </w:rPr>
          <w:delText>, even in the worst-case scenarios of global change</w:delText>
        </w:r>
        <w:r w:rsidR="00433150" w:rsidDel="00495B06">
          <w:rPr>
            <w:color w:val="000000" w:themeColor="text1"/>
          </w:rPr>
          <w:delText xml:space="preserve"> </w:delText>
        </w:r>
      </w:del>
      <w:r w:rsidR="00433150">
        <w:rPr>
          <w:color w:val="000000" w:themeColor="text1"/>
        </w:rPr>
        <w:fldChar w:fldCharType="begin"/>
      </w:r>
      <w:r w:rsidR="00A737A2">
        <w:rPr>
          <w:color w:val="000000" w:themeColor="text1"/>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rPr>
        <w:instrText>∼</w:instrText>
      </w:r>
      <w:r w:rsidR="00A737A2">
        <w:rPr>
          <w:color w:val="000000" w:themeColor="text1"/>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rPr>
        <w:fldChar w:fldCharType="separate"/>
      </w:r>
      <w:r w:rsidR="00A737A2">
        <w:rPr>
          <w:color w:val="000000"/>
        </w:rPr>
        <w:t>(Collins et al., 2022; Thibon et al., 2023)</w:t>
      </w:r>
      <w:r w:rsidR="00433150">
        <w:rPr>
          <w:color w:val="000000" w:themeColor="text1"/>
        </w:rPr>
        <w:fldChar w:fldCharType="end"/>
      </w:r>
      <w:r w:rsidR="00D80A82">
        <w:rPr>
          <w:color w:val="000000" w:themeColor="text1"/>
        </w:rPr>
        <w:t>.</w:t>
      </w:r>
      <w:commentRangeEnd w:id="116"/>
      <w:r w:rsidR="00485469">
        <w:rPr>
          <w:rStyle w:val="CommentReference"/>
          <w:color w:val="000000" w:themeColor="text1"/>
          <w:sz w:val="24"/>
          <w:szCs w:val="24"/>
        </w:rPr>
        <w:commentReference w:id="116"/>
      </w:r>
    </w:p>
    <w:p w14:paraId="3A786E07" w14:textId="77777777" w:rsidR="006E46A1" w:rsidDel="0061153C" w:rsidRDefault="006E46A1" w:rsidP="00EE15A9">
      <w:pPr>
        <w:spacing w:line="360" w:lineRule="auto"/>
        <w:jc w:val="both"/>
        <w:rPr>
          <w:del w:id="177" w:author="Mirko Mutalipassi" w:date="2026-03-20T10:49:00Z" w16du:dateUtc="2026-03-20T09:49:00Z"/>
          <w:color w:val="000000" w:themeColor="text1"/>
        </w:rPr>
      </w:pPr>
    </w:p>
    <w:p w14:paraId="36EA85D7" w14:textId="77777777" w:rsidR="006E46A1" w:rsidRPr="00743779" w:rsidRDefault="006E46A1" w:rsidP="00EE15A9">
      <w:pPr>
        <w:spacing w:line="360" w:lineRule="auto"/>
        <w:jc w:val="both"/>
        <w:rPr>
          <w:color w:val="000000" w:themeColor="text1"/>
        </w:rPr>
      </w:pPr>
    </w:p>
    <w:p w14:paraId="1D2E593D" w14:textId="60B7038F" w:rsidR="00A85524" w:rsidRPr="0061153C" w:rsidRDefault="00705D58" w:rsidP="00EE15A9">
      <w:pPr>
        <w:spacing w:line="360" w:lineRule="auto"/>
        <w:jc w:val="both"/>
        <w:rPr>
          <w:rFonts w:eastAsia="Arial"/>
          <w:rPrChange w:id="178" w:author="Mirko Mutalipassi" w:date="2026-03-20T10:49:00Z" w16du:dateUtc="2026-03-20T09:49:00Z">
            <w:rPr>
              <w:color w:val="000000" w:themeColor="text1"/>
            </w:rPr>
          </w:rPrChange>
        </w:rPr>
      </w:pPr>
      <w:r>
        <w:rPr>
          <w:color w:val="000000" w:themeColor="text1"/>
        </w:rPr>
        <w:t xml:space="preserve">A second step </w:t>
      </w:r>
      <w:ins w:id="179" w:author="Mirko Mutalipassi" w:date="2026-03-20T10:03:00Z" w16du:dateUtc="2026-03-20T09:03:00Z">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ins>
      <w:del w:id="180" w:author="Mirko Mutalipassi" w:date="2026-03-20T10:03:00Z" w16du:dateUtc="2026-03-20T09:03:00Z">
        <w:r w:rsidDel="00495B06">
          <w:rPr>
            <w:color w:val="000000" w:themeColor="text1"/>
          </w:rPr>
          <w:delText>is the c</w:delText>
        </w:r>
        <w:r w:rsidR="00204BD3" w:rsidRPr="00743779" w:rsidDel="00495B06">
          <w:rPr>
            <w:color w:val="000000" w:themeColor="text1"/>
          </w:rPr>
          <w:delText>alculati</w:delText>
        </w:r>
        <w:r w:rsidDel="00495B06">
          <w:rPr>
            <w:color w:val="000000" w:themeColor="text1"/>
          </w:rPr>
          <w:delText>on</w:delText>
        </w:r>
        <w:r w:rsidR="00D71C85" w:rsidDel="00495B06">
          <w:rPr>
            <w:color w:val="000000" w:themeColor="text1"/>
          </w:rPr>
          <w:delText xml:space="preserve"> of</w:delText>
        </w:r>
        <w:r w:rsidR="00204BD3" w:rsidRPr="00743779" w:rsidDel="00495B06">
          <w:rPr>
            <w:color w:val="000000" w:themeColor="text1"/>
          </w:rPr>
          <w:delText xml:space="preserve"> a</w:delText>
        </w:r>
        <w:r w:rsidDel="00495B06">
          <w:rPr>
            <w:color w:val="000000" w:themeColor="text1"/>
          </w:rPr>
          <w:delText>n</w:delText>
        </w:r>
        <w:r w:rsidR="00204BD3" w:rsidRPr="00743779" w:rsidDel="00495B06">
          <w:rPr>
            <w:color w:val="000000" w:themeColor="text1"/>
          </w:rPr>
          <w:delText xml:space="preserve"> index</w:delText>
        </w:r>
        <w:r w:rsidDel="00495B06">
          <w:rPr>
            <w:color w:val="000000" w:themeColor="text1"/>
          </w:rPr>
          <w:delText xml:space="preserve"> combining the relative contribution of the individual </w:delText>
        </w:r>
        <w:r w:rsidR="00293536" w:rsidDel="00495B06">
          <w:rPr>
            <w:color w:val="000000" w:themeColor="text1"/>
          </w:rPr>
          <w:delText>driver</w:delText>
        </w:r>
        <w:r w:rsidDel="00495B06">
          <w:rPr>
            <w:color w:val="000000" w:themeColor="text1"/>
          </w:rPr>
          <w:delText xml:space="preserve"> following a methodology recently used by </w:delText>
        </w:r>
      </w:del>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ins w:id="181" w:author="Mirko Mutalipassi" w:date="2026-03-20T10:05:00Z" w16du:dateUtc="2026-03-20T09:05:00Z">
        <w:r w:rsidR="00495B06" w:rsidRPr="00495B06">
          <w:rPr>
            <w:rFonts w:eastAsia="Arial"/>
          </w:rPr>
          <w:t xml:space="preserve">This index was derived by aligning the single-driver performance curves onto a common axis, using temperature as a reference scale centred on the reference condition of 20°C. The scaling factors for pH and lithium were estimated empirically to achieve the best overlap among the three response curves, resulting in coefficients of 28°C per pH unit and 0.35°C per </w:t>
        </w:r>
        <w:r w:rsidR="00495B06" w:rsidRPr="00495B06">
          <w:rPr>
            <w:rFonts w:eastAsia="Arial"/>
          </w:rPr>
          <w:lastRenderedPageBreak/>
          <w:t>ppm of lithium.</w:t>
        </w:r>
        <w:r w:rsidR="00495B06">
          <w:rPr>
            <w:rFonts w:eastAsia="Arial"/>
          </w:rPr>
          <w:t xml:space="preserve"> </w:t>
        </w:r>
      </w:ins>
      <w:ins w:id="182" w:author="Mirko Mutalipassi" w:date="2026-03-20T10:04:00Z" w16du:dateUtc="2026-03-20T09:04:00Z">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ins>
      <w:del w:id="183" w:author="Mirko Mutalipassi" w:date="2026-03-20T10:04:00Z" w16du:dateUtc="2026-03-20T09:04:00Z">
        <w:r w:rsidR="00BC6E3B" w:rsidRPr="00743779" w:rsidDel="00495B06">
          <w:rPr>
            <w:rFonts w:eastAsia="Arial"/>
          </w:rPr>
          <w:delText xml:space="preserve">The calculation of </w:delText>
        </w:r>
        <w:r w:rsidDel="00495B06">
          <w:rPr>
            <w:rFonts w:eastAsia="Arial"/>
          </w:rPr>
          <w:delText>this</w:delText>
        </w:r>
        <w:r w:rsidR="00BC6E3B" w:rsidRPr="00743779" w:rsidDel="00495B06">
          <w:rPr>
            <w:rFonts w:eastAsia="Arial"/>
          </w:rPr>
          <w:delText xml:space="preserve"> index was </w:delText>
        </w:r>
        <w:r w:rsidDel="00495B06">
          <w:rPr>
            <w:rFonts w:eastAsia="Arial"/>
          </w:rPr>
          <w:delText>following a</w:delText>
        </w:r>
        <w:r w:rsidR="00BC6E3B" w:rsidRPr="00743779" w:rsidDel="00495B06">
          <w:rPr>
            <w:rFonts w:eastAsia="Arial"/>
          </w:rPr>
          <w:delText xml:space="preserve"> concentration addition</w:delText>
        </w:r>
        <w:r w:rsidR="0022397F" w:rsidRPr="00743779" w:rsidDel="00495B06">
          <w:rPr>
            <w:rFonts w:eastAsia="Arial"/>
          </w:rPr>
          <w:delText xml:space="preserve"> </w:delText>
        </w:r>
        <w:r w:rsidDel="00495B06">
          <w:rPr>
            <w:rFonts w:eastAsia="Arial"/>
          </w:rPr>
          <w:delText>model</w:delText>
        </w:r>
      </w:del>
      <w:r w:rsidR="0003050A">
        <w:rPr>
          <w:rFonts w:eastAsia="Arial"/>
        </w:rPr>
        <w:t xml:space="preserve"> </w:t>
      </w:r>
      <w:r w:rsidR="0003050A">
        <w:rPr>
          <w:rFonts w:eastAsia="Arial"/>
        </w:rPr>
        <w:fldChar w:fldCharType="begin"/>
      </w:r>
      <w:r w:rsidR="007D51F3">
        <w:rPr>
          <w:rFonts w:eastAsia="Arial"/>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N. Wang et al., 2015)</w:t>
      </w:r>
      <w:r w:rsidR="0003050A">
        <w:rPr>
          <w:rFonts w:eastAsia="Arial"/>
        </w:rPr>
        <w:fldChar w:fldCharType="end"/>
      </w:r>
      <w:r w:rsidR="00DE2B81">
        <w:rPr>
          <w:rFonts w:eastAsia="Arial"/>
        </w:rPr>
        <w:t>.</w:t>
      </w:r>
      <w:r w:rsidR="00BC6E3B" w:rsidRPr="00743779">
        <w:rPr>
          <w:rFonts w:eastAsia="Arial"/>
        </w:rPr>
        <w:t xml:space="preserve"> </w:t>
      </w:r>
      <w:ins w:id="184" w:author="Mirko Mutalipassi" w:date="2026-03-20T10:05:00Z" w16du:dateUtc="2026-03-20T09:05:00Z">
        <w:r w:rsidR="00495B06" w:rsidRPr="00495B06">
          <w:rPr>
            <w:color w:val="000000" w:themeColor="text1"/>
          </w:rPr>
          <w:t>The resulting driver index can therefore be interpreted as a proxy for the overall distance from optimal conditions defined at 20°C. When expressed along this axis, the combined data revealed a unimodal response with a tipping point around 25°C, corresponding to a deviation of approximately 5°C from the reference condition.</w:t>
        </w:r>
      </w:ins>
      <w:del w:id="185" w:author="Mirko Mutalipassi" w:date="2026-03-20T10:04:00Z" w16du:dateUtc="2026-03-20T09:04:00Z">
        <w:r w:rsidR="005B7128" w:rsidRPr="00743779" w:rsidDel="00495B06">
          <w:rPr>
            <w:color w:val="000000" w:themeColor="text1"/>
          </w:rPr>
          <w:delText>T</w:delText>
        </w:r>
        <w:r w:rsidR="006F163A" w:rsidRPr="00743779" w:rsidDel="00495B06">
          <w:rPr>
            <w:color w:val="000000" w:themeColor="text1"/>
          </w:rPr>
          <w:delText xml:space="preserve">he </w:delText>
        </w:r>
        <w:r w:rsidDel="00495B06">
          <w:rPr>
            <w:color w:val="000000" w:themeColor="text1"/>
          </w:rPr>
          <w:delText xml:space="preserve">index was calculated as the relative contribution </w:delText>
        </w:r>
        <w:r w:rsidR="006F163A" w:rsidRPr="00743779" w:rsidDel="00495B06">
          <w:rPr>
            <w:color w:val="000000" w:themeColor="text1"/>
          </w:rPr>
          <w:delText xml:space="preserve">of each driver </w:delText>
        </w:r>
        <w:r w:rsidDel="00495B06">
          <w:rPr>
            <w:color w:val="000000" w:themeColor="text1"/>
          </w:rPr>
          <w:delText>relative to a change in temperature</w:delText>
        </w:r>
        <w:r w:rsidR="006F163A" w:rsidRPr="00743779" w:rsidDel="00495B06">
          <w:rPr>
            <w:color w:val="000000" w:themeColor="text1"/>
          </w:rPr>
          <w:delText xml:space="preserve"> (in Celsius deviations from reference scale)</w:delText>
        </w:r>
        <w:r w:rsidDel="00495B06">
          <w:rPr>
            <w:color w:val="000000" w:themeColor="text1"/>
          </w:rPr>
          <w:delText>. The contribution of pH and lithium corresponded to an equivalent of</w:delText>
        </w:r>
        <w:r w:rsidR="006F163A" w:rsidRPr="00743779" w:rsidDel="00495B06">
          <w:rPr>
            <w:color w:val="000000" w:themeColor="text1"/>
          </w:rPr>
          <w:delText xml:space="preserve"> 28°C for each pH unit change and 0.35°C for each lithium ppm change.</w:delText>
        </w:r>
        <w:r w:rsidDel="00495B06">
          <w:rPr>
            <w:color w:val="000000" w:themeColor="text1"/>
          </w:rPr>
          <w:delText xml:space="preserve"> </w:delText>
        </w:r>
        <w:r w:rsidR="001A66A8" w:rsidRPr="00743779" w:rsidDel="00495B06">
          <w:rPr>
            <w:color w:val="000000" w:themeColor="text1"/>
          </w:rPr>
          <w:delText>This</w:delText>
        </w:r>
        <w:r w:rsidDel="00495B06">
          <w:rPr>
            <w:color w:val="000000" w:themeColor="text1"/>
          </w:rPr>
          <w:delText xml:space="preserve"> allowed to navigate along a</w:delText>
        </w:r>
        <w:r w:rsidR="001A66A8" w:rsidRPr="00743779" w:rsidDel="00495B06">
          <w:rPr>
            <w:color w:val="000000" w:themeColor="text1"/>
          </w:rPr>
          <w:delText xml:space="preserve"> shared </w:delText>
        </w:r>
        <w:r w:rsidR="001033F1" w:rsidRPr="00743779" w:rsidDel="00495B06">
          <w:rPr>
            <w:color w:val="000000" w:themeColor="text1"/>
          </w:rPr>
          <w:delText xml:space="preserve">unimodal </w:delText>
        </w:r>
        <w:r w:rsidR="00A43FCE" w:rsidDel="00495B06">
          <w:rPr>
            <w:color w:val="000000" w:themeColor="text1"/>
          </w:rPr>
          <w:delText>response curve for the three drivers</w:delText>
        </w:r>
        <w:r w:rsidR="001A66A8" w:rsidRPr="00743779" w:rsidDel="00495B06">
          <w:rPr>
            <w:color w:val="000000" w:themeColor="text1"/>
          </w:rPr>
          <w:delText xml:space="preserve"> </w:delText>
        </w:r>
        <w:r w:rsidDel="00495B06">
          <w:rPr>
            <w:color w:val="000000" w:themeColor="text1"/>
          </w:rPr>
          <w:delText>with</w:delText>
        </w:r>
        <w:r w:rsidR="005F478A" w:rsidRPr="00743779" w:rsidDel="00495B06">
          <w:rPr>
            <w:color w:val="000000" w:themeColor="text1"/>
          </w:rPr>
          <w:delText xml:space="preserve"> a tipping point around 25°C, a 5°C deviation from the reference condition of 20°C.</w:delText>
        </w:r>
      </w:del>
      <w:r w:rsidR="005F478A" w:rsidRPr="00743779">
        <w:rPr>
          <w:color w:val="000000" w:themeColor="text1"/>
        </w:rPr>
        <w:t xml:space="preserve"> </w:t>
      </w:r>
      <w:del w:id="186" w:author="Mirko Mutalipassi" w:date="2026-03-20T10:05:00Z" w16du:dateUtc="2026-03-20T09:05:00Z">
        <w:r w:rsidR="00AF108B" w:rsidRPr="00743779" w:rsidDel="00495B06">
          <w:rPr>
            <w:color w:val="000000" w:themeColor="text1"/>
          </w:rPr>
          <w:delText xml:space="preserve"> </w:delText>
        </w:r>
      </w:del>
    </w:p>
    <w:p w14:paraId="41D760F3" w14:textId="28F633D9" w:rsidR="003F7AEF" w:rsidRPr="003F7AEF" w:rsidRDefault="00FD2D68" w:rsidP="00EE15A9">
      <w:pPr>
        <w:spacing w:line="360" w:lineRule="auto"/>
        <w:jc w:val="both"/>
        <w:rPr>
          <w:rFonts w:eastAsia="Arial"/>
          <w:color w:val="000000" w:themeColor="text1"/>
        </w:rPr>
      </w:pPr>
      <w:ins w:id="187" w:author="Mirko Mutalipassi" w:date="2026-03-20T10:08:00Z" w16du:dateUtc="2026-03-20T09:08:00Z">
        <w:r w:rsidRPr="00FD2D68">
          <w:rPr>
            <w:color w:val="000000" w:themeColor="text1"/>
          </w:rPr>
          <w:t>The third and final step of our strategy was to compare the outcome of the additive model derived from single-driver responses with the observations from the multi-driver experiment. Under a non-linear additivity assumption, the multi-driver data are expected to fall along the shared performance curve defined by the driver index (Figure 3b). However, all combinations involving reduced pH consistently deviated from this expectation, with higher growth rates than predicted by the model (Figure 3b). This pattern indicates an antagonistic interaction, where the combined effect of multiple drivers is less severe than expected from their additive contributions. This interpretation is also consistent with the direct comparison among treatments in the fully crossed design, where larvae exposed to low pH alone showed lower growth than those exposed to low pH in combination with additional drivers (Figure 2b)</w:t>
        </w:r>
      </w:ins>
      <w:ins w:id="188" w:author="Mirko Mutalipassi" w:date="2026-03-20T10:13:00Z" w16du:dateUtc="2026-03-20T09:13:00Z">
        <w:r w:rsidR="006D148E">
          <w:t xml:space="preserve">. </w:t>
        </w:r>
        <w:r w:rsidR="006D148E" w:rsidRPr="006D148E">
          <w:rPr>
            <w:color w:val="000000" w:themeColor="text1"/>
          </w:rPr>
          <w:t xml:space="preserve">This pattern contrasts with previous studies reporting increased stress under combined exposure to acidification and </w:t>
        </w:r>
      </w:ins>
      <w:ins w:id="189" w:author="Li zz" w:date="2026-03-25T22:16:00Z" w16du:dateUtc="2026-03-25T14:16:00Z">
        <w:r w:rsidR="00AC14A0">
          <w:rPr>
            <w:rFonts w:hint="eastAsia"/>
            <w:color w:val="000000" w:themeColor="text1"/>
            <w:lang w:eastAsia="zh-CN"/>
          </w:rPr>
          <w:t xml:space="preserve">Cu </w:t>
        </w:r>
      </w:ins>
      <w:ins w:id="190" w:author="Mirko Mutalipassi" w:date="2026-03-20T10:13:00Z" w16du:dateUtc="2026-03-20T09:13:00Z">
        <w:r w:rsidR="006D148E" w:rsidRPr="006D148E">
          <w:rPr>
            <w:color w:val="000000" w:themeColor="text1"/>
          </w:rPr>
          <w:t>contaminants</w:t>
        </w:r>
      </w:ins>
      <w:ins w:id="191" w:author="Li zz" w:date="2026-03-25T22:23:00Z" w16du:dateUtc="2026-03-25T14:23:00Z">
        <w:r w:rsidR="00AC14A0">
          <w:rPr>
            <w:rFonts w:hint="eastAsia"/>
            <w:color w:val="000000" w:themeColor="text1"/>
            <w:lang w:eastAsia="zh-CN"/>
          </w:rPr>
          <w:t xml:space="preserve"> in jellyfish</w:t>
        </w:r>
      </w:ins>
      <w:ins w:id="192" w:author="Mirko Mutalipassi" w:date="2026-03-20T10:13:00Z" w16du:dateUtc="2026-03-20T09:13:00Z">
        <w:r w:rsidR="006D148E" w:rsidRPr="006D148E">
          <w:rPr>
            <w:color w:val="000000" w:themeColor="text1"/>
          </w:rPr>
          <w:t xml:space="preserve"> </w:t>
        </w:r>
      </w:ins>
      <w:moveToRangeStart w:id="193" w:author="Mirko Mutalipassi" w:date="2026-03-20T10:10:00Z" w:name="move224893875"/>
      <w:moveTo w:id="194" w:author="Mirko Mutalipassi" w:date="2026-03-20T10:10:00Z" w16du:dateUtc="2026-03-20T09:10:00Z">
        <w:r>
          <w:rPr>
            <w:rFonts w:eastAsia="Arial"/>
            <w:color w:val="000000" w:themeColor="text1"/>
          </w:rPr>
          <w:fldChar w:fldCharType="begin"/>
        </w:r>
        <w:r>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Pr>
            <w:rFonts w:eastAsia="Arial"/>
            <w:color w:val="000000" w:themeColor="text1"/>
          </w:rPr>
          <w:fldChar w:fldCharType="separate"/>
        </w:r>
        <w:r>
          <w:rPr>
            <w:rFonts w:eastAsia="Arial"/>
            <w:noProof/>
            <w:color w:val="000000" w:themeColor="text1"/>
          </w:rPr>
          <w:t>(Wang et al., 2025)</w:t>
        </w:r>
        <w:r>
          <w:rPr>
            <w:rFonts w:eastAsia="Arial"/>
            <w:color w:val="000000" w:themeColor="text1"/>
          </w:rPr>
          <w:fldChar w:fldCharType="end"/>
        </w:r>
      </w:moveTo>
      <w:ins w:id="195" w:author="Li zz" w:date="2026-03-25T22:17:00Z" w16du:dateUtc="2026-03-25T14:17:00Z">
        <w:r w:rsidR="00AC14A0">
          <w:rPr>
            <w:rFonts w:eastAsia="Arial" w:hint="eastAsia"/>
            <w:color w:val="000000" w:themeColor="text1"/>
            <w:lang w:eastAsia="zh-CN"/>
          </w:rPr>
          <w:t xml:space="preserve">, highlighting the complexity of </w:t>
        </w:r>
      </w:ins>
      <w:ins w:id="196" w:author="Li zz" w:date="2026-03-25T22:18:00Z" w16du:dateUtc="2026-03-25T14:18:00Z">
        <w:r w:rsidR="00AC14A0">
          <w:rPr>
            <w:rFonts w:eastAsia="Arial" w:hint="eastAsia"/>
            <w:color w:val="000000" w:themeColor="text1"/>
            <w:lang w:eastAsia="zh-CN"/>
          </w:rPr>
          <w:t xml:space="preserve">interactions </w:t>
        </w:r>
      </w:ins>
      <w:ins w:id="197" w:author="Li zz" w:date="2026-03-25T22:20:00Z" w16du:dateUtc="2026-03-25T14:20:00Z">
        <w:r w:rsidR="00AC14A0">
          <w:rPr>
            <w:rFonts w:eastAsia="Arial" w:hint="eastAsia"/>
            <w:color w:val="000000" w:themeColor="text1"/>
            <w:lang w:eastAsia="zh-CN"/>
          </w:rPr>
          <w:t>among</w:t>
        </w:r>
      </w:ins>
      <w:ins w:id="198" w:author="Li zz" w:date="2026-03-25T22:18:00Z" w16du:dateUtc="2026-03-25T14:18:00Z">
        <w:r w:rsidR="00AC14A0">
          <w:rPr>
            <w:rFonts w:eastAsia="Arial" w:hint="eastAsia"/>
            <w:color w:val="000000" w:themeColor="text1"/>
            <w:lang w:eastAsia="zh-CN"/>
          </w:rPr>
          <w:t xml:space="preserve"> </w:t>
        </w:r>
      </w:ins>
      <w:ins w:id="199" w:author="Li zz" w:date="2026-03-25T22:21:00Z" w16du:dateUtc="2026-03-25T14:21:00Z">
        <w:r w:rsidR="00AC14A0">
          <w:rPr>
            <w:rFonts w:eastAsia="Arial" w:hint="eastAsia"/>
            <w:color w:val="000000" w:themeColor="text1"/>
            <w:lang w:eastAsia="zh-CN"/>
          </w:rPr>
          <w:t>environmental</w:t>
        </w:r>
      </w:ins>
      <w:ins w:id="200" w:author="Li zz" w:date="2026-03-25T22:18:00Z" w16du:dateUtc="2026-03-25T14:18:00Z">
        <w:r w:rsidR="00AC14A0">
          <w:rPr>
            <w:rFonts w:eastAsia="Arial" w:hint="eastAsia"/>
            <w:color w:val="000000" w:themeColor="text1"/>
            <w:lang w:eastAsia="zh-CN"/>
          </w:rPr>
          <w:t xml:space="preserve"> </w:t>
        </w:r>
      </w:ins>
      <w:ins w:id="201" w:author="Li zz" w:date="2026-03-25T22:22:00Z" w16du:dateUtc="2026-03-25T14:22:00Z">
        <w:r w:rsidR="00AC14A0">
          <w:rPr>
            <w:rFonts w:eastAsia="Arial" w:hint="eastAsia"/>
            <w:color w:val="000000" w:themeColor="text1"/>
            <w:lang w:eastAsia="zh-CN"/>
          </w:rPr>
          <w:t>stressor</w:t>
        </w:r>
      </w:ins>
      <w:ins w:id="202" w:author="Li zz" w:date="2026-03-25T22:18:00Z" w16du:dateUtc="2026-03-25T14:18:00Z">
        <w:r w:rsidR="00AC14A0">
          <w:rPr>
            <w:rFonts w:eastAsia="Arial" w:hint="eastAsia"/>
            <w:color w:val="000000" w:themeColor="text1"/>
            <w:lang w:eastAsia="zh-CN"/>
          </w:rPr>
          <w:t xml:space="preserve">s </w:t>
        </w:r>
      </w:ins>
      <w:ins w:id="203" w:author="Li zz" w:date="2026-03-25T22:21:00Z" w16du:dateUtc="2026-03-25T14:21:00Z">
        <w:r w:rsidR="00AC14A0">
          <w:rPr>
            <w:rFonts w:eastAsia="Arial" w:hint="eastAsia"/>
            <w:color w:val="000000" w:themeColor="text1"/>
            <w:lang w:eastAsia="zh-CN"/>
          </w:rPr>
          <w:t>and the</w:t>
        </w:r>
      </w:ins>
      <w:ins w:id="204" w:author="Li zz" w:date="2026-03-25T22:18:00Z" w16du:dateUtc="2026-03-25T14:18:00Z">
        <w:r w:rsidR="00AC14A0">
          <w:rPr>
            <w:rFonts w:eastAsia="Arial" w:hint="eastAsia"/>
            <w:color w:val="000000" w:themeColor="text1"/>
            <w:lang w:eastAsia="zh-CN"/>
          </w:rPr>
          <w:t xml:space="preserve"> potential </w:t>
        </w:r>
      </w:ins>
      <w:ins w:id="205" w:author="Li zz" w:date="2026-03-25T22:21:00Z" w16du:dateUtc="2026-03-25T14:21:00Z">
        <w:r w:rsidR="00AC14A0">
          <w:rPr>
            <w:rFonts w:eastAsia="Arial" w:hint="eastAsia"/>
            <w:color w:val="000000" w:themeColor="text1"/>
            <w:lang w:eastAsia="zh-CN"/>
          </w:rPr>
          <w:t xml:space="preserve">for </w:t>
        </w:r>
      </w:ins>
      <w:ins w:id="206" w:author="Li zz" w:date="2026-03-25T22:18:00Z" w16du:dateUtc="2026-03-25T14:18:00Z">
        <w:r w:rsidR="00AC14A0">
          <w:rPr>
            <w:rFonts w:eastAsia="Arial" w:hint="eastAsia"/>
            <w:color w:val="000000" w:themeColor="text1"/>
            <w:lang w:eastAsia="zh-CN"/>
          </w:rPr>
          <w:t>species-specific responses to multiple drivers</w:t>
        </w:r>
      </w:ins>
      <w:moveTo w:id="207" w:author="Mirko Mutalipassi" w:date="2026-03-20T10:10:00Z" w16du:dateUtc="2026-03-20T09:10:00Z">
        <w:r w:rsidRPr="007D51F3">
          <w:rPr>
            <w:rFonts w:eastAsia="Arial"/>
          </w:rPr>
          <w:t xml:space="preserve">. </w:t>
        </w:r>
      </w:moveTo>
      <w:moveToRangeEnd w:id="193"/>
      <w:ins w:id="208" w:author="Mirko Mutalipassi" w:date="2026-03-20T10:47:00Z" w16du:dateUtc="2026-03-20T09:47:00Z">
        <w:r w:rsidR="009A72ED">
          <w:t xml:space="preserve">The observed antagonism highlights the importance of considering how multiple drivers reshape the organism's position along a performance landscape, </w:t>
        </w:r>
        <w:del w:id="209" w:author="METIAN, Marc" w:date="2026-03-24T14:12:00Z" w16du:dateUtc="2026-03-24T13:12:00Z">
          <w:r w:rsidR="009A72ED" w:rsidDel="00D94559">
            <w:delText>r</w:delText>
          </w:r>
        </w:del>
      </w:ins>
      <w:ins w:id="210" w:author="METIAN, Marc" w:date="2026-03-24T14:12:00Z" w16du:dateUtc="2026-03-24T13:12:00Z">
        <w:r w:rsidR="00D94559" w:rsidRPr="00D94559">
          <w:t>rather than assuming purely additive effects among drivers</w:t>
        </w:r>
      </w:ins>
      <w:ins w:id="211" w:author="Mirko Mutalipassi" w:date="2026-03-20T10:47:00Z" w16du:dateUtc="2026-03-20T09:47:00Z">
        <w:del w:id="212" w:author="METIAN, Marc" w:date="2026-03-24T14:12:00Z" w16du:dateUtc="2026-03-24T13:12:00Z">
          <w:r w:rsidR="009A72ED" w:rsidDel="00D94559">
            <w:delText>ather than assuming that stressors simply accumulate</w:delText>
          </w:r>
        </w:del>
        <w:r w:rsidR="009A72ED">
          <w:t>. Our results demonstrate that deviations from non-linear additivity can reveal emergent biological responses that would remain undetected under standard factorial interpretations. While the empirical pattern is robust, the mechanisms underlying this antagonism remain unresolved. One possibility is that reduced pH alters acid-base regulation or calcification dynamics in ways that interact non-linearly with temperature or contaminant stress, but these interpretations should be treated as working hypotheses pending further investigation</w:t>
        </w:r>
      </w:ins>
      <w:del w:id="213" w:author="Mirko Mutalipassi" w:date="2026-03-20T10:08:00Z" w16du:dateUtc="2026-03-20T09:08:00Z">
        <w:r w:rsidR="00EE0F12" w:rsidRPr="00743779" w:rsidDel="00FD2D68">
          <w:rPr>
            <w:color w:val="000000" w:themeColor="text1"/>
          </w:rPr>
          <w:delText>The</w:delText>
        </w:r>
        <w:r w:rsidR="003708C1" w:rsidDel="00FD2D68">
          <w:rPr>
            <w:color w:val="000000" w:themeColor="text1"/>
          </w:rPr>
          <w:delText xml:space="preserve"> third and last step of our strategy was to compare the outcome of the model based on single </w:delText>
        </w:r>
        <w:r w:rsidR="00293536" w:rsidDel="00FD2D68">
          <w:rPr>
            <w:color w:val="000000" w:themeColor="text1"/>
          </w:rPr>
          <w:delText>driver</w:delText>
        </w:r>
        <w:r w:rsidR="00686D5A" w:rsidDel="00FD2D68">
          <w:rPr>
            <w:color w:val="000000" w:themeColor="text1"/>
          </w:rPr>
          <w:delText>s</w:delText>
        </w:r>
        <w:r w:rsidR="003708C1" w:rsidDel="00FD2D68">
          <w:rPr>
            <w:color w:val="000000" w:themeColor="text1"/>
          </w:rPr>
          <w:delText xml:space="preserve"> with data from the full-factorial experiment with different combinations of the 3 </w:delText>
        </w:r>
        <w:r w:rsidR="00293536" w:rsidDel="00FD2D68">
          <w:rPr>
            <w:color w:val="000000" w:themeColor="text1"/>
          </w:rPr>
          <w:delText>drivers</w:delText>
        </w:r>
        <w:r w:rsidR="003708C1" w:rsidDel="00FD2D68">
          <w:rPr>
            <w:color w:val="000000" w:themeColor="text1"/>
          </w:rPr>
          <w:delText xml:space="preserve">. Under the additivity hypothesis, these data should fit under </w:delText>
        </w:r>
        <w:r w:rsidR="00274EA2" w:rsidDel="00FD2D68">
          <w:rPr>
            <w:color w:val="000000" w:themeColor="text1"/>
          </w:rPr>
          <w:delText xml:space="preserve">the </w:delText>
        </w:r>
        <w:r w:rsidR="003708C1" w:rsidDel="00FD2D68">
          <w:rPr>
            <w:color w:val="000000" w:themeColor="text1"/>
          </w:rPr>
          <w:delText>unimodal performance curve developed in step 2. We observed a deviation from th</w:delText>
        </w:r>
        <w:r w:rsidR="000A2B5C" w:rsidDel="00FD2D68">
          <w:rPr>
            <w:color w:val="000000" w:themeColor="text1"/>
          </w:rPr>
          <w:delText>at</w:delText>
        </w:r>
        <w:r w:rsidR="003708C1" w:rsidDel="00FD2D68">
          <w:rPr>
            <w:color w:val="000000" w:themeColor="text1"/>
          </w:rPr>
          <w:delText xml:space="preserve"> mode</w:delText>
        </w:r>
        <w:r w:rsidR="000A2B5C" w:rsidDel="00FD2D68">
          <w:rPr>
            <w:color w:val="000000" w:themeColor="text1"/>
          </w:rPr>
          <w:delText>l</w:delText>
        </w:r>
        <w:r w:rsidR="003708C1" w:rsidDel="00FD2D68">
          <w:rPr>
            <w:color w:val="000000" w:themeColor="text1"/>
          </w:rPr>
          <w:delText xml:space="preserve"> for all the combinations involving pH</w:delText>
        </w:r>
        <w:r w:rsidR="00446813" w:rsidDel="00FD2D68">
          <w:rPr>
            <w:color w:val="000000" w:themeColor="text1"/>
          </w:rPr>
          <w:delText>,</w:delText>
        </w:r>
        <w:r w:rsidR="003708C1" w:rsidDel="00FD2D68">
          <w:rPr>
            <w:color w:val="000000" w:themeColor="text1"/>
          </w:rPr>
          <w:delText xml:space="preserve"> with the model over-estimating the impacts</w:delText>
        </w:r>
        <w:r w:rsidR="008334E2" w:rsidDel="00FD2D68">
          <w:rPr>
            <w:color w:val="000000" w:themeColor="text1"/>
          </w:rPr>
          <w:delText xml:space="preserve"> of those treatments</w:delText>
        </w:r>
        <w:r w:rsidR="003708C1" w:rsidDel="00FD2D68">
          <w:rPr>
            <w:color w:val="000000" w:themeColor="text1"/>
          </w:rPr>
          <w:delText xml:space="preserve">. </w:delText>
        </w:r>
        <w:r w:rsidR="00D509F4" w:rsidRPr="00743779" w:rsidDel="00FD2D68">
          <w:rPr>
            <w:color w:val="000000" w:themeColor="text1"/>
          </w:rPr>
          <w:delText xml:space="preserve">The treatments where </w:delText>
        </w:r>
        <w:r w:rsidR="00D509F4" w:rsidRPr="00743779" w:rsidDel="00FD2D68">
          <w:rPr>
            <w:rFonts w:eastAsia="Arial"/>
            <w:color w:val="000000" w:themeColor="text1"/>
          </w:rPr>
          <w:delText xml:space="preserve">only pH was out of reference had a </w:delText>
        </w:r>
        <w:r w:rsidR="003708C1" w:rsidDel="00FD2D68">
          <w:rPr>
            <w:rFonts w:eastAsia="Arial"/>
            <w:color w:val="000000" w:themeColor="text1"/>
          </w:rPr>
          <w:delText>higher</w:delText>
        </w:r>
        <w:r w:rsidR="003708C1" w:rsidRPr="00743779" w:rsidDel="00FD2D68">
          <w:rPr>
            <w:rFonts w:eastAsia="Arial"/>
            <w:color w:val="000000" w:themeColor="text1"/>
          </w:rPr>
          <w:delText xml:space="preserve"> </w:delText>
        </w:r>
        <w:r w:rsidR="00D509F4" w:rsidRPr="00743779" w:rsidDel="00FD2D68">
          <w:rPr>
            <w:rFonts w:eastAsia="Arial"/>
            <w:color w:val="000000" w:themeColor="text1"/>
          </w:rPr>
          <w:delText>growth rate than</w:delText>
        </w:r>
        <w:r w:rsidR="00735E06" w:rsidDel="00FD2D68">
          <w:rPr>
            <w:rFonts w:eastAsia="Arial"/>
            <w:color w:val="000000" w:themeColor="text1"/>
          </w:rPr>
          <w:delText xml:space="preserve"> those that had more </w:delText>
        </w:r>
        <w:r w:rsidR="00E44E7C" w:rsidDel="00FD2D68">
          <w:rPr>
            <w:rFonts w:eastAsia="Arial"/>
            <w:color w:val="000000" w:themeColor="text1"/>
          </w:rPr>
          <w:delText>drivers simultaneously out of reference</w:delText>
        </w:r>
        <w:r w:rsidR="00401484" w:rsidDel="00FD2D68">
          <w:rPr>
            <w:rFonts w:eastAsia="Arial"/>
            <w:color w:val="000000" w:themeColor="text1"/>
          </w:rPr>
          <w:delText xml:space="preserve"> </w:delText>
        </w:r>
        <w:r w:rsidR="00E44E7C" w:rsidDel="00FD2D68">
          <w:rPr>
            <w:rFonts w:eastAsia="Arial"/>
            <w:color w:val="000000" w:themeColor="text1"/>
          </w:rPr>
          <w:delText>condit</w:delText>
        </w:r>
        <w:r w:rsidR="00401484" w:rsidDel="00FD2D68">
          <w:rPr>
            <w:rFonts w:eastAsia="Arial"/>
            <w:color w:val="000000" w:themeColor="text1"/>
          </w:rPr>
          <w:delText>i</w:delText>
        </w:r>
        <w:r w:rsidR="00E44E7C" w:rsidDel="00FD2D68">
          <w:rPr>
            <w:rFonts w:eastAsia="Arial"/>
            <w:color w:val="000000" w:themeColor="text1"/>
          </w:rPr>
          <w:delText>ons</w:delText>
        </w:r>
        <w:r w:rsidR="00D509F4" w:rsidRPr="00743779" w:rsidDel="00FD2D68">
          <w:rPr>
            <w:rFonts w:eastAsia="Arial"/>
            <w:color w:val="000000" w:themeColor="text1"/>
          </w:rPr>
          <w:delText xml:space="preserve"> (</w:delText>
        </w:r>
        <w:commentRangeStart w:id="214"/>
        <w:r w:rsidR="00D509F4" w:rsidRPr="00743779" w:rsidDel="00FD2D68">
          <w:rPr>
            <w:rFonts w:eastAsia="Arial"/>
            <w:color w:val="000000" w:themeColor="text1"/>
          </w:rPr>
          <w:delText>Fig</w:delText>
        </w:r>
        <w:r w:rsidR="003977D8" w:rsidDel="00FD2D68">
          <w:rPr>
            <w:rFonts w:eastAsia="Arial"/>
            <w:color w:val="000000" w:themeColor="text1"/>
          </w:rPr>
          <w:delText xml:space="preserve">ure </w:delText>
        </w:r>
        <w:r w:rsidR="00305526" w:rsidDel="00FD2D68">
          <w:rPr>
            <w:rFonts w:eastAsia="Arial"/>
            <w:color w:val="000000" w:themeColor="text1"/>
          </w:rPr>
          <w:delText>2</w:delText>
        </w:r>
        <w:r w:rsidR="003977D8" w:rsidDel="00FD2D68">
          <w:rPr>
            <w:rFonts w:eastAsia="Arial"/>
            <w:color w:val="000000" w:themeColor="text1"/>
          </w:rPr>
          <w:delText>b</w:delText>
        </w:r>
        <w:commentRangeEnd w:id="214"/>
        <w:r w:rsidR="00485469" w:rsidRPr="00743779" w:rsidDel="00FD2D68">
          <w:rPr>
            <w:rStyle w:val="CommentReference"/>
            <w:rFonts w:eastAsia="Arial"/>
            <w:color w:val="000000" w:themeColor="text1"/>
            <w:sz w:val="24"/>
            <w:szCs w:val="24"/>
          </w:rPr>
          <w:commentReference w:id="214"/>
        </w:r>
        <w:r w:rsidR="00D509F4" w:rsidRPr="00743779" w:rsidDel="00FD2D68">
          <w:rPr>
            <w:rFonts w:eastAsia="Arial"/>
            <w:color w:val="000000" w:themeColor="text1"/>
          </w:rPr>
          <w:delText>)</w:delText>
        </w:r>
        <w:r w:rsidR="00B82C93" w:rsidRPr="00743779" w:rsidDel="00FD2D68">
          <w:rPr>
            <w:rFonts w:eastAsia="Arial"/>
            <w:color w:val="000000" w:themeColor="text1"/>
          </w:rPr>
          <w:delText>,</w:delText>
        </w:r>
        <w:r w:rsidR="003708C1" w:rsidDel="00FD2D68">
          <w:rPr>
            <w:rFonts w:eastAsia="Arial"/>
            <w:color w:val="000000" w:themeColor="text1"/>
          </w:rPr>
          <w:delText xml:space="preserve"> revealing a true antagonistic interaction</w:delText>
        </w:r>
        <w:r w:rsidR="00A37F38" w:rsidRPr="00743779" w:rsidDel="00FD2D68">
          <w:rPr>
            <w:color w:val="000000" w:themeColor="text1"/>
          </w:rPr>
          <w:delText xml:space="preserve">. </w:delText>
        </w:r>
      </w:del>
      <w:ins w:id="215" w:author="Mirko Mutalipassi" w:date="2026-03-20T10:08:00Z" w16du:dateUtc="2026-03-20T09:08:00Z">
        <w:r>
          <w:rPr>
            <w:color w:val="000000" w:themeColor="text1"/>
          </w:rPr>
          <w:t xml:space="preserve"> </w:t>
        </w:r>
      </w:ins>
      <w:del w:id="216" w:author="Mirko Mutalipassi" w:date="2026-03-20T10:08:00Z" w16du:dateUtc="2026-03-20T09:08:00Z">
        <w:r w:rsidR="003708C1" w:rsidDel="00FD2D68">
          <w:rPr>
            <w:color w:val="000000" w:themeColor="text1"/>
          </w:rPr>
          <w:delText>Such interaction i</w:delText>
        </w:r>
        <w:r w:rsidR="0019571A" w:rsidDel="00FD2D68">
          <w:rPr>
            <w:color w:val="000000" w:themeColor="text1"/>
          </w:rPr>
          <w:delText>s</w:delText>
        </w:r>
        <w:r w:rsidR="003708C1" w:rsidDel="00FD2D68">
          <w:rPr>
            <w:color w:val="000000" w:themeColor="text1"/>
          </w:rPr>
          <w:delText xml:space="preserve"> somewhat surprising as previous studies showed that the combination of </w:delText>
        </w:r>
        <w:r w:rsidR="008E58B3" w:rsidRPr="00743779" w:rsidDel="00FD2D68">
          <w:rPr>
            <w:rFonts w:eastAsia="Arial"/>
            <w:color w:val="000000" w:themeColor="text1"/>
          </w:rPr>
          <w:delText xml:space="preserve">toxicants </w:delText>
        </w:r>
        <w:r w:rsidR="003708C1" w:rsidDel="00FD2D68">
          <w:rPr>
            <w:rFonts w:eastAsia="Arial"/>
            <w:color w:val="000000" w:themeColor="text1"/>
          </w:rPr>
          <w:delText>and low</w:delText>
        </w:r>
        <w:r w:rsidR="0019571A" w:rsidDel="00FD2D68">
          <w:rPr>
            <w:rFonts w:eastAsia="Arial"/>
            <w:color w:val="000000" w:themeColor="text1"/>
          </w:rPr>
          <w:delText xml:space="preserve"> pH</w:delText>
        </w:r>
        <w:r w:rsidR="008E58B3" w:rsidRPr="00743779" w:rsidDel="00FD2D68">
          <w:rPr>
            <w:rFonts w:eastAsia="Arial"/>
            <w:color w:val="000000" w:themeColor="text1"/>
          </w:rPr>
          <w:delText xml:space="preserve"> </w:delText>
        </w:r>
        <w:r w:rsidR="003708C1" w:rsidDel="00FD2D68">
          <w:rPr>
            <w:rFonts w:eastAsia="Arial"/>
            <w:color w:val="000000" w:themeColor="text1"/>
          </w:rPr>
          <w:delText>led</w:delText>
        </w:r>
        <w:r w:rsidR="008E58B3" w:rsidRPr="00743779" w:rsidDel="00FD2D68">
          <w:rPr>
            <w:rFonts w:eastAsia="Arial"/>
            <w:color w:val="000000" w:themeColor="text1"/>
          </w:rPr>
          <w:delText xml:space="preserve"> to </w:delText>
        </w:r>
        <w:r w:rsidR="003708C1" w:rsidDel="00FD2D68">
          <w:rPr>
            <w:rFonts w:eastAsia="Arial"/>
            <w:color w:val="000000" w:themeColor="text1"/>
          </w:rPr>
          <w:delText xml:space="preserve">an </w:delText>
        </w:r>
        <w:r w:rsidR="008E58B3" w:rsidRPr="00743779" w:rsidDel="00FD2D68">
          <w:rPr>
            <w:rFonts w:eastAsia="Arial"/>
            <w:color w:val="000000" w:themeColor="text1"/>
          </w:rPr>
          <w:delText>increase</w:delText>
        </w:r>
        <w:r w:rsidR="003708C1" w:rsidDel="00FD2D68">
          <w:rPr>
            <w:rFonts w:eastAsia="Arial"/>
            <w:color w:val="000000" w:themeColor="text1"/>
          </w:rPr>
          <w:delText>d</w:delText>
        </w:r>
        <w:r w:rsidR="008E58B3" w:rsidRPr="00743779" w:rsidDel="00FD2D68">
          <w:rPr>
            <w:rFonts w:eastAsia="Arial"/>
            <w:color w:val="000000" w:themeColor="text1"/>
          </w:rPr>
          <w:delText xml:space="preserve"> stress</w:delText>
        </w:r>
        <w:r w:rsidR="00B11086" w:rsidDel="00FD2D68">
          <w:rPr>
            <w:rFonts w:eastAsia="Arial"/>
            <w:color w:val="000000" w:themeColor="text1"/>
          </w:rPr>
          <w:delText xml:space="preserve"> </w:delText>
        </w:r>
      </w:del>
      <w:moveFromRangeStart w:id="217" w:author="Mirko Mutalipassi" w:date="2026-03-20T10:10:00Z" w:name="move224893875"/>
      <w:moveFrom w:id="218" w:author="Mirko Mutalipassi" w:date="2026-03-20T10:10:00Z" w16du:dateUtc="2026-03-20T09:10:00Z">
        <w:r w:rsidR="00B11086" w:rsidDel="00FD2D68">
          <w:rPr>
            <w:rFonts w:eastAsia="Arial"/>
            <w:color w:val="000000" w:themeColor="text1"/>
          </w:rPr>
          <w:fldChar w:fldCharType="begin"/>
        </w:r>
        <w:r w:rsidR="007D51F3" w:rsidDel="00FD2D68">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sidDel="00FD2D68">
          <w:rPr>
            <w:rFonts w:eastAsia="Arial"/>
            <w:color w:val="000000" w:themeColor="text1"/>
          </w:rPr>
          <w:fldChar w:fldCharType="separate"/>
        </w:r>
        <w:r w:rsidR="007D51F3" w:rsidDel="00FD2D68">
          <w:rPr>
            <w:rFonts w:eastAsia="Arial"/>
            <w:noProof/>
            <w:color w:val="000000" w:themeColor="text1"/>
          </w:rPr>
          <w:t>(Wang et al., 2025)</w:t>
        </w:r>
        <w:r w:rsidR="00B11086" w:rsidDel="00FD2D68">
          <w:rPr>
            <w:rFonts w:eastAsia="Arial"/>
            <w:color w:val="000000" w:themeColor="text1"/>
          </w:rPr>
          <w:fldChar w:fldCharType="end"/>
        </w:r>
        <w:r w:rsidR="007D51F3" w:rsidRPr="007D51F3" w:rsidDel="00FD2D68">
          <w:rPr>
            <w:rFonts w:eastAsia="Arial"/>
          </w:rPr>
          <w:t xml:space="preserve">. </w:t>
        </w:r>
      </w:moveFrom>
      <w:moveFromRangeEnd w:id="217"/>
      <w:del w:id="219" w:author="Mirko Mutalipassi" w:date="2026-03-20T10:11:00Z" w16du:dateUtc="2026-03-20T09:11:00Z">
        <w:r w:rsidR="003708C1" w:rsidDel="00FD2D68">
          <w:rPr>
            <w:rFonts w:eastAsia="Arial"/>
            <w:color w:val="000000" w:themeColor="text1"/>
          </w:rPr>
          <w:delText>Understanding the mechanisms behind such interactions would require further work and a better understand</w:delText>
        </w:r>
        <w:r w:rsidR="001F4597" w:rsidDel="00FD2D68">
          <w:rPr>
            <w:rFonts w:eastAsia="Arial"/>
            <w:color w:val="000000" w:themeColor="text1"/>
          </w:rPr>
          <w:delText>ing</w:delText>
        </w:r>
        <w:r w:rsidR="003708C1" w:rsidDel="00FD2D68">
          <w:rPr>
            <w:rFonts w:eastAsia="Arial"/>
            <w:color w:val="000000" w:themeColor="text1"/>
          </w:rPr>
          <w:delText xml:space="preserve"> of each </w:delText>
        </w:r>
        <w:r w:rsidR="00860E17" w:rsidDel="00FD2D68">
          <w:rPr>
            <w:rFonts w:eastAsia="Arial"/>
            <w:color w:val="000000" w:themeColor="text1"/>
          </w:rPr>
          <w:delText>driver’s</w:delText>
        </w:r>
        <w:r w:rsidR="001F4597" w:rsidDel="00FD2D68">
          <w:rPr>
            <w:rFonts w:eastAsia="Arial"/>
            <w:color w:val="000000" w:themeColor="text1"/>
          </w:rPr>
          <w:delText xml:space="preserve"> </w:delText>
        </w:r>
        <w:r w:rsidR="003708C1" w:rsidDel="00FD2D68">
          <w:rPr>
            <w:rFonts w:eastAsia="Arial"/>
            <w:color w:val="000000" w:themeColor="text1"/>
          </w:rPr>
          <w:delText>mode of action</w:delText>
        </w:r>
        <w:r w:rsidR="00481DEB" w:rsidRPr="00743779" w:rsidDel="00FD2D68">
          <w:rPr>
            <w:rFonts w:eastAsia="Arial"/>
            <w:color w:val="000000" w:themeColor="text1"/>
          </w:rPr>
          <w:delText xml:space="preserve"> and underlying </w:delText>
        </w:r>
        <w:r w:rsidR="0028441C" w:rsidDel="00FD2D68">
          <w:rPr>
            <w:rFonts w:eastAsia="Arial"/>
            <w:color w:val="000000" w:themeColor="text1"/>
          </w:rPr>
          <w:delText xml:space="preserve">physiological </w:delText>
        </w:r>
        <w:r w:rsidR="00481DEB" w:rsidRPr="00743779" w:rsidDel="00FD2D68">
          <w:rPr>
            <w:rFonts w:eastAsia="Arial"/>
            <w:color w:val="000000" w:themeColor="text1"/>
          </w:rPr>
          <w:delText>mechanisms</w:delText>
        </w:r>
        <w:r w:rsidR="008564FC" w:rsidRPr="00743779" w:rsidDel="00FD2D68">
          <w:rPr>
            <w:rFonts w:eastAsia="Arial"/>
            <w:color w:val="000000" w:themeColor="text1"/>
          </w:rPr>
          <w:delText xml:space="preserve"> </w:delText>
        </w:r>
        <w:r w:rsidR="0028441C" w:rsidDel="00FD2D68">
          <w:rPr>
            <w:rFonts w:eastAsia="Arial"/>
            <w:color w:val="000000" w:themeColor="text1"/>
          </w:rPr>
          <w:delText xml:space="preserve">affected </w:delText>
        </w:r>
      </w:del>
      <w:r w:rsidR="008564FC" w:rsidRPr="00743779">
        <w:rPr>
          <w:rFonts w:eastAsia="Arial"/>
          <w:color w:val="000000" w:themeColor="text1"/>
        </w:rPr>
        <w:fldChar w:fldCharType="begin"/>
      </w:r>
      <w:r w:rsidR="008564FC" w:rsidRPr="00743779">
        <w:rPr>
          <w:rFonts w:eastAsia="Arial"/>
          <w:color w:val="000000" w:themeColor="text1"/>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rPr>
        <w:fldChar w:fldCharType="separate"/>
      </w:r>
      <w:r w:rsidR="008564FC" w:rsidRPr="00743779">
        <w:rPr>
          <w:rFonts w:eastAsia="Arial"/>
          <w:noProof/>
          <w:color w:val="000000" w:themeColor="text1"/>
        </w:rPr>
        <w:t>(Boyd et al., 2018)</w:t>
      </w:r>
      <w:r w:rsidR="008564FC" w:rsidRPr="00743779">
        <w:rPr>
          <w:rFonts w:eastAsia="Arial"/>
          <w:color w:val="000000" w:themeColor="text1"/>
        </w:rPr>
        <w:fldChar w:fldCharType="end"/>
      </w:r>
      <w:r w:rsidR="00481DEB" w:rsidRPr="00743779">
        <w:rPr>
          <w:rFonts w:eastAsia="Arial"/>
          <w:color w:val="000000" w:themeColor="text1"/>
        </w:rPr>
        <w:t xml:space="preserve">. </w:t>
      </w:r>
    </w:p>
    <w:p w14:paraId="61260BEF" w14:textId="77777777" w:rsidR="000A0D30" w:rsidRPr="00743779" w:rsidRDefault="000A0D30" w:rsidP="00EE15A9">
      <w:pPr>
        <w:spacing w:line="360" w:lineRule="auto"/>
        <w:jc w:val="both"/>
      </w:pPr>
    </w:p>
    <w:p w14:paraId="22AF4F7F" w14:textId="45697ABC" w:rsidR="00A71F75" w:rsidRPr="001D07D9" w:rsidRDefault="007448CC" w:rsidP="00EE15A9">
      <w:pPr>
        <w:pStyle w:val="ListParagraph"/>
        <w:spacing w:line="360" w:lineRule="auto"/>
        <w:jc w:val="both"/>
        <w:rPr>
          <w:rFonts w:ascii="Times New Roman" w:hAnsi="Times New Roman" w:cs="Times New Roman"/>
          <w:b/>
          <w:bCs/>
          <w:sz w:val="24"/>
          <w:szCs w:val="24"/>
          <w:rPrChange w:id="220" w:author="METIAN, Marc" w:date="2026-03-24T13:44:00Z" w16du:dateUtc="2026-03-24T12:44:00Z">
            <w:rPr>
              <w:b/>
              <w:bCs/>
              <w:sz w:val="24"/>
              <w:szCs w:val="24"/>
            </w:rPr>
          </w:rPrChange>
        </w:rPr>
      </w:pPr>
      <w:r w:rsidRPr="001D07D9">
        <w:rPr>
          <w:rFonts w:ascii="Times New Roman" w:hAnsi="Times New Roman" w:cs="Times New Roman"/>
          <w:b/>
          <w:bCs/>
          <w:sz w:val="24"/>
          <w:szCs w:val="24"/>
          <w:rPrChange w:id="221" w:author="METIAN, Marc" w:date="2026-03-24T13:44:00Z" w16du:dateUtc="2026-03-24T12:44:00Z">
            <w:rPr>
              <w:b/>
              <w:bCs/>
              <w:sz w:val="24"/>
              <w:szCs w:val="24"/>
            </w:rPr>
          </w:rPrChange>
        </w:rPr>
        <w:t>Conclusion</w:t>
      </w:r>
    </w:p>
    <w:p w14:paraId="18739239" w14:textId="77777777" w:rsidR="009246AA" w:rsidRPr="007C5754" w:rsidRDefault="009246AA" w:rsidP="00EE15A9">
      <w:pPr>
        <w:spacing w:line="360" w:lineRule="auto"/>
        <w:jc w:val="both"/>
        <w:rPr>
          <w:b/>
          <w:bCs/>
        </w:rPr>
      </w:pPr>
    </w:p>
    <w:p w14:paraId="705669D9" w14:textId="77A5EF02" w:rsidR="007E67CD" w:rsidRPr="007E67CD" w:rsidRDefault="007E67CD" w:rsidP="00EE15A9">
      <w:pPr>
        <w:spacing w:line="360" w:lineRule="auto"/>
        <w:jc w:val="both"/>
        <w:rPr>
          <w:ins w:id="222" w:author="Mirko Mutalipassi" w:date="2026-03-20T10:21:00Z" w16du:dateUtc="2026-03-20T09:21:00Z"/>
          <w:rFonts w:eastAsia="Arial"/>
          <w:color w:val="000000" w:themeColor="text1"/>
        </w:rPr>
      </w:pPr>
      <w:ins w:id="223" w:author="Mirko Mutalipassi" w:date="2026-03-20T10:21:00Z" w16du:dateUtc="2026-03-20T09:21:00Z">
        <w:r w:rsidRPr="007E67CD">
          <w:rPr>
            <w:rFonts w:eastAsia="Arial"/>
            <w:color w:val="000000" w:themeColor="text1"/>
          </w:rPr>
          <w:t>Our study provides a framework to integrate the effects of multiple environmental drivers by projecting them onto a shared performance landscape. By combining single-driver responses into a unified index, we show that organismal performance under multi-driver conditions can be approximated by a non-linear additive model, but also that systematic deviations from this expectation reveal emergent biological responses.</w:t>
        </w:r>
      </w:ins>
    </w:p>
    <w:p w14:paraId="0F65D30B" w14:textId="087B2083" w:rsidR="007E67CD" w:rsidRPr="007E67CD" w:rsidRDefault="007E67CD" w:rsidP="00EE15A9">
      <w:pPr>
        <w:spacing w:line="360" w:lineRule="auto"/>
        <w:jc w:val="both"/>
        <w:rPr>
          <w:ins w:id="224" w:author="Mirko Mutalipassi" w:date="2026-03-20T10:21:00Z" w16du:dateUtc="2026-03-20T09:21:00Z"/>
          <w:rFonts w:eastAsia="Arial"/>
          <w:color w:val="000000" w:themeColor="text1"/>
        </w:rPr>
      </w:pPr>
      <w:ins w:id="225" w:author="Mirko Mutalipassi" w:date="2026-03-20T10:21:00Z" w16du:dateUtc="2026-03-20T09:21:00Z">
        <w:r w:rsidRPr="007E67CD">
          <w:rPr>
            <w:rFonts w:eastAsia="Arial"/>
            <w:color w:val="000000" w:themeColor="text1"/>
          </w:rPr>
          <w:t xml:space="preserve">The observed antagonistic interaction highlights that multiple stressors do not necessarily accumulate in a linear or even synergistic manner. Instead, interactions among drivers can reshape the physiological state of the organism in ways that are not predictable from </w:t>
        </w:r>
      </w:ins>
      <w:ins w:id="226" w:author="Mirko Mutalipassi" w:date="2026-03-20T10:48:00Z" w16du:dateUtc="2026-03-20T09:48:00Z">
        <w:r w:rsidR="009A72ED" w:rsidRPr="007E67CD">
          <w:rPr>
            <w:rFonts w:eastAsia="Arial"/>
            <w:color w:val="000000" w:themeColor="text1"/>
          </w:rPr>
          <w:t>single driver</w:t>
        </w:r>
      </w:ins>
      <w:ins w:id="227" w:author="Mirko Mutalipassi" w:date="2026-03-20T10:21:00Z" w16du:dateUtc="2026-03-20T09:21:00Z">
        <w:r w:rsidRPr="007E67CD">
          <w:rPr>
            <w:rFonts w:eastAsia="Arial"/>
            <w:color w:val="000000" w:themeColor="text1"/>
          </w:rPr>
          <w:t xml:space="preserve"> experiments alone. This finding challenges the common assumption that combined stressors will amplify negative </w:t>
        </w:r>
      </w:ins>
      <w:ins w:id="228" w:author="Mirko Mutalipassi" w:date="2026-03-20T10:47:00Z" w16du:dateUtc="2026-03-20T09:47:00Z">
        <w:r w:rsidR="009A72ED" w:rsidRPr="007E67CD">
          <w:rPr>
            <w:rFonts w:eastAsia="Arial"/>
            <w:color w:val="000000" w:themeColor="text1"/>
          </w:rPr>
          <w:t>effects and</w:t>
        </w:r>
      </w:ins>
      <w:ins w:id="229" w:author="Mirko Mutalipassi" w:date="2026-03-20T10:21:00Z" w16du:dateUtc="2026-03-20T09:21:00Z">
        <w:r w:rsidRPr="007E67CD">
          <w:rPr>
            <w:rFonts w:eastAsia="Arial"/>
            <w:color w:val="000000" w:themeColor="text1"/>
          </w:rPr>
          <w:t xml:space="preserve"> emphasizes the need to consider the structure of the performance landscape when interpreting multi-driver experiments.</w:t>
        </w:r>
      </w:ins>
    </w:p>
    <w:p w14:paraId="25BBF56D" w14:textId="76F822A3" w:rsidR="001A28A8" w:rsidRPr="00743779" w:rsidRDefault="009A72ED" w:rsidP="00EE15A9">
      <w:pPr>
        <w:spacing w:line="360" w:lineRule="auto"/>
        <w:jc w:val="both"/>
        <w:rPr>
          <w:rFonts w:eastAsia="Arial"/>
          <w:color w:val="000000" w:themeColor="text1"/>
        </w:rPr>
      </w:pPr>
      <w:commentRangeStart w:id="230"/>
      <w:ins w:id="231" w:author="Mirko Mutalipassi" w:date="2026-03-20T10:47:00Z" w16du:dateUtc="2026-03-20T09:47:00Z">
        <w:r>
          <w:t>More broadly, our approach suggests that the apparent complexity of multi-driver systems can be reduced by identifying common axes of organismal response. Although these findings are based on a single species and a specific combination of drivers, the logic of the approach is not system dependent. This opens the possibility of developing predictive frameworks that move beyond purely factorial designs and instead focus on the functional integration of environmental constraints</w:t>
        </w:r>
      </w:ins>
      <w:commentRangeEnd w:id="230"/>
      <w:r w:rsidR="00936EA5">
        <w:rPr>
          <w:rStyle w:val="CommentReference"/>
          <w:sz w:val="24"/>
          <w:szCs w:val="24"/>
        </w:rPr>
        <w:commentReference w:id="230"/>
      </w:r>
      <w:ins w:id="232" w:author="Mirko Mutalipassi" w:date="2026-03-20T10:47:00Z" w16du:dateUtc="2026-03-20T09:47:00Z">
        <w:r>
          <w:t>. Such an approach may improve our ability to anticipate biological responses to global change, where organisms are simultaneously exposed to multiple, interacting drivers</w:t>
        </w:r>
      </w:ins>
      <w:ins w:id="233" w:author="Mirko Mutalipassi" w:date="2026-03-20T10:21:00Z" w16du:dateUtc="2026-03-20T09:21:00Z">
        <w:r w:rsidR="007E67CD" w:rsidRPr="007E67CD">
          <w:rPr>
            <w:rFonts w:eastAsia="Arial"/>
            <w:color w:val="000000" w:themeColor="text1"/>
          </w:rPr>
          <w:t>.</w:t>
        </w:r>
      </w:ins>
      <w:del w:id="234" w:author="Mirko Mutalipassi" w:date="2026-03-20T10:21:00Z" w16du:dateUtc="2026-03-20T09:21:00Z">
        <w:r w:rsidR="00146A2D" w:rsidDel="007E67CD">
          <w:rPr>
            <w:rFonts w:eastAsia="Arial"/>
            <w:color w:val="000000" w:themeColor="text1"/>
          </w:rPr>
          <w:delText>Our strategy combining the resolution of individual performance curves and the calculation of an index under an additivity hypothesis</w:delText>
        </w:r>
        <w:r w:rsidR="00733E8D" w:rsidRPr="00743779" w:rsidDel="007E67CD">
          <w:rPr>
            <w:rFonts w:eastAsia="Arial"/>
            <w:color w:val="000000" w:themeColor="text1"/>
          </w:rPr>
          <w:delText xml:space="preserve"> </w:delText>
        </w:r>
        <w:r w:rsidR="00146A2D" w:rsidDel="007E67CD">
          <w:rPr>
            <w:rFonts w:eastAsia="Arial"/>
            <w:color w:val="000000" w:themeColor="text1"/>
          </w:rPr>
          <w:delText>is an excellent tool to identify true interactions between drivers. Our results allow to identify an antagonistic interaction between pH and the two other drivers (</w:delText>
        </w:r>
        <w:r w:rsidR="007C5754" w:rsidDel="007E67CD">
          <w:rPr>
            <w:rFonts w:eastAsia="Arial"/>
            <w:color w:val="000000" w:themeColor="text1"/>
          </w:rPr>
          <w:delText>temperature</w:delText>
        </w:r>
        <w:r w:rsidR="00146A2D" w:rsidDel="007E67CD">
          <w:rPr>
            <w:rFonts w:eastAsia="Arial"/>
            <w:color w:val="000000" w:themeColor="text1"/>
          </w:rPr>
          <w:delText xml:space="preserve"> and lithium). The next step consist</w:delText>
        </w:r>
        <w:r w:rsidR="00215EE3" w:rsidDel="007E67CD">
          <w:rPr>
            <w:rFonts w:eastAsia="Arial"/>
            <w:color w:val="000000" w:themeColor="text1"/>
          </w:rPr>
          <w:delText>s</w:delText>
        </w:r>
        <w:r w:rsidR="00146A2D" w:rsidDel="007E67CD">
          <w:rPr>
            <w:rFonts w:eastAsia="Arial"/>
            <w:color w:val="000000" w:themeColor="text1"/>
          </w:rPr>
          <w:delText xml:space="preserve"> in resolving the mechanisms of this interaction and incorporate it into a predictive model. This will allow to project</w:delText>
        </w:r>
        <w:r w:rsidR="00C35CDF" w:rsidRPr="00743779" w:rsidDel="007E67CD">
          <w:rPr>
            <w:rFonts w:eastAsia="Arial"/>
            <w:color w:val="000000" w:themeColor="text1"/>
          </w:rPr>
          <w:delText xml:space="preserve"> </w:delText>
        </w:r>
        <w:r w:rsidR="0015030B" w:rsidRPr="00743779" w:rsidDel="007E67CD">
          <w:rPr>
            <w:rFonts w:eastAsia="Arial"/>
            <w:color w:val="000000" w:themeColor="text1"/>
          </w:rPr>
          <w:delText xml:space="preserve">the biological </w:delText>
        </w:r>
        <w:r w:rsidR="00146A2D" w:rsidDel="007E67CD">
          <w:rPr>
            <w:rFonts w:eastAsia="Arial"/>
            <w:color w:val="000000" w:themeColor="text1"/>
          </w:rPr>
          <w:delText>response to</w:delText>
        </w:r>
        <w:r w:rsidR="0015030B" w:rsidRPr="00743779" w:rsidDel="007E67CD">
          <w:rPr>
            <w:rFonts w:eastAsia="Arial"/>
            <w:color w:val="000000" w:themeColor="text1"/>
          </w:rPr>
          <w:delText xml:space="preserve"> </w:delText>
        </w:r>
        <w:r w:rsidR="001E00BD" w:rsidRPr="00743779" w:rsidDel="007E67CD">
          <w:rPr>
            <w:rFonts w:eastAsia="Arial"/>
            <w:color w:val="000000" w:themeColor="text1"/>
          </w:rPr>
          <w:delText xml:space="preserve">anthropogenically induced global </w:delText>
        </w:r>
        <w:r w:rsidR="00146A2D" w:rsidDel="007E67CD">
          <w:rPr>
            <w:rFonts w:eastAsia="Arial"/>
            <w:color w:val="000000" w:themeColor="text1"/>
          </w:rPr>
          <w:delText xml:space="preserve">and local </w:delText>
        </w:r>
        <w:r w:rsidR="001E00BD" w:rsidRPr="00743779" w:rsidDel="007E67CD">
          <w:rPr>
            <w:rFonts w:eastAsia="Arial"/>
            <w:color w:val="000000" w:themeColor="text1"/>
          </w:rPr>
          <w:delText>chang</w:delText>
        </w:r>
        <w:r w:rsidR="00E20858" w:rsidRPr="00743779" w:rsidDel="007E67CD">
          <w:rPr>
            <w:rFonts w:eastAsia="Arial"/>
            <w:color w:val="000000" w:themeColor="text1"/>
          </w:rPr>
          <w:delText>e</w:delText>
        </w:r>
        <w:r w:rsidR="00146A2D" w:rsidDel="007E67CD">
          <w:rPr>
            <w:rFonts w:eastAsia="Arial"/>
            <w:color w:val="000000" w:themeColor="text1"/>
          </w:rPr>
          <w:delText xml:space="preserve">s under different scenarios and provide key information for management and </w:delText>
        </w:r>
        <w:r w:rsidR="00140513" w:rsidRPr="00743779" w:rsidDel="007E67CD">
          <w:rPr>
            <w:rFonts w:eastAsia="Arial"/>
            <w:color w:val="000000" w:themeColor="text1"/>
          </w:rPr>
          <w:delText>local adaptation</w:delText>
        </w:r>
        <w:r w:rsidR="007C5754" w:rsidDel="007E67CD">
          <w:rPr>
            <w:rFonts w:eastAsia="Arial"/>
            <w:color w:val="000000" w:themeColor="text1"/>
          </w:rPr>
          <w:delText>.</w:delText>
        </w:r>
      </w:del>
      <w:r w:rsidR="007C5754">
        <w:rPr>
          <w:rFonts w:eastAsia="Arial"/>
          <w:color w:val="000000" w:themeColor="text1"/>
        </w:rPr>
        <w:t xml:space="preserve"> </w:t>
      </w:r>
      <w:r w:rsidR="00140513" w:rsidRPr="00743779">
        <w:rPr>
          <w:rFonts w:eastAsia="Arial"/>
          <w:color w:val="000000" w:themeColor="text1"/>
        </w:rPr>
        <w:t xml:space="preserve"> </w:t>
      </w:r>
    </w:p>
    <w:p w14:paraId="0523B20E" w14:textId="77777777" w:rsidR="00072322" w:rsidRPr="00743779" w:rsidRDefault="00072322" w:rsidP="00EE15A9">
      <w:pPr>
        <w:pStyle w:val="ListParagraph"/>
        <w:spacing w:line="360" w:lineRule="auto"/>
        <w:ind w:left="1440"/>
        <w:jc w:val="both"/>
        <w:rPr>
          <w:sz w:val="24"/>
          <w:szCs w:val="24"/>
        </w:rPr>
      </w:pPr>
    </w:p>
    <w:p w14:paraId="673A00FC" w14:textId="77777777" w:rsidR="00E36945" w:rsidRDefault="00E36945" w:rsidP="00EE15A9">
      <w:pPr>
        <w:spacing w:line="360" w:lineRule="auto"/>
        <w:rPr>
          <w:rFonts w:ascii="Arial" w:eastAsia="Arial" w:hAnsi="Arial" w:cs="Arial"/>
        </w:rPr>
      </w:pPr>
      <w:bookmarkStart w:id="235" w:name="_heading=h.kfejbvtlrug" w:colFirst="0" w:colLast="0"/>
      <w:bookmarkStart w:id="236" w:name="_heading=h.l3evgbnkhppi" w:colFirst="0" w:colLast="0"/>
      <w:bookmarkEnd w:id="235"/>
      <w:bookmarkEnd w:id="236"/>
    </w:p>
    <w:p w14:paraId="5D88B686" w14:textId="77777777" w:rsidR="00881F2F" w:rsidRDefault="00881F2F" w:rsidP="00EE15A9">
      <w:pPr>
        <w:spacing w:line="360" w:lineRule="auto"/>
        <w:rPr>
          <w:rFonts w:ascii="Arial" w:eastAsia="Arial" w:hAnsi="Arial" w:cs="Arial"/>
        </w:rPr>
      </w:pPr>
    </w:p>
    <w:p w14:paraId="4338D5B6" w14:textId="77777777" w:rsidR="00881F2F" w:rsidRDefault="00881F2F" w:rsidP="00EE15A9">
      <w:pPr>
        <w:spacing w:line="360" w:lineRule="auto"/>
        <w:rPr>
          <w:rFonts w:ascii="Arial" w:eastAsia="Arial" w:hAnsi="Arial" w:cs="Arial"/>
        </w:rPr>
      </w:pPr>
    </w:p>
    <w:p w14:paraId="766F7DD6" w14:textId="77777777" w:rsidR="00E36945" w:rsidRPr="001D07D9" w:rsidRDefault="00E36945" w:rsidP="00EE15A9">
      <w:pPr>
        <w:spacing w:line="360" w:lineRule="auto"/>
        <w:rPr>
          <w:rFonts w:eastAsia="Arial"/>
          <w:b/>
          <w:bCs/>
          <w:rPrChange w:id="237" w:author="METIAN, Marc" w:date="2026-03-24T13:44:00Z" w16du:dateUtc="2026-03-24T12:44:00Z">
            <w:rPr>
              <w:rFonts w:ascii="Arial" w:eastAsia="Arial" w:hAnsi="Arial" w:cs="Arial"/>
              <w:b/>
              <w:bCs/>
            </w:rPr>
          </w:rPrChange>
        </w:rPr>
      </w:pPr>
      <w:r w:rsidRPr="001D07D9">
        <w:rPr>
          <w:rFonts w:eastAsia="Arial"/>
          <w:b/>
          <w:bCs/>
          <w:rPrChange w:id="238" w:author="METIAN, Marc" w:date="2026-03-24T13:44:00Z" w16du:dateUtc="2026-03-24T12:44:00Z">
            <w:rPr>
              <w:rFonts w:ascii="Arial" w:eastAsia="Arial" w:hAnsi="Arial" w:cs="Arial"/>
              <w:b/>
              <w:bCs/>
            </w:rPr>
          </w:rPrChange>
        </w:rPr>
        <w:t>References</w:t>
      </w:r>
    </w:p>
    <w:p w14:paraId="0F1D2D76" w14:textId="77777777" w:rsidR="007D51F3" w:rsidRPr="007D51F3" w:rsidRDefault="00E36945" w:rsidP="00EE15A9">
      <w:pPr>
        <w:pStyle w:val="Bibliography"/>
        <w:spacing w:line="360" w:lineRule="auto"/>
        <w:rPr>
          <w:lang w:val="en-US"/>
        </w:rPr>
      </w:pPr>
      <w:r>
        <w:rPr>
          <w:rFonts w:ascii="Arial" w:eastAsia="Arial" w:hAnsi="Arial" w:cs="Arial"/>
          <w:b/>
          <w:bCs/>
        </w:rPr>
        <w:fldChar w:fldCharType="begin"/>
      </w:r>
      <w:r w:rsidRPr="00AA74AA">
        <w:rPr>
          <w:rFonts w:ascii="Arial" w:eastAsia="Arial" w:hAnsi="Arial" w:cs="Arial"/>
          <w:b/>
          <w:bCs/>
          <w:lang w:val="fr-FR"/>
          <w:rPrChange w:id="239" w:author="METIAN, Marc" w:date="2026-03-24T15:48:00Z" w16du:dateUtc="2026-03-24T14:48:00Z">
            <w:rPr>
              <w:rFonts w:ascii="Arial" w:eastAsia="Arial" w:hAnsi="Arial" w:cs="Arial"/>
              <w:b/>
              <w:bCs/>
            </w:rPr>
          </w:rPrChange>
        </w:rPr>
        <w:instrText xml:space="preserve"> ADDIN ZOTERO_BIBL {"uncited":[],"omitted":[],"custom":[]} CSL_BIBLIOGRAPHY </w:instrText>
      </w:r>
      <w:r>
        <w:rPr>
          <w:rFonts w:ascii="Arial" w:eastAsia="Arial" w:hAnsi="Arial" w:cs="Arial"/>
          <w:b/>
          <w:bCs/>
        </w:rPr>
        <w:fldChar w:fldCharType="separate"/>
      </w:r>
      <w:r w:rsidR="007D51F3" w:rsidRPr="00AA74AA">
        <w:rPr>
          <w:lang w:val="fr-FR"/>
          <w:rPrChange w:id="240" w:author="METIAN, Marc" w:date="2026-03-24T15:48:00Z" w16du:dateUtc="2026-03-24T14:48:00Z">
            <w:rPr>
              <w:lang w:val="en-US"/>
            </w:rPr>
          </w:rPrChange>
        </w:rPr>
        <w:t xml:space="preserve">Agnetta, D., Badalamenti, F., Ceccherelli, G., Di Trapani, F., Bonaviri, C., &amp; Gianguzza, P. (2015). </w:t>
      </w:r>
      <w:r w:rsidR="007D51F3" w:rsidRPr="007D51F3">
        <w:rPr>
          <w:lang w:val="en-US"/>
        </w:rPr>
        <w:t xml:space="preserve">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05210E" w:rsidRDefault="007D51F3" w:rsidP="00EE15A9">
      <w:pPr>
        <w:pStyle w:val="Bibliography"/>
        <w:spacing w:line="360" w:lineRule="auto"/>
        <w:rPr>
          <w:lang w:val="en-US"/>
        </w:rPr>
      </w:pPr>
      <w:r w:rsidRPr="00212D31">
        <w:rPr>
          <w:lang w:val="en-US"/>
        </w:rPr>
        <w:t xml:space="preserve">Alter, K., Jacquemont, J., Claudet, J., Lattuca, M. E., Barrantes, M. E., Marras, S., Manríquez, P. H., González, C. P., Fernández, D. A., Peck, M. A., Cattano, C., Milazzo, M., Mark, F. C., &amp; Domenici, P. (2024). </w:t>
      </w:r>
      <w:r w:rsidRPr="007D51F3">
        <w:rPr>
          <w:lang w:val="en-US"/>
        </w:rPr>
        <w:t xml:space="preserve">Hidden impacts of ocean warming and acidification on </w:t>
      </w:r>
      <w:r w:rsidRPr="007D51F3">
        <w:rPr>
          <w:lang w:val="en-US"/>
        </w:rPr>
        <w:lastRenderedPageBreak/>
        <w:t xml:space="preserve">biological responses of marine animals revealed through meta-analysis. </w:t>
      </w:r>
      <w:r w:rsidRPr="0005210E">
        <w:rPr>
          <w:i/>
          <w:iCs/>
          <w:lang w:val="en-US"/>
        </w:rPr>
        <w:t>Nature Communications</w:t>
      </w:r>
      <w:r w:rsidRPr="0005210E">
        <w:rPr>
          <w:lang w:val="en-US"/>
        </w:rPr>
        <w:t xml:space="preserve">, </w:t>
      </w:r>
      <w:r w:rsidRPr="0005210E">
        <w:rPr>
          <w:i/>
          <w:iCs/>
          <w:lang w:val="en-US"/>
        </w:rPr>
        <w:t>15</w:t>
      </w:r>
      <w:r w:rsidRPr="0005210E">
        <w:rPr>
          <w:lang w:val="en-US"/>
        </w:rPr>
        <w:t>(1), 2885. https://doi.org/10.1038/s41467-024-47064-3</w:t>
      </w:r>
    </w:p>
    <w:p w14:paraId="76350995" w14:textId="77777777" w:rsidR="007D51F3" w:rsidRPr="007D51F3" w:rsidRDefault="007D51F3" w:rsidP="00EE15A9">
      <w:pPr>
        <w:pStyle w:val="Bibliography"/>
        <w:spacing w:line="360" w:lineRule="auto"/>
        <w:rPr>
          <w:lang w:val="en-US"/>
        </w:rPr>
      </w:pPr>
      <w:r w:rsidRPr="0005210E">
        <w:rPr>
          <w:lang w:val="en-US"/>
        </w:rPr>
        <w:t xml:space="preserve">Barbosa, H., Soares, A. M. V. M., Pereira, E., &amp; Freitas, R. (2023). </w:t>
      </w:r>
      <w:r w:rsidRPr="007D51F3">
        <w:rPr>
          <w:lang w:val="en-US"/>
        </w:rPr>
        <w:t xml:space="preserve">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EE15A9">
      <w:pPr>
        <w:pStyle w:val="Bibliography"/>
        <w:spacing w:line="360" w:lineRule="auto"/>
        <w:rPr>
          <w:lang w:val="en-US"/>
        </w:rPr>
      </w:pPr>
      <w:r w:rsidRPr="007D51F3">
        <w:rPr>
          <w:lang w:val="en-US"/>
        </w:rPr>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EE15A9">
      <w:pPr>
        <w:pStyle w:val="Bibliography"/>
        <w:spacing w:line="360" w:lineRule="auto"/>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EE15A9">
      <w:pPr>
        <w:pStyle w:val="Bibliography"/>
        <w:spacing w:line="360" w:lineRule="auto"/>
        <w:rPr>
          <w:lang w:val="en-US"/>
        </w:rPr>
      </w:pPr>
      <w:r w:rsidRPr="007D51F3">
        <w:rPr>
          <w:lang w:val="en-US"/>
        </w:rPr>
        <w:t xml:space="preserve">Burgess, B. J., Purves, D., Mace, G., &amp; Murrell, D. J. (2021). Classifying ecosystem stressor interactions: Theory highlights the data limitations of the additive null model and the 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EE15A9">
      <w:pPr>
        <w:pStyle w:val="Bibliography"/>
        <w:spacing w:line="360" w:lineRule="auto"/>
        <w:rPr>
          <w:lang w:val="en-US"/>
        </w:rPr>
      </w:pPr>
      <w:r w:rsidRPr="007D51F3">
        <w:rPr>
          <w:lang w:val="en-US"/>
        </w:rPr>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EE15A9">
      <w:pPr>
        <w:pStyle w:val="Bibliography"/>
        <w:spacing w:line="360" w:lineRule="auto"/>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EE15A9">
      <w:pPr>
        <w:pStyle w:val="Bibliography"/>
        <w:spacing w:line="360" w:lineRule="auto"/>
        <w:rPr>
          <w:lang w:val="en-US"/>
        </w:rPr>
      </w:pPr>
      <w:r w:rsidRPr="007D51F3">
        <w:rPr>
          <w:lang w:val="en-US"/>
        </w:rPr>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EE15A9">
      <w:pPr>
        <w:pStyle w:val="Bibliography"/>
        <w:spacing w:line="360" w:lineRule="auto"/>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EE15A9">
      <w:pPr>
        <w:pStyle w:val="Bibliography"/>
        <w:spacing w:line="360" w:lineRule="auto"/>
        <w:rPr>
          <w:lang w:val="en-US"/>
        </w:rPr>
      </w:pPr>
      <w:r w:rsidRPr="007D51F3">
        <w:rPr>
          <w:lang w:val="en-US"/>
        </w:rPr>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EE15A9">
      <w:pPr>
        <w:pStyle w:val="Bibliography"/>
        <w:spacing w:line="360" w:lineRule="auto"/>
        <w:rPr>
          <w:lang w:val="en-US"/>
        </w:rPr>
      </w:pPr>
      <w:r w:rsidRPr="007D51F3">
        <w:rPr>
          <w:lang w:val="en-US"/>
        </w:rPr>
        <w:lastRenderedPageBreak/>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EE15A9">
      <w:pPr>
        <w:pStyle w:val="Bibliography"/>
        <w:spacing w:line="360" w:lineRule="auto"/>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EE15A9">
      <w:pPr>
        <w:pStyle w:val="Bibliography"/>
        <w:spacing w:line="360" w:lineRule="auto"/>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EE15A9">
      <w:pPr>
        <w:pStyle w:val="Bibliography"/>
        <w:spacing w:line="360" w:lineRule="auto"/>
        <w:rPr>
          <w:lang w:val="en-US"/>
        </w:rPr>
      </w:pPr>
      <w:r w:rsidRPr="007D51F3">
        <w:rPr>
          <w:i/>
          <w:iCs/>
          <w:lang w:val="en-US"/>
        </w:rPr>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EE15A9">
      <w:pPr>
        <w:pStyle w:val="Bibliography"/>
        <w:spacing w:line="360" w:lineRule="auto"/>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EE15A9">
      <w:pPr>
        <w:pStyle w:val="Bibliography"/>
        <w:spacing w:line="360" w:lineRule="auto"/>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Review 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EE15A9">
      <w:pPr>
        <w:pStyle w:val="Bibliography"/>
        <w:spacing w:line="360" w:lineRule="auto"/>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EE15A9">
      <w:pPr>
        <w:pStyle w:val="Bibliography"/>
        <w:spacing w:line="360" w:lineRule="auto"/>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EE15A9">
      <w:pPr>
        <w:pStyle w:val="Bibliography"/>
        <w:spacing w:line="360" w:lineRule="auto"/>
        <w:rPr>
          <w:lang w:val="en-US"/>
        </w:rPr>
      </w:pPr>
      <w:r w:rsidRPr="007D51F3">
        <w:rPr>
          <w:lang w:val="en-US"/>
        </w:rPr>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EE15A9">
      <w:pPr>
        <w:pStyle w:val="Bibliography"/>
        <w:spacing w:line="360" w:lineRule="auto"/>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EE15A9">
      <w:pPr>
        <w:pStyle w:val="Bibliography"/>
        <w:spacing w:line="360" w:lineRule="auto"/>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EE15A9">
      <w:pPr>
        <w:pStyle w:val="Bibliography"/>
        <w:spacing w:line="360" w:lineRule="auto"/>
        <w:rPr>
          <w:lang w:val="en-US"/>
        </w:rPr>
      </w:pPr>
      <w:r w:rsidRPr="007D51F3">
        <w:rPr>
          <w:lang w:val="en-US"/>
        </w:rPr>
        <w:t xml:space="preserve">Lueker, T. J., Dickson, A. G., &amp; Keeling, C. D. (5 C.E.). Ocean pCO2 calculated from dissolved inorganic carbon, alkalinity, and equations for K1 and K2: Validation based on </w:t>
      </w:r>
      <w:r w:rsidRPr="007D51F3">
        <w:rPr>
          <w:lang w:val="en-US"/>
        </w:rPr>
        <w:lastRenderedPageBreak/>
        <w:t xml:space="preserve">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EE15A9">
      <w:pPr>
        <w:pStyle w:val="Bibliography"/>
        <w:spacing w:line="360" w:lineRule="auto"/>
        <w:rPr>
          <w:lang w:val="en-US"/>
        </w:rPr>
      </w:pPr>
      <w:r w:rsidRPr="007D51F3">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EE15A9">
      <w:pPr>
        <w:pStyle w:val="Bibliography"/>
        <w:spacing w:line="360" w:lineRule="auto"/>
        <w:rPr>
          <w:lang w:val="en-US"/>
        </w:rPr>
      </w:pPr>
      <w:r w:rsidRPr="007D51F3">
        <w:rPr>
          <w:lang w:val="en-US"/>
        </w:rPr>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EE15A9">
      <w:pPr>
        <w:pStyle w:val="Bibliography"/>
        <w:spacing w:line="360" w:lineRule="auto"/>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05210E" w:rsidRDefault="007D51F3" w:rsidP="00EE15A9">
      <w:pPr>
        <w:pStyle w:val="Bibliography"/>
        <w:spacing w:line="360" w:lineRule="auto"/>
        <w:rPr>
          <w:lang w:val="en-US"/>
        </w:rPr>
      </w:pPr>
      <w:r w:rsidRPr="007D51F3">
        <w:rPr>
          <w:lang w:val="en-US"/>
        </w:rPr>
        <w:t>Paul, A. J., &amp; Bach, L. T. (2020). Universal response pattern of phytoplankton growth rates to increasing CO</w:t>
      </w:r>
      <w:r w:rsidRPr="007D51F3">
        <w:rPr>
          <w:vertAlign w:val="subscript"/>
          <w:lang w:val="en-US"/>
        </w:rPr>
        <w:t>2</w:t>
      </w:r>
      <w:r w:rsidRPr="007D51F3">
        <w:rPr>
          <w:lang w:val="en-US"/>
        </w:rPr>
        <w:t xml:space="preserve">. </w:t>
      </w:r>
      <w:r w:rsidRPr="0005210E">
        <w:rPr>
          <w:i/>
          <w:iCs/>
          <w:lang w:val="en-US"/>
        </w:rPr>
        <w:t>New Phytologist</w:t>
      </w:r>
      <w:r w:rsidRPr="0005210E">
        <w:rPr>
          <w:lang w:val="en-US"/>
        </w:rPr>
        <w:t xml:space="preserve">, </w:t>
      </w:r>
      <w:r w:rsidRPr="0005210E">
        <w:rPr>
          <w:i/>
          <w:iCs/>
          <w:lang w:val="en-US"/>
        </w:rPr>
        <w:t>228</w:t>
      </w:r>
      <w:r w:rsidRPr="0005210E">
        <w:rPr>
          <w:lang w:val="en-US"/>
        </w:rPr>
        <w:t>(6), 1710–1716. https://doi.org/10.1111/nph.16806</w:t>
      </w:r>
    </w:p>
    <w:p w14:paraId="290099C5" w14:textId="77777777" w:rsidR="007D51F3" w:rsidRPr="007D51F3" w:rsidRDefault="007D51F3" w:rsidP="00EE15A9">
      <w:pPr>
        <w:pStyle w:val="Bibliography"/>
        <w:spacing w:line="360" w:lineRule="auto"/>
        <w:rPr>
          <w:lang w:val="en-US"/>
        </w:rPr>
      </w:pPr>
      <w:r w:rsidRPr="0005210E">
        <w:rPr>
          <w:lang w:val="en-US"/>
        </w:rPr>
        <w:t xml:space="preserve">Philibert, D., Parkerton, T., Marteinson, S., &amp; De Jourdan, B. (2021). </w:t>
      </w:r>
      <w:r w:rsidRPr="007D51F3">
        <w:rPr>
          <w:lang w:val="en-US"/>
        </w:rPr>
        <w:t>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05210E" w:rsidRDefault="007D51F3" w:rsidP="00EE15A9">
      <w:pPr>
        <w:pStyle w:val="Bibliography"/>
        <w:spacing w:line="360" w:lineRule="auto"/>
        <w:rPr>
          <w:lang w:val="en-US"/>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w:t>
      </w:r>
      <w:r w:rsidRPr="0005210E">
        <w:rPr>
          <w:lang w:val="en-US"/>
        </w:rPr>
        <w:t>Zenodo. https://doi.org/10.5281/ZENODO.4659158</w:t>
      </w:r>
    </w:p>
    <w:p w14:paraId="0B83FCEA" w14:textId="77777777" w:rsidR="007D51F3" w:rsidRPr="007D51F3" w:rsidRDefault="007D51F3" w:rsidP="00EE15A9">
      <w:pPr>
        <w:pStyle w:val="Bibliography"/>
        <w:spacing w:line="360" w:lineRule="auto"/>
        <w:rPr>
          <w:lang w:val="en-US"/>
        </w:rPr>
      </w:pPr>
      <w:r w:rsidRPr="0005210E">
        <w:rPr>
          <w:lang w:val="en-US"/>
        </w:rPr>
        <w:t xml:space="preserve">Ruocco, N., Costantini, M., &amp; Santella, L. (2016). </w:t>
      </w:r>
      <w:r w:rsidRPr="007D51F3">
        <w:rPr>
          <w:lang w:val="en-US"/>
        </w:rPr>
        <w:t xml:space="preserve">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EE15A9">
      <w:pPr>
        <w:pStyle w:val="Bibliography"/>
        <w:spacing w:line="360" w:lineRule="auto"/>
        <w:rPr>
          <w:lang w:val="en-US"/>
        </w:rPr>
      </w:pPr>
      <w:r w:rsidRPr="007D51F3">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EE15A9">
      <w:pPr>
        <w:pStyle w:val="Bibliography"/>
        <w:spacing w:line="360" w:lineRule="auto"/>
        <w:rPr>
          <w:lang w:val="en-US"/>
        </w:rPr>
      </w:pPr>
      <w:r w:rsidRPr="0005210E">
        <w:rPr>
          <w:lang w:val="en-US"/>
        </w:rPr>
        <w:t xml:space="preserve">Silva Romero, I., Bruno, J. F., Silbiger, N. J., &amp; Brandt, M. (2021). </w:t>
      </w:r>
      <w:r w:rsidRPr="007D51F3">
        <w:rPr>
          <w:lang w:val="en-US"/>
        </w:rPr>
        <w:t xml:space="preserve">Local conditions influence thermal sensitivity of pencil urchin populations (Eucidaris galapagensis) in the </w:t>
      </w:r>
      <w:r w:rsidRPr="007D51F3">
        <w:rPr>
          <w:lang w:val="en-US"/>
        </w:rPr>
        <w:lastRenderedPageBreak/>
        <w:t xml:space="preserve">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05210E" w:rsidRDefault="007D51F3" w:rsidP="00EE15A9">
      <w:pPr>
        <w:pStyle w:val="Bibliography"/>
        <w:spacing w:line="360" w:lineRule="auto"/>
        <w:rPr>
          <w:lang w:val="en-US"/>
        </w:rPr>
      </w:pPr>
      <w:r w:rsidRPr="007D51F3">
        <w:rPr>
          <w:lang w:val="en-US"/>
        </w:rPr>
        <w:t xml:space="preserve">Stockbridge, J., Jones, A. R., &amp; Gillanders, B. M. (2020). A meta-analysis of multiple stressors on seagrasses in the context of marine spatial cumulative impacts assessment. </w:t>
      </w:r>
      <w:r w:rsidRPr="0005210E">
        <w:rPr>
          <w:i/>
          <w:iCs/>
          <w:lang w:val="en-US"/>
        </w:rPr>
        <w:t>Scientific Reports</w:t>
      </w:r>
      <w:r w:rsidRPr="0005210E">
        <w:rPr>
          <w:lang w:val="en-US"/>
        </w:rPr>
        <w:t xml:space="preserve">, </w:t>
      </w:r>
      <w:r w:rsidRPr="0005210E">
        <w:rPr>
          <w:i/>
          <w:iCs/>
          <w:lang w:val="en-US"/>
        </w:rPr>
        <w:t>10</w:t>
      </w:r>
      <w:r w:rsidRPr="0005210E">
        <w:rPr>
          <w:lang w:val="en-US"/>
        </w:rPr>
        <w:t>(1). https://doi.org/10.1038/s41598-020-68801-w</w:t>
      </w:r>
    </w:p>
    <w:p w14:paraId="2EC850EB" w14:textId="77777777" w:rsidR="007D51F3" w:rsidRPr="007D51F3" w:rsidRDefault="007D51F3" w:rsidP="00EE15A9">
      <w:pPr>
        <w:pStyle w:val="Bibliography"/>
        <w:spacing w:line="360" w:lineRule="auto"/>
        <w:rPr>
          <w:lang w:val="en-US"/>
        </w:rPr>
      </w:pPr>
      <w:r w:rsidRPr="0005210E">
        <w:rPr>
          <w:lang w:val="en-US"/>
        </w:rPr>
        <w:t xml:space="preserve">Tekin, E., Diamant, E. S., Cruz‐Loya, M., Enriquez, V., Singh, N., Savage, V. M., &amp; Yeh, P. J. (2020). </w:t>
      </w:r>
      <w:r w:rsidRPr="007D51F3">
        <w:rPr>
          <w:lang w:val="en-US"/>
        </w:rPr>
        <w:t xml:space="preserve">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EE15A9">
      <w:pPr>
        <w:pStyle w:val="Bibliography"/>
        <w:spacing w:line="360" w:lineRule="auto"/>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EE15A9">
      <w:pPr>
        <w:pStyle w:val="Bibliography"/>
        <w:spacing w:line="360" w:lineRule="auto"/>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EE15A9">
      <w:pPr>
        <w:pStyle w:val="Bibliography"/>
        <w:spacing w:line="360" w:lineRule="auto"/>
        <w:rPr>
          <w:lang w:val="en-US"/>
        </w:rPr>
      </w:pPr>
      <w:r w:rsidRPr="007D51F3">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EE15A9">
      <w:pPr>
        <w:pStyle w:val="Bibliography"/>
        <w:spacing w:line="360" w:lineRule="auto"/>
        <w:rPr>
          <w:lang w:val="en-US"/>
        </w:rPr>
      </w:pPr>
      <w:r w:rsidRPr="007D51F3">
        <w:rPr>
          <w:lang w:val="en-US"/>
        </w:rPr>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EE15A9">
      <w:pPr>
        <w:pStyle w:val="Bibliography"/>
        <w:spacing w:line="360" w:lineRule="auto"/>
        <w:rPr>
          <w:lang w:val="en-US"/>
        </w:rPr>
      </w:pPr>
      <w:r w:rsidRPr="007D51F3">
        <w:rPr>
          <w:lang w:val="en-US"/>
        </w:rPr>
        <w:t xml:space="preserve">Wang, N., Wang, X. C., &amp; Ma, X. (2015). Characteristics of concentration–inhibition curves of individual chemicals and applicability of the concentration addition model for mixture 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EE15A9">
      <w:pPr>
        <w:pStyle w:val="Bibliography"/>
        <w:spacing w:line="360" w:lineRule="auto"/>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rsidP="00EE15A9">
      <w:pPr>
        <w:pStyle w:val="Heading1"/>
        <w:spacing w:line="360" w:lineRule="auto"/>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rsidP="00EE15A9">
      <w:pPr>
        <w:spacing w:line="360" w:lineRule="auto"/>
        <w:jc w:val="both"/>
        <w:rPr>
          <w:rFonts w:ascii="Arial" w:eastAsia="Arial" w:hAnsi="Arial" w:cs="Arial"/>
        </w:rPr>
      </w:pPr>
    </w:p>
    <w:p w14:paraId="00000327" w14:textId="77777777" w:rsidR="00F1663E" w:rsidRPr="007F30A3" w:rsidRDefault="00275014" w:rsidP="00EE15A9">
      <w:pPr>
        <w:spacing w:line="360" w:lineRule="auto"/>
        <w:jc w:val="both"/>
        <w:rPr>
          <w:rFonts w:eastAsia="Arial"/>
        </w:rPr>
      </w:pPr>
      <w:r w:rsidRPr="007F30A3">
        <w:rPr>
          <w:rFonts w:eastAsia="Arial"/>
          <w:b/>
        </w:rPr>
        <w:t>Table S1</w:t>
      </w:r>
      <w:r w:rsidRPr="007F30A3">
        <w:rPr>
          <w:rFonts w:eastAsia="Arial"/>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rsidP="00EE15A9">
            <w:pPr>
              <w:spacing w:line="360" w:lineRule="auto"/>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rsidP="00EE15A9">
            <w:pPr>
              <w:spacing w:line="360" w:lineRule="auto"/>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rsidP="00EE15A9">
            <w:pPr>
              <w:spacing w:line="360" w:lineRule="auto"/>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rsidP="00EE15A9">
            <w:pPr>
              <w:spacing w:line="360" w:lineRule="auto"/>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rsidP="00EE15A9">
            <w:pPr>
              <w:spacing w:line="360" w:lineRule="auto"/>
              <w:jc w:val="both"/>
              <w:rPr>
                <w:rFonts w:eastAsia="Arial"/>
              </w:rPr>
            </w:pPr>
            <w:r w:rsidRPr="007F30A3">
              <w:rPr>
                <w:rFonts w:eastAsia="Arial"/>
              </w:rPr>
              <w:t>Plasma power</w:t>
            </w:r>
          </w:p>
        </w:tc>
        <w:tc>
          <w:tcPr>
            <w:tcW w:w="4247" w:type="dxa"/>
          </w:tcPr>
          <w:p w14:paraId="0000032D" w14:textId="77777777" w:rsidR="00F1663E" w:rsidRPr="007F30A3" w:rsidRDefault="00275014" w:rsidP="00EE15A9">
            <w:pPr>
              <w:spacing w:line="360" w:lineRule="auto"/>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rsidP="00EE15A9">
            <w:pPr>
              <w:spacing w:line="360" w:lineRule="auto"/>
              <w:jc w:val="both"/>
              <w:rPr>
                <w:rFonts w:eastAsia="Arial"/>
              </w:rPr>
            </w:pPr>
            <w:r w:rsidRPr="007F30A3">
              <w:rPr>
                <w:rFonts w:eastAsia="Arial"/>
              </w:rPr>
              <w:t>Plasma gas</w:t>
            </w:r>
          </w:p>
        </w:tc>
        <w:tc>
          <w:tcPr>
            <w:tcW w:w="4247" w:type="dxa"/>
          </w:tcPr>
          <w:p w14:paraId="0000032F" w14:textId="1FB5FA7F" w:rsidR="00F1663E" w:rsidRPr="007F30A3" w:rsidRDefault="00275014" w:rsidP="00EE15A9">
            <w:pPr>
              <w:spacing w:line="360" w:lineRule="auto"/>
              <w:jc w:val="both"/>
              <w:rPr>
                <w:rFonts w:eastAsia="Arial"/>
              </w:rPr>
            </w:pPr>
            <w:r w:rsidRPr="007F30A3">
              <w:rPr>
                <w:rFonts w:eastAsia="Arial"/>
              </w:rPr>
              <w:t>14 L</w:t>
            </w:r>
            <w:r w:rsidR="00585E7C">
              <w:rPr>
                <w:rFonts w:eastAsia="Arial"/>
              </w:rPr>
              <w:t xml:space="preserve"> </w:t>
            </w:r>
            <w:r w:rsidRPr="007F30A3">
              <w:rPr>
                <w:rFonts w:eastAsia="Arial"/>
              </w:rPr>
              <w:t>min</w:t>
            </w:r>
            <w:r w:rsidR="00585E7C" w:rsidRPr="00D73519">
              <w:rPr>
                <w:rFonts w:eastAsia="Arial"/>
                <w:vertAlign w:val="superscript"/>
              </w:rPr>
              <w:t>-1</w:t>
            </w:r>
          </w:p>
        </w:tc>
      </w:tr>
      <w:tr w:rsidR="00F1663E" w:rsidRPr="007F30A3" w14:paraId="23FC9F30" w14:textId="77777777">
        <w:tc>
          <w:tcPr>
            <w:tcW w:w="4247" w:type="dxa"/>
          </w:tcPr>
          <w:p w14:paraId="00000330" w14:textId="77777777" w:rsidR="00F1663E" w:rsidRPr="007F30A3" w:rsidRDefault="00275014" w:rsidP="00EE15A9">
            <w:pPr>
              <w:spacing w:line="360" w:lineRule="auto"/>
              <w:jc w:val="both"/>
              <w:rPr>
                <w:rFonts w:eastAsia="Arial"/>
              </w:rPr>
            </w:pPr>
            <w:r w:rsidRPr="007F30A3">
              <w:rPr>
                <w:rFonts w:eastAsia="Arial"/>
              </w:rPr>
              <w:t>Auxiliary gas</w:t>
            </w:r>
          </w:p>
        </w:tc>
        <w:tc>
          <w:tcPr>
            <w:tcW w:w="4247" w:type="dxa"/>
          </w:tcPr>
          <w:p w14:paraId="00000331" w14:textId="47A54443" w:rsidR="00F1663E" w:rsidRPr="007F30A3" w:rsidRDefault="00275014" w:rsidP="00EE15A9">
            <w:pPr>
              <w:spacing w:line="360" w:lineRule="auto"/>
              <w:jc w:val="both"/>
              <w:rPr>
                <w:rFonts w:eastAsia="Arial"/>
              </w:rPr>
            </w:pPr>
            <w:r w:rsidRPr="007F30A3">
              <w:rPr>
                <w:rFonts w:eastAsia="Arial"/>
              </w:rPr>
              <w:t>0.5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2D73AAE9" w14:textId="77777777">
        <w:tc>
          <w:tcPr>
            <w:tcW w:w="4247" w:type="dxa"/>
          </w:tcPr>
          <w:p w14:paraId="00000332" w14:textId="77777777" w:rsidR="00F1663E" w:rsidRPr="007F30A3" w:rsidRDefault="00275014" w:rsidP="00EE15A9">
            <w:pPr>
              <w:spacing w:line="360" w:lineRule="auto"/>
              <w:jc w:val="both"/>
              <w:rPr>
                <w:rFonts w:eastAsia="Arial"/>
              </w:rPr>
            </w:pPr>
            <w:r w:rsidRPr="007F30A3">
              <w:rPr>
                <w:rFonts w:eastAsia="Arial"/>
              </w:rPr>
              <w:t>Nebulizer gas</w:t>
            </w:r>
          </w:p>
        </w:tc>
        <w:tc>
          <w:tcPr>
            <w:tcW w:w="4247" w:type="dxa"/>
          </w:tcPr>
          <w:p w14:paraId="00000333" w14:textId="1463A610" w:rsidR="00F1663E" w:rsidRPr="007F30A3" w:rsidRDefault="00275014" w:rsidP="00EE15A9">
            <w:pPr>
              <w:spacing w:line="360" w:lineRule="auto"/>
              <w:jc w:val="both"/>
              <w:rPr>
                <w:rFonts w:eastAsia="Arial"/>
              </w:rPr>
            </w:pPr>
            <w:r w:rsidRPr="007F30A3">
              <w:rPr>
                <w:rFonts w:eastAsia="Arial"/>
              </w:rPr>
              <w:t>0.6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49708882" w14:textId="77777777">
        <w:tc>
          <w:tcPr>
            <w:tcW w:w="4247" w:type="dxa"/>
          </w:tcPr>
          <w:p w14:paraId="00000334" w14:textId="77777777" w:rsidR="00F1663E" w:rsidRPr="007F30A3" w:rsidRDefault="00275014" w:rsidP="00EE15A9">
            <w:pPr>
              <w:spacing w:line="360" w:lineRule="auto"/>
              <w:jc w:val="both"/>
              <w:rPr>
                <w:rFonts w:eastAsia="Arial"/>
              </w:rPr>
            </w:pPr>
            <w:r w:rsidRPr="007F30A3">
              <w:rPr>
                <w:rFonts w:eastAsia="Arial"/>
              </w:rPr>
              <w:t>Radial offset</w:t>
            </w:r>
          </w:p>
        </w:tc>
        <w:tc>
          <w:tcPr>
            <w:tcW w:w="4247" w:type="dxa"/>
          </w:tcPr>
          <w:p w14:paraId="00000335" w14:textId="77777777" w:rsidR="00F1663E" w:rsidRPr="007F30A3" w:rsidRDefault="00275014" w:rsidP="00EE15A9">
            <w:pPr>
              <w:spacing w:line="360" w:lineRule="auto"/>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rsidP="00EE15A9">
            <w:pPr>
              <w:spacing w:line="360" w:lineRule="auto"/>
              <w:jc w:val="both"/>
              <w:rPr>
                <w:rFonts w:eastAsia="Arial"/>
              </w:rPr>
            </w:pPr>
            <w:r w:rsidRPr="007F30A3">
              <w:rPr>
                <w:rFonts w:eastAsia="Arial"/>
              </w:rPr>
              <w:t>Read time radial</w:t>
            </w:r>
          </w:p>
        </w:tc>
        <w:tc>
          <w:tcPr>
            <w:tcW w:w="4247" w:type="dxa"/>
          </w:tcPr>
          <w:p w14:paraId="00000337" w14:textId="32032D27" w:rsidR="00F1663E" w:rsidRPr="007F30A3" w:rsidRDefault="00275014" w:rsidP="00EE15A9">
            <w:pPr>
              <w:spacing w:line="360" w:lineRule="auto"/>
              <w:jc w:val="both"/>
              <w:rPr>
                <w:rFonts w:eastAsia="Arial"/>
              </w:rPr>
            </w:pPr>
            <w:r w:rsidRPr="007F30A3">
              <w:rPr>
                <w:rFonts w:eastAsia="Arial"/>
              </w:rPr>
              <w:t>1</w:t>
            </w:r>
            <w:r w:rsidR="00585E7C">
              <w:rPr>
                <w:rFonts w:eastAsia="Arial"/>
              </w:rPr>
              <w:t xml:space="preserve"> </w:t>
            </w:r>
            <w:r w:rsidRPr="007F30A3">
              <w:rPr>
                <w:rFonts w:eastAsia="Arial"/>
              </w:rPr>
              <w:t>sec</w:t>
            </w:r>
          </w:p>
        </w:tc>
      </w:tr>
      <w:tr w:rsidR="00F1663E" w:rsidRPr="007F30A3" w14:paraId="7668DB47" w14:textId="77777777">
        <w:tc>
          <w:tcPr>
            <w:tcW w:w="4247" w:type="dxa"/>
          </w:tcPr>
          <w:p w14:paraId="00000338" w14:textId="77777777" w:rsidR="00F1663E" w:rsidRPr="007F30A3" w:rsidRDefault="00275014" w:rsidP="00EE15A9">
            <w:pPr>
              <w:spacing w:line="360" w:lineRule="auto"/>
              <w:jc w:val="both"/>
              <w:rPr>
                <w:rFonts w:eastAsia="Arial"/>
              </w:rPr>
            </w:pPr>
            <w:r w:rsidRPr="007F30A3">
              <w:rPr>
                <w:rFonts w:eastAsia="Arial"/>
              </w:rPr>
              <w:t>Read time axial</w:t>
            </w:r>
          </w:p>
        </w:tc>
        <w:tc>
          <w:tcPr>
            <w:tcW w:w="4247" w:type="dxa"/>
          </w:tcPr>
          <w:p w14:paraId="00000339" w14:textId="77777777" w:rsidR="00F1663E" w:rsidRPr="007F30A3" w:rsidRDefault="00275014" w:rsidP="00EE15A9">
            <w:pPr>
              <w:spacing w:line="360" w:lineRule="auto"/>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rsidP="00EE15A9">
            <w:pPr>
              <w:spacing w:line="360" w:lineRule="auto"/>
              <w:jc w:val="both"/>
              <w:rPr>
                <w:rFonts w:eastAsia="Arial"/>
              </w:rPr>
            </w:pPr>
            <w:r w:rsidRPr="007F30A3">
              <w:rPr>
                <w:rFonts w:eastAsia="Arial"/>
              </w:rPr>
              <w:t>Peak evaluation</w:t>
            </w:r>
          </w:p>
        </w:tc>
        <w:tc>
          <w:tcPr>
            <w:tcW w:w="4247" w:type="dxa"/>
          </w:tcPr>
          <w:p w14:paraId="0000033B" w14:textId="77777777" w:rsidR="00F1663E" w:rsidRPr="007F30A3" w:rsidRDefault="00275014" w:rsidP="00EE15A9">
            <w:pPr>
              <w:spacing w:line="360" w:lineRule="auto"/>
              <w:jc w:val="both"/>
              <w:rPr>
                <w:rFonts w:eastAsia="Arial"/>
              </w:rPr>
            </w:pPr>
            <w:r w:rsidRPr="007F30A3">
              <w:rPr>
                <w:rFonts w:eastAsia="Arial"/>
              </w:rPr>
              <w:t xml:space="preserve">3 pixels </w:t>
            </w:r>
          </w:p>
        </w:tc>
      </w:tr>
    </w:tbl>
    <w:p w14:paraId="0000033C" w14:textId="77777777" w:rsidR="00F1663E" w:rsidRPr="007F30A3" w:rsidRDefault="00F1663E" w:rsidP="00EE15A9">
      <w:pPr>
        <w:spacing w:line="360" w:lineRule="auto"/>
        <w:jc w:val="both"/>
        <w:rPr>
          <w:rFonts w:eastAsia="Arial"/>
        </w:rPr>
      </w:pPr>
    </w:p>
    <w:p w14:paraId="000003B7" w14:textId="24AFC5BD" w:rsidR="00F1663E" w:rsidRPr="007F30A3" w:rsidRDefault="00000000" w:rsidP="00EE15A9">
      <w:pPr>
        <w:spacing w:line="360" w:lineRule="auto"/>
        <w:jc w:val="both"/>
        <w:rPr>
          <w:rFonts w:eastAsia="Arial"/>
        </w:rPr>
      </w:pPr>
      <w:sdt>
        <w:sdtPr>
          <w:tag w:val="goog_rdk_76"/>
          <w:id w:val="-994629648"/>
          <w:showingPlcHdr/>
        </w:sdtPr>
        <w:sdtContent>
          <w:r w:rsidR="008D3293">
            <w:t xml:space="preserve">     </w:t>
          </w:r>
        </w:sdtContent>
      </w:sdt>
      <w:r w:rsidR="00275014" w:rsidRPr="007F30A3">
        <w:rPr>
          <w:rFonts w:eastAsia="Arial"/>
          <w:b/>
        </w:rPr>
        <w:t>Table S</w:t>
      </w:r>
      <w:r w:rsidR="00294687">
        <w:rPr>
          <w:rFonts w:eastAsia="Arial"/>
          <w:b/>
        </w:rPr>
        <w:t>2</w:t>
      </w:r>
      <w:r w:rsidR="00275014" w:rsidRPr="007F30A3">
        <w:rPr>
          <w:rFonts w:eastAsia="Arial"/>
        </w:rPr>
        <w:t xml:space="preserve">. Fits and statistics of the models </w:t>
      </w:r>
      <w:r w:rsidR="00275014" w:rsidRPr="007F30A3">
        <w:rPr>
          <w:rFonts w:eastAsia="Arial"/>
        </w:rPr>
        <w:t>fitted to</w:t>
      </w:r>
      <w:r w:rsidR="00275014" w:rsidRPr="007F30A3">
        <w:rPr>
          <w:rFonts w:eastAsia="Arial"/>
        </w:rPr>
        <w:t xml:space="preserve">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rsidP="00EE15A9">
            <w:pPr>
              <w:spacing w:line="360"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rsidP="00EE15A9">
            <w:pPr>
              <w:spacing w:line="360"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rsidP="00EE15A9">
            <w:pPr>
              <w:spacing w:line="360"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rsidP="00EE15A9">
            <w:pPr>
              <w:spacing w:line="360"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rsidP="00EE15A9">
            <w:pPr>
              <w:spacing w:line="360"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rsidP="00EE15A9">
            <w:pPr>
              <w:spacing w:line="360"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rsidP="00EE15A9">
            <w:pPr>
              <w:spacing w:line="360"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rsidP="00EE15A9">
            <w:pPr>
              <w:spacing w:line="360"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rsidP="00EE15A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rsidP="00EE15A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rsidP="00EE15A9">
            <w:pPr>
              <w:spacing w:line="360"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rsidP="00EE15A9">
            <w:pPr>
              <w:spacing w:line="360"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rsidP="00EE15A9">
            <w:pPr>
              <w:spacing w:line="360"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rsidP="00EE15A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rsidP="00EE15A9">
            <w:pPr>
              <w:spacing w:line="360"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rsidP="00EE15A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rsidP="00EE15A9">
            <w:pPr>
              <w:spacing w:line="360"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rsidP="00EE15A9">
            <w:pPr>
              <w:spacing w:line="360"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rsidP="00EE15A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rsidP="00EE15A9">
            <w:pPr>
              <w:spacing w:line="360"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rsidP="00EE15A9">
            <w:pPr>
              <w:spacing w:line="360"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rsidP="00EE15A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rsidP="00EE15A9">
            <w:pPr>
              <w:spacing w:line="360"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rsidP="00EE15A9">
            <w:pPr>
              <w:spacing w:line="360"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rsidP="00EE15A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rsidP="00EE15A9">
            <w:pPr>
              <w:spacing w:line="360"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rsidP="00EE15A9">
            <w:pPr>
              <w:spacing w:line="360"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rsidP="00EE15A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rsidP="00EE15A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rsidP="00EE15A9">
            <w:pPr>
              <w:spacing w:line="360"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rsidP="00EE15A9">
            <w:pPr>
              <w:spacing w:line="360"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rsidP="00EE15A9">
            <w:pPr>
              <w:spacing w:line="360"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rsidP="00EE15A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rsidP="00EE15A9">
            <w:pPr>
              <w:spacing w:line="360"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rsidP="00EE15A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rsidP="00EE15A9">
            <w:pPr>
              <w:spacing w:line="360"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rsidP="00EE15A9">
            <w:pPr>
              <w:spacing w:line="360"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rsidP="00EE15A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rsidP="00EE15A9">
            <w:pPr>
              <w:spacing w:line="360"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rsidP="00EE15A9">
            <w:pPr>
              <w:spacing w:line="360"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rsidP="00EE15A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rsidP="00EE15A9">
            <w:pPr>
              <w:spacing w:line="360"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rsidP="00EE15A9">
            <w:pPr>
              <w:spacing w:line="360"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rsidP="00EE15A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rsidP="00EE15A9">
            <w:pPr>
              <w:spacing w:line="360"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rsidP="00EE15A9">
            <w:pPr>
              <w:spacing w:line="360"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rsidP="00EE15A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rsidP="00EE15A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rsidP="00EE15A9">
            <w:pPr>
              <w:spacing w:line="360"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rsidP="00EE15A9">
            <w:pPr>
              <w:spacing w:line="360"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rsidP="00EE15A9">
            <w:pPr>
              <w:spacing w:line="360"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rsidP="00EE15A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rsidP="00EE15A9">
            <w:pPr>
              <w:spacing w:line="360"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rsidP="00EE15A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rsidP="00EE15A9">
            <w:pPr>
              <w:spacing w:line="360"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rsidP="00EE15A9">
            <w:pPr>
              <w:spacing w:line="360"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rsidP="00EE15A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rsidP="00EE15A9">
            <w:pPr>
              <w:spacing w:line="360"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rsidP="00EE15A9">
            <w:pPr>
              <w:spacing w:line="360"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rsidP="00EE15A9">
            <w:pPr>
              <w:spacing w:line="360"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rsidP="00EE15A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rsidP="00EE15A9">
            <w:pPr>
              <w:spacing w:line="360"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rsidP="00EE15A9">
            <w:pPr>
              <w:spacing w:line="360"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rsidP="00EE15A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rsidP="00EE15A9">
            <w:pPr>
              <w:spacing w:line="360"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rsidP="00EE15A9">
            <w:pPr>
              <w:spacing w:line="360"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rsidP="00EE15A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rsidP="00EE15A9">
            <w:pPr>
              <w:spacing w:line="360" w:lineRule="auto"/>
              <w:jc w:val="both"/>
              <w:rPr>
                <w:rFonts w:eastAsia="Arial"/>
              </w:rPr>
            </w:pPr>
            <w:r w:rsidRPr="007F30A3">
              <w:rPr>
                <w:rFonts w:eastAsia="Arial"/>
              </w:rPr>
              <w:t>.</w:t>
            </w:r>
          </w:p>
        </w:tc>
      </w:tr>
    </w:tbl>
    <w:p w14:paraId="0000040C" w14:textId="0C0A80B9" w:rsidR="00F1663E" w:rsidRDefault="00F1663E" w:rsidP="00EE15A9">
      <w:pPr>
        <w:spacing w:line="360" w:lineRule="auto"/>
        <w:jc w:val="both"/>
        <w:rPr>
          <w:rFonts w:eastAsia="Arial"/>
        </w:rPr>
      </w:pPr>
    </w:p>
    <w:p w14:paraId="2A273C17" w14:textId="77777777" w:rsidR="003B0928" w:rsidRDefault="003B0928" w:rsidP="00EE15A9">
      <w:pPr>
        <w:spacing w:line="360" w:lineRule="auto"/>
        <w:jc w:val="both"/>
        <w:rPr>
          <w:rFonts w:eastAsia="Arial"/>
        </w:rPr>
      </w:pPr>
    </w:p>
    <w:p w14:paraId="51A68BAF" w14:textId="77777777" w:rsidR="003B0928" w:rsidRDefault="003B0928" w:rsidP="00EE15A9">
      <w:pPr>
        <w:spacing w:line="360" w:lineRule="auto"/>
        <w:jc w:val="both"/>
        <w:rPr>
          <w:rFonts w:eastAsia="Arial"/>
        </w:rPr>
      </w:pPr>
    </w:p>
    <w:p w14:paraId="27989083" w14:textId="77777777" w:rsidR="00940713" w:rsidRPr="007F30A3" w:rsidRDefault="00940713" w:rsidP="00EE15A9">
      <w:pPr>
        <w:spacing w:line="360" w:lineRule="auto"/>
        <w:jc w:val="both"/>
        <w:rPr>
          <w:rFonts w:eastAsia="Arial"/>
        </w:rPr>
      </w:pPr>
      <w:r w:rsidRPr="007F30A3">
        <w:rPr>
          <w:rFonts w:eastAsia="Arial"/>
          <w:b/>
        </w:rPr>
        <w:lastRenderedPageBreak/>
        <w:t xml:space="preserve">Table S3.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E15A9">
            <w:pPr>
              <w:spacing w:line="360" w:lineRule="auto"/>
              <w:jc w:val="center"/>
              <w:rPr>
                <w:rFonts w:eastAsia="Arial"/>
                <w:b/>
              </w:rPr>
            </w:pPr>
            <w:r w:rsidRPr="007F30A3">
              <w:rPr>
                <w:rFonts w:eastAsia="Arial"/>
                <w:b/>
              </w:rPr>
              <w:t>Condition</w:t>
            </w:r>
          </w:p>
        </w:tc>
        <w:tc>
          <w:tcPr>
            <w:tcW w:w="1710" w:type="dxa"/>
          </w:tcPr>
          <w:p w14:paraId="6DDE13D1" w14:textId="77777777" w:rsidR="00940713" w:rsidRPr="007F30A3" w:rsidRDefault="00940713" w:rsidP="00EE15A9">
            <w:pPr>
              <w:spacing w:line="360" w:lineRule="auto"/>
              <w:jc w:val="center"/>
              <w:rPr>
                <w:rFonts w:eastAsia="Arial"/>
                <w:b/>
              </w:rPr>
            </w:pPr>
            <w:r>
              <w:rPr>
                <w:rFonts w:eastAsia="Arial"/>
                <w:b/>
              </w:rPr>
              <w:t>Test</w:t>
            </w:r>
          </w:p>
        </w:tc>
        <w:tc>
          <w:tcPr>
            <w:tcW w:w="630" w:type="dxa"/>
          </w:tcPr>
          <w:p w14:paraId="7BAB275E" w14:textId="77777777" w:rsidR="00940713" w:rsidRDefault="00940713" w:rsidP="00EE15A9">
            <w:pPr>
              <w:spacing w:line="360" w:lineRule="auto"/>
              <w:jc w:val="center"/>
              <w:rPr>
                <w:rFonts w:eastAsia="Arial"/>
                <w:b/>
              </w:rPr>
            </w:pPr>
            <w:r>
              <w:rPr>
                <w:rFonts w:eastAsia="Arial"/>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E15A9">
            <w:pPr>
              <w:spacing w:line="360" w:lineRule="auto"/>
              <w:jc w:val="center"/>
              <w:rPr>
                <w:rFonts w:eastAsia="Arial"/>
                <w:b/>
              </w:rPr>
            </w:pPr>
            <w:r>
              <w:rPr>
                <w:rFonts w:eastAsia="Arial"/>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E15A9">
            <w:pPr>
              <w:spacing w:line="360" w:lineRule="auto"/>
              <w:jc w:val="center"/>
              <w:rPr>
                <w:rFonts w:eastAsia="Arial"/>
                <w:b/>
              </w:rPr>
            </w:pPr>
            <w:r w:rsidRPr="007F30A3">
              <w:rPr>
                <w:rFonts w:eastAsia="Arial"/>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E15A9">
            <w:pPr>
              <w:spacing w:line="360" w:lineRule="auto"/>
              <w:jc w:val="both"/>
              <w:rPr>
                <w:rFonts w:eastAsia="Arial"/>
              </w:rPr>
            </w:pPr>
            <w:r w:rsidRPr="007F30A3">
              <w:rPr>
                <w:rFonts w:eastAsia="Arial"/>
              </w:rPr>
              <w:t>T targeted: 24 °C</w:t>
            </w:r>
          </w:p>
        </w:tc>
        <w:tc>
          <w:tcPr>
            <w:tcW w:w="1710" w:type="dxa"/>
          </w:tcPr>
          <w:p w14:paraId="3928DDD3" w14:textId="77777777" w:rsidR="00940713" w:rsidRPr="007F30A3" w:rsidRDefault="00940713" w:rsidP="00EE15A9">
            <w:pPr>
              <w:spacing w:line="360" w:lineRule="auto"/>
              <w:jc w:val="right"/>
              <w:rPr>
                <w:rFonts w:eastAsia="Arial"/>
              </w:rPr>
            </w:pPr>
            <w:r>
              <w:rPr>
                <w:rFonts w:eastAsia="Arial"/>
              </w:rPr>
              <w:t>Wilcoxon</w:t>
            </w:r>
          </w:p>
        </w:tc>
        <w:tc>
          <w:tcPr>
            <w:tcW w:w="630" w:type="dxa"/>
          </w:tcPr>
          <w:p w14:paraId="6FD2AF6E" w14:textId="77777777" w:rsidR="00940713" w:rsidRDefault="00940713" w:rsidP="00EE15A9">
            <w:pPr>
              <w:spacing w:line="360"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E15A9">
            <w:pPr>
              <w:spacing w:line="360" w:lineRule="auto"/>
              <w:jc w:val="right"/>
              <w:rPr>
                <w:rFonts w:eastAsia="Arial"/>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E15A9">
            <w:pPr>
              <w:spacing w:line="360" w:lineRule="auto"/>
              <w:jc w:val="right"/>
              <w:rPr>
                <w:rFonts w:eastAsia="Arial"/>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E15A9">
            <w:pPr>
              <w:spacing w:line="360" w:lineRule="auto"/>
              <w:jc w:val="both"/>
              <w:rPr>
                <w:rFonts w:eastAsia="Arial"/>
              </w:rPr>
            </w:pPr>
            <w:r w:rsidRPr="007F30A3">
              <w:rPr>
                <w:rFonts w:eastAsia="Arial"/>
              </w:rPr>
              <w:t>pH targeted: 7.7</w:t>
            </w:r>
          </w:p>
        </w:tc>
        <w:tc>
          <w:tcPr>
            <w:tcW w:w="1710" w:type="dxa"/>
          </w:tcPr>
          <w:p w14:paraId="07F4BE9F" w14:textId="77777777" w:rsidR="00940713" w:rsidRPr="007F30A3" w:rsidRDefault="00940713" w:rsidP="00EE15A9">
            <w:pPr>
              <w:spacing w:line="360" w:lineRule="auto"/>
              <w:jc w:val="right"/>
              <w:rPr>
                <w:rFonts w:eastAsia="Arial"/>
              </w:rPr>
            </w:pPr>
            <w:r>
              <w:rPr>
                <w:rFonts w:eastAsia="Arial"/>
              </w:rPr>
              <w:t>Welch’s t-test</w:t>
            </w:r>
          </w:p>
        </w:tc>
        <w:tc>
          <w:tcPr>
            <w:tcW w:w="630" w:type="dxa"/>
          </w:tcPr>
          <w:p w14:paraId="534188F7" w14:textId="77777777" w:rsidR="00940713" w:rsidRDefault="00940713" w:rsidP="00EE15A9">
            <w:pPr>
              <w:spacing w:line="360"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E15A9">
            <w:pPr>
              <w:spacing w:line="360" w:lineRule="auto"/>
              <w:jc w:val="right"/>
              <w:rPr>
                <w:rFonts w:eastAsia="Arial"/>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E15A9">
            <w:pPr>
              <w:spacing w:line="360" w:lineRule="auto"/>
              <w:jc w:val="right"/>
              <w:rPr>
                <w:rFonts w:eastAsia="Arial"/>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E15A9">
            <w:pPr>
              <w:spacing w:line="360" w:lineRule="auto"/>
              <w:jc w:val="both"/>
              <w:rPr>
                <w:rFonts w:eastAsia="Arial"/>
              </w:rPr>
            </w:pPr>
            <w:r w:rsidRPr="007F30A3">
              <w:rPr>
                <w:rFonts w:eastAsia="Arial"/>
              </w:rPr>
              <w:t>Li targeted: 7 ppm</w:t>
            </w:r>
          </w:p>
        </w:tc>
        <w:tc>
          <w:tcPr>
            <w:tcW w:w="1710" w:type="dxa"/>
          </w:tcPr>
          <w:p w14:paraId="72759CCF" w14:textId="77777777" w:rsidR="00940713" w:rsidRPr="007F30A3" w:rsidRDefault="00940713" w:rsidP="00EE15A9">
            <w:pPr>
              <w:spacing w:line="360" w:lineRule="auto"/>
              <w:jc w:val="right"/>
              <w:rPr>
                <w:rFonts w:eastAsia="Arial"/>
              </w:rPr>
            </w:pPr>
            <w:r>
              <w:rPr>
                <w:rFonts w:eastAsia="Arial"/>
              </w:rPr>
              <w:t>Student’s t-test</w:t>
            </w:r>
          </w:p>
        </w:tc>
        <w:tc>
          <w:tcPr>
            <w:tcW w:w="630" w:type="dxa"/>
          </w:tcPr>
          <w:p w14:paraId="250D9A7A" w14:textId="77777777" w:rsidR="00940713" w:rsidRDefault="00940713" w:rsidP="00EE15A9">
            <w:pPr>
              <w:spacing w:line="360"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E15A9">
            <w:pPr>
              <w:spacing w:line="360" w:lineRule="auto"/>
              <w:jc w:val="right"/>
              <w:rPr>
                <w:rFonts w:eastAsia="Arial"/>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E15A9">
            <w:pPr>
              <w:spacing w:line="360" w:lineRule="auto"/>
              <w:jc w:val="right"/>
              <w:rPr>
                <w:rFonts w:eastAsia="Arial"/>
              </w:rPr>
            </w:pPr>
            <w:r>
              <w:rPr>
                <w:rFonts w:ascii="Aptos Narrow" w:hAnsi="Aptos Narrow"/>
                <w:color w:val="000000"/>
              </w:rPr>
              <w:t>0.2353</w:t>
            </w:r>
          </w:p>
        </w:tc>
      </w:tr>
    </w:tbl>
    <w:p w14:paraId="024D7615" w14:textId="77777777" w:rsidR="00940713" w:rsidRDefault="00940713" w:rsidP="00EE15A9">
      <w:pPr>
        <w:spacing w:line="360" w:lineRule="auto"/>
        <w:jc w:val="both"/>
        <w:rPr>
          <w:rFonts w:eastAsia="Arial"/>
        </w:rPr>
      </w:pPr>
    </w:p>
    <w:p w14:paraId="1469F564" w14:textId="77777777" w:rsidR="00B64077" w:rsidRPr="007F30A3" w:rsidRDefault="00B64077" w:rsidP="00EE15A9">
      <w:pPr>
        <w:spacing w:line="360" w:lineRule="auto"/>
        <w:jc w:val="both"/>
        <w:rPr>
          <w:rFonts w:eastAsia="Arial"/>
        </w:rPr>
      </w:pPr>
    </w:p>
    <w:p w14:paraId="3F38CC15" w14:textId="77777777" w:rsidR="00294687" w:rsidRPr="007F30A3" w:rsidRDefault="00294687" w:rsidP="00EE15A9">
      <w:pPr>
        <w:spacing w:line="360" w:lineRule="auto"/>
        <w:jc w:val="both"/>
        <w:rPr>
          <w:rFonts w:eastAsia="Arial"/>
        </w:rPr>
      </w:pPr>
      <w:r w:rsidRPr="007F30A3">
        <w:rPr>
          <w:rFonts w:eastAsia="Arial"/>
          <w:b/>
        </w:rPr>
        <w:t>Table S</w:t>
      </w:r>
      <w:r>
        <w:rPr>
          <w:rFonts w:eastAsia="Arial"/>
          <w:b/>
        </w:rPr>
        <w:t>4</w:t>
      </w:r>
      <w:r w:rsidRPr="007F30A3">
        <w:rPr>
          <w:rFonts w:eastAsia="Arial"/>
          <w:b/>
        </w:rPr>
        <w:t xml:space="preserve">. </w:t>
      </w:r>
      <w:r w:rsidRPr="007F30A3">
        <w:rPr>
          <w:rFonts w:eastAsia="Arial"/>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E15A9">
            <w:pPr>
              <w:spacing w:line="360"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E15A9">
            <w:pPr>
              <w:spacing w:line="360"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E15A9">
            <w:pPr>
              <w:spacing w:line="360"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E15A9">
            <w:pPr>
              <w:spacing w:line="360"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E15A9">
            <w:pPr>
              <w:spacing w:line="360"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E15A9">
            <w:pPr>
              <w:spacing w:line="360"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E15A9">
            <w:pPr>
              <w:spacing w:line="360"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E15A9">
            <w:pPr>
              <w:spacing w:line="360"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E15A9">
            <w:pPr>
              <w:spacing w:line="360" w:lineRule="auto"/>
              <w:jc w:val="both"/>
              <w:rPr>
                <w:rFonts w:eastAsia="Arial"/>
              </w:rPr>
            </w:pPr>
            <w:r w:rsidRPr="007F30A3">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E15A9">
            <w:pPr>
              <w:spacing w:line="360"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E15A9">
            <w:pPr>
              <w:spacing w:line="360"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E15A9">
            <w:pPr>
              <w:spacing w:line="360"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E15A9">
            <w:pPr>
              <w:spacing w:line="360"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E15A9">
            <w:pPr>
              <w:spacing w:line="360"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E15A9">
            <w:pPr>
              <w:spacing w:line="360"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E15A9">
            <w:pPr>
              <w:spacing w:line="360"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E15A9">
            <w:pPr>
              <w:spacing w:line="360"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E15A9">
            <w:pPr>
              <w:spacing w:line="360"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E15A9">
            <w:pPr>
              <w:spacing w:line="360"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E15A9">
            <w:pPr>
              <w:spacing w:line="360"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E15A9">
            <w:pPr>
              <w:spacing w:line="360"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E15A9">
            <w:pPr>
              <w:spacing w:line="360"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E15A9">
            <w:pPr>
              <w:spacing w:line="360"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E15A9">
            <w:pPr>
              <w:spacing w:line="360"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E15A9">
            <w:pPr>
              <w:spacing w:line="360"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E15A9">
            <w:pPr>
              <w:spacing w:line="360"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E15A9">
            <w:pPr>
              <w:spacing w:line="360"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E15A9">
            <w:pPr>
              <w:spacing w:line="360"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E15A9">
            <w:pPr>
              <w:spacing w:line="360" w:lineRule="auto"/>
              <w:jc w:val="both"/>
              <w:rPr>
                <w:rFonts w:eastAsia="Arial"/>
              </w:rPr>
            </w:pPr>
            <w:r w:rsidRPr="007F30A3">
              <w:lastRenderedPageBreak/>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E15A9">
            <w:pPr>
              <w:spacing w:line="360"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E15A9">
            <w:pPr>
              <w:spacing w:line="360"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E15A9">
            <w:pPr>
              <w:spacing w:line="360"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E15A9">
            <w:pPr>
              <w:spacing w:line="360"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E15A9">
            <w:pPr>
              <w:spacing w:line="360"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E15A9">
            <w:pPr>
              <w:spacing w:line="360"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E15A9">
            <w:pPr>
              <w:spacing w:line="360"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E15A9">
            <w:pPr>
              <w:spacing w:line="360"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E15A9">
            <w:pPr>
              <w:spacing w:line="360"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E15A9">
            <w:pPr>
              <w:spacing w:line="360"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E15A9">
            <w:pPr>
              <w:spacing w:line="360"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E15A9">
            <w:pPr>
              <w:spacing w:line="360"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E15A9">
            <w:pPr>
              <w:spacing w:line="360"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E15A9">
            <w:pPr>
              <w:spacing w:line="360"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E15A9">
            <w:pPr>
              <w:spacing w:line="360"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E15A9">
            <w:pPr>
              <w:spacing w:line="360"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E15A9">
            <w:pPr>
              <w:spacing w:line="360"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E15A9">
            <w:pPr>
              <w:spacing w:line="360" w:lineRule="auto"/>
              <w:jc w:val="both"/>
              <w:rPr>
                <w:rFonts w:eastAsia="Arial"/>
              </w:rPr>
            </w:pPr>
            <w:r w:rsidRPr="007F30A3">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E15A9">
            <w:pPr>
              <w:spacing w:line="360"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E15A9">
            <w:pPr>
              <w:spacing w:line="360"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E15A9">
            <w:pPr>
              <w:spacing w:line="360"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E15A9">
            <w:pPr>
              <w:spacing w:line="360"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E15A9">
            <w:pPr>
              <w:spacing w:line="360"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E15A9">
            <w:pPr>
              <w:spacing w:line="360"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E15A9">
            <w:pPr>
              <w:spacing w:line="360"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E15A9">
            <w:pPr>
              <w:spacing w:line="360"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E15A9">
            <w:pPr>
              <w:spacing w:line="360"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E15A9">
            <w:pPr>
              <w:spacing w:line="360" w:lineRule="auto"/>
              <w:jc w:val="both"/>
              <w:rPr>
                <w:rFonts w:eastAsia="Arial"/>
              </w:rPr>
            </w:pPr>
            <w:r w:rsidRPr="007F30A3">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E15A9">
            <w:pPr>
              <w:spacing w:line="360"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E15A9">
            <w:pPr>
              <w:spacing w:line="360"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E15A9">
            <w:pPr>
              <w:spacing w:line="360"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E15A9">
            <w:pPr>
              <w:spacing w:line="360"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E15A9">
            <w:pPr>
              <w:spacing w:line="360"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E15A9">
            <w:pPr>
              <w:spacing w:line="360"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E15A9">
            <w:pPr>
              <w:spacing w:line="360" w:lineRule="auto"/>
              <w:jc w:val="both"/>
              <w:rPr>
                <w:rFonts w:eastAsia="Arial"/>
              </w:rPr>
            </w:pPr>
            <w:r w:rsidRPr="007F30A3">
              <w:t>107</w:t>
            </w:r>
          </w:p>
        </w:tc>
      </w:tr>
    </w:tbl>
    <w:p w14:paraId="7DA71CCA" w14:textId="77777777" w:rsidR="00294687" w:rsidRPr="007F30A3" w:rsidRDefault="00294687" w:rsidP="00EE15A9">
      <w:pPr>
        <w:spacing w:line="360" w:lineRule="auto"/>
        <w:jc w:val="both"/>
        <w:rPr>
          <w:rFonts w:eastAsia="Arial"/>
        </w:rPr>
      </w:pPr>
    </w:p>
    <w:p w14:paraId="0F087ACE" w14:textId="77777777" w:rsidR="00294687" w:rsidRDefault="00294687" w:rsidP="00EE15A9">
      <w:pPr>
        <w:spacing w:line="360" w:lineRule="auto"/>
        <w:jc w:val="both"/>
        <w:rPr>
          <w:rFonts w:eastAsia="Arial"/>
          <w:b/>
        </w:rPr>
      </w:pPr>
    </w:p>
    <w:p w14:paraId="535BE942" w14:textId="77777777" w:rsidR="00294687" w:rsidRDefault="00294687" w:rsidP="00EE15A9">
      <w:pPr>
        <w:spacing w:line="360" w:lineRule="auto"/>
        <w:jc w:val="both"/>
        <w:rPr>
          <w:rFonts w:ascii="Arial" w:eastAsia="Arial" w:hAnsi="Arial" w:cs="Arial"/>
        </w:rPr>
      </w:pPr>
    </w:p>
    <w:p w14:paraId="3E362A6B" w14:textId="5FD662C7" w:rsidR="00F9230A" w:rsidRDefault="00F9230A" w:rsidP="00EE15A9">
      <w:pPr>
        <w:pStyle w:val="Heading1"/>
        <w:spacing w:line="360" w:lineRule="auto"/>
        <w:ind w:left="720"/>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EE15A9">
            <w:pPr>
              <w:spacing w:line="360" w:lineRule="auto"/>
            </w:pPr>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EE15A9">
            <w:pPr>
              <w:spacing w:line="360" w:lineRule="auto"/>
            </w:pPr>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EE15A9">
            <w:pPr>
              <w:spacing w:line="360" w:lineRule="auto"/>
            </w:pPr>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EE15A9">
            <w:pPr>
              <w:spacing w:line="360" w:lineRule="auto"/>
            </w:pPr>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EE15A9">
            <w:pPr>
              <w:spacing w:line="360" w:lineRule="auto"/>
            </w:pPr>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EE15A9">
            <w:pPr>
              <w:spacing w:line="360" w:lineRule="auto"/>
            </w:pPr>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EE15A9">
            <w:pPr>
              <w:spacing w:line="360" w:lineRule="auto"/>
            </w:pPr>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EE15A9">
            <w:pPr>
              <w:spacing w:line="360" w:lineRule="auto"/>
            </w:pPr>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EE15A9">
            <w:pPr>
              <w:spacing w:line="360" w:lineRule="auto"/>
            </w:pPr>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EE15A9">
            <w:pPr>
              <w:spacing w:line="360" w:lineRule="auto"/>
            </w:pPr>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48029D" w:rsidRDefault="00223237" w:rsidP="00EE15A9">
            <w:pPr>
              <w:spacing w:line="360" w:lineRule="auto"/>
            </w:pPr>
            <w:r w:rsidRPr="0048029D">
              <w:rPr>
                <w:rFonts w:ascii="Arial" w:hAnsi="Arial" w:cs="Arial"/>
                <w:color w:val="000000"/>
              </w:rPr>
              <w:t>Instituto de Investigaciones Marinas y Costeras (IIMyC), FCEyN - Universidad Nacional de Mar del Plata (UNMDP), Consejo Nacional de Investigaciones Científicas y Técnicas (CONICET), Mar del Plata, Argentina. </w:t>
            </w:r>
          </w:p>
          <w:p w14:paraId="5E9CB634" w14:textId="77777777" w:rsidR="00223237" w:rsidRPr="0048029D" w:rsidRDefault="00223237" w:rsidP="00EE15A9">
            <w:pPr>
              <w:spacing w:line="360" w:lineRule="auto"/>
            </w:pPr>
          </w:p>
          <w:p w14:paraId="3D06DE01" w14:textId="77777777" w:rsidR="00223237" w:rsidRPr="0048029D" w:rsidRDefault="00223237" w:rsidP="00EE15A9">
            <w:pPr>
              <w:spacing w:line="360" w:lineRule="auto"/>
            </w:pPr>
            <w:r w:rsidRPr="0048029D">
              <w:rPr>
                <w:rFonts w:ascii="Arial" w:hAnsi="Arial" w:cs="Arial"/>
                <w:color w:val="000000"/>
              </w:rPr>
              <w:t>Red de Investigación de Estresores Marinos-</w:t>
            </w:r>
            <w:r w:rsidRPr="0048029D">
              <w:rPr>
                <w:rFonts w:ascii="Arial" w:hAnsi="Arial" w:cs="Arial"/>
                <w:color w:val="000000"/>
              </w:rPr>
              <w:lastRenderedPageBreak/>
              <w:t>Costeros en Latinoamérica y el Caribe (REMARCO), Mar del Plata, Argentina.</w:t>
            </w:r>
          </w:p>
          <w:p w14:paraId="4B7FA288" w14:textId="77777777" w:rsidR="00223237" w:rsidRPr="0048029D"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EE15A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EE15A9">
            <w:pPr>
              <w:spacing w:line="360" w:lineRule="auto"/>
            </w:pPr>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EE15A9">
            <w:pPr>
              <w:spacing w:line="360" w:lineRule="auto"/>
            </w:pPr>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48029D" w:rsidRDefault="00223237" w:rsidP="00EE15A9">
            <w:pPr>
              <w:spacing w:before="240" w:after="240" w:line="360" w:lineRule="auto"/>
            </w:pPr>
            <w:r w:rsidRPr="0048029D">
              <w:rPr>
                <w:rFonts w:ascii="Arial" w:hAnsi="Arial" w:cs="Arial"/>
                <w:color w:val="000000"/>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EE15A9">
            <w:pPr>
              <w:spacing w:line="360" w:lineRule="auto"/>
            </w:pPr>
            <w:r w:rsidRPr="00223237">
              <w:rPr>
                <w:rFonts w:ascii="Arial" w:hAnsi="Arial" w:cs="Arial"/>
                <w:color w:val="000000"/>
              </w:rPr>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EE15A9">
            <w:pPr>
              <w:spacing w:line="360" w:lineRule="auto"/>
            </w:pPr>
            <w:r w:rsidRPr="00223237">
              <w:rPr>
                <w:rFonts w:ascii="Arial" w:hAnsi="Arial" w:cs="Arial"/>
                <w:color w:val="000000"/>
              </w:rPr>
              <w:t>zhenzli@jou.edu.cn</w:t>
            </w:r>
          </w:p>
          <w:p w14:paraId="2CEF2935" w14:textId="77777777" w:rsidR="00223237" w:rsidRPr="00223237" w:rsidRDefault="00223237" w:rsidP="00EE15A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EE15A9">
            <w:pPr>
              <w:spacing w:line="360" w:lineRule="auto"/>
            </w:pPr>
            <w:r w:rsidRPr="00223237">
              <w:rPr>
                <w:rFonts w:ascii="Roboto" w:hAnsi="Roboto"/>
                <w:color w:val="000000"/>
              </w:rPr>
              <w:t>School of Marine Science and Fisheries, Jiangsu Ocean University, Lianyungang, China</w:t>
            </w:r>
          </w:p>
          <w:p w14:paraId="7684A921"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EE15A9">
            <w:pPr>
              <w:spacing w:line="360" w:lineRule="auto"/>
            </w:pPr>
            <w:r w:rsidRPr="00223237">
              <w:rPr>
                <w:rFonts w:ascii="Arial" w:hAnsi="Arial" w:cs="Arial"/>
                <w:color w:val="000000"/>
              </w:rPr>
              <w:lastRenderedPageBreak/>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EE15A9">
            <w:pPr>
              <w:spacing w:line="360" w:lineRule="auto"/>
            </w:pPr>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EE15A9">
            <w:pPr>
              <w:spacing w:line="360" w:lineRule="auto"/>
            </w:pPr>
          </w:p>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EE15A9">
            <w:pPr>
              <w:spacing w:line="360" w:lineRule="auto"/>
            </w:pPr>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EE15A9">
            <w:pPr>
              <w:spacing w:line="360" w:lineRule="auto"/>
            </w:pPr>
            <w:r w:rsidRPr="00223237">
              <w:rPr>
                <w:rFonts w:ascii="Arial" w:hAnsi="Arial" w:cs="Arial"/>
                <w:color w:val="000000"/>
              </w:rPr>
              <w:t>natalija.suhareva@bio.ku.dk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EE15A9">
            <w:pPr>
              <w:spacing w:line="360" w:lineRule="auto"/>
            </w:pPr>
            <w:r w:rsidRPr="00223237">
              <w:rPr>
                <w:rFonts w:ascii="Arial" w:hAnsi="Arial" w:cs="Arial"/>
                <w:color w:val="000000"/>
              </w:rPr>
              <w:t>University of Copenhagen, Department 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EE15A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EE15A9">
            <w:pPr>
              <w:spacing w:line="360" w:lineRule="auto"/>
            </w:pPr>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EE15A9">
            <w:pPr>
              <w:spacing w:line="360" w:lineRule="auto"/>
            </w:pPr>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EE15A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EE15A9">
            <w:pPr>
              <w:spacing w:line="360" w:lineRule="auto"/>
            </w:pPr>
          </w:p>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EE15A9">
            <w:pPr>
              <w:spacing w:line="360" w:lineRule="auto"/>
            </w:pPr>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EE15A9">
            <w:pPr>
              <w:spacing w:line="360" w:lineRule="auto"/>
            </w:pPr>
            <w:r w:rsidRPr="00223237">
              <w:rPr>
                <w:rFonts w:ascii="Arial" w:hAnsi="Arial" w:cs="Arial"/>
                <w:color w:val="000000"/>
              </w:rPr>
              <w:t>mirko.mutalipassi@szn.it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EE15A9">
            <w:pPr>
              <w:spacing w:line="360" w:lineRule="auto"/>
            </w:pPr>
            <w:r w:rsidRPr="00223237">
              <w:rPr>
                <w:rFonts w:ascii="Arial" w:hAnsi="Arial" w:cs="Arial"/>
                <w:color w:val="000000"/>
              </w:rPr>
              <w:t>Stazione Zoologica Anton Dohrn, Integrative Marine Ecology Department, Napoli, Italy;</w:t>
            </w:r>
          </w:p>
          <w:p w14:paraId="2CF31F36" w14:textId="77777777" w:rsidR="00223237" w:rsidRPr="00223237" w:rsidRDefault="00223237" w:rsidP="00EE15A9">
            <w:pPr>
              <w:spacing w:line="360" w:lineRule="auto"/>
            </w:pPr>
          </w:p>
          <w:p w14:paraId="0601312A" w14:textId="77777777" w:rsidR="00223237" w:rsidRPr="00223237" w:rsidRDefault="00223237" w:rsidP="00EE15A9">
            <w:pPr>
              <w:spacing w:line="360" w:lineRule="auto"/>
            </w:pPr>
            <w:r w:rsidRPr="00223237">
              <w:rPr>
                <w:rFonts w:ascii="Arial" w:hAnsi="Arial" w:cs="Arial"/>
                <w:color w:val="000000"/>
              </w:rPr>
              <w:t xml:space="preserve">National Biodiversity Future </w:t>
            </w:r>
            <w:r w:rsidRPr="00223237">
              <w:rPr>
                <w:rFonts w:ascii="Arial" w:hAnsi="Arial" w:cs="Arial"/>
                <w:color w:val="000000"/>
              </w:rPr>
              <w:lastRenderedPageBreak/>
              <w:t>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EE15A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EE15A9">
            <w:pPr>
              <w:spacing w:line="360" w:lineRule="auto"/>
            </w:pPr>
          </w:p>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EE15A9">
            <w:pPr>
              <w:spacing w:line="360" w:lineRule="auto"/>
            </w:pPr>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EE15A9">
            <w:pPr>
              <w:spacing w:line="360" w:lineRule="auto"/>
            </w:pPr>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EE15A9">
            <w:pPr>
              <w:spacing w:line="360" w:lineRule="auto"/>
            </w:pPr>
          </w:p>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EE15A9">
            <w:pPr>
              <w:spacing w:line="360" w:lineRule="auto"/>
            </w:pPr>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EE15A9">
            <w:pPr>
              <w:spacing w:line="360" w:lineRule="auto"/>
            </w:pPr>
            <w:hyperlink r:id="rId19" w:history="1">
              <w:r w:rsidRPr="00223237">
                <w:rPr>
                  <w:rFonts w:ascii="Arial" w:hAnsi="Arial" w:cs="Arial"/>
                  <w:color w:val="1155CC"/>
                  <w:u w:val="single"/>
                </w:rPr>
                <w:t>joanafcf@ua.pt</w:t>
              </w:r>
            </w:hyperlink>
          </w:p>
          <w:p w14:paraId="1F77A86F" w14:textId="77777777" w:rsidR="00223237" w:rsidRPr="00223237" w:rsidRDefault="00223237" w:rsidP="00EE15A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EE15A9">
            <w:pPr>
              <w:spacing w:line="360" w:lineRule="auto"/>
            </w:pPr>
            <w:commentRangeStart w:id="241"/>
            <w:r w:rsidRPr="00223237">
              <w:rPr>
                <w:rFonts w:ascii="Arial" w:hAnsi="Arial" w:cs="Arial"/>
                <w:color w:val="000000"/>
              </w:rPr>
              <w:t xml:space="preserve">ECOMARE </w:t>
            </w:r>
            <w:commentRangeEnd w:id="241"/>
            <w:r w:rsidR="00485469" w:rsidRPr="00223237">
              <w:rPr>
                <w:rStyle w:val="CommentReference"/>
                <w:rFonts w:ascii="Arial" w:hAnsi="Arial" w:cs="Arial"/>
                <w:color w:val="000000"/>
                <w:sz w:val="24"/>
                <w:szCs w:val="24"/>
              </w:rPr>
              <w:commentReference w:id="241"/>
            </w:r>
            <w:r w:rsidRPr="00223237">
              <w:rPr>
                <w:rFonts w:ascii="Arial" w:hAnsi="Arial" w:cs="Arial"/>
                <w:color w:val="000000"/>
              </w:rPr>
              <w:t xml:space="preserve">- Laboratory for Innovation and Sustainability of Marine Biological Resources, CESAM – Centre for Environmental and Marine Studies, Department of Biology, University of Aveiro, Estrada do Porto de Pesca Costeira, 3830-565 </w:t>
            </w:r>
            <w:r w:rsidRPr="00223237">
              <w:rPr>
                <w:rFonts w:ascii="Arial" w:hAnsi="Arial" w:cs="Arial"/>
                <w:color w:val="000000"/>
              </w:rPr>
              <w:lastRenderedPageBreak/>
              <w:t>Gafanha da Nazaré, Portugal</w:t>
            </w:r>
          </w:p>
          <w:p w14:paraId="38181D59" w14:textId="77777777" w:rsidR="00223237" w:rsidRPr="0048029D" w:rsidRDefault="00223237" w:rsidP="00EE15A9">
            <w:pPr>
              <w:spacing w:line="360" w:lineRule="auto"/>
            </w:pPr>
            <w:r w:rsidRPr="0048029D">
              <w:rPr>
                <w:rFonts w:ascii="Arial" w:hAnsi="Arial" w:cs="Arial"/>
                <w:color w:val="000000"/>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EE15A9">
            <w:pPr>
              <w:spacing w:line="360" w:lineRule="auto"/>
            </w:pPr>
            <w:r w:rsidRPr="00223237">
              <w:rPr>
                <w:rFonts w:ascii="Arial" w:hAnsi="Arial" w:cs="Arial"/>
                <w:color w:val="000000"/>
              </w:rPr>
              <w:t xml:space="preserve">UCIBIO - Applied Molecular Biosciences Unit, NOVA School of Science and Technology, NOVA University of Lisbon, </w:t>
            </w:r>
            <w:r w:rsidRPr="00223237">
              <w:rPr>
                <w:rFonts w:ascii="Arial" w:hAnsi="Arial" w:cs="Arial"/>
                <w:color w:val="000000"/>
              </w:rPr>
              <w:lastRenderedPageBreak/>
              <w:t>Campus de Caparica, 2829-516 Caparica, Portugal</w:t>
            </w:r>
          </w:p>
          <w:p w14:paraId="4E098CF4" w14:textId="77777777" w:rsidR="00223237" w:rsidRPr="00223237" w:rsidRDefault="00223237" w:rsidP="00EE15A9">
            <w:pPr>
              <w:spacing w:line="360" w:lineRule="auto"/>
            </w:pPr>
            <w:r w:rsidRPr="00223237">
              <w:rPr>
                <w:rFonts w:ascii="Arial" w:hAnsi="Arial" w:cs="Arial"/>
                <w:color w:val="000000"/>
              </w:rPr>
              <w:t>Associate Laboratory i4HB Institute for Health and Bioeconomy, NOVA School of Science and Technology, NOVA University of Lisbon, 2829-516 Caparica, Portugal</w:t>
            </w:r>
          </w:p>
          <w:p w14:paraId="5F715790" w14:textId="77777777" w:rsidR="00223237" w:rsidRPr="00223237" w:rsidRDefault="00223237" w:rsidP="00EE15A9">
            <w:pPr>
              <w:spacing w:after="240"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EE15A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EE15A9">
            <w:pPr>
              <w:spacing w:line="360" w:lineRule="auto"/>
            </w:pPr>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EE15A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EE15A9">
            <w:pPr>
              <w:spacing w:line="360" w:lineRule="auto"/>
            </w:pPr>
          </w:p>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EE15A9">
            <w:pPr>
              <w:spacing w:line="360" w:lineRule="auto"/>
            </w:pPr>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EE15A9">
            <w:pPr>
              <w:spacing w:line="360" w:lineRule="auto"/>
            </w:pPr>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EE15A9">
            <w:pPr>
              <w:spacing w:line="360" w:lineRule="auto"/>
            </w:pPr>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EE15A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EE15A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EE15A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EE15A9">
            <w:pPr>
              <w:spacing w:line="360" w:lineRule="auto"/>
            </w:pPr>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EE15A9">
            <w:pPr>
              <w:spacing w:line="360" w:lineRule="auto"/>
            </w:pPr>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2AC585AF" w:rsidR="00223237" w:rsidRPr="00223237" w:rsidRDefault="00AA74AA" w:rsidP="00EE15A9">
            <w:pPr>
              <w:spacing w:line="360" w:lineRule="auto"/>
            </w:pPr>
            <w:r w:rsidRPr="007750EF">
              <w:rPr>
                <w:sz w:val="22"/>
              </w:rPr>
              <w:t xml:space="preserve">IAEA Marine Environment Laboratories, Department of Nuclear </w:t>
            </w:r>
            <w:r w:rsidRPr="007750EF">
              <w:rPr>
                <w:sz w:val="22"/>
              </w:rPr>
              <w:lastRenderedPageBreak/>
              <w:t>Sciences and Applications, International Atomic Energy Agency, 98000 Monaco, Principality of Monaco</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EE15A9">
            <w:pPr>
              <w:spacing w:line="360" w:lineRule="auto"/>
            </w:pPr>
            <w:r w:rsidRPr="00223237">
              <w:rPr>
                <w:rFonts w:ascii="Arial" w:hAnsi="Arial" w:cs="Arial"/>
                <w:color w:val="000000"/>
              </w:rPr>
              <w:lastRenderedPageBreak/>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EE15A9">
            <w:pPr>
              <w:spacing w:line="360" w:lineRule="auto"/>
            </w:pPr>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39048791" w:rsidR="00223237" w:rsidRPr="00223237" w:rsidRDefault="00AA74AA" w:rsidP="00EE15A9">
            <w:pPr>
              <w:spacing w:line="360" w:lineRule="auto"/>
            </w:pPr>
            <w:r w:rsidRPr="00AA74AA">
              <w:rPr>
                <w:rFonts w:ascii="Arial" w:hAnsi="Arial" w:cs="Arial"/>
                <w:color w:val="000000"/>
              </w:rPr>
              <w:t xml:space="preserve">Anna Maria ORANI,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3C6BAADB" w:rsidR="00223237" w:rsidRPr="00223237" w:rsidRDefault="00AA74AA" w:rsidP="00EE15A9">
            <w:pPr>
              <w:spacing w:line="360" w:lineRule="auto"/>
            </w:pPr>
            <w:r w:rsidRPr="00AA74AA">
              <w:rPr>
                <w:rFonts w:ascii="Arial" w:hAnsi="Arial" w:cs="Arial"/>
                <w:color w:val="000000"/>
              </w:rPr>
              <w:t>A.M.Orani@iaea.org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1484AF40" w:rsidR="00223237" w:rsidRPr="00223237" w:rsidRDefault="00AA74AA" w:rsidP="00EE15A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025B96D1" w:rsidR="00223237" w:rsidRPr="00223237" w:rsidRDefault="00AA74AA" w:rsidP="00EE15A9">
            <w:pPr>
              <w:spacing w:line="360" w:lineRule="auto"/>
            </w:pPr>
            <w: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5F58BFCC" w:rsidR="00223237" w:rsidRPr="00223237" w:rsidRDefault="00AA74AA" w:rsidP="00EE15A9">
            <w:pPr>
              <w:spacing w:line="360" w:lineRule="auto"/>
            </w:pPr>
            <w: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EE15A9">
            <w:pPr>
              <w:spacing w:line="360" w:lineRule="auto"/>
            </w:pPr>
          </w:p>
        </w:tc>
      </w:tr>
      <w:tr w:rsidR="00585E7C" w:rsidRPr="00AA74AA" w14:paraId="4C0A7DF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14785" w14:textId="6D4A87E0" w:rsidR="00585E7C" w:rsidRPr="00171961" w:rsidRDefault="00AA74AA" w:rsidP="00EE15A9">
            <w:pPr>
              <w:spacing w:line="360" w:lineRule="auto"/>
              <w:rPr>
                <w:rFonts w:ascii="Arial" w:hAnsi="Arial" w:cs="Arial"/>
                <w:color w:val="000000"/>
                <w:lang w:val="fr-FR"/>
              </w:rPr>
            </w:pPr>
            <w:r w:rsidRPr="0044533C">
              <w:rPr>
                <w:rFonts w:ascii="Arial" w:hAnsi="Arial" w:cs="Arial"/>
                <w:color w:val="000000"/>
                <w:lang w:val="fr-FR"/>
              </w:rPr>
              <w:t>Francois</w:t>
            </w:r>
            <w:r w:rsidRPr="00AA74AA">
              <w:rPr>
                <w:rFonts w:ascii="Arial" w:hAnsi="Arial" w:cs="Arial"/>
                <w:color w:val="000000"/>
                <w:lang w:val="fr-FR"/>
              </w:rPr>
              <w:t xml:space="preserve"> </w:t>
            </w:r>
            <w:r w:rsidRPr="00171961">
              <w:rPr>
                <w:rFonts w:ascii="Arial" w:hAnsi="Arial" w:cs="Arial"/>
                <w:color w:val="000000"/>
                <w:lang w:val="fr-FR"/>
              </w:rPr>
              <w:t xml:space="preserve">OBERHAENSLI,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8F1C" w14:textId="3417AE9C" w:rsidR="00585E7C" w:rsidRPr="00171961" w:rsidRDefault="00AA74AA" w:rsidP="00EE15A9">
            <w:pPr>
              <w:spacing w:line="360" w:lineRule="auto"/>
            </w:pPr>
            <w:r w:rsidRPr="0092738B">
              <w:rPr>
                <w:rFonts w:ascii="Arial" w:hAnsi="Arial" w:cs="Arial"/>
                <w:color w:val="000000"/>
                <w:lang w:val="fr-FR"/>
              </w:rPr>
              <w:t>F.R.Oberhaensli@iaea.org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FE2F" w14:textId="0D25DFF7" w:rsidR="00585E7C" w:rsidRPr="00171961" w:rsidRDefault="00AA74AA" w:rsidP="00EE15A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492E" w14:textId="77777777" w:rsidR="00585E7C" w:rsidRPr="00171961" w:rsidRDefault="00585E7C"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706F" w14:textId="71781B50" w:rsidR="00585E7C" w:rsidRPr="00171961" w:rsidRDefault="00AA74AA" w:rsidP="00EE15A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1C93" w14:textId="77777777" w:rsidR="00585E7C" w:rsidRPr="00171961" w:rsidRDefault="00585E7C"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633D5" w14:textId="77777777" w:rsidR="00585E7C" w:rsidRPr="00171961" w:rsidRDefault="00585E7C"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F32BF" w14:textId="77777777" w:rsidR="00585E7C" w:rsidRPr="00171961" w:rsidRDefault="00585E7C" w:rsidP="00EE15A9">
            <w:pPr>
              <w:spacing w:line="360" w:lineRule="auto"/>
            </w:pPr>
          </w:p>
        </w:tc>
      </w:tr>
      <w:tr w:rsidR="00585E7C" w:rsidRPr="00AA74AA" w14:paraId="3C7A35A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AF537" w14:textId="3318CFD9" w:rsidR="00585E7C" w:rsidRPr="00171961" w:rsidRDefault="00AA74AA" w:rsidP="00EE15A9">
            <w:pPr>
              <w:spacing w:line="360" w:lineRule="auto"/>
              <w:rPr>
                <w:rFonts w:ascii="Arial" w:hAnsi="Arial" w:cs="Arial"/>
                <w:color w:val="000000"/>
              </w:rPr>
            </w:pPr>
            <w:r w:rsidRPr="00AA74AA">
              <w:rPr>
                <w:rFonts w:ascii="Arial" w:hAnsi="Arial" w:cs="Arial"/>
                <w:color w:val="000000"/>
                <w:lang w:val="fr-FR"/>
              </w:rPr>
              <w:t>Khalil SDIRI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E1F6A" w14:textId="487A2AA3" w:rsidR="00585E7C" w:rsidRPr="00171961" w:rsidRDefault="00AA74AA" w:rsidP="00EE15A9">
            <w:pPr>
              <w:spacing w:line="360" w:lineRule="auto"/>
            </w:pPr>
            <w:r w:rsidRPr="00AA74AA">
              <w:rPr>
                <w:rFonts w:ascii="Arial" w:hAnsi="Arial" w:cs="Arial"/>
                <w:color w:val="000000"/>
                <w:lang w:val="fr-FR"/>
              </w:rPr>
              <w:t>K.Sdiri@iaea.org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7F695" w14:textId="3764EBFB" w:rsidR="00585E7C" w:rsidRPr="00171961" w:rsidRDefault="00AA74AA" w:rsidP="00EE15A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B7A23" w14:textId="77777777" w:rsidR="00585E7C" w:rsidRPr="00171961" w:rsidRDefault="00585E7C"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9598C" w14:textId="5DBBE9A7" w:rsidR="00585E7C" w:rsidRPr="00171961" w:rsidRDefault="00AA74AA" w:rsidP="00EE15A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189D" w14:textId="77777777" w:rsidR="00585E7C" w:rsidRPr="00171961" w:rsidRDefault="00585E7C"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6272F" w14:textId="77777777" w:rsidR="00585E7C" w:rsidRPr="00171961" w:rsidRDefault="00585E7C"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A2280" w14:textId="77777777" w:rsidR="00585E7C" w:rsidRPr="00171961" w:rsidRDefault="00585E7C" w:rsidP="00EE15A9">
            <w:pPr>
              <w:spacing w:line="360" w:lineRule="auto"/>
            </w:pPr>
          </w:p>
        </w:tc>
      </w:tr>
      <w:tr w:rsidR="00585E7C" w:rsidRPr="00AA74AA" w14:paraId="4E0CDC8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18F53" w14:textId="77777777" w:rsidR="00585E7C" w:rsidRPr="00171961" w:rsidRDefault="00585E7C" w:rsidP="00EE15A9">
            <w:pPr>
              <w:spacing w:line="360" w:lineRule="auto"/>
              <w:rPr>
                <w:rFonts w:ascii="Arial" w:hAnsi="Arial" w:cs="Arial"/>
                <w:color w:val="000000"/>
              </w:rPr>
            </w:pP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43CB2" w14:textId="77777777" w:rsidR="00585E7C" w:rsidRPr="00171961" w:rsidRDefault="00585E7C" w:rsidP="00EE15A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92E76" w14:textId="77777777" w:rsidR="00585E7C" w:rsidRPr="00171961" w:rsidRDefault="00585E7C" w:rsidP="00EE15A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84EBE" w14:textId="77777777" w:rsidR="00585E7C" w:rsidRPr="00171961" w:rsidRDefault="00585E7C" w:rsidP="00EE15A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19BC0" w14:textId="77777777" w:rsidR="00585E7C" w:rsidRPr="00171961" w:rsidRDefault="00585E7C" w:rsidP="00EE15A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0EE96" w14:textId="77777777" w:rsidR="00585E7C" w:rsidRPr="00171961" w:rsidRDefault="00585E7C" w:rsidP="00EE15A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E887" w14:textId="77777777" w:rsidR="00585E7C" w:rsidRPr="00171961" w:rsidRDefault="00585E7C" w:rsidP="00EE15A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E5C6E" w14:textId="77777777" w:rsidR="00585E7C" w:rsidRPr="00171961" w:rsidRDefault="00585E7C" w:rsidP="00EE15A9">
            <w:pPr>
              <w:spacing w:line="360" w:lineRule="auto"/>
            </w:pPr>
          </w:p>
        </w:tc>
      </w:tr>
    </w:tbl>
    <w:p w14:paraId="0A26128D" w14:textId="77777777" w:rsidR="00F9230A" w:rsidRPr="00171961" w:rsidRDefault="00F9230A" w:rsidP="00EE15A9">
      <w:pPr>
        <w:spacing w:line="360" w:lineRule="auto"/>
      </w:pPr>
    </w:p>
    <w:p w14:paraId="19259CE1" w14:textId="77777777" w:rsidR="00940713" w:rsidRPr="00171961" w:rsidRDefault="00940713" w:rsidP="00EE15A9">
      <w:pPr>
        <w:spacing w:line="360" w:lineRule="auto"/>
        <w:jc w:val="both"/>
        <w:rPr>
          <w:rFonts w:eastAsia="Arial"/>
        </w:rPr>
      </w:pPr>
    </w:p>
    <w:sectPr w:rsidR="00940713" w:rsidRPr="00171961">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Mirko Mutalipassi" w:date="2026-03-20T09:30:00Z" w:initials="MM">
    <w:p w14:paraId="65B5863F" w14:textId="77777777" w:rsidR="00CC1060" w:rsidRDefault="00CC1060" w:rsidP="00CC1060">
      <w:r>
        <w:rPr>
          <w:rStyle w:val="CommentReference"/>
        </w:rPr>
        <w:annotationRef/>
      </w:r>
      <w:r>
        <w:rPr>
          <w:rFonts w:ascii="Calibri" w:eastAsia="Calibri" w:hAnsi="Calibri" w:cs="Calibri"/>
          <w:sz w:val="20"/>
          <w:szCs w:val="20"/>
          <w:lang w:val="en-GB"/>
        </w:rPr>
        <w:t>add Burgess, B. J. et al. (2021) – Global Change Biology</w:t>
      </w:r>
    </w:p>
  </w:comment>
  <w:comment w:id="4" w:author="Mirko Mutalipassi" w:date="2026-03-20T09:31:00Z" w:initials="MM">
    <w:p w14:paraId="26C082D5" w14:textId="77777777" w:rsidR="00CC1060" w:rsidRDefault="00CC1060" w:rsidP="00CC1060">
      <w:r>
        <w:rPr>
          <w:rStyle w:val="CommentReference"/>
        </w:rPr>
        <w:annotationRef/>
      </w:r>
      <w:r>
        <w:rPr>
          <w:rFonts w:ascii="Calibri" w:eastAsia="Calibri" w:hAnsi="Calibri" w:cs="Calibri"/>
          <w:sz w:val="20"/>
          <w:szCs w:val="20"/>
          <w:lang w:val="en-GB"/>
        </w:rPr>
        <w:t>This paragraph was strengthened to explicitly distinguish between statistical interaction and biological (mechanistic) interaction. The current literature often conflates these two concepts, leading to inconsistent interpretations of multi-driver effects. Here we clarify that non-linear responses alone can generate apparent interactions even under additivity, which justifies the need for our approach based on performance curves and additive modelling.</w:t>
      </w:r>
    </w:p>
  </w:comment>
  <w:comment w:id="5" w:author="Einar Pétur Jónsson - HAFRO" w:date="2026-03-27T11:38:00Z" w:initials="EPJH">
    <w:p w14:paraId="76554A6B" w14:textId="77777777" w:rsidR="00474D77" w:rsidRDefault="00474D77" w:rsidP="00474D77">
      <w:r>
        <w:rPr>
          <w:rStyle w:val="CommentReference"/>
        </w:rPr>
        <w:annotationRef/>
      </w:r>
      <w:r>
        <w:rPr>
          <w:rFonts w:ascii="Calibri" w:eastAsia="Calibri" w:hAnsi="Calibri" w:cs="Calibri"/>
          <w:sz w:val="20"/>
          <w:szCs w:val="20"/>
          <w:lang w:val="en-GB"/>
        </w:rPr>
        <w:t>I think the text is good, but can be shortened</w:t>
      </w:r>
    </w:p>
  </w:comment>
  <w:comment w:id="13" w:author="Einar Pétur Jónsson - HAFRO" w:date="2026-03-09T14:34:00Z" w:initials="EPJH">
    <w:p w14:paraId="6C610554" w14:textId="77777777" w:rsidR="007A2D23" w:rsidRDefault="007B463A" w:rsidP="007A2D23">
      <w:r>
        <w:rPr>
          <w:rStyle w:val="CommentReference"/>
        </w:rPr>
        <w:annotationRef/>
      </w:r>
      <w:r w:rsidR="007A2D23">
        <w:rPr>
          <w:sz w:val="20"/>
          <w:szCs w:val="20"/>
        </w:rPr>
        <w:t>what reference is this Sam?</w:t>
      </w:r>
    </w:p>
  </w:comment>
  <w:comment w:id="14" w:author="METIAN, Marc" w:date="2026-03-24T13:33:00Z" w:initials="MM">
    <w:p w14:paraId="19FCD14E" w14:textId="77777777" w:rsidR="001D07D9" w:rsidRDefault="001D07D9" w:rsidP="001D07D9">
      <w:pPr>
        <w:pStyle w:val="CommentText"/>
      </w:pPr>
      <w:r>
        <w:rPr>
          <w:rStyle w:val="CommentReference"/>
        </w:rPr>
        <w:annotationRef/>
      </w:r>
      <w:r>
        <w:rPr>
          <w:lang w:val="en-US"/>
        </w:rPr>
        <w:t xml:space="preserve">My guess : Caillon, C., Pernet, F., Lutier, M., &amp; Di Poi, C. (2023). Differential reaction norms to ocean acidification in two oyster species from contrasting habitats. </w:t>
      </w:r>
      <w:r>
        <w:rPr>
          <w:i/>
          <w:iCs/>
          <w:lang w:val="en-US"/>
        </w:rPr>
        <w:t>Journal of Experimental Biology</w:t>
      </w:r>
      <w:r>
        <w:rPr>
          <w:lang w:val="en-US"/>
        </w:rPr>
        <w:t xml:space="preserve">, 226(23), jeb246432. </w:t>
      </w:r>
      <w:hyperlink r:id="rId1" w:history="1">
        <w:r w:rsidRPr="00434089">
          <w:rPr>
            <w:rStyle w:val="Hyperlink"/>
            <w:lang w:val="en-US"/>
          </w:rPr>
          <w:t>https://doi.org/10.1242/jeb.246432</w:t>
        </w:r>
      </w:hyperlink>
      <w:r>
        <w:rPr>
          <w:lang w:val="en-US"/>
        </w:rPr>
        <w:t xml:space="preserve"> </w:t>
      </w:r>
    </w:p>
  </w:comment>
  <w:comment w:id="24" w:author="Mirko Mutalipassi" w:date="2026-03-20T09:34:00Z" w:initials="MM">
    <w:p w14:paraId="484F3FEB" w14:textId="644AE3F5" w:rsidR="00CC1060" w:rsidRDefault="00CC1060" w:rsidP="00CC1060">
      <w:r>
        <w:rPr>
          <w:rStyle w:val="CommentReference"/>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26" w:author="Einar Pétur Jónsson - HAFRO" w:date="2026-03-27T11:42:00Z" w:initials="EPJH">
    <w:p w14:paraId="30F7EBB1" w14:textId="77777777" w:rsidR="00EB2006" w:rsidRDefault="00EB2006" w:rsidP="00EB2006">
      <w:r>
        <w:rPr>
          <w:rStyle w:val="CommentReference"/>
        </w:rPr>
        <w:annotationRef/>
      </w:r>
      <w:r>
        <w:rPr>
          <w:rFonts w:ascii="Calibri" w:eastAsia="Calibri" w:hAnsi="Calibri" w:cs="Calibri"/>
          <w:sz w:val="20"/>
          <w:szCs w:val="20"/>
          <w:lang w:val="en-GB"/>
        </w:rPr>
        <w:t xml:space="preserve">reference is not in right place if this change is accepted </w:t>
      </w:r>
    </w:p>
  </w:comment>
  <w:comment w:id="29" w:author="Mirko Mutalipassi" w:date="2026-03-20T09:42:00Z" w:initials="MM">
    <w:p w14:paraId="7C2E8F6D" w14:textId="77777777" w:rsidR="00AC607A" w:rsidRDefault="00AC607A" w:rsidP="00AC607A">
      <w:r>
        <w:rPr>
          <w:rStyle w:val="CommentReference"/>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39"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43" w:author="Li zz" w:date="2026-03-25T21:03:00Z" w:initials="lzz">
    <w:p w14:paraId="50E72DC1" w14:textId="77777777" w:rsidR="005F6D71" w:rsidRDefault="005F6D71" w:rsidP="005F6D71">
      <w:r>
        <w:rPr>
          <w:rStyle w:val="CommentReference"/>
        </w:rPr>
        <w:annotationRef/>
      </w:r>
      <w:r>
        <w:rPr>
          <w:rFonts w:ascii="Calibri" w:eastAsia="Calibri" w:hAnsi="Calibri" w:cs="Calibri"/>
          <w:sz w:val="20"/>
          <w:szCs w:val="20"/>
          <w:lang w:val="en-GB"/>
        </w:rPr>
        <w:t>Consistant with the vlues from Fig 1a.</w:t>
      </w:r>
    </w:p>
  </w:comment>
  <w:comment w:id="42" w:author="Natalija Suhareva" w:date="2026-03-23T10:34:00Z" w:initials="NS">
    <w:p w14:paraId="1A0BEE61" w14:textId="77777777" w:rsidR="00EF6A5C" w:rsidRDefault="00C528B2" w:rsidP="00EF6A5C">
      <w:pPr>
        <w:pStyle w:val="CommentText"/>
      </w:pPr>
      <w:r>
        <w:rPr>
          <w:rStyle w:val="CommentReference"/>
        </w:rPr>
        <w:annotationRef/>
      </w:r>
      <w:r w:rsidR="00EF6A5C">
        <w:rPr>
          <w:lang w:val="da-DK"/>
        </w:rPr>
        <w:t xml:space="preserve">Figure 1a appears inconsistent with the description of the single-driver experiment. The text states that there were five treatment levels per driver (15 bottles total), but the pH axis in Figure 1a shows only four levels. In addition, the lowest pH level is not clearly indicated. Table 2 suggests that pH 7.2 was the lowest treatment, but this value is not represented in the figure. Please clarify the number of pH levels used and ensure consistency between the text, figure, and table. </w:t>
      </w:r>
    </w:p>
  </w:comment>
  <w:comment w:id="47" w:author="Natalija Suhareva" w:date="2026-03-23T10:41:00Z" w:initials="NS">
    <w:p w14:paraId="4CD0B150" w14:textId="77777777" w:rsidR="00EF6A5C" w:rsidRDefault="00A33AA3" w:rsidP="00EF6A5C">
      <w:pPr>
        <w:pStyle w:val="CommentText"/>
      </w:pPr>
      <w:r>
        <w:rPr>
          <w:rStyle w:val="CommentReference"/>
        </w:rPr>
        <w:annotationRef/>
      </w:r>
      <w:r w:rsidR="00EF6A5C">
        <w:rPr>
          <w:lang w:val="da-DK"/>
        </w:rPr>
        <w:t xml:space="preserve">Please include a reference to Table 2 (currently the first table in the manuscript), which lists the exact temperature, pH, and lithium targets for each treatment. Without this reference, it is difficult to fully reconstruct the experimental design from the text and Figure 1 alone. </w:t>
      </w:r>
    </w:p>
  </w:comment>
  <w:comment w:id="49" w:author="Einar Pétur Jónsson - HAFRO" w:date="2026-03-19T08:38:00Z" w:initials="EPJH">
    <w:p w14:paraId="35DB1266" w14:textId="4DD0F555" w:rsidR="00C002FF" w:rsidRDefault="00C002FF" w:rsidP="00C002FF">
      <w:r>
        <w:rPr>
          <w:rStyle w:val="CommentReference"/>
        </w:rPr>
        <w:annotationRef/>
      </w:r>
      <w:r>
        <w:rPr>
          <w:sz w:val="20"/>
          <w:szCs w:val="20"/>
        </w:rPr>
        <w:t xml:space="preserve">If someone has an idea and graphical skill to make Figure 1a nicer, go ahead. </w:t>
      </w:r>
    </w:p>
  </w:comment>
  <w:comment w:id="50" w:author="Natalija Suhareva" w:date="2026-03-23T10:04:00Z" w:initials="NS">
    <w:p w14:paraId="43E6259A" w14:textId="77777777" w:rsidR="00A33AA3" w:rsidRDefault="00AA276C" w:rsidP="00A33AA3">
      <w:pPr>
        <w:pStyle w:val="CommentText"/>
      </w:pPr>
      <w:r>
        <w:rPr>
          <w:rStyle w:val="CommentReference"/>
        </w:rPr>
        <w:annotationRef/>
      </w:r>
      <w:r w:rsidR="00A33AA3">
        <w:rPr>
          <w:lang w:val="da-DK"/>
        </w:rPr>
        <w:t xml:space="preserve">Conceptually Figure 1a looks perfect. </w:t>
      </w:r>
    </w:p>
  </w:comment>
  <w:comment w:id="51" w:author="Li zz" w:date="2026-03-25T21:11:00Z" w:initials="lzz">
    <w:p w14:paraId="5A18E0BE" w14:textId="77777777" w:rsidR="005F6D71" w:rsidRDefault="005F6D71" w:rsidP="005F6D71">
      <w:r>
        <w:rPr>
          <w:rStyle w:val="CommentReference"/>
        </w:rPr>
        <w:annotationRef/>
      </w:r>
      <w:r>
        <w:rPr>
          <w:rFonts w:ascii="Calibri" w:eastAsia="Calibri" w:hAnsi="Calibri" w:cs="Calibri"/>
          <w:sz w:val="20"/>
          <w:szCs w:val="20"/>
          <w:lang w:val="en-GB"/>
        </w:rPr>
        <w:t>The conceptuall figure looks good, but why there are dots with half-red colour? Just think they should be kept single coloured as marked in the legend.</w:t>
      </w:r>
    </w:p>
  </w:comment>
  <w:comment w:id="52"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53"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54"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55" w:author="Natalija Suhareva" w:date="2026-03-23T14:44:00Z" w:initials="NS">
    <w:p w14:paraId="34497CF7" w14:textId="77777777" w:rsidR="000B223C" w:rsidRDefault="00E641E7" w:rsidP="000B223C">
      <w:pPr>
        <w:pStyle w:val="CommentText"/>
      </w:pPr>
      <w:r>
        <w:rPr>
          <w:rStyle w:val="CommentReference"/>
        </w:rPr>
        <w:annotationRef/>
      </w:r>
      <w:r w:rsidR="000B223C">
        <w:rPr>
          <w:lang w:val="da-DK"/>
        </w:rPr>
        <w:t>Please clarify whether growth rate was analysed at the larval or aquarium level, and how aquarium-level replication was accounted for in the statistical analyses, given that multiple larvae were measured per aquarium. See also later comments.</w:t>
      </w:r>
    </w:p>
  </w:comment>
  <w:comment w:id="56" w:author="Einar Pétur Jónsson - HAFRO" w:date="2026-03-27T12:40:00Z" w:initials="EPJH">
    <w:p w14:paraId="15130520" w14:textId="77777777" w:rsidR="008E4BA1" w:rsidRDefault="008E4BA1" w:rsidP="008E4BA1">
      <w:r>
        <w:rPr>
          <w:rStyle w:val="CommentReference"/>
        </w:rPr>
        <w:annotationRef/>
      </w:r>
      <w:r>
        <w:rPr>
          <w:rFonts w:ascii="Calibri" w:eastAsia="Calibri" w:hAnsi="Calibri" w:cs="Calibri"/>
          <w:sz w:val="20"/>
          <w:szCs w:val="20"/>
          <w:lang w:val="en-GB"/>
        </w:rPr>
        <w:t>'larvae from each aquarium'</w:t>
      </w:r>
    </w:p>
  </w:comment>
  <w:comment w:id="57" w:author="Einar Pétur Jónsson - HAFRO" w:date="2026-03-27T12:54:00Z" w:initials="EPJH">
    <w:p w14:paraId="7D4E21B0" w14:textId="77777777" w:rsidR="009B0727" w:rsidRDefault="009B0727" w:rsidP="009B0727">
      <w:r>
        <w:rPr>
          <w:rStyle w:val="CommentReference"/>
        </w:rPr>
        <w:annotationRef/>
      </w:r>
      <w:r>
        <w:rPr>
          <w:rFonts w:ascii="Calibri" w:eastAsia="Calibri" w:hAnsi="Calibri" w:cs="Calibri"/>
          <w:sz w:val="20"/>
          <w:szCs w:val="20"/>
          <w:lang w:val="en-GB"/>
        </w:rPr>
        <w:t>add supplementary table (from consistency_tests.xlsx)</w:t>
      </w:r>
    </w:p>
    <w:p w14:paraId="516DF5C4" w14:textId="77777777" w:rsidR="009B0727" w:rsidRDefault="009B0727" w:rsidP="009B0727"/>
  </w:comment>
  <w:comment w:id="58" w:author="Natalija Suhareva" w:date="2026-03-23T15:01:00Z" w:initials="NS">
    <w:p w14:paraId="172FCCDA" w14:textId="77777777" w:rsidR="005467C8" w:rsidRDefault="009302DE" w:rsidP="005467C8">
      <w:pPr>
        <w:pStyle w:val="CommentText"/>
      </w:pPr>
      <w:r>
        <w:rPr>
          <w:rStyle w:val="CommentReference"/>
        </w:rPr>
        <w:annotationRef/>
      </w:r>
      <w:r w:rsidR="005467C8">
        <w:rPr>
          <w:lang w:val="da-DK"/>
        </w:rPr>
        <w:t>It is unclear at which level growth rate was analysed, and whether comparisons were based on individual larvae or on bottle-level means. Since multiple larvae were measured within each bottle, treating them as independent observations would normally constitute pseudoreplication unless the hierarchical structure is explicitly accounted for.</w:t>
      </w:r>
    </w:p>
    <w:p w14:paraId="1FD2731B" w14:textId="77777777" w:rsidR="005467C8" w:rsidRDefault="005467C8" w:rsidP="005467C8">
      <w:pPr>
        <w:pStyle w:val="CommentText"/>
      </w:pPr>
      <w:r>
        <w:rPr>
          <w:lang w:val="da-DK"/>
        </w:rPr>
        <w:t>At the same time, the limited number of replicate bottles (especially in the multiple-driver experiment) restricts the possibility of robust bottle-level statistical comparisons. This motivated the use of larval-level data, however, in such cases it becomes particularly important to account for the nested structure or to demonstrate similarity among replicate bottles.</w:t>
      </w:r>
    </w:p>
    <w:p w14:paraId="67969737" w14:textId="77777777" w:rsidR="005467C8" w:rsidRDefault="005467C8" w:rsidP="005467C8">
      <w:pPr>
        <w:pStyle w:val="CommentText"/>
      </w:pPr>
      <w:r>
        <w:rPr>
          <w:lang w:val="da-DK"/>
        </w:rPr>
        <w:t>Reporting both statistical significance and the magnitude of among-bottle variation (e.g., via ANOVA or effect size estimates) would help resolve this issue and clarify whether observed differences are robust or driven by within-bottle variability.</w:t>
      </w:r>
    </w:p>
    <w:p w14:paraId="173412F7" w14:textId="77777777" w:rsidR="005467C8" w:rsidRDefault="005467C8" w:rsidP="005467C8">
      <w:pPr>
        <w:pStyle w:val="CommentText"/>
      </w:pPr>
      <w:r>
        <w:rPr>
          <w:lang w:val="da-DK"/>
        </w:rPr>
        <w:t>Please clarify how the hierarchical structure of the data (larvae nested within bottles) was handled in the statistical analyses, OR provide additional analyses comparing larvae among replicate bottles within the same treatment.</w:t>
      </w:r>
    </w:p>
    <w:p w14:paraId="1D0E5102" w14:textId="77777777" w:rsidR="005467C8" w:rsidRDefault="005467C8" w:rsidP="005467C8">
      <w:pPr>
        <w:pStyle w:val="CommentText"/>
      </w:pPr>
    </w:p>
  </w:comment>
  <w:comment w:id="59" w:author="Einar Pétur Jónsson - HAFRO" w:date="2026-03-27T12:47:00Z" w:initials="EPJH">
    <w:p w14:paraId="0A8A93BB" w14:textId="77777777" w:rsidR="00AB644F" w:rsidRDefault="00AB644F" w:rsidP="00AB644F">
      <w:r>
        <w:rPr>
          <w:rStyle w:val="CommentReference"/>
        </w:rPr>
        <w:annotationRef/>
      </w:r>
      <w:r>
        <w:rPr>
          <w:rFonts w:ascii="Calibri" w:eastAsia="Calibri" w:hAnsi="Calibri" w:cs="Calibri"/>
          <w:sz w:val="20"/>
          <w:szCs w:val="20"/>
          <w:lang w:val="en-GB"/>
        </w:rPr>
        <w:t>review and possibly expand?</w:t>
      </w:r>
    </w:p>
  </w:comment>
  <w:comment w:id="60" w:author="Li zz" w:date="2026-03-25T21:23:00Z" w:initials="lzz">
    <w:p w14:paraId="3431922D" w14:textId="77777777" w:rsidR="00F46A39" w:rsidRDefault="00F46A39" w:rsidP="00F46A39">
      <w:r>
        <w:rPr>
          <w:rStyle w:val="CommentReference"/>
        </w:rPr>
        <w:annotationRef/>
      </w:r>
      <w:r>
        <w:rPr>
          <w:rFonts w:ascii="Calibri" w:eastAsia="Calibri" w:hAnsi="Calibri" w:cs="Calibri"/>
          <w:sz w:val="20"/>
          <w:szCs w:val="20"/>
          <w:lang w:val="en-GB"/>
        </w:rPr>
        <w:t>Is it possible to report a table about these values as supplimentary materials?</w:t>
      </w:r>
    </w:p>
    <w:p w14:paraId="4E3820CB" w14:textId="77777777" w:rsidR="00F46A39" w:rsidRDefault="00F46A39" w:rsidP="00F46A39"/>
  </w:comment>
  <w:comment w:id="61" w:author="Li zz" w:date="2026-03-25T21:49:00Z" w:initials="lzz">
    <w:p w14:paraId="27110819" w14:textId="77777777" w:rsidR="00CD3D98" w:rsidRDefault="00CD3D98" w:rsidP="00CD3D98">
      <w:r>
        <w:rPr>
          <w:rStyle w:val="CommentReference"/>
        </w:rPr>
        <w:annotationRef/>
      </w:r>
      <w:r>
        <w:rPr>
          <w:rFonts w:ascii="Calibri" w:eastAsia="Calibri" w:hAnsi="Calibri" w:cs="Calibri"/>
          <w:sz w:val="20"/>
          <w:szCs w:val="20"/>
          <w:lang w:val="en-GB"/>
        </w:rPr>
        <w:t>Also, I think tt is better to use a consistent criterion for model selection. In most cases, different models can be compared using AICc as the primary selection criterion. Akaike weights, calculated from AICc differences, can then be used as an additional basis for inference. For more details, see K. P. Burnham and D. R. Anderson (2002), Model Selection and Multimodel Inference: A Practical Information-Theoretic Approach. I hope this can help.</w:t>
      </w:r>
    </w:p>
  </w:comment>
  <w:comment w:id="64" w:author="Li zz" w:date="2026-03-25T21:20:00Z" w:initials="lzz">
    <w:p w14:paraId="686FB8E6" w14:textId="77777777" w:rsidR="007377C7" w:rsidRDefault="007377C7" w:rsidP="007377C7">
      <w:r>
        <w:rPr>
          <w:rStyle w:val="CommentReference"/>
        </w:rPr>
        <w:annotationRef/>
      </w:r>
      <w:r>
        <w:rPr>
          <w:rFonts w:ascii="Calibri" w:eastAsia="Calibri" w:hAnsi="Calibri" w:cs="Calibri"/>
          <w:sz w:val="20"/>
          <w:szCs w:val="20"/>
          <w:lang w:val="en-GB"/>
        </w:rPr>
        <w:t>Should we just remove this part then?</w:t>
      </w:r>
    </w:p>
  </w:comment>
  <w:comment w:id="67" w:author="Sam Dupont" w:date="2025-10-17T14:14:00Z" w:initials="SD">
    <w:p w14:paraId="43C4C260" w14:textId="4178892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68"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69"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70"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71" w:author="Natalija Suhareva" w:date="2026-03-23T16:46:00Z" w:initials="NS">
    <w:p w14:paraId="6B77D59D" w14:textId="77777777" w:rsidR="00633358" w:rsidRDefault="00715D4E" w:rsidP="00633358">
      <w:pPr>
        <w:pStyle w:val="CommentText"/>
      </w:pPr>
      <w:r>
        <w:rPr>
          <w:rStyle w:val="CommentReference"/>
        </w:rPr>
        <w:annotationRef/>
      </w:r>
      <w:r w:rsidR="00633358">
        <w:rPr>
          <w:lang w:val="da-DK"/>
        </w:rPr>
        <w:t xml:space="preserve">This section is not fully clear to me, especially the estimation of α and the alignment of the curves. Could you expand this part with a more explicit, step-by-step description? As written, it is difficult to understand how to reproduce the method. For example, was α estimated by minimizing differences between curves (e.g. least squares), or chosen visually? </w:t>
      </w:r>
    </w:p>
  </w:comment>
  <w:comment w:id="72" w:author="Natalija Suhareva" w:date="2026-03-24T12:51:00Z" w:initials="NS">
    <w:p w14:paraId="12CD3C04" w14:textId="77777777" w:rsidR="003A71FA" w:rsidRDefault="003A71FA" w:rsidP="003A71FA">
      <w:pPr>
        <w:pStyle w:val="CommentText"/>
      </w:pPr>
      <w:r>
        <w:rPr>
          <w:rStyle w:val="CommentReference"/>
        </w:rPr>
        <w:annotationRef/>
      </w:r>
      <w:r>
        <w:t xml:space="preserve">The criterion used to identify deviations from the single-driver model is not specified. Please clarify how such deviations were evaluated and what was considered as a threshold. As written, it is unclear how the conclusion about interactions is supported. </w:t>
      </w:r>
    </w:p>
  </w:comment>
  <w:comment w:id="77" w:author="Natalija Suhareva" w:date="2026-03-23T15:34:00Z" w:initials="NS">
    <w:p w14:paraId="0E76AD9B" w14:textId="77777777" w:rsidR="00505EE8" w:rsidRDefault="000F6857" w:rsidP="00505EE8">
      <w:pPr>
        <w:pStyle w:val="CommentText"/>
      </w:pPr>
      <w:r>
        <w:rPr>
          <w:rStyle w:val="CommentReference"/>
        </w:rPr>
        <w:annotationRef/>
      </w:r>
      <w:r w:rsidR="00505EE8">
        <w:rPr>
          <w:lang w:val="da-DK"/>
        </w:rPr>
        <w:t xml:space="preserve">This is an important point that should be addressed in the Discussion. The observed differences in growth rate between experiments for the same treatments (including the reference condition) suggest some level of variability between experimental runs. This does not invalidate the experiment, but it does indicate that the system is sensitive to experimental context, and this should be acknowledged as a limitation. In particular, it would be helpful to discuss how this variability may influence the interpretation of treatment effects and interaction patterns. This is particularly relevant for comparisons between single- and multiple-driver experiments, as differences in baseline growth rates may influence the interpretation of additive vs non-additive effects. </w:t>
      </w:r>
    </w:p>
  </w:comment>
  <w:comment w:id="78" w:author="Natalija Suhareva" w:date="2026-03-24T12:34:00Z" w:initials="NS">
    <w:p w14:paraId="48650AEE" w14:textId="77777777" w:rsidR="00505EE8" w:rsidRDefault="00505EE8" w:rsidP="00505EE8">
      <w:pPr>
        <w:pStyle w:val="CommentText"/>
      </w:pPr>
      <w:r>
        <w:rPr>
          <w:rStyle w:val="CommentReference"/>
        </w:rPr>
        <w:annotationRef/>
      </w:r>
      <w:r>
        <w:rPr>
          <w:lang w:val="da-DK"/>
        </w:rPr>
        <w:t>I added a short note to the Discussion</w:t>
      </w:r>
    </w:p>
  </w:comment>
  <w:comment w:id="80" w:author="Natalija Suhareva" w:date="2026-03-23T14:12:00Z" w:initials="NS">
    <w:p w14:paraId="2801547D" w14:textId="77777777" w:rsidR="00505EE8" w:rsidRDefault="00BC53D7" w:rsidP="00505EE8">
      <w:pPr>
        <w:pStyle w:val="CommentText"/>
      </w:pPr>
      <w:r>
        <w:rPr>
          <w:rStyle w:val="CommentReference"/>
        </w:rPr>
        <w:annotationRef/>
      </w:r>
      <w:r w:rsidR="00505EE8">
        <w:rPr>
          <w:lang w:val="da-DK"/>
        </w:rPr>
        <w:t xml:space="preserve">Figure 1 indicates a temperature level of 25 °C, whereas here the treatment is described as 24 °C. </w:t>
      </w:r>
    </w:p>
  </w:comment>
  <w:comment w:id="81" w:author="Li zz" w:date="2026-03-25T21:57:00Z" w:initials="lzz">
    <w:p w14:paraId="2B781094" w14:textId="77777777" w:rsidR="00CD3D98" w:rsidRDefault="00CD3D98" w:rsidP="00CD3D98">
      <w:r>
        <w:rPr>
          <w:rStyle w:val="CommentReference"/>
        </w:rPr>
        <w:annotationRef/>
      </w:r>
      <w:r>
        <w:rPr>
          <w:rFonts w:ascii="Calibri" w:eastAsia="Calibri" w:hAnsi="Calibri" w:cs="Calibri"/>
          <w:sz w:val="20"/>
          <w:szCs w:val="20"/>
          <w:lang w:val="en-GB"/>
        </w:rPr>
        <w:t>Add "*" or other label in the figure showing significance would help better illustration.</w:t>
      </w:r>
    </w:p>
  </w:comment>
  <w:comment w:id="83" w:author="Natalija Suhareva" w:date="2026-03-23T16:04:00Z" w:initials="NS">
    <w:p w14:paraId="6F5739F2" w14:textId="77777777" w:rsidR="00B23D0B" w:rsidRDefault="00A921EC" w:rsidP="00B23D0B">
      <w:pPr>
        <w:pStyle w:val="CommentText"/>
      </w:pPr>
      <w:r>
        <w:rPr>
          <w:rStyle w:val="CommentReference"/>
        </w:rPr>
        <w:annotationRef/>
      </w:r>
      <w:r w:rsidR="00B23D0B">
        <w:rPr>
          <w:lang w:val="da-DK"/>
        </w:rPr>
        <w:t>NOT FOR Li!</w:t>
      </w:r>
      <w:r w:rsidR="00B23D0B">
        <w:rPr>
          <w:lang w:val="da-DK"/>
        </w:rPr>
        <w:br/>
        <w:t xml:space="preserve">Slightly rephrased. </w:t>
      </w:r>
    </w:p>
  </w:comment>
  <w:comment w:id="84" w:author="Natalija Suhareva" w:date="2026-03-23T16:06:00Z" w:initials="NS">
    <w:p w14:paraId="2C8EE3E9" w14:textId="7F156264" w:rsidR="00A921EC" w:rsidRDefault="00A921EC" w:rsidP="00A921EC">
      <w:pPr>
        <w:pStyle w:val="CommentText"/>
      </w:pPr>
      <w:r>
        <w:rPr>
          <w:rStyle w:val="CommentReference"/>
        </w:rPr>
        <w:annotationRef/>
      </w:r>
      <w:r>
        <w:rPr>
          <w:lang w:val="da-DK"/>
        </w:rPr>
        <w:t>It is very important to highlight that we do not claim that for Li poly2 is correct</w:t>
      </w:r>
    </w:p>
  </w:comment>
  <w:comment w:id="95" w:author="Natalija Suhareva" w:date="2026-03-23T16:44:00Z" w:initials="NS">
    <w:p w14:paraId="66236832" w14:textId="77777777" w:rsidR="00715D4E" w:rsidRDefault="00715D4E" w:rsidP="00715D4E">
      <w:pPr>
        <w:pStyle w:val="CommentText"/>
      </w:pPr>
      <w:r>
        <w:rPr>
          <w:rStyle w:val="CommentReference"/>
        </w:rPr>
        <w:annotationRef/>
      </w:r>
      <w:r>
        <w:rPr>
          <w:lang w:val="da-DK"/>
        </w:rPr>
        <w:t>Add also p-value for the linear and the quadratic component</w:t>
      </w:r>
    </w:p>
  </w:comment>
  <w:comment w:id="96" w:author="Li zz" w:date="2026-03-25T21:55:00Z" w:initials="lzz">
    <w:p w14:paraId="13D6476A" w14:textId="77777777" w:rsidR="00CD3D98" w:rsidRDefault="00CD3D98" w:rsidP="00CD3D98">
      <w:r>
        <w:rPr>
          <w:rStyle w:val="CommentReference"/>
        </w:rPr>
        <w:annotationRef/>
      </w:r>
      <w:r>
        <w:rPr>
          <w:rFonts w:ascii="Calibri" w:eastAsia="Calibri" w:hAnsi="Calibri" w:cs="Calibri"/>
          <w:sz w:val="20"/>
          <w:szCs w:val="20"/>
          <w:lang w:val="en-GB"/>
        </w:rPr>
        <w:t>Suggestion: Change the x-axis lable as: one driver -&gt; single driver; more drivers -&gt; multiple drivers.</w:t>
      </w:r>
    </w:p>
  </w:comment>
  <w:comment w:id="97" w:author="Li zz" w:date="2026-03-25T19:45:00Z" w:initials="lzz">
    <w:p w14:paraId="2AAF2059" w14:textId="77777777" w:rsidR="0001505A" w:rsidRDefault="0001505A" w:rsidP="0001505A">
      <w:r>
        <w:rPr>
          <w:rStyle w:val="CommentReference"/>
        </w:rPr>
        <w:annotationRef/>
      </w:r>
      <w:r>
        <w:rPr>
          <w:rFonts w:ascii="Calibri" w:eastAsia="Calibri" w:hAnsi="Calibri" w:cs="Calibri"/>
          <w:sz w:val="20"/>
          <w:szCs w:val="20"/>
          <w:lang w:val="en-GB"/>
        </w:rPr>
        <w:t>Description of the fitted lines and ribbons to be added here.</w:t>
      </w:r>
    </w:p>
  </w:comment>
  <w:comment w:id="98" w:author="Natalija Suhareva" w:date="2026-03-23T16:48:00Z" w:initials="NS">
    <w:p w14:paraId="2DF1C8A7" w14:textId="77777777" w:rsidR="00B23D0B" w:rsidRDefault="00715D4E" w:rsidP="00B23D0B">
      <w:pPr>
        <w:pStyle w:val="CommentText"/>
      </w:pPr>
      <w:r>
        <w:rPr>
          <w:rStyle w:val="CommentReference"/>
        </w:rPr>
        <w:annotationRef/>
      </w:r>
      <w:r w:rsidR="00B23D0B">
        <w:rPr>
          <w:lang w:val="da-DK"/>
        </w:rPr>
        <w:t xml:space="preserve">It may be beneficial to move this section (and Table 2) to the beginning of the Results section, as it defines the environmental conditions and experimental setup. This would help the reader better understand the context before jumping into the actual results. </w:t>
      </w:r>
    </w:p>
  </w:comment>
  <w:comment w:id="113" w:author="Mirko Mutalipassi" w:date="2026-03-20T09:54:00Z" w:initials="MM">
    <w:p w14:paraId="04EF4A01" w14:textId="53E7E6BA" w:rsidR="004478EC" w:rsidRDefault="004478EC" w:rsidP="004478EC">
      <w:r>
        <w:rPr>
          <w:rStyle w:val="CommentReference"/>
        </w:rPr>
        <w:annotationRef/>
      </w:r>
      <w:r>
        <w:rPr>
          <w:rFonts w:ascii="Calibri" w:eastAsia="Calibri" w:hAnsi="Calibri" w:cs="Calibri"/>
          <w:sz w:val="20"/>
          <w:szCs w:val="20"/>
          <w:lang w:val="en-GB"/>
        </w:rPr>
        <w:t>add burgess 2021 Classifying ecosystem stressor interactions: Theory highlights the data limitations of the additive null model and the difficulty in revealing ecological surprises (Burgess B. J. et al., 2021, Global Change Biology)</w:t>
      </w:r>
    </w:p>
  </w:comment>
  <w:comment w:id="106" w:author="Mirko Mutalipassi" w:date="2026-03-20T09:55:00Z" w:initials="MM">
    <w:p w14:paraId="4A177EBF" w14:textId="77777777" w:rsidR="004478EC" w:rsidRDefault="004478EC" w:rsidP="004478EC">
      <w:r>
        <w:rPr>
          <w:rStyle w:val="CommentReference"/>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126" w:author="Natalija Suhareva" w:date="2026-03-23T17:18:00Z" w:initials="NS">
    <w:p w14:paraId="2E90F331" w14:textId="77777777" w:rsidR="00BC4D7F" w:rsidRDefault="00BC4D7F" w:rsidP="00BC4D7F">
      <w:pPr>
        <w:pStyle w:val="CommentText"/>
      </w:pPr>
      <w:r>
        <w:rPr>
          <w:rStyle w:val="CommentReference"/>
        </w:rPr>
        <w:annotationRef/>
      </w:r>
      <w:r>
        <w:rPr>
          <w:lang w:val="da-DK"/>
        </w:rPr>
        <w:t>Not for Li. Statistically for lithium the best was linear, and we selected poly2 for easier implementation in the next step.</w:t>
      </w:r>
    </w:p>
  </w:comment>
  <w:comment w:id="127" w:author="Natalija Suhareva" w:date="2026-03-24T12:44:00Z" w:initials="NS">
    <w:p w14:paraId="62091FB3" w14:textId="77777777" w:rsidR="00B23D0B" w:rsidRDefault="00B23D0B" w:rsidP="00B23D0B">
      <w:pPr>
        <w:pStyle w:val="CommentText"/>
      </w:pPr>
      <w:r>
        <w:rPr>
          <w:rStyle w:val="CommentReference"/>
        </w:rPr>
        <w:annotationRef/>
      </w:r>
      <w:r>
        <w:rPr>
          <w:lang w:val="da-DK"/>
        </w:rPr>
        <w:t>Rephrased</w:t>
      </w:r>
    </w:p>
  </w:comment>
  <w:comment w:id="130"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131"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160" w:author="METIAN, Marc" w:date="2026-03-24T14:11:00Z" w:initials="MM">
    <w:p w14:paraId="0A899F02" w14:textId="77777777" w:rsidR="00D94559" w:rsidRDefault="00D94559" w:rsidP="00D94559">
      <w:pPr>
        <w:pStyle w:val="CommentText"/>
      </w:pPr>
      <w:r>
        <w:rPr>
          <w:rStyle w:val="CommentReference"/>
        </w:rPr>
        <w:annotationRef/>
      </w:r>
      <w:r>
        <w:rPr>
          <w:lang w:val="en-US"/>
        </w:rPr>
        <w:t>Not always. Driver instead ?</w:t>
      </w:r>
    </w:p>
  </w:comment>
  <w:comment w:id="116" w:author="Mirko Mutalipassi" w:date="2026-03-20T10:00:00Z" w:initials="MM">
    <w:p w14:paraId="1282DDBF" w14:textId="55FF405F" w:rsidR="00495B06" w:rsidRDefault="00495B06" w:rsidP="00495B06">
      <w:r>
        <w:rPr>
          <w:rStyle w:val="CommentReference"/>
        </w:rPr>
        <w:annotationRef/>
      </w:r>
      <w:r>
        <w:rPr>
          <w:rFonts w:ascii="Calibri" w:eastAsia="Calibri" w:hAnsi="Calibri" w:cs="Calibri"/>
          <w:sz w:val="20"/>
          <w:szCs w:val="20"/>
          <w:lang w:val="en-GB"/>
        </w:rPr>
        <w:t>Revised (but still suggestions that can be deleted up to you!) to reduce strong assumptions about shared modes of action among drivers and to better reflect the limitations of the data, particularly for pH and lithium. The interpretation is now based on empirical alignment of response curves rather than mechanistic equivalence, making the framework more robust and less vulnerable to criticism.</w:t>
      </w:r>
    </w:p>
  </w:comment>
  <w:comment w:id="214" w:author="Einar Pétur Jónsson - HAFRO" w:date="2026-03-18T11:59:00Z" w:initials="EPJH">
    <w:p w14:paraId="3E33BE67" w14:textId="77777777" w:rsidR="008334E2" w:rsidRDefault="008334E2" w:rsidP="008334E2">
      <w:r>
        <w:rPr>
          <w:rStyle w:val="CommentReference"/>
        </w:rPr>
        <w:annotationRef/>
      </w:r>
      <w:r>
        <w:rPr>
          <w:sz w:val="20"/>
          <w:szCs w:val="20"/>
        </w:rPr>
        <w:t>setja inn reff í hinar myndirnar í textann</w:t>
      </w:r>
    </w:p>
  </w:comment>
  <w:comment w:id="230" w:author="Einar Pétur Jónsson - HAFRO" w:date="2026-03-30T10:41:00Z" w:initials="EPJH">
    <w:p w14:paraId="23630EEE" w14:textId="77777777" w:rsidR="00936EA5" w:rsidRDefault="00936EA5" w:rsidP="00936EA5">
      <w:r>
        <w:rPr>
          <w:rStyle w:val="CommentReference"/>
        </w:rPr>
        <w:annotationRef/>
      </w:r>
      <w:r>
        <w:rPr>
          <w:rFonts w:ascii="Calibri" w:eastAsia="Calibri" w:hAnsi="Calibri" w:cs="Calibri"/>
          <w:sz w:val="20"/>
          <w:szCs w:val="20"/>
          <w:lang w:val="en-GB"/>
        </w:rPr>
        <w:t>This is hard to understand</w:t>
      </w:r>
    </w:p>
  </w:comment>
  <w:comment w:id="241" w:author="Einar Pétur Jónsson - HAFRO" w:date="2026-03-19T10:01:00Z" w:initials="EPJH">
    <w:p w14:paraId="60E2CF36" w14:textId="77777777" w:rsidR="00E8669D" w:rsidRDefault="00E8669D" w:rsidP="00E8669D">
      <w:r>
        <w:rPr>
          <w:rStyle w:val="CommentReference"/>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5863F" w15:done="0"/>
  <w15:commentEx w15:paraId="26C082D5" w15:done="0"/>
  <w15:commentEx w15:paraId="76554A6B" w15:paraIdParent="26C082D5" w15:done="0"/>
  <w15:commentEx w15:paraId="6C610554" w15:done="0"/>
  <w15:commentEx w15:paraId="19FCD14E" w15:paraIdParent="6C610554" w15:done="0"/>
  <w15:commentEx w15:paraId="484F3FEB" w15:done="0"/>
  <w15:commentEx w15:paraId="30F7EBB1" w15:done="0"/>
  <w15:commentEx w15:paraId="7C2E8F6D" w15:done="0"/>
  <w15:commentEx w15:paraId="4E9474AB" w15:done="1"/>
  <w15:commentEx w15:paraId="50E72DC1" w15:done="0"/>
  <w15:commentEx w15:paraId="1A0BEE61" w15:done="0"/>
  <w15:commentEx w15:paraId="4CD0B150" w15:done="0"/>
  <w15:commentEx w15:paraId="35DB1266" w15:done="0"/>
  <w15:commentEx w15:paraId="43E6259A" w15:paraIdParent="35DB1266" w15:done="0"/>
  <w15:commentEx w15:paraId="5A18E0BE" w15:paraIdParent="35DB1266" w15:done="0"/>
  <w15:commentEx w15:paraId="139B312D" w15:done="1"/>
  <w15:commentEx w15:paraId="33040C37" w15:paraIdParent="139B312D" w15:done="1"/>
  <w15:commentEx w15:paraId="79F67AC4" w15:paraIdParent="139B312D" w15:done="1"/>
  <w15:commentEx w15:paraId="34497CF7" w15:done="0"/>
  <w15:commentEx w15:paraId="15130520" w15:paraIdParent="34497CF7" w15:done="0"/>
  <w15:commentEx w15:paraId="516DF5C4" w15:done="0"/>
  <w15:commentEx w15:paraId="1D0E5102" w15:done="0"/>
  <w15:commentEx w15:paraId="0A8A93BB" w15:done="0"/>
  <w15:commentEx w15:paraId="4E3820CB" w15:done="0"/>
  <w15:commentEx w15:paraId="27110819" w15:paraIdParent="4E3820CB" w15:done="0"/>
  <w15:commentEx w15:paraId="686FB8E6" w15:done="0"/>
  <w15:commentEx w15:paraId="0842917E" w15:done="1"/>
  <w15:commentEx w15:paraId="52AA4273" w15:paraIdParent="0842917E" w15:done="1"/>
  <w15:commentEx w15:paraId="5B097BBB" w15:paraIdParent="0842917E" w15:done="1"/>
  <w15:commentEx w15:paraId="4587610D" w15:paraIdParent="0842917E" w15:done="1"/>
  <w15:commentEx w15:paraId="6B77D59D" w15:done="0"/>
  <w15:commentEx w15:paraId="12CD3C04" w15:done="0"/>
  <w15:commentEx w15:paraId="0E76AD9B" w15:done="0"/>
  <w15:commentEx w15:paraId="48650AEE" w15:paraIdParent="0E76AD9B" w15:done="0"/>
  <w15:commentEx w15:paraId="2801547D" w15:done="0"/>
  <w15:commentEx w15:paraId="2B781094" w15:done="0"/>
  <w15:commentEx w15:paraId="6F5739F2" w15:done="0"/>
  <w15:commentEx w15:paraId="2C8EE3E9" w15:paraIdParent="6F5739F2" w15:done="0"/>
  <w15:commentEx w15:paraId="66236832" w15:done="0"/>
  <w15:commentEx w15:paraId="13D6476A" w15:done="0"/>
  <w15:commentEx w15:paraId="2AAF2059" w15:done="0"/>
  <w15:commentEx w15:paraId="2DF1C8A7" w15:done="0"/>
  <w15:commentEx w15:paraId="04EF4A01" w15:done="0"/>
  <w15:commentEx w15:paraId="4A177EBF" w15:done="0"/>
  <w15:commentEx w15:paraId="2E90F331" w15:done="0"/>
  <w15:commentEx w15:paraId="62091FB3" w15:paraIdParent="2E90F331" w15:done="0"/>
  <w15:commentEx w15:paraId="0B2227CC" w15:done="0"/>
  <w15:commentEx w15:paraId="0B1AF769" w15:paraIdParent="0B2227CC" w15:done="0"/>
  <w15:commentEx w15:paraId="0A899F02" w15:done="0"/>
  <w15:commentEx w15:paraId="1282DDBF" w15:done="0"/>
  <w15:commentEx w15:paraId="3E33BE67" w15:done="0"/>
  <w15:commentEx w15:paraId="23630EEE" w15:done="0"/>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F68A4" w16cex:dateUtc="2026-03-20T08:30:00Z"/>
  <w16cex:commentExtensible w16cex:durableId="1D91E8C4" w16cex:dateUtc="2026-03-20T08:31:00Z"/>
  <w16cex:commentExtensible w16cex:durableId="5CF10EA3" w16cex:dateUtc="2026-03-27T11:38:00Z"/>
  <w16cex:commentExtensible w16cex:durableId="1E945948" w16cex:dateUtc="2026-03-09T14:34:00Z"/>
  <w16cex:commentExtensible w16cex:durableId="0E82B9FB" w16cex:dateUtc="2026-03-24T12:33:00Z"/>
  <w16cex:commentExtensible w16cex:durableId="6AA61BEC" w16cex:dateUtc="2026-03-20T08:34:00Z"/>
  <w16cex:commentExtensible w16cex:durableId="03E1FBCA" w16cex:dateUtc="2026-03-27T11:42:00Z"/>
  <w16cex:commentExtensible w16cex:durableId="6E26807D" w16cex:dateUtc="2026-03-20T08:42:00Z"/>
  <w16cex:commentExtensible w16cex:durableId="584C1F64" w16cex:dateUtc="2025-10-16T11:12:00Z">
    <w16cex:extLst>
      <w16:ext w16:uri="{CE6994B0-6A32-4C9F-8C6B-6E91EDA988CE}">
        <cr:reactions xmlns:cr="http://schemas.microsoft.com/office/comments/2020/reactions">
          <cr:reaction reactionType="1">
            <cr:reactionInfo dateUtc="2026-03-24T14:41:14Z">
              <cr:user userId="S::M.Metian@iaea.org::a2faa9dd-ab92-498f-958e-e16dbdfc0fbe" userProvider="AD" userName="METIAN, Marc"/>
            </cr:reactionInfo>
          </cr:reaction>
        </cr:reactions>
      </w16:ext>
    </w16cex:extLst>
  </w16cex:commentExtensible>
  <w16cex:commentExtensible w16cex:durableId="2C2385C0" w16cex:dateUtc="2026-03-25T13:03:00Z"/>
  <w16cex:commentExtensible w16cex:durableId="6D98FBA3" w16cex:dateUtc="2026-03-23T09:34:00Z"/>
  <w16cex:commentExtensible w16cex:durableId="56E3D6BA" w16cex:dateUtc="2026-03-23T09:41:00Z"/>
  <w16cex:commentExtensible w16cex:durableId="1837BFF8" w16cex:dateUtc="2026-03-19T08:38:00Z"/>
  <w16cex:commentExtensible w16cex:durableId="044EEA81" w16cex:dateUtc="2026-03-23T09:04:00Z"/>
  <w16cex:commentExtensible w16cex:durableId="22DD9785" w16cex:dateUtc="2026-03-25T13:11:00Z"/>
  <w16cex:commentExtensible w16cex:durableId="6A947C32" w16cex:dateUtc="2025-10-17T11:56:00Z"/>
  <w16cex:commentExtensible w16cex:durableId="6D7F9375" w16cex:dateUtc="2026-01-26T13:17:00Z"/>
  <w16cex:commentExtensible w16cex:durableId="4686DFE8" w16cex:dateUtc="2026-01-29T14:32:00Z"/>
  <w16cex:commentExtensible w16cex:durableId="48F3E2E1" w16cex:dateUtc="2026-03-23T13:44:00Z"/>
  <w16cex:commentExtensible w16cex:durableId="7D4EE14C" w16cex:dateUtc="2026-03-27T12:40:00Z"/>
  <w16cex:commentExtensible w16cex:durableId="24A39BD4" w16cex:dateUtc="2026-03-27T12:54:00Z"/>
  <w16cex:commentExtensible w16cex:durableId="232B845E" w16cex:dateUtc="2026-03-23T14:01:00Z"/>
  <w16cex:commentExtensible w16cex:durableId="51E84F4B" w16cex:dateUtc="2026-03-27T12:47:00Z"/>
  <w16cex:commentExtensible w16cex:durableId="3EE4C860" w16cex:dateUtc="2026-03-25T13:23:00Z"/>
  <w16cex:commentExtensible w16cex:durableId="244E8DB8" w16cex:dateUtc="2026-03-25T13:49:00Z"/>
  <w16cex:commentExtensible w16cex:durableId="3D01C368" w16cex:dateUtc="2026-03-25T13:20: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7EB6783F" w16cex:dateUtc="2026-03-23T15:46:00Z"/>
  <w16cex:commentExtensible w16cex:durableId="60D17ED6" w16cex:dateUtc="2026-03-24T11:51:00Z"/>
  <w16cex:commentExtensible w16cex:durableId="71B11C47" w16cex:dateUtc="2026-03-23T14:34:00Z"/>
  <w16cex:commentExtensible w16cex:durableId="051B1424" w16cex:dateUtc="2026-03-24T11:34:00Z"/>
  <w16cex:commentExtensible w16cex:durableId="17CC64F9" w16cex:dateUtc="2026-03-23T13:12:00Z"/>
  <w16cex:commentExtensible w16cex:durableId="7FE1A1BE" w16cex:dateUtc="2026-03-25T13:57:00Z"/>
  <w16cex:commentExtensible w16cex:durableId="573695F8" w16cex:dateUtc="2026-03-23T15:04:00Z"/>
  <w16cex:commentExtensible w16cex:durableId="459013F1" w16cex:dateUtc="2026-03-23T15:06:00Z"/>
  <w16cex:commentExtensible w16cex:durableId="4326E25A" w16cex:dateUtc="2026-03-23T15:44:00Z"/>
  <w16cex:commentExtensible w16cex:durableId="1A884575" w16cex:dateUtc="2026-03-25T13:55:00Z"/>
  <w16cex:commentExtensible w16cex:durableId="30B6FD2E" w16cex:dateUtc="2026-03-25T11:45:00Z"/>
  <w16cex:commentExtensible w16cex:durableId="35F26342" w16cex:dateUtc="2026-03-23T15:48:00Z"/>
  <w16cex:commentExtensible w16cex:durableId="2FABFE88" w16cex:dateUtc="2026-03-20T08:54:00Z"/>
  <w16cex:commentExtensible w16cex:durableId="53CC45C8" w16cex:dateUtc="2026-03-20T08:55:00Z"/>
  <w16cex:commentExtensible w16cex:durableId="22F1825C" w16cex:dateUtc="2026-03-23T16:18:00Z"/>
  <w16cex:commentExtensible w16cex:durableId="5AE0B652" w16cex:dateUtc="2026-03-24T11:44:00Z"/>
  <w16cex:commentExtensible w16cex:durableId="74248B57" w16cex:dateUtc="2026-03-12T11:11:00Z"/>
  <w16cex:commentExtensible w16cex:durableId="18B873CB" w16cex:dateUtc="2026-03-17T20:47:00Z"/>
  <w16cex:commentExtensible w16cex:durableId="7164D7C9" w16cex:dateUtc="2026-03-24T13:11:00Z"/>
  <w16cex:commentExtensible w16cex:durableId="008BEF3A" w16cex:dateUtc="2026-03-20T09:00:00Z"/>
  <w16cex:commentExtensible w16cex:durableId="798240C7" w16cex:dateUtc="2026-03-18T11:59:00Z"/>
  <w16cex:commentExtensible w16cex:durableId="726D67B9" w16cex:dateUtc="2026-03-30T10:41: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5863F" w16cid:durableId="6B7F68A4"/>
  <w16cid:commentId w16cid:paraId="26C082D5" w16cid:durableId="1D91E8C4"/>
  <w16cid:commentId w16cid:paraId="76554A6B" w16cid:durableId="5CF10EA3"/>
  <w16cid:commentId w16cid:paraId="6C610554" w16cid:durableId="1E945948"/>
  <w16cid:commentId w16cid:paraId="19FCD14E" w16cid:durableId="0E82B9FB"/>
  <w16cid:commentId w16cid:paraId="484F3FEB" w16cid:durableId="6AA61BEC"/>
  <w16cid:commentId w16cid:paraId="30F7EBB1" w16cid:durableId="03E1FBCA"/>
  <w16cid:commentId w16cid:paraId="7C2E8F6D" w16cid:durableId="6E26807D"/>
  <w16cid:commentId w16cid:paraId="4E9474AB" w16cid:durableId="584C1F64"/>
  <w16cid:commentId w16cid:paraId="50E72DC1" w16cid:durableId="2C2385C0"/>
  <w16cid:commentId w16cid:paraId="1A0BEE61" w16cid:durableId="6D98FBA3"/>
  <w16cid:commentId w16cid:paraId="4CD0B150" w16cid:durableId="56E3D6BA"/>
  <w16cid:commentId w16cid:paraId="35DB1266" w16cid:durableId="1837BFF8"/>
  <w16cid:commentId w16cid:paraId="43E6259A" w16cid:durableId="044EEA81"/>
  <w16cid:commentId w16cid:paraId="5A18E0BE" w16cid:durableId="22DD9785"/>
  <w16cid:commentId w16cid:paraId="139B312D" w16cid:durableId="6A947C32"/>
  <w16cid:commentId w16cid:paraId="33040C37" w16cid:durableId="6D7F9375"/>
  <w16cid:commentId w16cid:paraId="79F67AC4" w16cid:durableId="4686DFE8"/>
  <w16cid:commentId w16cid:paraId="34497CF7" w16cid:durableId="48F3E2E1"/>
  <w16cid:commentId w16cid:paraId="15130520" w16cid:durableId="7D4EE14C"/>
  <w16cid:commentId w16cid:paraId="516DF5C4" w16cid:durableId="24A39BD4"/>
  <w16cid:commentId w16cid:paraId="1D0E5102" w16cid:durableId="232B845E"/>
  <w16cid:commentId w16cid:paraId="0A8A93BB" w16cid:durableId="51E84F4B"/>
  <w16cid:commentId w16cid:paraId="4E3820CB" w16cid:durableId="3EE4C860"/>
  <w16cid:commentId w16cid:paraId="27110819" w16cid:durableId="244E8DB8"/>
  <w16cid:commentId w16cid:paraId="686FB8E6" w16cid:durableId="3D01C368"/>
  <w16cid:commentId w16cid:paraId="0842917E" w16cid:durableId="06337712"/>
  <w16cid:commentId w16cid:paraId="52AA4273" w16cid:durableId="65B376E2"/>
  <w16cid:commentId w16cid:paraId="5B097BBB" w16cid:durableId="008FFAC8"/>
  <w16cid:commentId w16cid:paraId="4587610D" w16cid:durableId="6B67F621"/>
  <w16cid:commentId w16cid:paraId="6B77D59D" w16cid:durableId="7EB6783F"/>
  <w16cid:commentId w16cid:paraId="12CD3C04" w16cid:durableId="60D17ED6"/>
  <w16cid:commentId w16cid:paraId="0E76AD9B" w16cid:durableId="71B11C47"/>
  <w16cid:commentId w16cid:paraId="48650AEE" w16cid:durableId="051B1424"/>
  <w16cid:commentId w16cid:paraId="2801547D" w16cid:durableId="17CC64F9"/>
  <w16cid:commentId w16cid:paraId="2B781094" w16cid:durableId="7FE1A1BE"/>
  <w16cid:commentId w16cid:paraId="6F5739F2" w16cid:durableId="573695F8"/>
  <w16cid:commentId w16cid:paraId="2C8EE3E9" w16cid:durableId="459013F1"/>
  <w16cid:commentId w16cid:paraId="66236832" w16cid:durableId="4326E25A"/>
  <w16cid:commentId w16cid:paraId="13D6476A" w16cid:durableId="1A884575"/>
  <w16cid:commentId w16cid:paraId="2AAF2059" w16cid:durableId="30B6FD2E"/>
  <w16cid:commentId w16cid:paraId="2DF1C8A7" w16cid:durableId="35F26342"/>
  <w16cid:commentId w16cid:paraId="04EF4A01" w16cid:durableId="2FABFE88"/>
  <w16cid:commentId w16cid:paraId="4A177EBF" w16cid:durableId="53CC45C8"/>
  <w16cid:commentId w16cid:paraId="2E90F331" w16cid:durableId="22F1825C"/>
  <w16cid:commentId w16cid:paraId="62091FB3" w16cid:durableId="5AE0B652"/>
  <w16cid:commentId w16cid:paraId="0B2227CC" w16cid:durableId="74248B57"/>
  <w16cid:commentId w16cid:paraId="0B1AF769" w16cid:durableId="18B873CB"/>
  <w16cid:commentId w16cid:paraId="0A899F02" w16cid:durableId="7164D7C9"/>
  <w16cid:commentId w16cid:paraId="1282DDBF" w16cid:durableId="008BEF3A"/>
  <w16cid:commentId w16cid:paraId="3E33BE67" w16cid:durableId="798240C7"/>
  <w16cid:commentId w16cid:paraId="23630EEE" w16cid:durableId="726D67B9"/>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69F4" w14:textId="77777777" w:rsidR="00E21578" w:rsidRDefault="00E21578">
      <w:r>
        <w:separator/>
      </w:r>
    </w:p>
  </w:endnote>
  <w:endnote w:type="continuationSeparator" w:id="0">
    <w:p w14:paraId="09186D5B" w14:textId="77777777" w:rsidR="00E21578" w:rsidRDefault="00E21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7AC0352-825C-5148-BC7B-6ECF908F638D}"/>
    <w:embedItalic r:id="rId2" w:fontKey="{3EB9B4FA-ABD9-6847-9927-138656A5E856}"/>
  </w:font>
  <w:font w:name="Times New Roman">
    <w:panose1 w:val="02020603050405020304"/>
    <w:charset w:val="00"/>
    <w:family w:val="roman"/>
    <w:pitch w:val="variable"/>
    <w:sig w:usb0="E0002EFF" w:usb1="C000785B" w:usb2="00000009" w:usb3="00000000" w:csb0="000001FF" w:csb1="00000000"/>
    <w:embedRegular r:id="rId3" w:fontKey="{582B3E73-BF90-9E49-AD21-FC9874145B67}"/>
    <w:embedBold r:id="rId4" w:fontKey="{00951888-EC7D-F54E-9855-3E59948E850C}"/>
    <w:embedItalic r:id="rId5" w:fontKey="{26B2E088-78DE-5A4E-929F-DCC3B1EF18CF}"/>
    <w:embedBoldItalic r:id="rId6" w:fontKey="{ABEE3C96-57F5-4948-BCCE-46F0008640AC}"/>
  </w:font>
  <w:font w:name="Courier New">
    <w:panose1 w:val="02070309020205020404"/>
    <w:charset w:val="00"/>
    <w:family w:val="modern"/>
    <w:pitch w:val="fixed"/>
    <w:sig w:usb0="E0002AFF" w:usb1="C0007843" w:usb2="00000009" w:usb3="00000000" w:csb0="000001FF" w:csb1="00000000"/>
    <w:embedRegular r:id="rId7" w:fontKey="{30EDA7A7-FC33-814B-BA32-C9D059E5558E}"/>
  </w:font>
  <w:font w:name="Wingdings">
    <w:panose1 w:val="05000000000000000000"/>
    <w:charset w:val="00"/>
    <w:family w:val="decorative"/>
    <w:pitch w:val="variable"/>
    <w:sig w:usb0="00000003" w:usb1="00000000" w:usb2="00000000" w:usb3="00000000" w:csb0="80000001" w:csb1="00000000"/>
    <w:embedRegular r:id="rId8" w:fontKey="{04B381D4-BD0C-7D46-95B6-79D71CE3C07B}"/>
  </w:font>
  <w:font w:name="Calibri">
    <w:panose1 w:val="020F0502020204030204"/>
    <w:charset w:val="00"/>
    <w:family w:val="swiss"/>
    <w:pitch w:val="variable"/>
    <w:sig w:usb0="E0002AFF" w:usb1="C000247B" w:usb2="00000009" w:usb3="00000000" w:csb0="000001FF" w:csb1="00000000"/>
    <w:embedRegular r:id="rId9" w:fontKey="{E0EC3754-AF18-6F4C-BAB1-D043B9A6624E}"/>
    <w:embedBold r:id="rId10" w:fontKey="{61D06CA0-6366-AB43-9E9C-20A81A389375}"/>
    <w:embedItalic r:id="rId11" w:fontKey="{10F3CB80-0F8E-CF4A-A776-F22AC47ED15E}"/>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12" w:fontKey="{969354F6-60BC-6945-9045-0976015C5DA3}"/>
    <w:embedItalic r:id="rId13" w:fontKey="{35B567BC-641A-5641-9738-A8DD1D27C972}"/>
  </w:font>
  <w:font w:name="Arial">
    <w:panose1 w:val="020B0604020202020204"/>
    <w:charset w:val="00"/>
    <w:family w:val="swiss"/>
    <w:pitch w:val="variable"/>
    <w:sig w:usb0="E0002AFF" w:usb1="C0007843" w:usb2="00000009" w:usb3="00000000" w:csb0="000001FF" w:csb1="00000000"/>
    <w:embedRegular r:id="rId14" w:fontKey="{F746E6A6-08F5-2547-81F9-126092493F0C}"/>
    <w:embedBold r:id="rId15" w:fontKey="{CB649E6A-BD8A-734A-89CB-063EC7A1475B}"/>
    <w:embedItalic r:id="rId16" w:fontKey="{CD7EDD94-BCFA-0F45-BD73-DC1EEDF01DB3}"/>
  </w:font>
  <w:font w:name="Microsoft YaHei">
    <w:altName w:val="微软雅黑"/>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embedRegular r:id="rId17" w:fontKey="{27A4BE82-7AB4-5845-83AB-96DAB84BE54D}"/>
  </w:font>
  <w:font w:name="Aptos Narrow">
    <w:panose1 w:val="020B0004020202020204"/>
    <w:charset w:val="00"/>
    <w:family w:val="swiss"/>
    <w:pitch w:val="variable"/>
    <w:sig w:usb0="20000287" w:usb1="00000003" w:usb2="00000000" w:usb3="00000000" w:csb0="0000019F" w:csb1="00000000"/>
    <w:embedRegular r:id="rId18" w:fontKey="{B34F23F9-C9C6-CE4D-B3A6-D2747C50C3CD}"/>
  </w:font>
  <w:font w:name="Roboto">
    <w:panose1 w:val="02000000000000000000"/>
    <w:charset w:val="00"/>
    <w:family w:val="auto"/>
    <w:pitch w:val="variable"/>
    <w:sig w:usb0="E0000AFF" w:usb1="5000217F" w:usb2="00000021" w:usb3="00000000" w:csb0="0000019F" w:csb1="00000000"/>
    <w:embedRegular r:id="rId19" w:fontKey="{6FCD780F-C1B4-E94B-8645-FB4877E3FE1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embedRegular r:id="rId20" w:fontKey="{0BC1D3E5-6284-8B44-862A-6CD2113271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FADE7" w14:textId="77777777" w:rsidR="00E21578" w:rsidRDefault="00E21578">
      <w:r>
        <w:separator/>
      </w:r>
    </w:p>
  </w:footnote>
  <w:footnote w:type="continuationSeparator" w:id="0">
    <w:p w14:paraId="67228334" w14:textId="77777777" w:rsidR="00E21578" w:rsidRDefault="00E21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zz">
    <w15:presenceInfo w15:providerId="None" w15:userId="Li zz"/>
  </w15:person>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METIAN, Marc">
    <w15:presenceInfo w15:providerId="AD" w15:userId="S::M.Metian@iaea.org::a2faa9dd-ab92-498f-958e-e16dbdfc0fbe"/>
  </w15:person>
  <w15:person w15:author="Sam Dupont">
    <w15:presenceInfo w15:providerId="AD" w15:userId="S::sam.dupont@bioenv.gu.se::12802b44-df8e-46d4-806a-1f6a4e1e5b5e"/>
  </w15:person>
  <w15:person w15:author="Natalija Suhareva">
    <w15:presenceInfo w15:providerId="AD" w15:userId="S::wft600@ku.dk::a68057b0-d849-4487-ae5f-572c11f77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05A"/>
    <w:rsid w:val="00015F4E"/>
    <w:rsid w:val="000169B9"/>
    <w:rsid w:val="000174F1"/>
    <w:rsid w:val="000233D2"/>
    <w:rsid w:val="0003050A"/>
    <w:rsid w:val="00030D67"/>
    <w:rsid w:val="0003115D"/>
    <w:rsid w:val="000334CC"/>
    <w:rsid w:val="00034B28"/>
    <w:rsid w:val="0004034F"/>
    <w:rsid w:val="00043365"/>
    <w:rsid w:val="00045645"/>
    <w:rsid w:val="000473C9"/>
    <w:rsid w:val="0005210E"/>
    <w:rsid w:val="00053184"/>
    <w:rsid w:val="000542DE"/>
    <w:rsid w:val="000548D5"/>
    <w:rsid w:val="00054E42"/>
    <w:rsid w:val="00056991"/>
    <w:rsid w:val="0006325B"/>
    <w:rsid w:val="00064790"/>
    <w:rsid w:val="00065A79"/>
    <w:rsid w:val="0006635A"/>
    <w:rsid w:val="00067009"/>
    <w:rsid w:val="00072322"/>
    <w:rsid w:val="00074B46"/>
    <w:rsid w:val="00075911"/>
    <w:rsid w:val="00077C8F"/>
    <w:rsid w:val="00077F87"/>
    <w:rsid w:val="000813D7"/>
    <w:rsid w:val="000826C4"/>
    <w:rsid w:val="00083016"/>
    <w:rsid w:val="000832CD"/>
    <w:rsid w:val="00083E66"/>
    <w:rsid w:val="00084800"/>
    <w:rsid w:val="000865D6"/>
    <w:rsid w:val="00086B63"/>
    <w:rsid w:val="000906E5"/>
    <w:rsid w:val="000924BA"/>
    <w:rsid w:val="000928BC"/>
    <w:rsid w:val="00094593"/>
    <w:rsid w:val="00094EA6"/>
    <w:rsid w:val="00096636"/>
    <w:rsid w:val="000967C7"/>
    <w:rsid w:val="000A00EB"/>
    <w:rsid w:val="000A0223"/>
    <w:rsid w:val="000A0814"/>
    <w:rsid w:val="000A0D30"/>
    <w:rsid w:val="000A0E09"/>
    <w:rsid w:val="000A2B5C"/>
    <w:rsid w:val="000A3139"/>
    <w:rsid w:val="000A6180"/>
    <w:rsid w:val="000A78CD"/>
    <w:rsid w:val="000A7E91"/>
    <w:rsid w:val="000B00C9"/>
    <w:rsid w:val="000B0DAE"/>
    <w:rsid w:val="000B109C"/>
    <w:rsid w:val="000B223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6D90"/>
    <w:rsid w:val="000F01C7"/>
    <w:rsid w:val="000F3AF9"/>
    <w:rsid w:val="000F3BA1"/>
    <w:rsid w:val="000F4017"/>
    <w:rsid w:val="000F4A62"/>
    <w:rsid w:val="000F6857"/>
    <w:rsid w:val="000F71A8"/>
    <w:rsid w:val="000F77CC"/>
    <w:rsid w:val="0010057C"/>
    <w:rsid w:val="00100ED1"/>
    <w:rsid w:val="0010262B"/>
    <w:rsid w:val="001033F1"/>
    <w:rsid w:val="00107392"/>
    <w:rsid w:val="00110A2F"/>
    <w:rsid w:val="00112AD8"/>
    <w:rsid w:val="0011446B"/>
    <w:rsid w:val="001145EA"/>
    <w:rsid w:val="00114811"/>
    <w:rsid w:val="00115216"/>
    <w:rsid w:val="00116E3F"/>
    <w:rsid w:val="00122194"/>
    <w:rsid w:val="0012224B"/>
    <w:rsid w:val="00123BDA"/>
    <w:rsid w:val="00126100"/>
    <w:rsid w:val="00126BB2"/>
    <w:rsid w:val="001276D2"/>
    <w:rsid w:val="0013005C"/>
    <w:rsid w:val="001313BD"/>
    <w:rsid w:val="001325B2"/>
    <w:rsid w:val="00132E04"/>
    <w:rsid w:val="00132F00"/>
    <w:rsid w:val="00133255"/>
    <w:rsid w:val="00140513"/>
    <w:rsid w:val="001446A4"/>
    <w:rsid w:val="001465F1"/>
    <w:rsid w:val="00146A2D"/>
    <w:rsid w:val="00146D98"/>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157A"/>
    <w:rsid w:val="00171961"/>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DBF"/>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7D9"/>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A2A"/>
    <w:rsid w:val="002043EF"/>
    <w:rsid w:val="002047A7"/>
    <w:rsid w:val="00204BD3"/>
    <w:rsid w:val="00207E2C"/>
    <w:rsid w:val="0021104F"/>
    <w:rsid w:val="002110BB"/>
    <w:rsid w:val="00211240"/>
    <w:rsid w:val="00212D31"/>
    <w:rsid w:val="00213C2C"/>
    <w:rsid w:val="00215535"/>
    <w:rsid w:val="00215EE3"/>
    <w:rsid w:val="002162FA"/>
    <w:rsid w:val="00216A54"/>
    <w:rsid w:val="0021706C"/>
    <w:rsid w:val="00220346"/>
    <w:rsid w:val="00220E9B"/>
    <w:rsid w:val="00222994"/>
    <w:rsid w:val="0022317F"/>
    <w:rsid w:val="00223237"/>
    <w:rsid w:val="00223470"/>
    <w:rsid w:val="0022397F"/>
    <w:rsid w:val="002245B8"/>
    <w:rsid w:val="00224AB8"/>
    <w:rsid w:val="002271CB"/>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592"/>
    <w:rsid w:val="00267D4A"/>
    <w:rsid w:val="00270B4C"/>
    <w:rsid w:val="00271D98"/>
    <w:rsid w:val="00273DFF"/>
    <w:rsid w:val="00274EA2"/>
    <w:rsid w:val="00275014"/>
    <w:rsid w:val="002776B1"/>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0AD7"/>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3D6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59B"/>
    <w:rsid w:val="003B1C6D"/>
    <w:rsid w:val="003B1CEA"/>
    <w:rsid w:val="003B55CC"/>
    <w:rsid w:val="003B5628"/>
    <w:rsid w:val="003C0A9B"/>
    <w:rsid w:val="003C2DDB"/>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02E4E"/>
    <w:rsid w:val="0041067E"/>
    <w:rsid w:val="004111A1"/>
    <w:rsid w:val="004114CA"/>
    <w:rsid w:val="00411817"/>
    <w:rsid w:val="004123AB"/>
    <w:rsid w:val="00412B38"/>
    <w:rsid w:val="004137B1"/>
    <w:rsid w:val="004154ED"/>
    <w:rsid w:val="00417345"/>
    <w:rsid w:val="00420BCB"/>
    <w:rsid w:val="00422A1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5632A"/>
    <w:rsid w:val="00460D1F"/>
    <w:rsid w:val="0046113A"/>
    <w:rsid w:val="004618E4"/>
    <w:rsid w:val="00462D4B"/>
    <w:rsid w:val="00471B27"/>
    <w:rsid w:val="00471EA6"/>
    <w:rsid w:val="00473553"/>
    <w:rsid w:val="00473D9A"/>
    <w:rsid w:val="00474D77"/>
    <w:rsid w:val="00477AA9"/>
    <w:rsid w:val="0048029D"/>
    <w:rsid w:val="00481973"/>
    <w:rsid w:val="00481DEB"/>
    <w:rsid w:val="00481E14"/>
    <w:rsid w:val="004831BB"/>
    <w:rsid w:val="00483506"/>
    <w:rsid w:val="00484F37"/>
    <w:rsid w:val="00485469"/>
    <w:rsid w:val="00487D29"/>
    <w:rsid w:val="0049189E"/>
    <w:rsid w:val="00491EC8"/>
    <w:rsid w:val="00492DC9"/>
    <w:rsid w:val="004939DD"/>
    <w:rsid w:val="00494A75"/>
    <w:rsid w:val="00495B06"/>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F0855"/>
    <w:rsid w:val="004F146B"/>
    <w:rsid w:val="004F1A44"/>
    <w:rsid w:val="004F2064"/>
    <w:rsid w:val="004F276D"/>
    <w:rsid w:val="004F3A52"/>
    <w:rsid w:val="004F5372"/>
    <w:rsid w:val="004F6F2C"/>
    <w:rsid w:val="004F71B4"/>
    <w:rsid w:val="0050016E"/>
    <w:rsid w:val="0050226A"/>
    <w:rsid w:val="0050226F"/>
    <w:rsid w:val="005026C0"/>
    <w:rsid w:val="005031DC"/>
    <w:rsid w:val="0050437B"/>
    <w:rsid w:val="00504F2E"/>
    <w:rsid w:val="005058DF"/>
    <w:rsid w:val="00505EE8"/>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C8B"/>
    <w:rsid w:val="005559BE"/>
    <w:rsid w:val="00555D46"/>
    <w:rsid w:val="00557109"/>
    <w:rsid w:val="00561F62"/>
    <w:rsid w:val="0056447E"/>
    <w:rsid w:val="0056453D"/>
    <w:rsid w:val="00566B54"/>
    <w:rsid w:val="00566F78"/>
    <w:rsid w:val="00567CAA"/>
    <w:rsid w:val="00570B4E"/>
    <w:rsid w:val="00574F68"/>
    <w:rsid w:val="00575559"/>
    <w:rsid w:val="00580C26"/>
    <w:rsid w:val="00581A82"/>
    <w:rsid w:val="00581B71"/>
    <w:rsid w:val="00582C89"/>
    <w:rsid w:val="005842A7"/>
    <w:rsid w:val="005851E9"/>
    <w:rsid w:val="00585E7C"/>
    <w:rsid w:val="00586C5D"/>
    <w:rsid w:val="00587089"/>
    <w:rsid w:val="0059037B"/>
    <w:rsid w:val="0059062D"/>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22A"/>
    <w:rsid w:val="005B487D"/>
    <w:rsid w:val="005B5228"/>
    <w:rsid w:val="005B57A1"/>
    <w:rsid w:val="005B7128"/>
    <w:rsid w:val="005B7E83"/>
    <w:rsid w:val="005B7F4E"/>
    <w:rsid w:val="005C2D50"/>
    <w:rsid w:val="005C4612"/>
    <w:rsid w:val="005C5166"/>
    <w:rsid w:val="005C5988"/>
    <w:rsid w:val="005C5ADD"/>
    <w:rsid w:val="005C5C50"/>
    <w:rsid w:val="005D176D"/>
    <w:rsid w:val="005D24DA"/>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71"/>
    <w:rsid w:val="005F6DCC"/>
    <w:rsid w:val="00602B5B"/>
    <w:rsid w:val="00604DE0"/>
    <w:rsid w:val="006057BB"/>
    <w:rsid w:val="00605D26"/>
    <w:rsid w:val="00606036"/>
    <w:rsid w:val="00606EC1"/>
    <w:rsid w:val="00607792"/>
    <w:rsid w:val="006111C8"/>
    <w:rsid w:val="0061153C"/>
    <w:rsid w:val="006212B1"/>
    <w:rsid w:val="006216FC"/>
    <w:rsid w:val="00623A9B"/>
    <w:rsid w:val="0062451D"/>
    <w:rsid w:val="00625A0E"/>
    <w:rsid w:val="00625F5A"/>
    <w:rsid w:val="00626E58"/>
    <w:rsid w:val="00630C0F"/>
    <w:rsid w:val="00630CF3"/>
    <w:rsid w:val="00631392"/>
    <w:rsid w:val="00631778"/>
    <w:rsid w:val="00632615"/>
    <w:rsid w:val="00633358"/>
    <w:rsid w:val="006335C3"/>
    <w:rsid w:val="00634664"/>
    <w:rsid w:val="00637EC3"/>
    <w:rsid w:val="0064114C"/>
    <w:rsid w:val="00641B38"/>
    <w:rsid w:val="00645A70"/>
    <w:rsid w:val="00650AB5"/>
    <w:rsid w:val="006556E1"/>
    <w:rsid w:val="006607D9"/>
    <w:rsid w:val="0066108F"/>
    <w:rsid w:val="00665CA4"/>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252D"/>
    <w:rsid w:val="00705D58"/>
    <w:rsid w:val="00707D0A"/>
    <w:rsid w:val="00710192"/>
    <w:rsid w:val="0071047A"/>
    <w:rsid w:val="00710C5B"/>
    <w:rsid w:val="00710D6A"/>
    <w:rsid w:val="00710DE5"/>
    <w:rsid w:val="00711709"/>
    <w:rsid w:val="00713F2E"/>
    <w:rsid w:val="00713FDE"/>
    <w:rsid w:val="00715041"/>
    <w:rsid w:val="00715D4E"/>
    <w:rsid w:val="00715F89"/>
    <w:rsid w:val="007161E5"/>
    <w:rsid w:val="007164AE"/>
    <w:rsid w:val="00716C2F"/>
    <w:rsid w:val="0072000E"/>
    <w:rsid w:val="00721BC5"/>
    <w:rsid w:val="00722D6E"/>
    <w:rsid w:val="00724700"/>
    <w:rsid w:val="00724D62"/>
    <w:rsid w:val="007256C5"/>
    <w:rsid w:val="00726CFE"/>
    <w:rsid w:val="007335A3"/>
    <w:rsid w:val="00733C0B"/>
    <w:rsid w:val="00733E8D"/>
    <w:rsid w:val="00735E06"/>
    <w:rsid w:val="00735FE4"/>
    <w:rsid w:val="00736AB4"/>
    <w:rsid w:val="007377C7"/>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3E66"/>
    <w:rsid w:val="007C5754"/>
    <w:rsid w:val="007C6E0B"/>
    <w:rsid w:val="007D1217"/>
    <w:rsid w:val="007D51B7"/>
    <w:rsid w:val="007D51F3"/>
    <w:rsid w:val="007D5D2D"/>
    <w:rsid w:val="007D6407"/>
    <w:rsid w:val="007E10CE"/>
    <w:rsid w:val="007E1204"/>
    <w:rsid w:val="007E4268"/>
    <w:rsid w:val="007E6448"/>
    <w:rsid w:val="007E67CD"/>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390C"/>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0E17"/>
    <w:rsid w:val="00861517"/>
    <w:rsid w:val="00862744"/>
    <w:rsid w:val="008645F7"/>
    <w:rsid w:val="008659D8"/>
    <w:rsid w:val="00865C9A"/>
    <w:rsid w:val="00870CAB"/>
    <w:rsid w:val="008724C9"/>
    <w:rsid w:val="00872B9B"/>
    <w:rsid w:val="0088086E"/>
    <w:rsid w:val="00881F2F"/>
    <w:rsid w:val="00881F5F"/>
    <w:rsid w:val="00882026"/>
    <w:rsid w:val="00886123"/>
    <w:rsid w:val="008863AE"/>
    <w:rsid w:val="00886C06"/>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2A5"/>
    <w:rsid w:val="008B44DA"/>
    <w:rsid w:val="008B7378"/>
    <w:rsid w:val="008B7B70"/>
    <w:rsid w:val="008C0AC2"/>
    <w:rsid w:val="008C11AF"/>
    <w:rsid w:val="008C450A"/>
    <w:rsid w:val="008C51F4"/>
    <w:rsid w:val="008D18B7"/>
    <w:rsid w:val="008D3293"/>
    <w:rsid w:val="008D3CAC"/>
    <w:rsid w:val="008D60D4"/>
    <w:rsid w:val="008D6138"/>
    <w:rsid w:val="008E04A0"/>
    <w:rsid w:val="008E1B72"/>
    <w:rsid w:val="008E1E17"/>
    <w:rsid w:val="008E4BA1"/>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7EB1"/>
    <w:rsid w:val="00924565"/>
    <w:rsid w:val="009246AA"/>
    <w:rsid w:val="00930107"/>
    <w:rsid w:val="009302DE"/>
    <w:rsid w:val="009305F7"/>
    <w:rsid w:val="0093163C"/>
    <w:rsid w:val="00931709"/>
    <w:rsid w:val="0093538E"/>
    <w:rsid w:val="0093655F"/>
    <w:rsid w:val="00936EA5"/>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00"/>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A72ED"/>
    <w:rsid w:val="009B0727"/>
    <w:rsid w:val="009B0BAA"/>
    <w:rsid w:val="009B0D96"/>
    <w:rsid w:val="009B13A5"/>
    <w:rsid w:val="009B42EE"/>
    <w:rsid w:val="009C1353"/>
    <w:rsid w:val="009C1812"/>
    <w:rsid w:val="009C29A6"/>
    <w:rsid w:val="009C7D33"/>
    <w:rsid w:val="009D0121"/>
    <w:rsid w:val="009D0B63"/>
    <w:rsid w:val="009D1551"/>
    <w:rsid w:val="009D21FE"/>
    <w:rsid w:val="009D242B"/>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596B"/>
    <w:rsid w:val="00A05EBB"/>
    <w:rsid w:val="00A10435"/>
    <w:rsid w:val="00A1131C"/>
    <w:rsid w:val="00A113F8"/>
    <w:rsid w:val="00A11BFA"/>
    <w:rsid w:val="00A12694"/>
    <w:rsid w:val="00A1320A"/>
    <w:rsid w:val="00A16569"/>
    <w:rsid w:val="00A20454"/>
    <w:rsid w:val="00A21AD7"/>
    <w:rsid w:val="00A224E5"/>
    <w:rsid w:val="00A22765"/>
    <w:rsid w:val="00A25938"/>
    <w:rsid w:val="00A25E80"/>
    <w:rsid w:val="00A26251"/>
    <w:rsid w:val="00A305AD"/>
    <w:rsid w:val="00A32D8D"/>
    <w:rsid w:val="00A33605"/>
    <w:rsid w:val="00A33AA3"/>
    <w:rsid w:val="00A34239"/>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4B0D"/>
    <w:rsid w:val="00A7621F"/>
    <w:rsid w:val="00A7626F"/>
    <w:rsid w:val="00A77FF8"/>
    <w:rsid w:val="00A832A4"/>
    <w:rsid w:val="00A85524"/>
    <w:rsid w:val="00A861CF"/>
    <w:rsid w:val="00A90936"/>
    <w:rsid w:val="00A90F89"/>
    <w:rsid w:val="00A91460"/>
    <w:rsid w:val="00A91C79"/>
    <w:rsid w:val="00A92192"/>
    <w:rsid w:val="00A921EC"/>
    <w:rsid w:val="00A9310F"/>
    <w:rsid w:val="00A95F12"/>
    <w:rsid w:val="00A96320"/>
    <w:rsid w:val="00A97CEB"/>
    <w:rsid w:val="00AA07FD"/>
    <w:rsid w:val="00AA0F18"/>
    <w:rsid w:val="00AA276C"/>
    <w:rsid w:val="00AA5C2C"/>
    <w:rsid w:val="00AA74AA"/>
    <w:rsid w:val="00AB1AB5"/>
    <w:rsid w:val="00AB1BD7"/>
    <w:rsid w:val="00AB2080"/>
    <w:rsid w:val="00AB2F3E"/>
    <w:rsid w:val="00AB2FF1"/>
    <w:rsid w:val="00AB644F"/>
    <w:rsid w:val="00AB6F8C"/>
    <w:rsid w:val="00AC14A0"/>
    <w:rsid w:val="00AC1B83"/>
    <w:rsid w:val="00AC37C2"/>
    <w:rsid w:val="00AC4C0F"/>
    <w:rsid w:val="00AC4F62"/>
    <w:rsid w:val="00AC5B2E"/>
    <w:rsid w:val="00AC601C"/>
    <w:rsid w:val="00AC607A"/>
    <w:rsid w:val="00AD00D7"/>
    <w:rsid w:val="00AD080F"/>
    <w:rsid w:val="00AD1099"/>
    <w:rsid w:val="00AD118D"/>
    <w:rsid w:val="00AD1CAC"/>
    <w:rsid w:val="00AD5295"/>
    <w:rsid w:val="00AD5347"/>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7ED"/>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29BD"/>
    <w:rsid w:val="00BC3157"/>
    <w:rsid w:val="00BC4D7F"/>
    <w:rsid w:val="00BC53D7"/>
    <w:rsid w:val="00BC6018"/>
    <w:rsid w:val="00BC6E3B"/>
    <w:rsid w:val="00BD080A"/>
    <w:rsid w:val="00BD1186"/>
    <w:rsid w:val="00BD2C2B"/>
    <w:rsid w:val="00BD318F"/>
    <w:rsid w:val="00BD3A1B"/>
    <w:rsid w:val="00BD516B"/>
    <w:rsid w:val="00BD5C86"/>
    <w:rsid w:val="00BE1A57"/>
    <w:rsid w:val="00BE1C3A"/>
    <w:rsid w:val="00BE28D4"/>
    <w:rsid w:val="00BE357D"/>
    <w:rsid w:val="00BF2076"/>
    <w:rsid w:val="00BF22A8"/>
    <w:rsid w:val="00BF386D"/>
    <w:rsid w:val="00BF544F"/>
    <w:rsid w:val="00BF555E"/>
    <w:rsid w:val="00BF7F35"/>
    <w:rsid w:val="00C002FF"/>
    <w:rsid w:val="00C0128A"/>
    <w:rsid w:val="00C01C94"/>
    <w:rsid w:val="00C028B6"/>
    <w:rsid w:val="00C0323F"/>
    <w:rsid w:val="00C05AB5"/>
    <w:rsid w:val="00C05CA2"/>
    <w:rsid w:val="00C06494"/>
    <w:rsid w:val="00C1010D"/>
    <w:rsid w:val="00C10166"/>
    <w:rsid w:val="00C10D32"/>
    <w:rsid w:val="00C11F34"/>
    <w:rsid w:val="00C15036"/>
    <w:rsid w:val="00C15329"/>
    <w:rsid w:val="00C15D7C"/>
    <w:rsid w:val="00C162F3"/>
    <w:rsid w:val="00C20A06"/>
    <w:rsid w:val="00C2143C"/>
    <w:rsid w:val="00C23934"/>
    <w:rsid w:val="00C25119"/>
    <w:rsid w:val="00C27828"/>
    <w:rsid w:val="00C30CD6"/>
    <w:rsid w:val="00C31E7D"/>
    <w:rsid w:val="00C31F02"/>
    <w:rsid w:val="00C331C1"/>
    <w:rsid w:val="00C34300"/>
    <w:rsid w:val="00C35CDF"/>
    <w:rsid w:val="00C43255"/>
    <w:rsid w:val="00C4479B"/>
    <w:rsid w:val="00C45991"/>
    <w:rsid w:val="00C47F05"/>
    <w:rsid w:val="00C5211F"/>
    <w:rsid w:val="00C528B2"/>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5C7B"/>
    <w:rsid w:val="00CA6BEA"/>
    <w:rsid w:val="00CA6F33"/>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D0C"/>
    <w:rsid w:val="00CD3D98"/>
    <w:rsid w:val="00CD54CB"/>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4D88"/>
    <w:rsid w:val="00D65741"/>
    <w:rsid w:val="00D67B0A"/>
    <w:rsid w:val="00D70A3C"/>
    <w:rsid w:val="00D70E04"/>
    <w:rsid w:val="00D71C85"/>
    <w:rsid w:val="00D73519"/>
    <w:rsid w:val="00D74008"/>
    <w:rsid w:val="00D7561C"/>
    <w:rsid w:val="00D770D1"/>
    <w:rsid w:val="00D80978"/>
    <w:rsid w:val="00D80A82"/>
    <w:rsid w:val="00D82227"/>
    <w:rsid w:val="00D8507F"/>
    <w:rsid w:val="00D8775F"/>
    <w:rsid w:val="00D879AF"/>
    <w:rsid w:val="00D920A0"/>
    <w:rsid w:val="00D921FC"/>
    <w:rsid w:val="00D92684"/>
    <w:rsid w:val="00D92A2D"/>
    <w:rsid w:val="00D94559"/>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4E54"/>
    <w:rsid w:val="00DD70EA"/>
    <w:rsid w:val="00DE12FD"/>
    <w:rsid w:val="00DE2B81"/>
    <w:rsid w:val="00DE477D"/>
    <w:rsid w:val="00DE6BEC"/>
    <w:rsid w:val="00DF02E8"/>
    <w:rsid w:val="00DF1BAC"/>
    <w:rsid w:val="00DF4038"/>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1578"/>
    <w:rsid w:val="00E224B6"/>
    <w:rsid w:val="00E227F4"/>
    <w:rsid w:val="00E240C9"/>
    <w:rsid w:val="00E25144"/>
    <w:rsid w:val="00E2653C"/>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47910"/>
    <w:rsid w:val="00E50933"/>
    <w:rsid w:val="00E50BAD"/>
    <w:rsid w:val="00E50F4F"/>
    <w:rsid w:val="00E5359A"/>
    <w:rsid w:val="00E55F79"/>
    <w:rsid w:val="00E565A1"/>
    <w:rsid w:val="00E577A4"/>
    <w:rsid w:val="00E602E8"/>
    <w:rsid w:val="00E63FD4"/>
    <w:rsid w:val="00E641E7"/>
    <w:rsid w:val="00E666B1"/>
    <w:rsid w:val="00E67543"/>
    <w:rsid w:val="00E701BC"/>
    <w:rsid w:val="00E70463"/>
    <w:rsid w:val="00E70653"/>
    <w:rsid w:val="00E71190"/>
    <w:rsid w:val="00E721E0"/>
    <w:rsid w:val="00E75707"/>
    <w:rsid w:val="00E76928"/>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03F7"/>
    <w:rsid w:val="00EB12BE"/>
    <w:rsid w:val="00EB2006"/>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D2863"/>
    <w:rsid w:val="00ED788C"/>
    <w:rsid w:val="00ED7A1D"/>
    <w:rsid w:val="00EE0392"/>
    <w:rsid w:val="00EE0F12"/>
    <w:rsid w:val="00EE1372"/>
    <w:rsid w:val="00EE15A9"/>
    <w:rsid w:val="00EE53DB"/>
    <w:rsid w:val="00EE5F6C"/>
    <w:rsid w:val="00EE765D"/>
    <w:rsid w:val="00EE7C31"/>
    <w:rsid w:val="00EF22CE"/>
    <w:rsid w:val="00EF296D"/>
    <w:rsid w:val="00EF3D7E"/>
    <w:rsid w:val="00EF4047"/>
    <w:rsid w:val="00EF4E08"/>
    <w:rsid w:val="00EF5055"/>
    <w:rsid w:val="00EF66CC"/>
    <w:rsid w:val="00EF6A5C"/>
    <w:rsid w:val="00F02816"/>
    <w:rsid w:val="00F032DD"/>
    <w:rsid w:val="00F0439E"/>
    <w:rsid w:val="00F06B57"/>
    <w:rsid w:val="00F07216"/>
    <w:rsid w:val="00F07A98"/>
    <w:rsid w:val="00F10284"/>
    <w:rsid w:val="00F10605"/>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46A39"/>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230A"/>
    <w:rsid w:val="00F94558"/>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2D68"/>
    <w:rsid w:val="00FD39D1"/>
    <w:rsid w:val="00FD3D45"/>
    <w:rsid w:val="00FD556D"/>
    <w:rsid w:val="00FD7E2A"/>
    <w:rsid w:val="00FE1905"/>
    <w:rsid w:val="00FE1D79"/>
    <w:rsid w:val="00FE2E9D"/>
    <w:rsid w:val="00FE48C5"/>
    <w:rsid w:val="00FE6A07"/>
    <w:rsid w:val="00FE6F12"/>
    <w:rsid w:val="00FE7386"/>
    <w:rsid w:val="00FF01E9"/>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line="480" w:lineRule="auto"/>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 w:type="paragraph" w:styleId="FootnoteText">
    <w:name w:val="footnote text"/>
    <w:basedOn w:val="Normal"/>
    <w:link w:val="FootnoteTextChar"/>
    <w:uiPriority w:val="99"/>
    <w:semiHidden/>
    <w:unhideWhenUsed/>
    <w:rsid w:val="0001505A"/>
    <w:pPr>
      <w:snapToGrid w:val="0"/>
    </w:pPr>
    <w:rPr>
      <w:sz w:val="18"/>
      <w:szCs w:val="18"/>
    </w:rPr>
  </w:style>
  <w:style w:type="character" w:customStyle="1" w:styleId="FootnoteTextChar">
    <w:name w:val="Footnote Text Char"/>
    <w:basedOn w:val="DefaultParagraphFont"/>
    <w:link w:val="FootnoteText"/>
    <w:uiPriority w:val="99"/>
    <w:semiHidden/>
    <w:rsid w:val="0001505A"/>
    <w:rPr>
      <w:rFonts w:ascii="Times New Roman" w:eastAsia="Times New Roman" w:hAnsi="Times New Roman" w:cs="Times New Roman"/>
      <w:sz w:val="18"/>
      <w:szCs w:val="18"/>
      <w:lang w:val="en-US"/>
    </w:rPr>
  </w:style>
  <w:style w:type="character" w:styleId="FootnoteReference">
    <w:name w:val="footnote reference"/>
    <w:basedOn w:val="DefaultParagraphFont"/>
    <w:uiPriority w:val="99"/>
    <w:semiHidden/>
    <w:unhideWhenUsed/>
    <w:rsid w:val="000150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i.org/10.1242/jeb.24643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mailto:joanafcf@ua.p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31</Pages>
  <Words>23889</Words>
  <Characters>136172</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76</cp:revision>
  <dcterms:created xsi:type="dcterms:W3CDTF">2026-03-24T14:49:00Z</dcterms:created>
  <dcterms:modified xsi:type="dcterms:W3CDTF">2026-03-30T10:43:00Z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y fmtid="{D5CDD505-2E9C-101B-9397-08002B2CF9AE}" pid="12" name="ContentRemapped">
    <vt:lpwstr>true</vt:lpwstr>
  </property>
</Properties>
</file>