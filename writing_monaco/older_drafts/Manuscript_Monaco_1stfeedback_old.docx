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EE15A9">
      <w:pPr>
        <w:spacing w:line="360" w:lineRule="auto"/>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6AC6B4D9" w:rsidR="00F1663E" w:rsidRPr="00077C8F" w:rsidRDefault="00275014" w:rsidP="00EE15A9">
      <w:pPr>
        <w:pStyle w:val="Heading1"/>
        <w:spacing w:line="360" w:lineRule="auto"/>
        <w:ind w:left="720"/>
        <w:jc w:val="both"/>
        <w:rPr>
          <w:rFonts w:ascii="Times New Roman" w:eastAsia="Arial" w:hAnsi="Times New Roman" w:cs="Times New Roman"/>
          <w:sz w:val="24"/>
          <w:szCs w:val="24"/>
          <w:lang w:eastAsia="zh-CN"/>
        </w:rPr>
      </w:pPr>
      <w:r w:rsidRPr="00077C8F">
        <w:rPr>
          <w:rFonts w:ascii="Times New Roman" w:eastAsia="Arial" w:hAnsi="Times New Roman" w:cs="Times New Roman"/>
          <w:sz w:val="24"/>
          <w:szCs w:val="24"/>
        </w:rPr>
        <w:t>Abstract</w:t>
      </w:r>
    </w:p>
    <w:p w14:paraId="00000024" w14:textId="79691F89" w:rsidR="00F1663E" w:rsidRPr="00077C8F" w:rsidRDefault="00275014" w:rsidP="00EE15A9">
      <w:pPr>
        <w:pStyle w:val="Heading1"/>
        <w:numPr>
          <w:ilvl w:val="0"/>
          <w:numId w:val="3"/>
        </w:numPr>
        <w:spacing w:line="360" w:lineRule="auto"/>
        <w:jc w:val="both"/>
        <w:rPr>
          <w:rFonts w:ascii="Times New Roman" w:eastAsia="Arial" w:hAnsi="Times New Roman" w:cs="Times New Roman"/>
          <w:sz w:val="24"/>
          <w:szCs w:val="24"/>
        </w:rPr>
      </w:pPr>
      <w:bookmarkStart w:id="0" w:name="_heading=h.rziiz1pwj21j" w:colFirst="0" w:colLast="0"/>
      <w:bookmarkEnd w:id="0"/>
      <w:r w:rsidRPr="00077C8F">
        <w:rPr>
          <w:rFonts w:ascii="Times New Roman" w:eastAsia="Arial" w:hAnsi="Times New Roman" w:cs="Times New Roman"/>
          <w:sz w:val="24"/>
          <w:szCs w:val="24"/>
        </w:rPr>
        <w:t>Introduction</w:t>
      </w:r>
    </w:p>
    <w:p w14:paraId="7ECFB175" w14:textId="1819D033" w:rsidR="00C809A7" w:rsidRPr="000169B9" w:rsidRDefault="00275014" w:rsidP="00EE15A9">
      <w:pPr>
        <w:spacing w:line="360"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w:t>
      </w:r>
      <w:ins w:id="1" w:author="Li zz" w:date="2026-03-25T20:11:00Z" w16du:dateUtc="2026-03-25T12:11:00Z">
        <w:r w:rsidR="009D21FE">
          <w:rPr>
            <w:rFonts w:eastAsia="Arial" w:hint="eastAsia"/>
            <w:lang w:eastAsia="zh-CN"/>
          </w:rPr>
          <w:t>real-wor</w:t>
        </w:r>
      </w:ins>
      <w:ins w:id="2" w:author="Li zz" w:date="2026-03-25T20:22:00Z" w16du:dateUtc="2026-03-25T12:22:00Z">
        <w:r w:rsidR="001313BD">
          <w:rPr>
            <w:rFonts w:eastAsia="Arial" w:hint="eastAsia"/>
            <w:lang w:eastAsia="zh-CN"/>
          </w:rPr>
          <w:t>l</w:t>
        </w:r>
      </w:ins>
      <w:ins w:id="3" w:author="Li zz" w:date="2026-03-25T20:11:00Z" w16du:dateUtc="2026-03-25T12:11:00Z">
        <w:r w:rsidR="009D21FE">
          <w:rPr>
            <w:rFonts w:eastAsia="Arial" w:hint="eastAsia"/>
            <w:lang w:eastAsia="zh-CN"/>
          </w:rPr>
          <w:t xml:space="preserve">d </w:t>
        </w:r>
      </w:ins>
      <w:r w:rsidR="00BB1AF9" w:rsidRPr="000169B9">
        <w:rPr>
          <w:rFonts w:eastAsia="Arial"/>
        </w:rPr>
        <w:t>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07C6503A" w:rsidR="00F1663E" w:rsidRPr="004F6F2C" w:rsidRDefault="00CC1060" w:rsidP="004F6F2C">
      <w:pPr>
        <w:spacing w:line="276" w:lineRule="auto"/>
        <w:jc w:val="both"/>
        <w:rPr>
          <w:rFonts w:eastAsia="Arial"/>
        </w:rPr>
      </w:pPr>
      <w:commentRangeStart w:id="4"/>
      <w:commentRangeStart w:id="5"/>
      <w:commentRangeStart w:id="6"/>
      <w:ins w:id="7" w:author="Mirko Mutalipassi" w:date="2026-03-20T09:27:00Z" w16du:dateUtc="2026-03-20T08:27:00Z">
        <w:r>
          <w:t xml:space="preserve">Experimental studies addressing the biological effects of single drivers and their combined impacts have increased rapidly in recent years </w:t>
        </w:r>
      </w:ins>
      <w:del w:id="8" w:author="Mirko Mutalipassi" w:date="2026-03-20T09:27:00Z" w16du:dateUtc="2026-03-20T08:27:00Z">
        <w:r w:rsidR="00BB1AF9" w:rsidRPr="000169B9" w:rsidDel="00CC1060">
          <w:rPr>
            <w:rFonts w:eastAsia="Arial"/>
          </w:rPr>
          <w:delText xml:space="preserve">Experimental studies on the biological impacts of the exposure to single drivers, and their combined effects has been the subject of many recent studies </w:delText>
        </w:r>
      </w:del>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00BB1AF9" w:rsidRPr="000169B9">
        <w:rPr>
          <w:rFonts w:eastAsia="Arial"/>
        </w:rPr>
        <w:t xml:space="preserve"> </w:t>
      </w:r>
      <w:ins w:id="9" w:author="Mirko Mutalipassi" w:date="2026-03-20T09:28:00Z" w16du:dateUtc="2026-03-20T08:28:00Z">
        <w:r>
          <w:t xml:space="preserve">Most attempts to resolve the effects of global and local drivers still rely on scenario-based cross designs, typically comparing present-day and future conditions. Although widely used, these designs have important limitations. In particular, they often do not resolve the shape of the response curve for each driver and therefore provide only limited information on whether combined effects are truly additive, antagonistic, or synergistic. As a result, statistical interaction is often treated as equivalent to biological interaction, even though the two are not necessarily the same </w:t>
        </w:r>
        <w:r>
          <w:rPr>
            <w:lang w:val="it-IT"/>
          </w:rPr>
          <w:t xml:space="preserve"> </w:t>
        </w:r>
      </w:ins>
      <w:del w:id="10" w:author="Mirko Mutalipassi" w:date="2026-03-20T09:28:00Z" w16du:dateUtc="2026-03-20T08:28:00Z">
        <w:r w:rsidR="00737921" w:rsidRPr="000169B9" w:rsidDel="00CC1060">
          <w:rPr>
            <w:rFonts w:eastAsia="Arial"/>
          </w:rPr>
          <w:delText xml:space="preserve">At present, attempts to resolve the impact of global and local </w:delText>
        </w:r>
        <w:r w:rsidR="00B60FB3" w:rsidDel="00CC1060">
          <w:rPr>
            <w:rFonts w:eastAsia="Arial"/>
          </w:rPr>
          <w:delText>drivers</w:delText>
        </w:r>
        <w:r w:rsidR="00737921" w:rsidRPr="000169B9" w:rsidDel="00CC1060">
          <w:rPr>
            <w:rFonts w:eastAsia="Arial"/>
          </w:rPr>
          <w:delText xml:space="preserve"> are </w:delText>
        </w:r>
        <w:r w:rsidR="00BC6018" w:rsidRPr="000169B9" w:rsidDel="00CC1060">
          <w:rPr>
            <w:rFonts w:eastAsia="Arial"/>
          </w:rPr>
          <w:delText xml:space="preserve">mostly </w:delText>
        </w:r>
        <w:r w:rsidR="00737921" w:rsidRPr="000169B9" w:rsidDel="00CC1060">
          <w:rPr>
            <w:rFonts w:eastAsia="Arial"/>
          </w:rPr>
          <w:delText xml:space="preserve">performed using scenario-based cross-design experiments. These do not allow identifying non-linear effects or interactions and statistical interactions are often confused with </w:delText>
        </w:r>
        <w:r w:rsidR="00B60FB3" w:rsidDel="00CC1060">
          <w:rPr>
            <w:rFonts w:eastAsia="Arial"/>
          </w:rPr>
          <w:delText>driver</w:delText>
        </w:r>
        <w:r w:rsidR="00737921" w:rsidRPr="000169B9" w:rsidDel="00CC1060">
          <w:rPr>
            <w:rFonts w:eastAsia="Arial"/>
          </w:rPr>
          <w:delText xml:space="preserve"> interactions</w:delText>
        </w:r>
        <w:r w:rsidR="00BE357D" w:rsidRPr="000169B9" w:rsidDel="00CC1060">
          <w:rPr>
            <w:rFonts w:eastAsia="Arial"/>
          </w:rPr>
          <w:delText xml:space="preserve"> </w:delText>
        </w:r>
      </w:del>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commentRangeStart w:id="11"/>
      <w:r w:rsidR="00A861CF" w:rsidRPr="000169B9">
        <w:rPr>
          <w:rFonts w:eastAsia="Arial"/>
        </w:rPr>
        <w:t>.</w:t>
      </w:r>
      <w:commentRangeEnd w:id="11"/>
      <w:r w:rsidR="00485469" w:rsidRPr="000169B9">
        <w:rPr>
          <w:rStyle w:val="CommentReference"/>
          <w:rFonts w:eastAsia="Arial"/>
          <w:sz w:val="24"/>
          <w:szCs w:val="24"/>
        </w:rPr>
        <w:commentReference w:id="11"/>
      </w:r>
      <w:r w:rsidR="00A861CF" w:rsidRPr="000169B9">
        <w:rPr>
          <w:rFonts w:eastAsia="Arial"/>
        </w:rPr>
        <w:t xml:space="preserve"> </w:t>
      </w:r>
      <w:ins w:id="12" w:author="Mirko Mutalipassi" w:date="2026-03-20T09:28:00Z" w16du:dateUtc="2026-03-20T08:28:00Z">
        <w:r>
          <w:t>This distinction is critical because non-linear responses can generate apparent interaction patterns even when drivers combine additively on the underlying biological performance curve. Consequently, the nature of combined effects reported across studies often varies widely and may partly reflect differences in experimental design and interpretation rather than true mechanistic differences among systems</w:t>
        </w:r>
        <w:r>
          <w:rPr>
            <w:lang w:val="it-IT"/>
          </w:rPr>
          <w:t xml:space="preserve"> </w:t>
        </w:r>
      </w:ins>
      <w:del w:id="13" w:author="Mirko Mutalipassi" w:date="2026-03-20T09:28:00Z" w16du:dateUtc="2026-03-20T08:28:00Z">
        <w:r w:rsidR="006B32C9" w:rsidRPr="000169B9" w:rsidDel="00CC1060">
          <w:rPr>
            <w:rFonts w:eastAsia="Arial"/>
          </w:rPr>
          <w:delText>Therefore</w:delText>
        </w:r>
        <w:r w:rsidR="00BC6018" w:rsidRPr="000169B9" w:rsidDel="00CC1060">
          <w:rPr>
            <w:rFonts w:eastAsia="Arial"/>
          </w:rPr>
          <w:delText>, the reported</w:delText>
        </w:r>
        <w:r w:rsidR="00BB1AF9" w:rsidRPr="000169B9" w:rsidDel="00CC1060">
          <w:rPr>
            <w:rFonts w:eastAsia="Arial"/>
          </w:rPr>
          <w:delText xml:space="preserve"> nature of interaction</w:delText>
        </w:r>
        <w:r w:rsidR="00BC6018" w:rsidRPr="000169B9" w:rsidDel="00CC1060">
          <w:rPr>
            <w:rFonts w:eastAsia="Arial"/>
          </w:rPr>
          <w:delText xml:space="preserve"> and combined effects</w:delText>
        </w:r>
        <w:r w:rsidR="00BB1AF9" w:rsidRPr="000169B9" w:rsidDel="00CC1060">
          <w:rPr>
            <w:rFonts w:eastAsia="Arial"/>
          </w:rPr>
          <w:delText xml:space="preserve"> varies between studies and</w:delText>
        </w:r>
        <w:r w:rsidR="00D770D1" w:rsidRPr="000169B9" w:rsidDel="00CC1060">
          <w:rPr>
            <w:rFonts w:eastAsia="Arial"/>
          </w:rPr>
          <w:delText xml:space="preserve"> is</w:delText>
        </w:r>
        <w:r w:rsidR="00BB1AF9" w:rsidRPr="000169B9" w:rsidDel="00CC1060">
          <w:rPr>
            <w:rFonts w:eastAsia="Arial"/>
          </w:rPr>
          <w:delText xml:space="preserve"> </w:delText>
        </w:r>
        <w:r w:rsidR="00BC6018" w:rsidRPr="000169B9" w:rsidDel="00CC1060">
          <w:rPr>
            <w:rFonts w:eastAsia="Arial"/>
          </w:rPr>
          <w:delText>often based on misconceptions</w:delText>
        </w:r>
        <w:r w:rsidR="00BB1AF9" w:rsidRPr="000169B9" w:rsidDel="00CC1060">
          <w:rPr>
            <w:rFonts w:eastAsia="Arial"/>
          </w:rPr>
          <w:delText xml:space="preserve"> </w:delText>
        </w:r>
      </w:del>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00BB1AF9" w:rsidRPr="000169B9">
        <w:rPr>
          <w:rFonts w:eastAsia="Arial"/>
        </w:rPr>
        <w:t xml:space="preserve">. </w:t>
      </w:r>
      <w:commentRangeEnd w:id="4"/>
      <w:r w:rsidR="00485469" w:rsidRPr="004F6F2C">
        <w:rPr>
          <w:rStyle w:val="CommentReference"/>
          <w:rFonts w:eastAsia="Arial"/>
          <w:sz w:val="24"/>
          <w:szCs w:val="24"/>
        </w:rPr>
        <w:commentReference w:id="4"/>
      </w:r>
      <w:commentRangeEnd w:id="5"/>
      <w:r w:rsidR="00474D77" w:rsidRPr="004F6F2C">
        <w:rPr>
          <w:rStyle w:val="CommentReference"/>
          <w:rFonts w:eastAsia="Arial"/>
          <w:sz w:val="24"/>
          <w:szCs w:val="24"/>
        </w:rPr>
        <w:commentReference w:id="5"/>
      </w:r>
      <w:commentRangeEnd w:id="6"/>
      <w:r w:rsidR="00013DB3" w:rsidRPr="004F6F2C">
        <w:rPr>
          <w:rStyle w:val="CommentReference"/>
          <w:rFonts w:eastAsia="Arial"/>
          <w:sz w:val="24"/>
          <w:szCs w:val="24"/>
        </w:rPr>
        <w:commentReference w:id="6"/>
      </w:r>
    </w:p>
    <w:p w14:paraId="00000028" w14:textId="00FFF45B" w:rsidR="00F1663E" w:rsidRPr="000169B9" w:rsidRDefault="00FA108C" w:rsidP="00EE15A9">
      <w:pPr>
        <w:spacing w:line="360"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 xml:space="preserve">and </w:t>
      </w:r>
      <w:r w:rsidRPr="00A90936">
        <w:rPr>
          <w:rFonts w:eastAsia="Arial"/>
        </w:rPr>
        <w:t>p</w:t>
      </w:r>
      <w:r w:rsidRPr="000169B9">
        <w:rPr>
          <w:rFonts w:eastAsia="Arial"/>
        </w:rPr>
        <w:t>H (</w:t>
      </w:r>
      <w:commentRangeStart w:id="14"/>
      <w:commentRangeStart w:id="15"/>
      <w:r w:rsidRPr="000169B9">
        <w:rPr>
          <w:rFonts w:eastAsia="Arial"/>
        </w:rPr>
        <w:t>Caiollon et al., 2023)</w:t>
      </w:r>
      <w:commentRangeEnd w:id="14"/>
      <w:r w:rsidR="00485469" w:rsidRPr="000169B9">
        <w:rPr>
          <w:rStyle w:val="CommentReference"/>
          <w:rFonts w:eastAsia="Arial"/>
          <w:sz w:val="24"/>
          <w:szCs w:val="24"/>
        </w:rPr>
        <w:commentReference w:id="14"/>
      </w:r>
      <w:commentRangeEnd w:id="15"/>
      <w:r w:rsidR="001D07D9" w:rsidRPr="000169B9">
        <w:rPr>
          <w:rStyle w:val="CommentReference"/>
          <w:rFonts w:eastAsia="Arial"/>
          <w:sz w:val="24"/>
          <w:szCs w:val="24"/>
        </w:rPr>
        <w:commentReference w:id="15"/>
      </w:r>
      <w:r w:rsidRPr="000169B9">
        <w:rPr>
          <w:rFonts w:eastAsia="Arial"/>
        </w:rPr>
        <w:t xml:space="preserve">, alone or in combination, are highly relevant for global change studies. Their </w:t>
      </w:r>
      <w:r w:rsidRPr="000169B9">
        <w:rPr>
          <w:rFonts w:eastAsia="Arial"/>
        </w:rPr>
        <w:lastRenderedPageBreak/>
        <w:t xml:space="preserve">response curves over a large gradient are commonly unimodal. </w:t>
      </w:r>
      <w:r w:rsidRPr="000169B9" w:rsidDel="00A92192">
        <w:rPr>
          <w:rFonts w:eastAsia="Arial"/>
        </w:rPr>
        <w:t xml:space="preserve">Different dose-response curves are traditionally observed for toxicants. </w:t>
      </w:r>
      <w:r w:rsidRPr="000169B9">
        <w:rPr>
          <w:rFonts w:eastAsia="Arial"/>
        </w:rPr>
        <w:t xml:space="preserve">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xml:space="preserve">. </w:t>
      </w:r>
      <w:r w:rsidRPr="00BC29BD">
        <w:rPr>
          <w:rFonts w:eastAsia="Arial"/>
        </w:rPr>
        <w:t>Response curves over toxicant gradients are often described as sigmoidal, with thresholds below which adverse</w:t>
      </w:r>
      <w:r w:rsidRPr="000169B9">
        <w:rPr>
          <w:rFonts w:eastAsia="Arial"/>
        </w:rPr>
        <w:t xml:space="preserv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14561448" w:rsidR="00F1663E" w:rsidRDefault="001D07D9" w:rsidP="00EE15A9">
      <w:pPr>
        <w:spacing w:line="360" w:lineRule="auto"/>
        <w:jc w:val="both"/>
        <w:rPr>
          <w:rFonts w:eastAsia="Arial"/>
        </w:rPr>
      </w:pPr>
      <w:r w:rsidRPr="001D07D9">
        <w:rPr>
          <w:rFonts w:eastAsia="Arial"/>
        </w:rPr>
        <w:t>Due to practical constraints,</w:t>
      </w:r>
      <w:r w:rsidRPr="001D07D9" w:rsidDel="001D07D9">
        <w:rPr>
          <w:rFonts w:eastAsia="Arial"/>
        </w:rPr>
        <w:t xml:space="preserve"> </w:t>
      </w:r>
      <w:r w:rsidR="007F229B" w:rsidRPr="000169B9">
        <w:rPr>
          <w:rFonts w:eastAsia="Arial"/>
        </w:rPr>
        <w:t xml:space="preserve">multi-driver studies are often limited to two or three treatment levels per driver, </w:t>
      </w:r>
      <w:r>
        <w:rPr>
          <w:rFonts w:eastAsia="Arial"/>
        </w:rPr>
        <w:t xml:space="preserve">typically </w:t>
      </w:r>
      <w:r w:rsidR="007F229B" w:rsidRPr="000169B9">
        <w:rPr>
          <w:rFonts w:eastAsia="Arial"/>
        </w:rPr>
        <w:t xml:space="preserve">using an ANOVA-based experimental design of ‘control’ </w:t>
      </w:r>
      <w:r>
        <w:rPr>
          <w:rFonts w:eastAsia="Arial"/>
        </w:rPr>
        <w:t>against</w:t>
      </w:r>
      <w:r w:rsidRPr="000169B9">
        <w:rPr>
          <w:rFonts w:eastAsia="Arial"/>
        </w:rPr>
        <w:t xml:space="preserve"> </w:t>
      </w:r>
      <w:r w:rsidR="007F229B" w:rsidRPr="000169B9">
        <w:rPr>
          <w:rFonts w:eastAsia="Arial"/>
        </w:rPr>
        <w:t>‘future’ conditions. Not only</w:t>
      </w:r>
      <w:r w:rsidR="00B412B6" w:rsidRPr="000169B9">
        <w:rPr>
          <w:rFonts w:eastAsia="Arial"/>
        </w:rPr>
        <w:t xml:space="preserve"> does</w:t>
      </w:r>
      <w:r w:rsidR="007F229B" w:rsidRPr="000169B9">
        <w:rPr>
          <w:rFonts w:eastAsia="Arial"/>
        </w:rPr>
        <w:t xml:space="preserve"> this approach often </w:t>
      </w:r>
      <w:r>
        <w:rPr>
          <w:rFonts w:eastAsia="Arial"/>
        </w:rPr>
        <w:t>fail to account for</w:t>
      </w:r>
      <w:r w:rsidRPr="000169B9">
        <w:rPr>
          <w:rFonts w:eastAsia="Arial"/>
        </w:rPr>
        <w:t xml:space="preserve"> </w:t>
      </w:r>
      <w:r w:rsidR="007F229B" w:rsidRPr="000169B9">
        <w:rPr>
          <w:rFonts w:eastAsia="Arial"/>
        </w:rPr>
        <w:t xml:space="preserve">the high </w:t>
      </w:r>
      <w:r>
        <w:rPr>
          <w:rFonts w:eastAsia="Arial"/>
        </w:rPr>
        <w:t>degree</w:t>
      </w:r>
      <w:r w:rsidRPr="000169B9">
        <w:rPr>
          <w:rFonts w:eastAsia="Arial"/>
        </w:rPr>
        <w:t xml:space="preserve"> </w:t>
      </w:r>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EB03F7">
        <w:rPr>
          <w:rFonts w:eastAsia="Arial"/>
          <w:noProof/>
        </w:rPr>
        <w:t>e.g.</w:t>
      </w:r>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391820D1" w14:textId="77777777" w:rsidR="00DF02E8" w:rsidRPr="000169B9" w:rsidRDefault="00DF02E8" w:rsidP="00EE15A9">
      <w:pPr>
        <w:spacing w:line="360" w:lineRule="auto"/>
        <w:jc w:val="both"/>
        <w:rPr>
          <w:rFonts w:eastAsia="Arial"/>
        </w:rPr>
      </w:pPr>
    </w:p>
    <w:p w14:paraId="5E2436B5" w14:textId="307DE061" w:rsidR="002E112E" w:rsidRDefault="00CC1060" w:rsidP="00EE15A9">
      <w:pPr>
        <w:spacing w:line="360" w:lineRule="auto"/>
        <w:jc w:val="both"/>
        <w:rPr>
          <w:rFonts w:eastAsia="Arial"/>
        </w:rPr>
      </w:pPr>
      <w:commentRangeStart w:id="16"/>
      <w:commentRangeStart w:id="17"/>
      <w:ins w:id="18" w:author="Mirko Mutalipassi" w:date="2026-03-20T09:33:00Z" w16du:dateUtc="2026-03-20T08:33:00Z">
        <w:r>
          <w:t xml:space="preserve">The aim of our study was to test an experimental and analytical strategy designed to distinguish additive from non-additive multi-driver effects. Specifically, we combined: (i) the resolution of the response curves for three drivers, temperature, </w:t>
        </w:r>
        <w:r w:rsidRPr="00DF02E8">
          <w:t>p</w:t>
        </w:r>
        <w:r>
          <w:t xml:space="preserve">H, and lithium, across broad gradients; (ii) the use of these single-driver performance curves to project their expected combined effects under a concentration-addition framework; and (iii) the evaluation of these projections using a fully crossed 2 × 2 × 2 multi-driver design. By comparing the observed outcome of the multiple-driver experiment with the prediction derived from a non-linear additive model, this approach allows the identification of potential biological interactions that would not be resolved by a standard factorial interpretation alone </w:t>
        </w:r>
      </w:ins>
      <w:commentRangeStart w:id="19"/>
      <w:del w:id="20" w:author="Mirko Mutalipassi" w:date="2026-03-20T09:33:00Z" w16du:dateUtc="2026-03-20T08:33:00Z">
        <w:r w:rsidR="00275014" w:rsidRPr="000169B9" w:rsidDel="00CC1060">
          <w:rPr>
            <w:rFonts w:eastAsia="Arial"/>
          </w:rPr>
          <w:delText xml:space="preserve">The aim of our study is to </w:delText>
        </w:r>
        <w:r w:rsidR="007F229B" w:rsidRPr="000169B9" w:rsidDel="00CC1060">
          <w:rPr>
            <w:rFonts w:eastAsia="Arial"/>
          </w:rPr>
          <w:delText xml:space="preserve">test </w:delText>
        </w:r>
        <w:r w:rsidR="006B32C9" w:rsidRPr="000169B9" w:rsidDel="00CC1060">
          <w:rPr>
            <w:rFonts w:eastAsia="Arial"/>
          </w:rPr>
          <w:delText>a strategy</w:delText>
        </w:r>
        <w:r w:rsidR="00275014" w:rsidRPr="000169B9" w:rsidDel="00CC1060">
          <w:rPr>
            <w:rFonts w:eastAsia="Arial"/>
          </w:rPr>
          <w:delText xml:space="preserve"> that </w:delText>
        </w:r>
        <w:r w:rsidR="007F229B" w:rsidRPr="000169B9" w:rsidDel="00CC1060">
          <w:rPr>
            <w:rFonts w:eastAsia="Arial"/>
          </w:rPr>
          <w:delText xml:space="preserve">combines (i) the resolution of the shape of the </w:delText>
        </w:r>
        <w:r w:rsidR="00275014" w:rsidRPr="000169B9" w:rsidDel="00CC1060">
          <w:rPr>
            <w:rFonts w:eastAsia="Arial"/>
          </w:rPr>
          <w:delText xml:space="preserve">response curves of </w:delText>
        </w:r>
        <w:r w:rsidR="007F229B" w:rsidRPr="000169B9" w:rsidDel="00CC1060">
          <w:rPr>
            <w:rFonts w:eastAsia="Arial"/>
          </w:rPr>
          <w:delText xml:space="preserve">3 </w:delText>
        </w:r>
        <w:r w:rsidR="00275014" w:rsidRPr="000169B9" w:rsidDel="00CC1060">
          <w:rPr>
            <w:rFonts w:eastAsia="Arial"/>
          </w:rPr>
          <w:delText>drivers</w:delText>
        </w:r>
        <w:r w:rsidR="007F229B" w:rsidRPr="000169B9" w:rsidDel="00CC1060">
          <w:rPr>
            <w:rFonts w:eastAsia="Arial"/>
          </w:rPr>
          <w:delText xml:space="preserve"> (temperature, pH, and lithium)</w:delText>
        </w:r>
        <w:r w:rsidR="006B32C9" w:rsidRPr="000169B9" w:rsidDel="00CC1060">
          <w:rPr>
            <w:rFonts w:eastAsia="Arial"/>
          </w:rPr>
          <w:delText xml:space="preserve">; (ii) use these performance to project their combined impacts under a concentration-addition hypothesis; </w:delText>
        </w:r>
        <w:r w:rsidR="00275014" w:rsidRPr="000169B9" w:rsidDel="00CC1060">
          <w:rPr>
            <w:rFonts w:eastAsia="Arial"/>
          </w:rPr>
          <w:delText xml:space="preserve"> and</w:delText>
        </w:r>
        <w:r w:rsidR="006B32C9" w:rsidRPr="000169B9" w:rsidDel="00CC1060">
          <w:rPr>
            <w:rFonts w:eastAsia="Arial"/>
          </w:rPr>
          <w:delText xml:space="preserve"> (iii) evaluate the projections</w:delText>
        </w:r>
        <w:r w:rsidR="00275014" w:rsidRPr="000169B9" w:rsidDel="00CC1060">
          <w:rPr>
            <w:rFonts w:eastAsia="Arial"/>
          </w:rPr>
          <w:delText xml:space="preserve"> </w:delText>
        </w:r>
        <w:r w:rsidR="007F229B" w:rsidRPr="000169B9" w:rsidDel="00CC1060">
          <w:rPr>
            <w:rFonts w:eastAsia="Arial"/>
          </w:rPr>
          <w:delText>using a fully crossed design (2x2x2=8 treatments)</w:delText>
        </w:r>
        <w:r w:rsidR="00275014" w:rsidRPr="000169B9" w:rsidDel="00CC1060">
          <w:rPr>
            <w:rFonts w:eastAsia="Arial"/>
          </w:rPr>
          <w:delText xml:space="preserve">. </w:delText>
        </w:r>
        <w:r w:rsidR="006B32C9" w:rsidRPr="000169B9" w:rsidDel="00CC1060">
          <w:rPr>
            <w:rFonts w:eastAsia="Arial"/>
          </w:rPr>
          <w:delText>This</w:delText>
        </w:r>
        <w:r w:rsidR="00A25938" w:rsidRPr="000169B9" w:rsidDel="00CC1060">
          <w:rPr>
            <w:rFonts w:eastAsia="Arial"/>
          </w:rPr>
          <w:delText xml:space="preserve"> </w:delText>
        </w:r>
        <w:r w:rsidR="006B32C9" w:rsidRPr="000169B9" w:rsidDel="00CC1060">
          <w:rPr>
            <w:rFonts w:eastAsia="Arial"/>
          </w:rPr>
          <w:delText>allows to</w:delText>
        </w:r>
        <w:r w:rsidR="00A25938" w:rsidRPr="000169B9" w:rsidDel="00CC1060">
          <w:rPr>
            <w:rFonts w:eastAsia="Arial"/>
          </w:rPr>
          <w:delText xml:space="preserve"> identify potential interactions (non-additive effects) by comparing the outcome of the multiple </w:delText>
        </w:r>
        <w:r w:rsidR="00B60FB3" w:rsidDel="00CC1060">
          <w:rPr>
            <w:rFonts w:eastAsia="Arial"/>
          </w:rPr>
          <w:delText>driver</w:delText>
        </w:r>
        <w:r w:rsidR="00A25938" w:rsidRPr="000169B9" w:rsidDel="00CC1060">
          <w:rPr>
            <w:rFonts w:eastAsia="Arial"/>
          </w:rPr>
          <w:delText xml:space="preserve"> experiment with </w:delText>
        </w:r>
        <w:r w:rsidR="006B32C9" w:rsidRPr="000169B9" w:rsidDel="00CC1060">
          <w:rPr>
            <w:rFonts w:eastAsia="Arial"/>
          </w:rPr>
          <w:delText>the results of a</w:delText>
        </w:r>
        <w:r w:rsidR="00A25938" w:rsidRPr="000169B9" w:rsidDel="00CC1060">
          <w:rPr>
            <w:rFonts w:eastAsia="Arial"/>
          </w:rPr>
          <w:delText xml:space="preserve"> non-linear additiv</w:delText>
        </w:r>
        <w:r w:rsidR="006B32C9" w:rsidRPr="000169B9" w:rsidDel="00CC1060">
          <w:rPr>
            <w:rFonts w:eastAsia="Arial"/>
          </w:rPr>
          <w:delText>e</w:delText>
        </w:r>
        <w:r w:rsidR="00A25938" w:rsidRPr="000169B9" w:rsidDel="00CC1060">
          <w:rPr>
            <w:rFonts w:eastAsia="Arial"/>
          </w:rPr>
          <w:delText xml:space="preserve"> </w:delText>
        </w:r>
        <w:r w:rsidR="006B32C9" w:rsidRPr="000169B9" w:rsidDel="00CC1060">
          <w:rPr>
            <w:rFonts w:eastAsia="Arial"/>
          </w:rPr>
          <w:delText>model</w:delText>
        </w:r>
        <w:r w:rsidR="002E112E" w:rsidRPr="000169B9" w:rsidDel="00CC1060">
          <w:rPr>
            <w:rFonts w:eastAsia="Arial"/>
          </w:rPr>
          <w:delText xml:space="preserve"> </w:delText>
        </w:r>
      </w:del>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w:t>
      </w:r>
      <w:r w:rsidR="002E112E" w:rsidRPr="00CC1060">
        <w:rPr>
          <w:rFonts w:eastAsia="Arial"/>
          <w:noProof/>
        </w:rPr>
        <w:t>e.g.</w:t>
      </w:r>
      <w:r w:rsidR="002E112E" w:rsidRPr="000169B9">
        <w:rPr>
          <w:rFonts w:eastAsia="Arial"/>
          <w:noProof/>
        </w:rPr>
        <w:t xml:space="preserve"> Espinel-Velasco et al., 2025)</w:t>
      </w:r>
      <w:r w:rsidR="002E112E" w:rsidRPr="000169B9">
        <w:rPr>
          <w:rFonts w:eastAsia="Arial"/>
        </w:rPr>
        <w:fldChar w:fldCharType="end"/>
      </w:r>
      <w:r w:rsidR="002E112E" w:rsidRPr="000169B9">
        <w:rPr>
          <w:rFonts w:eastAsia="Arial"/>
        </w:rPr>
        <w:t>.</w:t>
      </w:r>
      <w:commentRangeEnd w:id="16"/>
      <w:r w:rsidR="00485469">
        <w:rPr>
          <w:rStyle w:val="CommentReference"/>
          <w:rFonts w:eastAsia="Arial"/>
          <w:sz w:val="24"/>
          <w:szCs w:val="24"/>
        </w:rPr>
        <w:commentReference w:id="16"/>
      </w:r>
      <w:commentRangeEnd w:id="17"/>
      <w:r w:rsidR="006C0F0E">
        <w:rPr>
          <w:rStyle w:val="CommentReference"/>
          <w:rFonts w:eastAsia="Arial"/>
          <w:sz w:val="24"/>
          <w:szCs w:val="24"/>
        </w:rPr>
        <w:commentReference w:id="17"/>
      </w:r>
      <w:commentRangeEnd w:id="19"/>
      <w:r w:rsidR="00EB2006">
        <w:rPr>
          <w:rStyle w:val="CommentReference"/>
          <w:rFonts w:eastAsia="Arial"/>
          <w:sz w:val="24"/>
          <w:szCs w:val="24"/>
        </w:rPr>
        <w:commentReference w:id="19"/>
      </w:r>
    </w:p>
    <w:p w14:paraId="1E3EF8AF" w14:textId="77777777" w:rsidR="00DF02E8" w:rsidRPr="00CC1060" w:rsidRDefault="00DF02E8" w:rsidP="00EE15A9">
      <w:pPr>
        <w:spacing w:line="360" w:lineRule="auto"/>
        <w:jc w:val="both"/>
        <w:rPr>
          <w:rFonts w:eastAsia="Arial"/>
        </w:rPr>
      </w:pPr>
    </w:p>
    <w:p w14:paraId="0000002B" w14:textId="2B40562F" w:rsidR="00F1663E" w:rsidRPr="000169B9" w:rsidDel="00AC607A" w:rsidRDefault="00A25938" w:rsidP="00EE15A9">
      <w:pPr>
        <w:spacing w:line="360" w:lineRule="auto"/>
        <w:jc w:val="both"/>
        <w:rPr>
          <w:del w:id="21" w:author="Mirko Mutalipassi" w:date="2026-03-20T09:40:00Z" w16du:dateUtc="2026-03-20T08:40:00Z"/>
          <w:rFonts w:eastAsia="Arial"/>
        </w:rPr>
      </w:pPr>
      <w:r w:rsidRPr="000169B9">
        <w:rPr>
          <w:rFonts w:eastAsia="Arial"/>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22"/>
      <w:ins w:id="23" w:author="Mirko Mutalipassi" w:date="2026-03-20T09:40:00Z" w16du:dateUtc="2026-03-20T08:40:00Z">
        <w:r w:rsidR="00AC607A" w:rsidRPr="00AC607A">
          <w:rPr>
            <w:rFonts w:eastAsia="Arial"/>
          </w:rPr>
          <w:t xml:space="preserve">We assessed the effect of </w:t>
        </w:r>
        <w:r w:rsidR="00AC607A" w:rsidRPr="00AC607A">
          <w:rPr>
            <w:rFonts w:eastAsia="Arial"/>
          </w:rPr>
          <w:lastRenderedPageBreak/>
          <w:t xml:space="preserve">temperature, </w:t>
        </w:r>
        <w:r w:rsidR="00AC607A" w:rsidRPr="00DF02E8">
          <w:rPr>
            <w:rFonts w:eastAsia="Arial"/>
          </w:rPr>
          <w:t>p</w:t>
        </w:r>
        <w:r w:rsidR="00AC607A" w:rsidRPr="00AC607A">
          <w:rPr>
            <w:rFonts w:eastAsia="Arial"/>
          </w:rPr>
          <w:t xml:space="preserve">H, and lithium, alone and in combination, on larval growth rate in the purple sea urchin </w:t>
        </w:r>
        <w:r w:rsidR="00AC607A" w:rsidRPr="00AC607A">
          <w:rPr>
            <w:rFonts w:eastAsia="Arial"/>
            <w:i/>
            <w:iCs/>
            <w:rPrChange w:id="24" w:author="Mirko Mutalipassi" w:date="2026-03-20T09:40:00Z" w16du:dateUtc="2026-03-20T08:40:00Z">
              <w:rPr>
                <w:rFonts w:eastAsia="Arial"/>
              </w:rPr>
            </w:rPrChange>
          </w:rPr>
          <w:t>Paracentrotus lividus</w:t>
        </w:r>
        <w:r w:rsidR="00AC607A" w:rsidRPr="00AC607A">
          <w:rPr>
            <w:rFonts w:eastAsia="Arial"/>
          </w:rPr>
          <w:t xml:space="preserve"> to address two main questions: (</w:t>
        </w:r>
        <w:r w:rsidR="00AC607A" w:rsidRPr="00AC607A">
          <w:rPr>
            <w:rFonts w:eastAsia="Arial"/>
            <w:i/>
            <w:iCs/>
            <w:rPrChange w:id="25" w:author="Mirko Mutalipassi" w:date="2026-03-20T09:43:00Z" w16du:dateUtc="2026-03-20T08:43:00Z">
              <w:rPr>
                <w:rFonts w:eastAsia="Arial"/>
              </w:rPr>
            </w:rPrChange>
          </w:rPr>
          <w:t>i</w:t>
        </w:r>
        <w:r w:rsidR="00AC607A" w:rsidRPr="00AC607A">
          <w:rPr>
            <w:rFonts w:eastAsia="Arial"/>
          </w:rPr>
          <w:t>) do these three drivers generate response curves that can be described within a comparable performance framework, and (</w:t>
        </w:r>
        <w:r w:rsidR="00AC607A" w:rsidRPr="00AC607A">
          <w:rPr>
            <w:rFonts w:eastAsia="Arial"/>
            <w:i/>
            <w:iCs/>
            <w:rPrChange w:id="26" w:author="Mirko Mutalipassi" w:date="2026-03-20T09:43:00Z" w16du:dateUtc="2026-03-20T08:43:00Z">
              <w:rPr>
                <w:rFonts w:eastAsia="Arial"/>
              </w:rPr>
            </w:rPrChange>
          </w:rPr>
          <w:t>ii</w:t>
        </w:r>
        <w:r w:rsidR="00AC607A" w:rsidRPr="00AC607A">
          <w:rPr>
            <w:rFonts w:eastAsia="Arial"/>
          </w:rPr>
          <w:t>) do the observed multi-driver responses deviate from the non-linear additive expectation derived from the single-driver experiments, thereby indicating true non-additive interactions?</w:t>
        </w:r>
      </w:ins>
      <w:commentRangeEnd w:id="22"/>
      <w:r w:rsidR="00485469" w:rsidRPr="000169B9">
        <w:rPr>
          <w:rStyle w:val="CommentReference"/>
          <w:rFonts w:eastAsia="Arial"/>
          <w:sz w:val="24"/>
          <w:szCs w:val="24"/>
        </w:rPr>
        <w:commentReference w:id="22"/>
      </w:r>
      <w:del w:id="27" w:author="Mirko Mutalipassi" w:date="2026-03-20T09:40:00Z" w16du:dateUtc="2026-03-20T08:40:00Z">
        <w:r w:rsidRPr="000169B9" w:rsidDel="00AC607A">
          <w:rPr>
            <w:rFonts w:eastAsia="Arial"/>
          </w:rPr>
          <w:delText>We assessed the effect of temperature, pH and lithium alone and combined on the growth rate and fitness of larvae of the purple sea urchin (</w:delText>
        </w:r>
        <w:r w:rsidRPr="000169B9" w:rsidDel="00AC607A">
          <w:rPr>
            <w:rFonts w:eastAsia="Arial"/>
            <w:i/>
          </w:rPr>
          <w:delText>Paracentrotus lividus</w:delText>
        </w:r>
        <w:r w:rsidRPr="000169B9" w:rsidDel="00AC607A">
          <w:rPr>
            <w:rFonts w:eastAsia="Arial"/>
          </w:rPr>
          <w:delText>) to answer</w:delText>
        </w:r>
        <w:r w:rsidR="0069397B" w:rsidRPr="000169B9" w:rsidDel="00AC607A">
          <w:rPr>
            <w:rFonts w:eastAsia="Arial"/>
          </w:rPr>
          <w:delText xml:space="preserve"> two main questions</w:delText>
        </w:r>
        <w:r w:rsidRPr="000169B9" w:rsidDel="00AC607A">
          <w:rPr>
            <w:rFonts w:eastAsia="Arial"/>
          </w:rPr>
          <w:delText xml:space="preserve">: </w:delText>
        </w:r>
      </w:del>
    </w:p>
    <w:p w14:paraId="0000002C" w14:textId="4E7F037B" w:rsidR="00F1663E" w:rsidRPr="000169B9" w:rsidDel="00AC607A" w:rsidRDefault="00275014" w:rsidP="00EE15A9">
      <w:pPr>
        <w:spacing w:line="360" w:lineRule="auto"/>
        <w:jc w:val="both"/>
        <w:rPr>
          <w:del w:id="28" w:author="Mirko Mutalipassi" w:date="2026-03-20T09:40:00Z" w16du:dateUtc="2026-03-20T08:40:00Z"/>
          <w:rFonts w:eastAsia="Arial"/>
        </w:rPr>
      </w:pPr>
      <w:del w:id="29" w:author="Mirko Mutalipassi" w:date="2026-03-20T09:40:00Z" w16du:dateUtc="2026-03-20T08:40:00Z">
        <w:r w:rsidRPr="000169B9" w:rsidDel="00AC607A">
          <w:rPr>
            <w:rFonts w:eastAsia="Arial"/>
          </w:rPr>
          <w:delText xml:space="preserve">(i) </w:delText>
        </w:r>
        <w:r w:rsidR="006B32C9" w:rsidRPr="000169B9" w:rsidDel="00AC607A">
          <w:rPr>
            <w:rFonts w:eastAsia="Arial"/>
            <w:i/>
          </w:rPr>
          <w:delText xml:space="preserve">What </w:delText>
        </w:r>
        <w:r w:rsidRPr="000169B9" w:rsidDel="00AC607A">
          <w:rPr>
            <w:rFonts w:eastAsia="Arial"/>
            <w:i/>
          </w:rPr>
          <w:delText>is the shape of the</w:delText>
        </w:r>
        <w:r w:rsidR="0069397B" w:rsidRPr="000169B9" w:rsidDel="00AC607A">
          <w:rPr>
            <w:rFonts w:eastAsia="Arial"/>
            <w:i/>
          </w:rPr>
          <w:delText>ir</w:delText>
        </w:r>
        <w:r w:rsidRPr="000169B9" w:rsidDel="00AC607A">
          <w:rPr>
            <w:rFonts w:eastAsia="Arial"/>
            <w:i/>
          </w:rPr>
          <w:delText xml:space="preserve"> response curves for temperature, pH and lithium?</w:delText>
        </w:r>
        <w:r w:rsidRPr="000169B9" w:rsidDel="00AC607A">
          <w:rPr>
            <w:rFonts w:eastAsia="Arial"/>
          </w:rPr>
          <w:delText xml:space="preserve"> </w:delText>
        </w:r>
      </w:del>
    </w:p>
    <w:p w14:paraId="0E210F28" w14:textId="66AA07ED" w:rsidR="007F30A3" w:rsidRPr="000169B9" w:rsidRDefault="00275014" w:rsidP="00EE15A9">
      <w:pPr>
        <w:spacing w:line="360" w:lineRule="auto"/>
        <w:jc w:val="both"/>
        <w:rPr>
          <w:rFonts w:eastAsia="Arial"/>
        </w:rPr>
      </w:pPr>
      <w:del w:id="30" w:author="Mirko Mutalipassi" w:date="2026-03-20T09:40:00Z" w16du:dateUtc="2026-03-20T08:40:00Z">
        <w:r w:rsidRPr="000169B9" w:rsidDel="00AC607A">
          <w:rPr>
            <w:rFonts w:eastAsia="Arial"/>
          </w:rPr>
          <w:delText xml:space="preserve">(ii) </w:delText>
        </w:r>
        <w:r w:rsidR="006B32C9" w:rsidRPr="000169B9" w:rsidDel="00AC607A">
          <w:rPr>
            <w:rFonts w:eastAsia="Arial"/>
            <w:i/>
          </w:rPr>
          <w:delText xml:space="preserve">Are </w:delText>
        </w:r>
        <w:r w:rsidR="0069397B" w:rsidRPr="000169B9" w:rsidDel="00AC607A">
          <w:rPr>
            <w:rFonts w:eastAsia="Arial"/>
            <w:i/>
          </w:rPr>
          <w:delText>there interactions (non-additive effects)</w:delText>
        </w:r>
        <w:r w:rsidRPr="000169B9" w:rsidDel="00AC607A">
          <w:rPr>
            <w:rFonts w:eastAsia="Arial"/>
            <w:i/>
          </w:rPr>
          <w:delText xml:space="preserve"> between the drivers?</w:delText>
        </w:r>
      </w:del>
      <w:bookmarkStart w:id="31" w:name="_heading=h.rsceinwdbwhe" w:colFirst="0" w:colLast="0"/>
      <w:bookmarkEnd w:id="31"/>
    </w:p>
    <w:p w14:paraId="02341484" w14:textId="77777777" w:rsidR="0082432F" w:rsidRPr="001D07D9" w:rsidRDefault="0082432F" w:rsidP="00EE15A9">
      <w:pPr>
        <w:spacing w:line="360" w:lineRule="auto"/>
        <w:jc w:val="both"/>
        <w:rPr>
          <w:rFonts w:eastAsia="Arial"/>
        </w:rPr>
      </w:pPr>
    </w:p>
    <w:p w14:paraId="00000030" w14:textId="31E55024" w:rsidR="00F1663E" w:rsidRPr="00631392" w:rsidRDefault="00275014" w:rsidP="00EE15A9">
      <w:pPr>
        <w:pStyle w:val="ListParagraph"/>
        <w:numPr>
          <w:ilvl w:val="0"/>
          <w:numId w:val="3"/>
        </w:numPr>
        <w:spacing w:line="360" w:lineRule="auto"/>
        <w:jc w:val="both"/>
        <w:rPr>
          <w:rFonts w:ascii="Times New Roman" w:eastAsia="Arial" w:hAnsi="Times New Roman" w:cs="Times New Roman"/>
          <w:b/>
          <w:bCs/>
          <w:sz w:val="24"/>
          <w:szCs w:val="24"/>
        </w:rPr>
      </w:pPr>
      <w:r w:rsidRPr="00631392">
        <w:rPr>
          <w:rFonts w:ascii="Times New Roman" w:eastAsia="Arial" w:hAnsi="Times New Roman" w:cs="Times New Roman"/>
          <w:b/>
          <w:bCs/>
          <w:sz w:val="24"/>
          <w:szCs w:val="24"/>
        </w:rPr>
        <w:t>Materials and methods</w:t>
      </w:r>
    </w:p>
    <w:p w14:paraId="00000032" w14:textId="77777777" w:rsidR="00F1663E" w:rsidRPr="000169B9" w:rsidRDefault="00275014" w:rsidP="00EE15A9">
      <w:pPr>
        <w:spacing w:line="360" w:lineRule="auto"/>
        <w:jc w:val="both"/>
        <w:rPr>
          <w:rFonts w:eastAsia="Arial"/>
          <w:i/>
        </w:rPr>
      </w:pPr>
      <w:r w:rsidRPr="000169B9">
        <w:rPr>
          <w:rFonts w:eastAsia="Arial"/>
          <w:i/>
        </w:rPr>
        <w:t>2.1 Sampling and larval culture</w:t>
      </w:r>
    </w:p>
    <w:p w14:paraId="00000033" w14:textId="1B965F70" w:rsidR="00F1663E" w:rsidRPr="000169B9" w:rsidRDefault="00275014" w:rsidP="00EE15A9">
      <w:pPr>
        <w:spacing w:line="360"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r w:rsidR="00AC607A" w:rsidRPr="000169B9">
        <w:rPr>
          <w:rFonts w:eastAsia="Arial"/>
        </w:rPr>
        <w:t>snorkeling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32"/>
      <w:sdt>
        <w:sdtPr>
          <w:tag w:val="goog_rdk_23"/>
          <w:id w:val="982917786"/>
        </w:sdtPr>
        <w:sdtContent>
          <w:r w:rsidRPr="000169B9">
            <w:rPr>
              <w:rFonts w:eastAsia="Arial"/>
            </w:rPr>
            <w:t xml:space="preserve">, dissolved oxygen </w:t>
          </w:r>
          <w:r w:rsidR="00E76928">
            <w:rPr>
              <w:rFonts w:eastAsia="Arial"/>
            </w:rPr>
            <w:t xml:space="preserve">at </w:t>
          </w:r>
          <w:r w:rsidR="001D07D9">
            <w:rPr>
              <w:rFonts w:eastAsia="Arial"/>
            </w:rPr>
            <w:t>100</w:t>
          </w:r>
          <w:r w:rsidRPr="000169B9">
            <w:rPr>
              <w:rFonts w:eastAsia="Arial"/>
            </w:rPr>
            <w:t>%</w:t>
          </w:r>
        </w:sdtContent>
      </w:sdt>
      <w:commentRangeEnd w:id="32"/>
      <w:r w:rsidR="00485469" w:rsidRPr="000169B9">
        <w:rPr>
          <w:rStyle w:val="CommentReference"/>
          <w:rFonts w:eastAsia="Arial"/>
          <w:sz w:val="24"/>
          <w:szCs w:val="24"/>
        </w:rPr>
        <w:commentReference w:id="32"/>
      </w:r>
      <w:r w:rsidRPr="000169B9">
        <w:rPr>
          <w:rFonts w:eastAsia="Arial"/>
        </w:rPr>
        <w:t>).</w:t>
      </w:r>
    </w:p>
    <w:p w14:paraId="00000034" w14:textId="0C18F9E7" w:rsidR="00F1663E" w:rsidRPr="000169B9" w:rsidRDefault="00275014" w:rsidP="00EE15A9">
      <w:pPr>
        <w:spacing w:line="360" w:lineRule="auto"/>
        <w:jc w:val="both"/>
        <w:rPr>
          <w:rFonts w:eastAsia="Arial"/>
        </w:rPr>
      </w:pPr>
      <w:r w:rsidRPr="000169B9">
        <w:rPr>
          <w:rFonts w:eastAsia="Arial"/>
        </w:rPr>
        <w:t>Spawning was triggered by injection of 1</w:t>
      </w:r>
      <w:ins w:id="33" w:author="METIAN, Marc" w:date="2026-03-24T13:48:00Z" w16du:dateUtc="2026-03-24T12:48:00Z">
        <w:r w:rsidR="00724D62">
          <w:rPr>
            <w:rFonts w:eastAsia="Arial"/>
          </w:rPr>
          <w:t xml:space="preserve"> </w:t>
        </w:r>
      </w:ins>
      <w:r w:rsidRPr="000169B9">
        <w:rPr>
          <w:rFonts w:eastAsia="Arial"/>
        </w:rPr>
        <w:t>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34"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rsidP="00EE15A9">
      <w:pPr>
        <w:spacing w:line="360" w:lineRule="auto"/>
        <w:jc w:val="both"/>
        <w:rPr>
          <w:rFonts w:eastAsia="Arial"/>
          <w:i/>
        </w:rPr>
      </w:pPr>
    </w:p>
    <w:p w14:paraId="00000036" w14:textId="77777777" w:rsidR="00F1663E" w:rsidRPr="000169B9" w:rsidRDefault="00275014" w:rsidP="00EE15A9">
      <w:pPr>
        <w:spacing w:line="360" w:lineRule="auto"/>
        <w:jc w:val="both"/>
        <w:rPr>
          <w:rFonts w:eastAsia="Arial"/>
          <w:i/>
        </w:rPr>
      </w:pPr>
      <w:r w:rsidRPr="000169B9">
        <w:rPr>
          <w:rFonts w:eastAsia="Arial"/>
          <w:i/>
        </w:rPr>
        <w:t>2.2 Experimental design</w:t>
      </w:r>
    </w:p>
    <w:p w14:paraId="3034B9DC" w14:textId="18983AB6" w:rsidR="005D6B49" w:rsidRPr="000169B9" w:rsidRDefault="00275014" w:rsidP="00EE15A9">
      <w:pPr>
        <w:spacing w:line="360"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18418A20" w14:textId="0F5904BC" w:rsidR="00A95F12" w:rsidRPr="000169B9" w:rsidRDefault="00504F2E" w:rsidP="00EE15A9">
      <w:pPr>
        <w:spacing w:line="360" w:lineRule="auto"/>
        <w:jc w:val="both"/>
        <w:rPr>
          <w:rFonts w:eastAsia="Arial"/>
        </w:rPr>
      </w:pPr>
      <w:r w:rsidRPr="000169B9">
        <w:rPr>
          <w:rFonts w:eastAsia="Arial"/>
        </w:rPr>
        <w:lastRenderedPageBreak/>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08A69EFE" w:rsidR="00F16C32" w:rsidRPr="000169B9" w:rsidRDefault="005D7BA6" w:rsidP="00EE15A9">
      <w:pPr>
        <w:spacing w:line="360" w:lineRule="auto"/>
        <w:jc w:val="both"/>
        <w:rPr>
          <w:rFonts w:eastAsia="Arial"/>
        </w:rPr>
      </w:pPr>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w:t>
      </w:r>
      <w:r w:rsidR="005F6D71">
        <w:rPr>
          <w:rFonts w:eastAsia="Arial" w:hint="eastAsia"/>
          <w:lang w:eastAsia="zh-CN"/>
        </w:rPr>
        <w:t>2</w:t>
      </w:r>
      <w:r w:rsidR="00CC17A5" w:rsidRPr="000169B9">
        <w:rPr>
          <w:rFonts w:eastAsia="Arial"/>
        </w:rPr>
        <w:t>°C to 30°C), pH (</w:t>
      </w:r>
      <w:r w:rsidR="00A611D8" w:rsidRPr="000169B9">
        <w:rPr>
          <w:rFonts w:eastAsia="Arial"/>
        </w:rPr>
        <w:t>pH 8</w:t>
      </w:r>
      <w:r w:rsidR="005F6D71">
        <w:rPr>
          <w:rFonts w:eastAsia="Arial" w:hint="eastAsia"/>
          <w:lang w:eastAsia="zh-CN"/>
        </w:rPr>
        <w:t>.1</w:t>
      </w:r>
      <w:r w:rsidR="00A611D8" w:rsidRPr="000169B9">
        <w:rPr>
          <w:rFonts w:eastAsia="Arial"/>
        </w:rPr>
        <w:t xml:space="preserve">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35"/>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C02519">
        <w:rPr>
          <w:rFonts w:eastAsia="Arial"/>
        </w:rPr>
        <w:t xml:space="preserve"> and Table S1</w:t>
      </w:r>
      <w:r w:rsidR="008B0185" w:rsidRPr="000169B9">
        <w:rPr>
          <w:rFonts w:eastAsia="Arial"/>
        </w:rPr>
        <w:t>)</w:t>
      </w:r>
      <w:r w:rsidR="005559BE">
        <w:rPr>
          <w:rFonts w:eastAsia="Arial"/>
        </w:rPr>
        <w:t>.</w:t>
      </w:r>
      <w:commentRangeEnd w:id="35"/>
      <w:r w:rsidR="009C7D76" w:rsidRPr="000169B9">
        <w:rPr>
          <w:rStyle w:val="CommentReference"/>
          <w:rFonts w:eastAsia="Arial"/>
          <w:sz w:val="24"/>
          <w:szCs w:val="24"/>
        </w:rPr>
        <w:commentReference w:id="35"/>
      </w:r>
    </w:p>
    <w:p w14:paraId="15C50F26" w14:textId="77777777" w:rsidR="006335C3" w:rsidRDefault="006335C3" w:rsidP="00EE15A9">
      <w:pPr>
        <w:spacing w:line="360" w:lineRule="auto"/>
        <w:jc w:val="both"/>
        <w:rPr>
          <w:rFonts w:eastAsia="Arial"/>
          <w:b/>
        </w:rPr>
      </w:pPr>
      <w:bookmarkStart w:id="36" w:name="_heading=h.gjdgxs" w:colFirst="0" w:colLast="0"/>
      <w:bookmarkEnd w:id="36"/>
    </w:p>
    <w:p w14:paraId="36B985E9" w14:textId="409BBE58" w:rsidR="006335C3" w:rsidRPr="00DB7F86" w:rsidRDefault="00650F8B" w:rsidP="00EE15A9">
      <w:pPr>
        <w:spacing w:line="360" w:lineRule="auto"/>
        <w:jc w:val="both"/>
        <w:rPr>
          <w:rFonts w:ascii="Arial" w:eastAsia="Arial" w:hAnsi="Arial" w:cs="Arial"/>
        </w:rPr>
      </w:pPr>
      <w:r>
        <w:rPr>
          <w:rFonts w:ascii="Arial" w:eastAsia="Arial" w:hAnsi="Arial" w:cs="Arial"/>
          <w:noProof/>
        </w:rPr>
        <w:drawing>
          <wp:inline distT="0" distB="0" distL="0" distR="0" wp14:anchorId="31E211E8" wp14:editId="2C53F65D">
            <wp:extent cx="2792248" cy="2018995"/>
            <wp:effectExtent l="0" t="0" r="1905" b="635"/>
            <wp:docPr id="18002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5924" name="Picture 1800235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2129" cy="2083986"/>
                    </a:xfrm>
                    <a:prstGeom prst="rect">
                      <a:avLst/>
                    </a:prstGeom>
                  </pic:spPr>
                </pic:pic>
              </a:graphicData>
            </a:graphic>
          </wp:inline>
        </w:drawing>
      </w:r>
      <w:r w:rsidR="003D1050">
        <w:rPr>
          <w:rFonts w:ascii="Arial" w:eastAsia="Arial" w:hAnsi="Arial" w:cs="Arial"/>
          <w:noProof/>
        </w:rPr>
        <w:drawing>
          <wp:inline distT="0" distB="0" distL="0" distR="0" wp14:anchorId="31573CD8" wp14:editId="105A75C9">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rsidP="00EE15A9">
      <w:pPr>
        <w:spacing w:line="360" w:lineRule="auto"/>
        <w:jc w:val="both"/>
        <w:rPr>
          <w:rFonts w:eastAsia="Arial"/>
        </w:rPr>
      </w:pPr>
      <w:r w:rsidRPr="00B63343">
        <w:rPr>
          <w:rFonts w:eastAsia="Arial"/>
          <w:b/>
        </w:rPr>
        <w:t xml:space="preserve">Figure </w:t>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rsidP="00EE15A9">
      <w:pPr>
        <w:spacing w:line="360" w:lineRule="auto"/>
        <w:jc w:val="both"/>
        <w:rPr>
          <w:rFonts w:eastAsia="Arial"/>
        </w:rPr>
      </w:pPr>
    </w:p>
    <w:p w14:paraId="000000D4" w14:textId="78CC859A" w:rsidR="00F1663E" w:rsidRPr="00B63343" w:rsidRDefault="00275014" w:rsidP="00EE15A9">
      <w:pPr>
        <w:spacing w:line="360"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6B540513" w:rsidR="00E44A11" w:rsidRPr="00B63343" w:rsidRDefault="00275014" w:rsidP="00EE15A9">
      <w:pPr>
        <w:spacing w:line="360" w:lineRule="auto"/>
        <w:jc w:val="both"/>
        <w:rPr>
          <w:rFonts w:eastAsia="Arial"/>
        </w:rPr>
      </w:pPr>
      <w:r w:rsidRPr="00B63343">
        <w:rPr>
          <w:rFonts w:eastAsia="Arial"/>
        </w:rPr>
        <w:t xml:space="preserve">After 96 hours, a 10 mL sample was taken from each bottle and fixed with 4% formaldehyde. </w:t>
      </w:r>
      <w:commentRangeStart w:id="37"/>
      <w:commentRangeStart w:id="38"/>
      <w:commentRangeStart w:id="39"/>
      <w:r w:rsidRPr="00B63343">
        <w:rPr>
          <w:rFonts w:eastAsia="Arial"/>
        </w:rPr>
        <w:t xml:space="preserve">Larvae were counted for density </w:t>
      </w:r>
      <w:commentRangeEnd w:id="37"/>
      <w:r w:rsidR="00485469" w:rsidRPr="00B63343">
        <w:rPr>
          <w:rStyle w:val="CommentReference"/>
          <w:rFonts w:eastAsia="Arial"/>
          <w:sz w:val="24"/>
          <w:szCs w:val="24"/>
        </w:rPr>
        <w:commentReference w:id="37"/>
      </w:r>
      <w:commentRangeEnd w:id="38"/>
      <w:r w:rsidR="00F33EDC" w:rsidRPr="00B63343">
        <w:rPr>
          <w:rStyle w:val="CommentReference"/>
          <w:rFonts w:eastAsia="Arial"/>
          <w:sz w:val="24"/>
          <w:szCs w:val="24"/>
        </w:rPr>
        <w:commentReference w:id="38"/>
      </w:r>
      <w:commentRangeEnd w:id="39"/>
      <w:r w:rsidR="00F551AB" w:rsidRPr="00B63343">
        <w:rPr>
          <w:rStyle w:val="CommentReference"/>
          <w:rFonts w:eastAsia="Arial"/>
          <w:sz w:val="24"/>
          <w:szCs w:val="24"/>
        </w:rPr>
        <w:commentReference w:id="39"/>
      </w:r>
      <w:r w:rsidRPr="00B63343">
        <w:rPr>
          <w:rFonts w:eastAsia="Arial"/>
        </w:rPr>
        <w:t>and photographed under a 10x microscope</w:t>
      </w:r>
      <w:sdt>
        <w:sdtPr>
          <w:tag w:val="goog_rdk_29"/>
          <w:id w:val="427276857"/>
        </w:sdtPr>
        <w:sdtContent>
          <w:sdt>
            <w:sdtPr>
              <w:tag w:val="goog_rdk_30"/>
              <w:id w:val="-1419210279"/>
            </w:sdtPr>
            <w:sdtContent/>
          </w:sdt>
          <w:r w:rsidRPr="00B63343">
            <w:rPr>
              <w:rFonts w:eastAsia="Arial"/>
            </w:rPr>
            <w:t xml:space="preserve"> (</w:t>
          </w:r>
          <w:r w:rsidR="00585E7C">
            <w:rPr>
              <w:rFonts w:eastAsia="Arial"/>
            </w:rPr>
            <w:t xml:space="preserve">Olympus; </w:t>
          </w:r>
          <w:r w:rsidR="00585E7C" w:rsidRPr="00585E7C">
            <w:rPr>
              <w:rFonts w:eastAsia="Arial"/>
            </w:rPr>
            <w:t>BX43</w:t>
          </w:r>
          <w:r w:rsidR="00585E7C">
            <w:rPr>
              <w:rFonts w:eastAsia="Arial"/>
            </w:rPr>
            <w:t xml:space="preserve"> upright microscope with </w:t>
          </w:r>
          <w:r w:rsidR="00585E7C" w:rsidRPr="00585E7C">
            <w:rPr>
              <w:rFonts w:eastAsia="Arial"/>
            </w:rPr>
            <w:t>DP28 camera</w:t>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w:t>
      </w:r>
      <w:r w:rsidR="00585E7C">
        <w:rPr>
          <w:rFonts w:eastAsia="Arial"/>
        </w:rPr>
        <w:t>;</w:t>
      </w:r>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4DEE12D6" w:rsidR="00F1663E" w:rsidRPr="00B63343" w:rsidRDefault="00275014" w:rsidP="00EE15A9">
      <w:pPr>
        <w:spacing w:line="360" w:lineRule="auto"/>
        <w:jc w:val="both"/>
        <w:rPr>
          <w:rFonts w:eastAsia="Arial"/>
        </w:rPr>
      </w:pPr>
      <w:commentRangeStart w:id="40"/>
      <w:commentRangeStart w:id="41"/>
      <w:commentRangeStart w:id="42"/>
      <w:r w:rsidRPr="00B63343">
        <w:rPr>
          <w:rFonts w:eastAsia="Arial"/>
        </w:rPr>
        <w:lastRenderedPageBreak/>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w:t>
      </w:r>
      <w:r w:rsidR="009A39DA">
        <w:rPr>
          <w:rFonts w:eastAsia="Arial"/>
        </w:rPr>
        <w:t xml:space="preserve">the mean </w:t>
      </w:r>
      <w:r w:rsidRPr="00B63343">
        <w:rPr>
          <w:rFonts w:eastAsia="Arial"/>
        </w:rPr>
        <w:t xml:space="preserve">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40"/>
      <w:r w:rsidR="00485469" w:rsidRPr="00B63343">
        <w:rPr>
          <w:rStyle w:val="CommentReference"/>
          <w:rFonts w:eastAsia="Arial"/>
          <w:sz w:val="24"/>
          <w:szCs w:val="24"/>
        </w:rPr>
        <w:commentReference w:id="40"/>
      </w:r>
      <w:commentRangeEnd w:id="41"/>
      <w:r w:rsidR="008E4BA1" w:rsidRPr="00B63343">
        <w:rPr>
          <w:rStyle w:val="CommentReference"/>
          <w:rFonts w:eastAsia="Arial"/>
          <w:sz w:val="24"/>
          <w:szCs w:val="24"/>
        </w:rPr>
        <w:commentReference w:id="41"/>
      </w:r>
      <w:commentRangeEnd w:id="42"/>
      <w:r w:rsidR="00957459" w:rsidRPr="00B63343">
        <w:rPr>
          <w:rStyle w:val="CommentReference"/>
          <w:rFonts w:eastAsia="Arial"/>
          <w:sz w:val="24"/>
          <w:szCs w:val="24"/>
        </w:rPr>
        <w:commentReference w:id="42"/>
      </w:r>
    </w:p>
    <w:p w14:paraId="000000D6" w14:textId="77777777" w:rsidR="00F1663E" w:rsidRPr="00B63343" w:rsidRDefault="00F1663E" w:rsidP="00EE15A9">
      <w:pPr>
        <w:spacing w:line="360" w:lineRule="auto"/>
        <w:jc w:val="both"/>
        <w:rPr>
          <w:rFonts w:eastAsia="Arial"/>
          <w:b/>
        </w:rPr>
      </w:pPr>
    </w:p>
    <w:p w14:paraId="000000D7" w14:textId="3C25302A" w:rsidR="00F1663E" w:rsidRPr="00B63343" w:rsidRDefault="00275014" w:rsidP="00EE15A9">
      <w:pPr>
        <w:spacing w:line="360"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327AC9E7" w:rsidR="00F1663E" w:rsidRDefault="00275014" w:rsidP="00EE15A9">
      <w:pPr>
        <w:spacing w:line="360" w:lineRule="auto"/>
        <w:jc w:val="both"/>
        <w:rPr>
          <w:rFonts w:eastAsia="Arial"/>
        </w:rPr>
      </w:pPr>
      <w:commentRangeStart w:id="43"/>
      <w:commentRangeStart w:id="44"/>
      <w:r w:rsidRPr="00B63343">
        <w:rPr>
          <w:rFonts w:eastAsia="Arial"/>
        </w:rPr>
        <w:t xml:space="preserve">The </w:t>
      </w:r>
      <w:commentRangeEnd w:id="43"/>
      <w:r w:rsidR="009B0727" w:rsidRPr="00B63343">
        <w:rPr>
          <w:rStyle w:val="CommentReference"/>
          <w:rFonts w:eastAsia="Arial"/>
          <w:sz w:val="24"/>
          <w:szCs w:val="24"/>
        </w:rPr>
        <w:commentReference w:id="43"/>
      </w:r>
      <w:commentRangeEnd w:id="44"/>
      <w:r w:rsidR="00DF4C2F" w:rsidRPr="00B63343">
        <w:rPr>
          <w:rStyle w:val="CommentReference"/>
          <w:rFonts w:eastAsia="Arial"/>
          <w:sz w:val="24"/>
          <w:szCs w:val="24"/>
        </w:rPr>
        <w:commentReference w:id="44"/>
      </w:r>
      <w:r w:rsidRPr="00B63343">
        <w:rPr>
          <w:rFonts w:eastAsia="Arial"/>
        </w:rPr>
        <w:t>consistency</w:t>
      </w:r>
      <w:r w:rsidR="00507003" w:rsidRPr="00B63343">
        <w:rPr>
          <w:rFonts w:eastAsia="Arial"/>
        </w:rPr>
        <w:t xml:space="preserve"> in</w:t>
      </w:r>
      <w:r w:rsidR="00437FB5" w:rsidRPr="00B63343">
        <w:rPr>
          <w:rFonts w:eastAsia="Arial"/>
        </w:rPr>
        <w:t xml:space="preserve"> </w:t>
      </w:r>
      <w:commentRangeStart w:id="45"/>
      <w:commentRangeStart w:id="46"/>
      <w:commentRangeStart w:id="47"/>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45"/>
      <w:r w:rsidR="00485469" w:rsidRPr="00B63343">
        <w:rPr>
          <w:rStyle w:val="CommentReference"/>
          <w:rFonts w:eastAsia="Arial"/>
          <w:sz w:val="24"/>
          <w:szCs w:val="24"/>
        </w:rPr>
        <w:commentReference w:id="45"/>
      </w:r>
      <w:commentRangeEnd w:id="46"/>
      <w:r w:rsidR="00D023CF" w:rsidRPr="00B63343">
        <w:rPr>
          <w:rStyle w:val="CommentReference"/>
          <w:rFonts w:eastAsia="Arial"/>
          <w:sz w:val="24"/>
          <w:szCs w:val="24"/>
        </w:rPr>
        <w:commentReference w:id="46"/>
      </w:r>
      <w:commentRangeEnd w:id="47"/>
      <w:r w:rsidR="00A368A0" w:rsidRPr="00B63343">
        <w:rPr>
          <w:rStyle w:val="CommentReference"/>
          <w:rFonts w:eastAsia="Arial"/>
          <w:sz w:val="24"/>
          <w:szCs w:val="24"/>
        </w:rPr>
        <w:commentReference w:id="47"/>
      </w:r>
      <w:r w:rsidR="00507003" w:rsidRPr="00B63343">
        <w:rPr>
          <w:rFonts w:eastAsia="Arial"/>
        </w:rPr>
        <w:t xml:space="preserve">in common </w:t>
      </w:r>
      <w:r w:rsidR="0020056A">
        <w:rPr>
          <w:rFonts w:eastAsia="Arial"/>
        </w:rPr>
        <w:t>to</w:t>
      </w:r>
      <w:r w:rsidR="00A62526" w:rsidRPr="00B63343">
        <w:rPr>
          <w:rFonts w:eastAsia="Arial"/>
        </w:rPr>
        <w:t xml:space="preserve">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was evaluated with</w:t>
      </w:r>
      <w:r w:rsidR="00706D83">
        <w:rPr>
          <w:rFonts w:eastAsia="Arial"/>
        </w:rPr>
        <w:t xml:space="preserve"> Student’s</w:t>
      </w:r>
      <w:r w:rsidRPr="00B63343">
        <w:rPr>
          <w:rFonts w:eastAsia="Arial"/>
        </w:rPr>
        <w:t xml:space="preserve"> </w:t>
      </w:r>
      <w:commentRangeStart w:id="48"/>
      <w:r w:rsidR="00E2653C">
        <w:rPr>
          <w:rFonts w:eastAsia="Arial"/>
        </w:rPr>
        <w:t>t-tests, Welch’s t-tests and Wilcoxon rank sum tests</w:t>
      </w:r>
      <w:commentRangeEnd w:id="48"/>
      <w:r w:rsidR="00AB644F">
        <w:rPr>
          <w:rStyle w:val="CommentReference"/>
          <w:rFonts w:eastAsia="Arial"/>
          <w:sz w:val="24"/>
          <w:szCs w:val="24"/>
        </w:rPr>
        <w:commentReference w:id="48"/>
      </w:r>
      <w:r w:rsidR="00710192">
        <w:rPr>
          <w:rFonts w:eastAsia="Arial"/>
        </w:rPr>
        <w:t>, depending on normality and homogeneity</w:t>
      </w:r>
      <w:r w:rsidR="00AB644F">
        <w:rPr>
          <w:rFonts w:eastAsia="Arial"/>
        </w:rPr>
        <w:t xml:space="preserve"> of residual</w:t>
      </w:r>
      <w:r w:rsidR="002813C9">
        <w:rPr>
          <w:rFonts w:eastAsia="Arial"/>
        </w:rPr>
        <w:t>s</w:t>
      </w:r>
      <w:r w:rsidR="00AB644F">
        <w:rPr>
          <w:rFonts w:eastAsia="Arial"/>
        </w:rPr>
        <w:t xml:space="preserve">. </w:t>
      </w:r>
    </w:p>
    <w:p w14:paraId="55E81649" w14:textId="77777777" w:rsidR="00BD3A1B" w:rsidRPr="00B63343" w:rsidRDefault="00BD3A1B" w:rsidP="00EE15A9">
      <w:pPr>
        <w:spacing w:line="360" w:lineRule="auto"/>
        <w:jc w:val="both"/>
        <w:rPr>
          <w:rFonts w:eastAsia="Arial"/>
        </w:rPr>
      </w:pPr>
    </w:p>
    <w:p w14:paraId="27E9E896" w14:textId="6B5FDE74" w:rsidR="00B05F3D" w:rsidRDefault="00362EE8" w:rsidP="00EE15A9">
      <w:pPr>
        <w:spacing w:line="360" w:lineRule="auto"/>
        <w:jc w:val="both"/>
        <w:rPr>
          <w:rFonts w:eastAsia="Arial"/>
        </w:rPr>
      </w:pPr>
      <w:r w:rsidRPr="00B63343">
        <w:rPr>
          <w:rFonts w:eastAsia="Arial"/>
        </w:rPr>
        <w:t>For each driver</w:t>
      </w:r>
      <w:r w:rsidR="00896AB3" w:rsidRPr="00B63343">
        <w:rPr>
          <w:rFonts w:eastAsia="Arial"/>
        </w:rPr>
        <w:t xml:space="preserve"> in </w:t>
      </w:r>
      <w:r w:rsidR="001D07D9" w:rsidRPr="00B63343">
        <w:rPr>
          <w:rFonts w:eastAsia="Arial"/>
        </w:rPr>
        <w:t xml:space="preserve">experiment </w:t>
      </w:r>
      <w:r w:rsidR="001D07D9">
        <w:rPr>
          <w:rFonts w:eastAsia="Arial"/>
        </w:rPr>
        <w:t>#</w:t>
      </w:r>
      <w:r w:rsidR="00896AB3" w:rsidRPr="00B63343">
        <w:rPr>
          <w:rFonts w:eastAsia="Arial"/>
        </w:rPr>
        <w:t>1</w:t>
      </w:r>
      <w:r w:rsidRPr="00B63343">
        <w:rPr>
          <w:rFonts w:eastAsia="Arial"/>
        </w:rPr>
        <w:t>, the shape of the response curve for</w:t>
      </w:r>
      <w:r w:rsidR="00437FB5" w:rsidRPr="00B63343">
        <w:rPr>
          <w:rFonts w:eastAsia="Arial"/>
        </w:rPr>
        <w:t xml:space="preserve"> 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commentRangeStart w:id="49"/>
      <w:commentRangeStart w:id="50"/>
      <w:commentRangeStart w:id="51"/>
      <w:r w:rsidR="00724D62" w:rsidRPr="00724D62">
        <w:rPr>
          <w:rFonts w:eastAsia="Arial"/>
        </w:rPr>
        <w:t xml:space="preserve">Model performance was assessed </w:t>
      </w:r>
      <w:r w:rsidRPr="00B63343">
        <w:rPr>
          <w:rFonts w:eastAsia="Arial"/>
        </w:rPr>
        <w:t xml:space="preserve">by comparing </w:t>
      </w:r>
      <w:r w:rsidR="00724D62" w:rsidRPr="00724D62">
        <w:rPr>
          <w:rFonts w:eastAsia="Arial"/>
        </w:rPr>
        <w:t xml:space="preserve">the coefficient of determination </w:t>
      </w:r>
      <w:r w:rsidR="00724D62">
        <w:rPr>
          <w:rFonts w:eastAsia="Arial"/>
        </w:rPr>
        <w:t>(</w:t>
      </w:r>
      <w:r w:rsidRPr="00B63343">
        <w:rPr>
          <w:rFonts w:eastAsia="Arial"/>
        </w:rPr>
        <w:t>R</w:t>
      </w:r>
      <w:r w:rsidRPr="00B63343">
        <w:rPr>
          <w:rFonts w:eastAsia="Arial"/>
          <w:vertAlign w:val="superscript"/>
        </w:rPr>
        <w:t>2</w:t>
      </w:r>
      <w:r w:rsidR="00724D62">
        <w:rPr>
          <w:rFonts w:eastAsia="Arial"/>
        </w:rPr>
        <w:t>)</w:t>
      </w:r>
      <w:r w:rsidRPr="00B63343">
        <w:rPr>
          <w:rFonts w:eastAsia="Arial"/>
        </w:rPr>
        <w:t xml:space="preserve">, standard error and </w:t>
      </w:r>
      <w:r w:rsidR="00724D62" w:rsidRPr="00724D62">
        <w:rPr>
          <w:rFonts w:eastAsia="Arial"/>
        </w:rPr>
        <w:t>Akaike Information Criterion (</w:t>
      </w:r>
      <w:r w:rsidRPr="00B63343">
        <w:rPr>
          <w:rFonts w:eastAsia="Arial"/>
        </w:rPr>
        <w:t>AIC</w:t>
      </w:r>
      <w:r w:rsidR="00724D62">
        <w:rPr>
          <w:rFonts w:eastAsia="Arial"/>
        </w:rPr>
        <w:t>)</w:t>
      </w:r>
      <w:r w:rsidRPr="00B63343">
        <w:rPr>
          <w:rFonts w:eastAsia="Arial"/>
        </w:rPr>
        <w:t xml:space="preserve"> scores</w:t>
      </w:r>
      <w:r w:rsidR="00724D62">
        <w:rPr>
          <w:rFonts w:eastAsia="Arial"/>
        </w:rPr>
        <w:t xml:space="preserve">. </w:t>
      </w:r>
      <w:commentRangeEnd w:id="49"/>
      <w:r w:rsidR="00B345E4" w:rsidRPr="00724D62">
        <w:rPr>
          <w:rStyle w:val="CommentReference"/>
          <w:rFonts w:eastAsia="Arial"/>
          <w:sz w:val="24"/>
          <w:szCs w:val="24"/>
        </w:rPr>
        <w:commentReference w:id="49"/>
      </w:r>
      <w:commentRangeEnd w:id="50"/>
      <w:r w:rsidR="00CD3D98" w:rsidRPr="00724D62">
        <w:rPr>
          <w:rStyle w:val="CommentReference"/>
          <w:rFonts w:eastAsia="Arial"/>
          <w:sz w:val="24"/>
          <w:szCs w:val="24"/>
        </w:rPr>
        <w:commentReference w:id="50"/>
      </w:r>
      <w:commentRangeEnd w:id="51"/>
      <w:r w:rsidR="00773947" w:rsidRPr="00724D62">
        <w:rPr>
          <w:rStyle w:val="CommentReference"/>
          <w:rFonts w:eastAsia="Arial"/>
          <w:sz w:val="24"/>
          <w:szCs w:val="24"/>
        </w:rPr>
        <w:commentReference w:id="51"/>
      </w:r>
      <w:r w:rsidR="00724D62" w:rsidRPr="00724D62">
        <w:rPr>
          <w:rFonts w:eastAsia="Arial"/>
        </w:rPr>
        <w:t>The</w:t>
      </w:r>
      <w:r w:rsidR="00724D62">
        <w:rPr>
          <w:rFonts w:eastAsia="Arial"/>
        </w:rPr>
        <w:t xml:space="preserve"> </w:t>
      </w:r>
      <w:r w:rsidR="00724D62" w:rsidRPr="00724D62">
        <w:rPr>
          <w:rFonts w:eastAsia="Arial"/>
        </w:rPr>
        <w:t>best-fitting</w:t>
      </w:r>
      <w:r w:rsidR="00BD3A1B">
        <w:rPr>
          <w:rFonts w:eastAsia="Arial"/>
        </w:rPr>
        <w:t xml:space="preserve"> </w:t>
      </w:r>
      <w:r w:rsidRPr="00B63343">
        <w:rPr>
          <w:rFonts w:eastAsia="Arial"/>
        </w:rPr>
        <w:t>model</w:t>
      </w:r>
      <w:r w:rsidR="00724D62">
        <w:rPr>
          <w:rFonts w:eastAsia="Arial"/>
        </w:rPr>
        <w:t xml:space="preserve"> w</w:t>
      </w:r>
      <w:r w:rsidR="00724D62" w:rsidRPr="00724D62">
        <w:rPr>
          <w:rFonts w:eastAsia="Arial"/>
        </w:rPr>
        <w:t>as selected based on these criteria</w:t>
      </w:r>
      <w:r w:rsidRPr="00B63343">
        <w:rPr>
          <w:rFonts w:eastAsia="Arial"/>
        </w:rPr>
        <w:t xml:space="preserve"> for each driver.</w:t>
      </w:r>
    </w:p>
    <w:p w14:paraId="2FAA5F6C" w14:textId="77777777" w:rsidR="00CA6F33" w:rsidRPr="00B63343" w:rsidRDefault="00CA6F33" w:rsidP="00EE15A9">
      <w:pPr>
        <w:spacing w:line="360" w:lineRule="auto"/>
        <w:jc w:val="both"/>
        <w:rPr>
          <w:rFonts w:eastAsia="Arial"/>
        </w:rPr>
      </w:pPr>
    </w:p>
    <w:p w14:paraId="000000DA" w14:textId="35246B5E" w:rsidR="00F1663E" w:rsidRDefault="00B95051" w:rsidP="00EE15A9">
      <w:pPr>
        <w:spacing w:line="360" w:lineRule="auto"/>
        <w:jc w:val="both"/>
        <w:rPr>
          <w:rFonts w:eastAsia="Arial"/>
        </w:rPr>
      </w:pPr>
      <w:r w:rsidRPr="00B63343">
        <w:rPr>
          <w:rFonts w:eastAsia="Arial"/>
        </w:rPr>
        <w:t>For</w:t>
      </w:r>
      <w:r w:rsidR="005A606E" w:rsidRPr="00B63343">
        <w:rPr>
          <w:rFonts w:eastAsia="Arial"/>
        </w:rPr>
        <w:t xml:space="preserve"> </w:t>
      </w:r>
      <w:r w:rsidR="001D07D9" w:rsidRPr="00B63343">
        <w:rPr>
          <w:rFonts w:eastAsia="Arial"/>
        </w:rPr>
        <w:t xml:space="preserve">experiment </w:t>
      </w:r>
      <w:r w:rsidR="001D07D9">
        <w:rPr>
          <w:rFonts w:eastAsia="Arial"/>
        </w:rPr>
        <w:t>#</w:t>
      </w:r>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(e.g. only high temperature) or when combined with one or two of the other drivers (e.g. any combination with low pH and/or high lithium).</w:t>
      </w:r>
      <w:r w:rsidR="000B6C88" w:rsidRPr="00B63343">
        <w:rPr>
          <w:rFonts w:eastAsia="Arial"/>
        </w:rPr>
        <w:t xml:space="preserve"> </w:t>
      </w:r>
      <w:r w:rsidR="00D047A9">
        <w:rPr>
          <w:rFonts w:eastAsia="Arial"/>
        </w:rPr>
        <w:t xml:space="preserve">A Student’s t-test, Welch’s t-test and a </w:t>
      </w:r>
      <w:commentRangeStart w:id="52"/>
      <w:commentRangeStart w:id="53"/>
      <w:commentRangeStart w:id="54"/>
      <w:commentRangeStart w:id="55"/>
      <w:r w:rsidR="00362EE8" w:rsidRPr="00B63343">
        <w:rPr>
          <w:rFonts w:eastAsia="Arial"/>
        </w:rPr>
        <w:t xml:space="preserve">Wilcoxon rank-sum test were used to test for statistical significance in the comparison of each pair. </w:t>
      </w:r>
      <w:commentRangeEnd w:id="52"/>
      <w:r w:rsidR="00485469">
        <w:rPr>
          <w:rStyle w:val="CommentReference"/>
          <w:rFonts w:eastAsia="Arial"/>
          <w:sz w:val="24"/>
          <w:szCs w:val="24"/>
        </w:rPr>
        <w:commentReference w:id="52"/>
      </w:r>
      <w:commentRangeEnd w:id="53"/>
      <w:r w:rsidR="00FD39D1">
        <w:rPr>
          <w:rStyle w:val="CommentReference"/>
          <w:rFonts w:eastAsia="Arial"/>
          <w:sz w:val="24"/>
          <w:szCs w:val="24"/>
        </w:rPr>
        <w:commentReference w:id="53"/>
      </w:r>
      <w:commentRangeEnd w:id="54"/>
      <w:r w:rsidR="00AF5D5C">
        <w:rPr>
          <w:rStyle w:val="CommentReference"/>
          <w:rFonts w:eastAsia="Arial"/>
          <w:sz w:val="24"/>
          <w:szCs w:val="24"/>
        </w:rPr>
        <w:commentReference w:id="54"/>
      </w:r>
      <w:commentRangeEnd w:id="55"/>
      <w:r w:rsidR="008F64E3">
        <w:rPr>
          <w:rStyle w:val="CommentReference"/>
          <w:rFonts w:eastAsia="Arial"/>
          <w:sz w:val="24"/>
          <w:szCs w:val="24"/>
        </w:rPr>
        <w:commentReference w:id="55"/>
      </w:r>
    </w:p>
    <w:p w14:paraId="29B47C05" w14:textId="77777777" w:rsidR="00CA6F33" w:rsidRPr="00B63343" w:rsidRDefault="00CA6F33" w:rsidP="00EE15A9">
      <w:pPr>
        <w:spacing w:line="360" w:lineRule="auto"/>
        <w:jc w:val="both"/>
        <w:rPr>
          <w:rFonts w:eastAsia="Arial"/>
        </w:rPr>
      </w:pPr>
    </w:p>
    <w:p w14:paraId="69C1DBD9" w14:textId="001A926C" w:rsidR="00B05F3D" w:rsidRDefault="0054199B" w:rsidP="00EE15A9">
      <w:pPr>
        <w:spacing w:line="360" w:lineRule="auto"/>
        <w:jc w:val="both"/>
        <w:rPr>
          <w:rFonts w:eastAsia="Arial"/>
        </w:rPr>
      </w:pPr>
      <w:r w:rsidRPr="00B63343">
        <w:rPr>
          <w:rFonts w:eastAsia="Arial"/>
        </w:rPr>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F46A39">
        <w:rPr>
          <w:rFonts w:eastAsia="Arial" w:hint="eastAsia"/>
          <w:lang w:eastAsia="zh-CN"/>
        </w:rPr>
        <w:t xml:space="preserve"> (DI)</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EE15A9">
      <w:pPr>
        <w:spacing w:line="360" w:lineRule="auto"/>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459020F6" w:rsidR="00840725" w:rsidRPr="00B63343" w:rsidRDefault="00325D52" w:rsidP="00EE15A9">
      <w:pPr>
        <w:spacing w:line="360"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commentRangeStart w:id="56"/>
      <w:commentRangeStart w:id="57"/>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commentRangeEnd w:id="56"/>
      <w:r w:rsidR="00485469" w:rsidRPr="00B63343">
        <w:rPr>
          <w:rStyle w:val="CommentReference"/>
          <w:rFonts w:eastAsia="Arial"/>
          <w:sz w:val="24"/>
          <w:szCs w:val="24"/>
        </w:rPr>
        <w:commentReference w:id="56"/>
      </w:r>
      <w:commentRangeEnd w:id="57"/>
      <w:r w:rsidR="00235FDD" w:rsidRPr="00B63343">
        <w:rPr>
          <w:rStyle w:val="CommentReference"/>
          <w:rFonts w:eastAsia="Arial"/>
          <w:sz w:val="24"/>
          <w:szCs w:val="24"/>
        </w:rPr>
        <w:commentReference w:id="57"/>
      </w:r>
    </w:p>
    <w:p w14:paraId="6AB4DAE4" w14:textId="2EE6C27A" w:rsidR="007256C5" w:rsidRPr="00172F7E" w:rsidRDefault="00840725" w:rsidP="00EE15A9">
      <w:pPr>
        <w:spacing w:line="360" w:lineRule="auto"/>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r w:rsidR="00293536">
        <w:rPr>
          <w:rFonts w:eastAsia="Arial"/>
        </w:rPr>
        <w:t>driver</w:t>
      </w:r>
      <w:r w:rsidRPr="00B63343">
        <w:rPr>
          <w:rFonts w:eastAsia="Arial"/>
        </w:rPr>
        <w:t xml:space="preserve"> experiments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rsidP="00EE15A9">
      <w:pPr>
        <w:spacing w:line="360" w:lineRule="auto"/>
        <w:jc w:val="both"/>
        <w:rPr>
          <w:rFonts w:eastAsia="Arial"/>
        </w:rPr>
      </w:pPr>
      <w:commentRangeStart w:id="58"/>
      <w:commentRangeStart w:id="59"/>
      <w:commentRangeStart w:id="60"/>
      <w:r w:rsidRPr="002B72AB">
        <w:rPr>
          <w:rFonts w:eastAsia="Arial"/>
        </w:rPr>
        <w:lastRenderedPageBreak/>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commentRangeEnd w:id="58"/>
      <w:r w:rsidR="00485469" w:rsidRPr="002B72AB">
        <w:rPr>
          <w:rStyle w:val="CommentReference"/>
          <w:rFonts w:eastAsia="Arial"/>
          <w:sz w:val="24"/>
          <w:szCs w:val="24"/>
        </w:rPr>
        <w:commentReference w:id="58"/>
      </w:r>
      <w:commentRangeEnd w:id="59"/>
      <w:r w:rsidR="00C26AAF" w:rsidRPr="002B72AB">
        <w:rPr>
          <w:rStyle w:val="CommentReference"/>
          <w:rFonts w:eastAsia="Arial"/>
          <w:sz w:val="24"/>
          <w:szCs w:val="24"/>
        </w:rPr>
        <w:commentReference w:id="59"/>
      </w:r>
      <w:commentRangeEnd w:id="60"/>
      <w:r w:rsidR="005736E5" w:rsidRPr="002B72AB">
        <w:rPr>
          <w:rStyle w:val="CommentReference"/>
          <w:rFonts w:eastAsia="Arial"/>
          <w:sz w:val="24"/>
          <w:szCs w:val="24"/>
        </w:rPr>
        <w:commentReference w:id="60"/>
      </w:r>
    </w:p>
    <w:p w14:paraId="000000E2" w14:textId="77777777" w:rsidR="00F1663E" w:rsidRPr="007F30A3" w:rsidRDefault="00F1663E" w:rsidP="00EE15A9">
      <w:pPr>
        <w:spacing w:line="360" w:lineRule="auto"/>
        <w:jc w:val="both"/>
        <w:rPr>
          <w:rFonts w:eastAsia="Arial"/>
          <w:i/>
          <w:sz w:val="2"/>
          <w:szCs w:val="2"/>
        </w:rPr>
      </w:pPr>
    </w:p>
    <w:p w14:paraId="000000E3" w14:textId="546856CA" w:rsidR="00F1663E" w:rsidRPr="002B72AB" w:rsidRDefault="00275014" w:rsidP="00EE15A9">
      <w:pPr>
        <w:spacing w:line="360"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3A91897C" w:rsidR="00F1663E" w:rsidRPr="002B72AB" w:rsidRDefault="00275014" w:rsidP="00EE15A9">
      <w:pPr>
        <w:spacing w:line="360" w:lineRule="auto"/>
        <w:jc w:val="both"/>
        <w:rPr>
          <w:rFonts w:eastAsia="Arial"/>
        </w:rPr>
      </w:pPr>
      <w:r w:rsidRPr="002B72AB">
        <w:rPr>
          <w:rFonts w:eastAsia="Arial"/>
        </w:rPr>
        <w:t>Temperature data were collected from continuous sensors</w:t>
      </w:r>
      <w:r w:rsidR="00955A42">
        <w:rPr>
          <w:rFonts w:eastAsia="Arial"/>
        </w:rPr>
        <w:t xml:space="preserve"> (</w:t>
      </w:r>
      <w:r w:rsidR="00585E7C" w:rsidRPr="000169B9">
        <w:rPr>
          <w:rFonts w:eastAsia="Arial"/>
        </w:rPr>
        <w:t>IKS Aquastar, Germany</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r w:rsidR="00585E7C">
            <w:rPr>
              <w:rFonts w:eastAsia="Arial"/>
            </w:rPr>
            <w:t>M</w:t>
          </w:r>
          <w:r w:rsidR="00585E7C" w:rsidRPr="00585E7C">
            <w:rPr>
              <w:rFonts w:eastAsia="Arial"/>
            </w:rPr>
            <w:t>etrohm, Electrode Plus</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r w:rsidR="00840725" w:rsidRPr="002B72AB">
        <w:rPr>
          <w:rFonts w:eastAsia="Arial"/>
        </w:rPr>
        <w:t xml:space="preserve"> (</w:t>
      </w:r>
      <w:r w:rsidR="00585E7C">
        <w:rPr>
          <w:rFonts w:eastAsia="Arial"/>
        </w:rPr>
        <w:t>M</w:t>
      </w:r>
      <w:r w:rsidR="00585E7C" w:rsidRPr="00585E7C">
        <w:rPr>
          <w:rFonts w:eastAsia="Arial"/>
        </w:rPr>
        <w:t>etrohm, Titrando 888</w:t>
      </w:r>
      <w:r w:rsidR="00840725" w:rsidRPr="002B72AB">
        <w:rPr>
          <w:rFonts w:eastAsia="Arial"/>
        </w:rPr>
        <w:t>)</w:t>
      </w:r>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and</w:t>
      </w:r>
      <w:r w:rsidRPr="002B72AB">
        <w:rPr>
          <w:rFonts w:eastAsia="Arial"/>
        </w:rPr>
        <w:t xml:space="preserve"> temperature at a salinity of 38 psu using 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48086B06" w:rsidR="00F1663E" w:rsidRPr="00123BDA" w:rsidRDefault="00275014" w:rsidP="00CA45F0">
      <w:pPr>
        <w:spacing w:line="360" w:lineRule="auto"/>
        <w:jc w:val="both"/>
        <w:rPr>
          <w:rFonts w:eastAsia="Arial Unicode MS"/>
        </w:rPr>
      </w:pPr>
      <w:r w:rsidRPr="002B72AB">
        <w:rPr>
          <w:rFonts w:eastAsia="Arial"/>
        </w:rPr>
        <w:t xml:space="preserve">Lithium samples were filtered through 1.0 </w:t>
      </w:r>
      <w:r w:rsidR="005D24DA">
        <w:rPr>
          <w:rFonts w:eastAsia="Arial"/>
        </w:rPr>
        <w:t>µ</w:t>
      </w:r>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O before analysis. The instrumental conditions are summarized in supplementary material (Table S</w:t>
      </w:r>
      <w:r w:rsidR="009C7D76">
        <w:rPr>
          <w:rFonts w:eastAsia="Arial Unicode MS"/>
        </w:rPr>
        <w:t>2</w:t>
      </w:r>
      <w:r w:rsidRPr="002B72AB">
        <w:rPr>
          <w:rFonts w:eastAsia="Arial Unicode MS"/>
        </w:rPr>
        <w:t xml:space="preserve">).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w:t>
      </w:r>
      <w:r w:rsidR="001D07D9" w:rsidRPr="00EE1372">
        <w:rPr>
          <w:rFonts w:eastAsia="Arial Unicode MS"/>
          <w:vertAlign w:val="superscript"/>
        </w:rPr>
        <w:t>-1</w:t>
      </w:r>
      <w:r w:rsidRPr="002B72AB">
        <w:rPr>
          <w:rFonts w:eastAsia="Arial Unicode MS"/>
        </w:rPr>
        <w:t xml:space="preserve">,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w:t>
      </w:r>
      <w:r w:rsidR="005D24DA">
        <w:rPr>
          <w:rFonts w:eastAsia="Arial Unicode MS"/>
        </w:rPr>
        <w:t xml:space="preserve"> </w:t>
      </w:r>
      <w:r w:rsidRPr="002B72AB">
        <w:rPr>
          <w:rFonts w:eastAsia="Arial Unicode MS"/>
        </w:rPr>
        <w:t>L</w:t>
      </w:r>
      <w:r w:rsidR="005D24DA" w:rsidRPr="00EE1372">
        <w:rPr>
          <w:rFonts w:eastAsia="Arial Unicode MS"/>
          <w:vertAlign w:val="superscript"/>
        </w:rPr>
        <w:t>-1</w:t>
      </w:r>
      <w:r w:rsidRPr="002B72AB">
        <w:rPr>
          <w:rFonts w:eastAsia="Arial Unicode MS"/>
        </w:rPr>
        <w:t xml:space="preserve"> (≈ ppm) together with respective expanded uncertainty (Ue, k=2).</w:t>
      </w:r>
      <w:r w:rsidR="00C5590F">
        <w:rPr>
          <w:rFonts w:eastAsia="Arial Unicode MS"/>
        </w:rPr>
        <w:t xml:space="preserve"> </w:t>
      </w:r>
      <w:commentRangeStart w:id="61"/>
      <w:commentRangeStart w:id="62"/>
      <w:r w:rsidR="00CA45F0" w:rsidRPr="00743779">
        <w:rPr>
          <w:rFonts w:eastAsia="Arial"/>
        </w:rPr>
        <w:t xml:space="preserve">The parameters of </w:t>
      </w:r>
      <w:commentRangeEnd w:id="61"/>
      <w:r w:rsidR="00CA45F0" w:rsidRPr="00743779">
        <w:rPr>
          <w:rStyle w:val="CommentReference"/>
          <w:rFonts w:eastAsia="Arial"/>
          <w:sz w:val="24"/>
          <w:szCs w:val="24"/>
        </w:rPr>
        <w:commentReference w:id="61"/>
      </w:r>
      <w:commentRangeEnd w:id="62"/>
      <w:r w:rsidR="00630198" w:rsidRPr="00743779">
        <w:rPr>
          <w:rStyle w:val="CommentReference"/>
          <w:rFonts w:eastAsia="Arial"/>
          <w:sz w:val="24"/>
          <w:szCs w:val="24"/>
        </w:rPr>
        <w:commentReference w:id="62"/>
      </w:r>
      <w:r w:rsidR="00CA45F0" w:rsidRPr="00743779">
        <w:rPr>
          <w:rFonts w:eastAsia="Arial"/>
        </w:rPr>
        <w:t xml:space="preserve">the seawater physico-chemical parameters in the two experiments are summarized in the Table </w:t>
      </w:r>
      <w:r w:rsidR="00CA45F0">
        <w:rPr>
          <w:rFonts w:eastAsia="Arial"/>
        </w:rPr>
        <w:t>S</w:t>
      </w:r>
      <w:r w:rsidR="009C7D76">
        <w:rPr>
          <w:rFonts w:eastAsia="Arial"/>
        </w:rPr>
        <w:t>1</w:t>
      </w:r>
      <w:r w:rsidR="00CA45F0">
        <w:rPr>
          <w:rFonts w:eastAsia="Arial"/>
        </w:rPr>
        <w:t xml:space="preserve"> </w:t>
      </w:r>
      <w:r w:rsidR="00D5534B">
        <w:rPr>
          <w:rFonts w:eastAsia="Arial Unicode MS"/>
        </w:rPr>
        <w:t xml:space="preserve">in the </w:t>
      </w:r>
      <w:r w:rsidR="00CA45F0">
        <w:rPr>
          <w:rFonts w:eastAsia="Arial Unicode MS"/>
        </w:rPr>
        <w:t>s</w:t>
      </w:r>
      <w:r w:rsidR="00D5534B">
        <w:rPr>
          <w:rFonts w:eastAsia="Arial Unicode MS"/>
        </w:rPr>
        <w:t xml:space="preserve">upplementary material. </w:t>
      </w:r>
    </w:p>
    <w:p w14:paraId="000000E7" w14:textId="29B9F1CF" w:rsidR="00F1663E" w:rsidRPr="00C67B9C" w:rsidRDefault="00275014" w:rsidP="00EE15A9">
      <w:pPr>
        <w:pStyle w:val="Heading1"/>
        <w:numPr>
          <w:ilvl w:val="0"/>
          <w:numId w:val="3"/>
        </w:numPr>
        <w:spacing w:line="360" w:lineRule="auto"/>
        <w:jc w:val="both"/>
        <w:rPr>
          <w:rFonts w:ascii="Times New Roman" w:eastAsia="Arial" w:hAnsi="Times New Roman" w:cs="Times New Roman"/>
          <w:sz w:val="24"/>
          <w:szCs w:val="24"/>
        </w:rPr>
      </w:pPr>
      <w:bookmarkStart w:id="63" w:name="_heading=h.wt8h0mcvfhq5" w:colFirst="0" w:colLast="0"/>
      <w:bookmarkStart w:id="64" w:name="_heading=h.4v8znebodlzr" w:colFirst="0" w:colLast="0"/>
      <w:bookmarkEnd w:id="63"/>
      <w:bookmarkEnd w:id="64"/>
      <w:r w:rsidRPr="00C67B9C">
        <w:rPr>
          <w:rFonts w:ascii="Times New Roman" w:eastAsia="Arial" w:hAnsi="Times New Roman" w:cs="Times New Roman"/>
          <w:sz w:val="24"/>
          <w:szCs w:val="24"/>
        </w:rPr>
        <w:lastRenderedPageBreak/>
        <w:t>Results</w:t>
      </w:r>
    </w:p>
    <w:p w14:paraId="63197AFC" w14:textId="362D7AAC" w:rsidR="00F31ADF" w:rsidRPr="002B72AB" w:rsidRDefault="0050226F" w:rsidP="00EE15A9">
      <w:pPr>
        <w:spacing w:line="360"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commentRangeStart w:id="65"/>
      <w:commentRangeStart w:id="66"/>
      <w:commentRangeStart w:id="67"/>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r w:rsidR="005D24DA">
        <w:rPr>
          <w:rFonts w:eastAsia="Arial"/>
        </w:rPr>
        <w:t>µ</w:t>
      </w:r>
      <w:r w:rsidR="005D284F" w:rsidRPr="002B72AB">
        <w:rPr>
          <w:rFonts w:eastAsia="Arial"/>
        </w:rPr>
        <w:t>m</w:t>
      </w:r>
      <w:r w:rsidR="005D24DA">
        <w:rPr>
          <w:rFonts w:eastAsia="Arial"/>
        </w:rPr>
        <w:t xml:space="preserve"> </w:t>
      </w:r>
      <w:r w:rsidR="005D284F" w:rsidRPr="002B72AB">
        <w:rPr>
          <w:rFonts w:eastAsia="Arial"/>
        </w:rPr>
        <w:t>day</w:t>
      </w:r>
      <w:r w:rsidR="005D24DA" w:rsidRPr="00FF01E9">
        <w:rPr>
          <w:rFonts w:eastAsia="Arial"/>
          <w:vertAlign w:val="superscript"/>
        </w:rPr>
        <w:t>-1</w:t>
      </w:r>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r w:rsidR="005D24DA">
        <w:rPr>
          <w:rFonts w:eastAsia="Arial"/>
        </w:rPr>
        <w:t>µ</w:t>
      </w:r>
      <w:r w:rsidR="002C190F" w:rsidRPr="002B72AB">
        <w:rPr>
          <w:rFonts w:eastAsia="Arial"/>
        </w:rPr>
        <w:t>m</w:t>
      </w:r>
      <w:r w:rsidR="005D24DA">
        <w:rPr>
          <w:rFonts w:eastAsia="Arial"/>
        </w:rPr>
        <w:t xml:space="preserve"> </w:t>
      </w:r>
      <w:r w:rsidR="002C190F" w:rsidRPr="002B72AB">
        <w:rPr>
          <w:rFonts w:eastAsia="Arial"/>
        </w:rPr>
        <w:t>day</w:t>
      </w:r>
      <w:r w:rsidR="005D24DA" w:rsidRPr="00FF01E9">
        <w:rPr>
          <w:rFonts w:eastAsia="Arial"/>
          <w:vertAlign w:val="superscript"/>
        </w:rPr>
        <w:t>-1</w:t>
      </w:r>
      <w:r w:rsidR="002C190F" w:rsidRPr="002B72AB">
        <w:rPr>
          <w:rFonts w:eastAsia="Arial"/>
        </w:rPr>
        <w:t>,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r w:rsidR="00585E7C">
        <w:rPr>
          <w:rFonts w:eastAsia="Arial"/>
        </w:rPr>
        <w:t>µ</w:t>
      </w:r>
      <w:r w:rsidR="0056453D" w:rsidRPr="002B72AB">
        <w:rPr>
          <w:rFonts w:eastAsia="Arial"/>
        </w:rPr>
        <w:t>m</w:t>
      </w:r>
      <w:r w:rsidR="00585E7C">
        <w:rPr>
          <w:rFonts w:eastAsia="Arial"/>
        </w:rPr>
        <w:t xml:space="preserve"> </w:t>
      </w:r>
      <w:r w:rsidR="0056453D" w:rsidRPr="002B72AB">
        <w:rPr>
          <w:rFonts w:eastAsia="Arial"/>
        </w:rPr>
        <w:t>day</w:t>
      </w:r>
      <w:r w:rsidR="00585E7C" w:rsidRPr="00FF01E9">
        <w:rPr>
          <w:rFonts w:eastAsia="Arial"/>
          <w:vertAlign w:val="superscript"/>
        </w:rPr>
        <w:t>-1</w:t>
      </w:r>
      <w:r w:rsidR="0056453D" w:rsidRPr="002B72AB">
        <w:rPr>
          <w:rFonts w:eastAsia="Arial"/>
        </w:rPr>
        <w:t>, SD=4.6</w:t>
      </w:r>
      <w:r w:rsidR="00483506" w:rsidRPr="002B72AB">
        <w:rPr>
          <w:rFonts w:eastAsia="Arial"/>
        </w:rPr>
        <w:t>) than in experiment #2 (</w:t>
      </w:r>
      <w:r w:rsidR="004123AB" w:rsidRPr="002B72AB">
        <w:rPr>
          <w:rFonts w:eastAsia="Arial"/>
        </w:rPr>
        <w:t xml:space="preserve">69.6 </w:t>
      </w:r>
      <w:r w:rsidR="005D24DA">
        <w:rPr>
          <w:rFonts w:eastAsia="Arial"/>
        </w:rPr>
        <w:t>µ</w:t>
      </w:r>
      <w:r w:rsidR="004123AB" w:rsidRPr="002B72AB">
        <w:rPr>
          <w:rFonts w:eastAsia="Arial"/>
        </w:rPr>
        <w:t>m</w:t>
      </w:r>
      <w:r w:rsidR="005D24DA">
        <w:rPr>
          <w:rFonts w:eastAsia="Arial"/>
        </w:rPr>
        <w:t xml:space="preserve"> </w:t>
      </w:r>
      <w:r w:rsidR="004123AB" w:rsidRPr="002B72AB">
        <w:rPr>
          <w:rFonts w:eastAsia="Arial"/>
        </w:rPr>
        <w:t>day</w:t>
      </w:r>
      <w:r w:rsidR="005D24DA" w:rsidRPr="00CD54CB">
        <w:rPr>
          <w:rFonts w:eastAsia="Arial"/>
          <w:vertAlign w:val="superscript"/>
        </w:rPr>
        <w:t>-1</w:t>
      </w:r>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r w:rsidR="005D24DA">
        <w:rPr>
          <w:rFonts w:eastAsia="Arial"/>
        </w:rPr>
        <w:t>µ</w:t>
      </w:r>
      <w:r w:rsidR="005A7799" w:rsidRPr="002B72AB">
        <w:rPr>
          <w:rFonts w:eastAsia="Arial"/>
        </w:rPr>
        <w:t>m</w:t>
      </w:r>
      <w:r w:rsidR="005D24DA">
        <w:rPr>
          <w:rFonts w:eastAsia="Arial"/>
        </w:rPr>
        <w:t xml:space="preserve"> </w:t>
      </w:r>
      <w:r w:rsidR="005A7799" w:rsidRPr="002B72AB">
        <w:rPr>
          <w:rFonts w:eastAsia="Arial"/>
        </w:rPr>
        <w:t>day</w:t>
      </w:r>
      <w:r w:rsidR="005D24DA" w:rsidRPr="00CD54CB">
        <w:rPr>
          <w:rFonts w:eastAsia="Arial"/>
          <w:vertAlign w:val="superscript"/>
        </w:rPr>
        <w:t>-1</w:t>
      </w:r>
      <w:r w:rsidR="00965A10" w:rsidRPr="002B72AB">
        <w:rPr>
          <w:rFonts w:eastAsia="Arial"/>
        </w:rPr>
        <w:t>)</w:t>
      </w:r>
      <w:r w:rsidR="007D2380">
        <w:rPr>
          <w:rFonts w:eastAsia="Arial"/>
        </w:rPr>
        <w:t xml:space="preserve"> (Table </w:t>
      </w:r>
      <w:r w:rsidR="00ED2E41">
        <w:rPr>
          <w:rFonts w:eastAsia="Arial"/>
        </w:rPr>
        <w:t>S3</w:t>
      </w:r>
      <w:r w:rsidR="007D2380">
        <w:rPr>
          <w:rFonts w:eastAsia="Arial"/>
        </w:rPr>
        <w:t>)</w:t>
      </w:r>
      <w:r w:rsidR="00D70A3C" w:rsidRPr="002B72AB">
        <w:rPr>
          <w:rFonts w:eastAsia="Arial"/>
        </w:rPr>
        <w:t xml:space="preserve">. </w:t>
      </w:r>
      <w:commentRangeEnd w:id="65"/>
      <w:r w:rsidR="00485469" w:rsidRPr="002B72AB">
        <w:rPr>
          <w:rStyle w:val="CommentReference"/>
          <w:rFonts w:eastAsia="Arial"/>
          <w:sz w:val="24"/>
          <w:szCs w:val="24"/>
        </w:rPr>
        <w:commentReference w:id="65"/>
      </w:r>
      <w:commentRangeEnd w:id="66"/>
      <w:r w:rsidR="00505EE8" w:rsidRPr="002B72AB">
        <w:rPr>
          <w:rStyle w:val="CommentReference"/>
          <w:rFonts w:eastAsia="Arial"/>
          <w:sz w:val="24"/>
          <w:szCs w:val="24"/>
        </w:rPr>
        <w:commentReference w:id="66"/>
      </w:r>
      <w:commentRangeEnd w:id="67"/>
      <w:r w:rsidR="00F10752" w:rsidRPr="002B72AB">
        <w:rPr>
          <w:rStyle w:val="CommentReference"/>
          <w:rFonts w:eastAsia="Arial"/>
          <w:sz w:val="24"/>
          <w:szCs w:val="24"/>
        </w:rPr>
        <w:commentReference w:id="67"/>
      </w:r>
    </w:p>
    <w:p w14:paraId="1EA8D8E8" w14:textId="77777777" w:rsidR="00B3082D" w:rsidRDefault="00B3082D" w:rsidP="00EE15A9">
      <w:pPr>
        <w:spacing w:line="360" w:lineRule="auto"/>
        <w:jc w:val="both"/>
        <w:rPr>
          <w:rFonts w:eastAsia="Arial"/>
        </w:rPr>
      </w:pPr>
    </w:p>
    <w:p w14:paraId="72FC02AC" w14:textId="735BB07F" w:rsidR="00B3082D" w:rsidRDefault="00B3082D" w:rsidP="00EE15A9">
      <w:pPr>
        <w:spacing w:line="360" w:lineRule="auto"/>
        <w:jc w:val="both"/>
        <w:rPr>
          <w:rFonts w:eastAsia="Arial"/>
        </w:rPr>
      </w:pPr>
    </w:p>
    <w:p w14:paraId="7EF9E70A" w14:textId="11955309" w:rsidR="00D63C41" w:rsidRPr="002B72AB" w:rsidRDefault="00AC5CFF" w:rsidP="00EE15A9">
      <w:pPr>
        <w:spacing w:line="360" w:lineRule="auto"/>
        <w:jc w:val="both"/>
        <w:rPr>
          <w:ins w:id="68" w:author="Einar Pétur Jónsson - HAFRO" w:date="2026-02-19T15:10:00Z" w16du:dateUtc="2026-02-19T15:10:00Z"/>
          <w:rFonts w:eastAsia="Arial"/>
        </w:rPr>
      </w:pPr>
      <w:r>
        <w:rPr>
          <w:rFonts w:eastAsia="Arial"/>
          <w:b/>
          <w:bCs/>
          <w:noProof/>
        </w:rPr>
        <w:drawing>
          <wp:inline distT="0" distB="0" distL="0" distR="0" wp14:anchorId="1050FBE6" wp14:editId="27F779EB">
            <wp:extent cx="5400040" cy="3599815"/>
            <wp:effectExtent l="0" t="0" r="0" b="0"/>
            <wp:docPr id="7768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531" name="Picture 776846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commentRangeStart w:id="69"/>
      <w:r w:rsidR="00B3082D" w:rsidRPr="002B72AB">
        <w:rPr>
          <w:rFonts w:eastAsia="Arial"/>
          <w:b/>
          <w:bCs/>
        </w:rPr>
        <w:t xml:space="preserve">Figure </w:t>
      </w:r>
      <w:r w:rsidR="00A26251">
        <w:rPr>
          <w:rFonts w:eastAsia="Arial"/>
          <w:b/>
          <w:bCs/>
        </w:rPr>
        <w:t>2</w:t>
      </w:r>
      <w:r w:rsidR="00B3082D" w:rsidRPr="002B72AB">
        <w:rPr>
          <w:rFonts w:eastAsia="Arial"/>
          <w:b/>
          <w:bCs/>
        </w:rPr>
        <w:t xml:space="preserve">. </w:t>
      </w:r>
      <w:commentRangeEnd w:id="69"/>
      <w:r w:rsidR="00485469" w:rsidRPr="002B72AB">
        <w:rPr>
          <w:rStyle w:val="CommentReference"/>
          <w:rFonts w:eastAsia="Arial"/>
          <w:sz w:val="24"/>
          <w:szCs w:val="24"/>
        </w:rPr>
        <w:commentReference w:id="69"/>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Pr>
          <w:rFonts w:eastAsia="Arial"/>
        </w:rPr>
        <w:t>, indicated by an asterisk</w:t>
      </w:r>
      <w:r w:rsidR="00422A1B" w:rsidRPr="002B72AB">
        <w:rPr>
          <w:rFonts w:eastAsia="Arial"/>
        </w:rPr>
        <w:t xml:space="preserve">. </w:t>
      </w:r>
    </w:p>
    <w:p w14:paraId="000001DB" w14:textId="77777777" w:rsidR="00F1663E" w:rsidRPr="002B72AB" w:rsidRDefault="00F1663E" w:rsidP="00EE15A9">
      <w:pPr>
        <w:spacing w:line="360" w:lineRule="auto"/>
        <w:jc w:val="both"/>
        <w:rPr>
          <w:rFonts w:eastAsia="Arial"/>
        </w:rPr>
      </w:pPr>
    </w:p>
    <w:p w14:paraId="000001DC" w14:textId="015381CE" w:rsidR="00F1663E" w:rsidRPr="005B7758" w:rsidRDefault="00B007A7" w:rsidP="00EE15A9">
      <w:pPr>
        <w:spacing w:line="360" w:lineRule="auto"/>
        <w:jc w:val="both"/>
        <w:rPr>
          <w:rFonts w:eastAsia="Arial"/>
          <w:lang w:val="da-DK"/>
        </w:rPr>
      </w:pPr>
      <w:commentRangeStart w:id="70"/>
      <w:commentRangeStart w:id="71"/>
      <w:commentRangeStart w:id="72"/>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505EE8">
        <w:rPr>
          <w:rFonts w:eastAsia="Arial"/>
        </w:rPr>
        <w:t>temperature and pH growth rate responses</w:t>
      </w:r>
      <w:r w:rsidR="00275014" w:rsidRPr="002B72AB">
        <w:rPr>
          <w:rFonts w:eastAsia="Arial"/>
        </w:rPr>
        <w:t xml:space="preserve"> (Fig</w:t>
      </w:r>
      <w:r w:rsidR="00213C2C">
        <w:rPr>
          <w:rFonts w:eastAsia="Arial"/>
        </w:rPr>
        <w:t>ures 3</w:t>
      </w:r>
      <w:r w:rsidR="00275014" w:rsidRPr="002B72AB">
        <w:rPr>
          <w:rFonts w:eastAsia="Arial"/>
        </w:rPr>
        <w:t>a-c, Table S</w:t>
      </w:r>
      <w:r w:rsidR="009A2F76">
        <w:rPr>
          <w:rFonts w:eastAsia="Arial"/>
        </w:rPr>
        <w:t>4</w:t>
      </w:r>
      <w:r w:rsidR="00275014" w:rsidRPr="002B72AB">
        <w:rPr>
          <w:rFonts w:eastAsia="Arial"/>
        </w:rPr>
        <w:t xml:space="preserve">). </w:t>
      </w:r>
      <w:commentRangeEnd w:id="70"/>
      <w:r w:rsidR="00485469" w:rsidRPr="002B72AB">
        <w:rPr>
          <w:rStyle w:val="CommentReference"/>
          <w:rFonts w:eastAsia="Arial"/>
          <w:sz w:val="24"/>
          <w:szCs w:val="24"/>
        </w:rPr>
        <w:commentReference w:id="70"/>
      </w:r>
      <w:commentRangeEnd w:id="71"/>
      <w:r w:rsidR="00A921EC" w:rsidRPr="002B72AB">
        <w:rPr>
          <w:rStyle w:val="CommentReference"/>
          <w:rFonts w:eastAsia="Arial"/>
          <w:sz w:val="24"/>
          <w:szCs w:val="24"/>
        </w:rPr>
        <w:commentReference w:id="71"/>
      </w:r>
      <w:commentRangeEnd w:id="72"/>
      <w:r w:rsidR="009C1581" w:rsidRPr="002B72AB">
        <w:rPr>
          <w:rStyle w:val="CommentReference"/>
          <w:rFonts w:eastAsia="Arial"/>
          <w:sz w:val="24"/>
          <w:szCs w:val="24"/>
        </w:rPr>
        <w:commentReference w:id="72"/>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(2,54)</w:t>
      </w:r>
      <w:r w:rsidR="00275014" w:rsidRPr="002B72AB">
        <w:rPr>
          <w:rFonts w:eastAsia="Arial"/>
        </w:rPr>
        <w:t xml:space="preserve">= 66.82, p&lt;0.05) and a tight confidence </w:t>
      </w:r>
      <w:r w:rsidR="00275014" w:rsidRPr="002B72AB">
        <w:rPr>
          <w:rFonts w:eastAsia="Arial"/>
        </w:rPr>
        <w:lastRenderedPageBreak/>
        <w:t xml:space="preserve">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B23D0B">
        <w:rPr>
          <w:rFonts w:eastAsia="Arial"/>
        </w:rPr>
        <w:t xml:space="preserve"> </w:t>
      </w:r>
      <w:r w:rsidR="00B23D0B" w:rsidRPr="00B23D0B">
        <w:rPr>
          <w:rFonts w:eastAsia="Arial"/>
        </w:rPr>
        <w:t>(p = 0.061), indicating limited support for a nonlinear response within the observed range</w:t>
      </w:r>
      <w:r w:rsidR="00275014" w:rsidRPr="002B72AB">
        <w:rPr>
          <w:rFonts w:eastAsia="Arial"/>
        </w:rPr>
        <w:t>.</w:t>
      </w:r>
      <w:r w:rsidR="00215535" w:rsidRPr="002B72AB">
        <w:rPr>
          <w:rFonts w:eastAsia="Arial"/>
        </w:rPr>
        <w:t xml:space="preserve"> </w:t>
      </w:r>
      <w:r w:rsidR="00B23D0B" w:rsidRPr="00E710AA">
        <w:rPr>
          <w:rFonts w:eastAsia="Arial"/>
          <w:lang w:val="en-GB"/>
        </w:rPr>
        <w:t>Nevertheless, the polynomial model was retained across all drivers to ensure consistency in model structure. For lithium, the fitted curvature should not be interpreted as evidence of a biologically meaningful nonlinear response.</w:t>
      </w:r>
      <w:r w:rsidR="005B7758" w:rsidRPr="00E710AA">
        <w:rPr>
          <w:rFonts w:eastAsia="Arial"/>
          <w:lang w:val="en-GB"/>
        </w:rPr>
        <w:t xml:space="preserve"> </w:t>
      </w:r>
      <w:r w:rsidR="00215535" w:rsidRPr="00E710AA">
        <w:rPr>
          <w:rFonts w:eastAsia="Arial"/>
          <w:lang w:val="en-GB"/>
        </w:rPr>
        <w:t>For all drivers, the reference treatments (20ºC, pH</w:t>
      </w:r>
      <w:r w:rsidR="00215535" w:rsidRPr="00E710AA">
        <w:rPr>
          <w:rFonts w:eastAsia="Arial"/>
          <w:vertAlign w:val="subscript"/>
          <w:lang w:val="en-GB"/>
        </w:rPr>
        <w:t>T</w:t>
      </w:r>
      <w:r w:rsidR="00215535" w:rsidRPr="00E710AA">
        <w:rPr>
          <w:rFonts w:eastAsia="Arial"/>
          <w:lang w:val="en-GB"/>
        </w:rPr>
        <w:t xml:space="preserve"> 8.</w:t>
      </w:r>
      <w:r w:rsidR="00770EDE" w:rsidRPr="00E710AA">
        <w:rPr>
          <w:rFonts w:eastAsia="Arial"/>
          <w:lang w:val="en-GB"/>
        </w:rPr>
        <w:t>1</w:t>
      </w:r>
      <w:r w:rsidR="00215535" w:rsidRPr="00E710AA">
        <w:rPr>
          <w:rFonts w:eastAsia="Arial"/>
          <w:lang w:val="en-GB"/>
        </w:rPr>
        <w:t>, lithium 0.18</w:t>
      </w:r>
      <w:r w:rsidR="00EF66CC" w:rsidRPr="00E710AA">
        <w:rPr>
          <w:rFonts w:eastAsia="Arial"/>
          <w:lang w:val="en-GB"/>
        </w:rPr>
        <w:t xml:space="preserve"> </w:t>
      </w:r>
      <w:r w:rsidR="00215535" w:rsidRPr="00E710AA">
        <w:rPr>
          <w:rFonts w:eastAsia="Arial"/>
          <w:lang w:val="en-GB"/>
        </w:rPr>
        <w:t>ppm) had the highest GR.</w:t>
      </w:r>
      <w:r w:rsidR="00215535" w:rsidRPr="002B72AB">
        <w:rPr>
          <w:rFonts w:eastAsia="Arial"/>
        </w:rPr>
        <w:t xml:space="preserve"> </w:t>
      </w:r>
    </w:p>
    <w:p w14:paraId="000001DD" w14:textId="77777777" w:rsidR="00F1663E" w:rsidRPr="007F30A3" w:rsidRDefault="00F1663E" w:rsidP="00EE15A9">
      <w:pPr>
        <w:spacing w:line="360" w:lineRule="auto"/>
        <w:jc w:val="both"/>
        <w:rPr>
          <w:rFonts w:eastAsia="Arial"/>
        </w:rPr>
      </w:pPr>
    </w:p>
    <w:p w14:paraId="000001DE" w14:textId="77777777" w:rsidR="00F1663E" w:rsidRPr="007F30A3" w:rsidRDefault="00F1663E" w:rsidP="00EE15A9">
      <w:pPr>
        <w:spacing w:line="360" w:lineRule="auto"/>
        <w:jc w:val="both"/>
        <w:rPr>
          <w:rFonts w:eastAsia="Arial"/>
        </w:rPr>
      </w:pPr>
    </w:p>
    <w:p w14:paraId="000001DF" w14:textId="77777777" w:rsidR="00F1663E" w:rsidRPr="007F30A3" w:rsidRDefault="00275014" w:rsidP="00EE15A9">
      <w:pPr>
        <w:spacing w:line="360"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E15A9">
      <w:pPr>
        <w:spacing w:line="360"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E15A9">
      <w:pPr>
        <w:spacing w:line="360"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E15A9">
      <w:pPr>
        <w:spacing w:line="360" w:lineRule="auto"/>
        <w:jc w:val="both"/>
        <w:rPr>
          <w:rFonts w:eastAsia="Arial"/>
        </w:rPr>
      </w:pPr>
    </w:p>
    <w:p w14:paraId="000001E3" w14:textId="7E115419" w:rsidR="00F1663E" w:rsidRDefault="00215535" w:rsidP="00EE15A9">
      <w:pPr>
        <w:spacing w:line="360"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r w:rsidR="00D74008">
        <w:rPr>
          <w:rFonts w:eastAsia="Arial"/>
        </w:rPr>
        <w:t>4</w:t>
      </w:r>
      <w:r w:rsidR="00D74008" w:rsidRPr="002B72AB">
        <w:rPr>
          <w:rFonts w:eastAsia="Arial"/>
        </w:rPr>
        <w:t xml:space="preserve">a </w:t>
      </w:r>
      <w:r w:rsidR="00A20454" w:rsidRPr="002B72AB">
        <w:rPr>
          <w:rFonts w:eastAsia="Arial"/>
        </w:rPr>
        <w:t xml:space="preserve">and </w:t>
      </w:r>
      <w:r w:rsidR="00D74008">
        <w:rPr>
          <w:rFonts w:eastAsia="Arial"/>
        </w:rPr>
        <w:t>4</w:t>
      </w:r>
      <w:r w:rsidR="00D74008" w:rsidRPr="002B72AB">
        <w:rPr>
          <w:rFonts w:eastAsia="Arial"/>
        </w:rPr>
        <w:t>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50651F">
        <w:rPr>
          <w:rFonts w:eastAsia="Arial"/>
        </w:rPr>
        <w:t xml:space="preserve"> </w:t>
      </w:r>
      <w:r w:rsidR="0050651F" w:rsidRPr="0050651F">
        <w:rPr>
          <w:rFonts w:eastAsia="Arial"/>
        </w:rPr>
        <w:t>exposed to low pH alone</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r w:rsidR="00D74008">
        <w:rPr>
          <w:rFonts w:eastAsia="Arial"/>
        </w:rPr>
        <w:t>4</w:t>
      </w:r>
      <w:r w:rsidR="00D74008" w:rsidRPr="002B72AB">
        <w:rPr>
          <w:rFonts w:eastAsia="Arial"/>
        </w:rPr>
        <w:t>b</w:t>
      </w:r>
      <w:r w:rsidR="00C726C4" w:rsidRPr="002B72AB">
        <w:rPr>
          <w:rFonts w:eastAsia="Arial"/>
        </w:rPr>
        <w:t>)</w:t>
      </w:r>
      <w:r w:rsidR="001F7F8E" w:rsidRPr="002B72AB">
        <w:rPr>
          <w:rFonts w:eastAsia="Arial"/>
        </w:rPr>
        <w:t xml:space="preserve"> </w:t>
      </w:r>
      <w:r w:rsidR="00275014" w:rsidRPr="002B72AB">
        <w:rPr>
          <w:rFonts w:eastAsia="Arial"/>
        </w:rPr>
        <w:t xml:space="preserve">(see Table </w:t>
      </w:r>
      <w:r w:rsidR="004A7C1E">
        <w:rPr>
          <w:rFonts w:eastAsia="Arial"/>
        </w:rPr>
        <w:t>S</w:t>
      </w:r>
      <w:r w:rsidR="00D809CB">
        <w:rPr>
          <w:rFonts w:eastAsia="Arial"/>
        </w:rPr>
        <w:t>5</w:t>
      </w:r>
      <w:r w:rsidR="004A7C1E">
        <w:rPr>
          <w:rFonts w:eastAsia="Arial"/>
        </w:rPr>
        <w:t xml:space="preserve"> </w:t>
      </w:r>
      <w:r w:rsidR="00275014" w:rsidRPr="002B72AB">
        <w:rPr>
          <w:rFonts w:eastAsia="Arial"/>
        </w:rPr>
        <w:t xml:space="preserve">for </w:t>
      </w:r>
      <w:r w:rsidR="00330344">
        <w:rPr>
          <w:rFonts w:eastAsia="Arial"/>
        </w:rPr>
        <w:t>statistical</w:t>
      </w:r>
      <w:r w:rsidR="00275014" w:rsidRPr="002B72AB">
        <w:rPr>
          <w:rFonts w:eastAsia="Arial"/>
        </w:rPr>
        <w:t xml:space="preserve"> tests)</w:t>
      </w:r>
      <w:r w:rsidR="0006635A" w:rsidRPr="002B72AB">
        <w:rPr>
          <w:rFonts w:eastAsia="Arial"/>
        </w:rPr>
        <w:t xml:space="preserve">. </w:t>
      </w:r>
    </w:p>
    <w:p w14:paraId="0524CD16" w14:textId="77777777" w:rsidR="00EB12BE" w:rsidRPr="002B72AB" w:rsidRDefault="00EB12BE" w:rsidP="00EE15A9">
      <w:pPr>
        <w:spacing w:line="360" w:lineRule="auto"/>
        <w:jc w:val="both"/>
        <w:rPr>
          <w:rFonts w:eastAsia="Arial"/>
        </w:rPr>
      </w:pPr>
    </w:p>
    <w:p w14:paraId="68635758" w14:textId="5F99C066" w:rsidR="00DA3569" w:rsidRDefault="00497F2A" w:rsidP="00EE15A9">
      <w:pPr>
        <w:spacing w:line="360"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w:t>
      </w:r>
      <w:r w:rsidR="00DD4E54">
        <w:rPr>
          <w:rFonts w:eastAsia="Arial"/>
        </w:rPr>
        <w:t>5</w:t>
      </w:r>
      <w:r w:rsidR="00211240" w:rsidRPr="002B72AB">
        <w:rPr>
          <w:rFonts w:eastAsia="Arial"/>
        </w:rPr>
        <w:t>a)</w:t>
      </w:r>
      <w:r w:rsidR="00625A0E" w:rsidRPr="002B72AB">
        <w:rPr>
          <w:rFonts w:eastAsia="Arial"/>
        </w:rPr>
        <w:t>. These can be interpreted as a decrease by 1 pH unit relative to the reference pH 8.</w:t>
      </w:r>
      <w:r w:rsidR="00BF0872">
        <w:rPr>
          <w:rFonts w:eastAsia="Arial"/>
        </w:rPr>
        <w:t>1</w:t>
      </w:r>
      <w:r w:rsidR="00625A0E" w:rsidRPr="002B72AB">
        <w:rPr>
          <w:rFonts w:eastAsia="Arial"/>
        </w:rPr>
        <w:t xml:space="preserve">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w:t>
      </w:r>
      <w:r w:rsidR="00DD4E54">
        <w:rPr>
          <w:rFonts w:eastAsia="Arial"/>
        </w:rPr>
        <w:t>5</w:t>
      </w:r>
      <w:r w:rsidR="003A6D2D" w:rsidRPr="002B72AB">
        <w:rPr>
          <w:rFonts w:eastAsia="Arial"/>
        </w:rPr>
        <w:t>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73"/>
      <w:r w:rsidR="00EC7141" w:rsidRPr="002B72AB">
        <w:rPr>
          <w:rFonts w:eastAsia="Arial"/>
        </w:rPr>
        <w:t>adj. R² = 0.58, F(2, 187) = 129.43, p &lt; 0.05</w:t>
      </w:r>
      <w:commentRangeEnd w:id="73"/>
      <w:r w:rsidR="00485469">
        <w:rPr>
          <w:rStyle w:val="CommentReference"/>
          <w:rFonts w:eastAsia="Arial"/>
          <w:sz w:val="24"/>
          <w:szCs w:val="24"/>
        </w:rPr>
        <w:commentReference w:id="73"/>
      </w:r>
      <w:r w:rsidR="004118D4">
        <w:rPr>
          <w:rFonts w:eastAsia="Arial"/>
        </w:rPr>
        <w:t xml:space="preserve"> for both </w:t>
      </w:r>
      <w:r w:rsidR="004E5EFE">
        <w:rPr>
          <w:rFonts w:eastAsia="Arial"/>
        </w:rPr>
        <w:t xml:space="preserve">the </w:t>
      </w:r>
      <w:r w:rsidR="004118D4">
        <w:rPr>
          <w:rFonts w:eastAsia="Arial"/>
        </w:rPr>
        <w:t>linear and quadratic component</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5004BF45" w14:textId="77777777" w:rsidR="00EB12BE" w:rsidRPr="002B72AB" w:rsidRDefault="00EB12BE" w:rsidP="00EE15A9">
      <w:pPr>
        <w:spacing w:line="360" w:lineRule="auto"/>
        <w:jc w:val="both"/>
        <w:rPr>
          <w:rFonts w:eastAsia="Arial"/>
        </w:rPr>
      </w:pPr>
    </w:p>
    <w:p w14:paraId="6EF27E3C" w14:textId="4C145269" w:rsidR="00625A0E" w:rsidRPr="002B72AB" w:rsidRDefault="00625A0E" w:rsidP="00EE15A9">
      <w:pPr>
        <w:spacing w:line="360"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w:t>
      </w:r>
      <w:r w:rsidR="00DD4E54">
        <w:rPr>
          <w:rFonts w:eastAsia="Arial"/>
        </w:rPr>
        <w:t>5</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rsidP="00EE15A9">
      <w:pPr>
        <w:spacing w:line="360" w:lineRule="auto"/>
        <w:jc w:val="both"/>
        <w:rPr>
          <w:rFonts w:eastAsia="Arial"/>
          <w:color w:val="FF0000"/>
        </w:rPr>
      </w:pPr>
    </w:p>
    <w:p w14:paraId="000001E7" w14:textId="2B8F55D9" w:rsidR="00F1663E" w:rsidRDefault="00F1663E" w:rsidP="00EE15A9">
      <w:pPr>
        <w:spacing w:line="360" w:lineRule="auto"/>
        <w:jc w:val="both"/>
        <w:rPr>
          <w:rFonts w:eastAsia="Arial"/>
          <w:color w:val="FF0000"/>
        </w:rPr>
      </w:pPr>
    </w:p>
    <w:p w14:paraId="491D653E" w14:textId="41FA2E0A" w:rsidR="00F9215D" w:rsidRDefault="00F9215D" w:rsidP="00EE15A9">
      <w:pPr>
        <w:spacing w:line="360" w:lineRule="auto"/>
        <w:jc w:val="both"/>
        <w:rPr>
          <w:rFonts w:eastAsia="Arial"/>
          <w:color w:val="FF0000"/>
        </w:rPr>
      </w:pPr>
    </w:p>
    <w:p w14:paraId="404FE30C" w14:textId="1FB12001" w:rsidR="002A7706" w:rsidRPr="007F30A3" w:rsidRDefault="00C559BD" w:rsidP="00EE15A9">
      <w:pPr>
        <w:spacing w:line="360" w:lineRule="auto"/>
        <w:jc w:val="both"/>
        <w:rPr>
          <w:rFonts w:eastAsia="Arial"/>
          <w:color w:val="FF0000"/>
        </w:rPr>
      </w:pPr>
      <w:r>
        <w:rPr>
          <w:rFonts w:eastAsia="Arial"/>
          <w:noProof/>
          <w:color w:val="FF0000"/>
        </w:rPr>
        <w:lastRenderedPageBreak/>
        <w:drawing>
          <wp:inline distT="0" distB="0" distL="0" distR="0" wp14:anchorId="6925994F" wp14:editId="41A3C0EA">
            <wp:extent cx="4788535" cy="8892540"/>
            <wp:effectExtent l="0" t="0" r="0" b="0"/>
            <wp:docPr id="2562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8717" name="Picture 2562587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61B64C55" w:rsidR="00F1663E" w:rsidRPr="007F30A3" w:rsidRDefault="00275014" w:rsidP="00EE15A9">
      <w:pPr>
        <w:spacing w:line="360" w:lineRule="auto"/>
        <w:jc w:val="both"/>
        <w:rPr>
          <w:rFonts w:eastAsia="Arial"/>
        </w:rPr>
      </w:pPr>
      <w:r w:rsidRPr="007F30A3">
        <w:rPr>
          <w:rFonts w:eastAsia="Arial"/>
          <w:b/>
        </w:rPr>
        <w:lastRenderedPageBreak/>
        <w:t>Figure</w:t>
      </w:r>
      <w:r w:rsidR="00EB12BE">
        <w:rPr>
          <w:rFonts w:eastAsia="Arial"/>
          <w:b/>
        </w:rPr>
        <w:t xml:space="preserve"> 4a-c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p>
    <w:p w14:paraId="000001E9" w14:textId="77777777" w:rsidR="00F1663E" w:rsidRPr="007F30A3" w:rsidRDefault="00F1663E" w:rsidP="00EE15A9">
      <w:pPr>
        <w:spacing w:line="360" w:lineRule="auto"/>
        <w:jc w:val="both"/>
        <w:rPr>
          <w:rFonts w:eastAsia="Arial"/>
        </w:rPr>
      </w:pPr>
    </w:p>
    <w:p w14:paraId="0F964CED" w14:textId="792F8FF9" w:rsidR="00326B12" w:rsidRPr="00D36660" w:rsidRDefault="00326B12" w:rsidP="00EE15A9">
      <w:pPr>
        <w:spacing w:line="360" w:lineRule="auto"/>
        <w:jc w:val="both"/>
        <w:rPr>
          <w:rFonts w:eastAsia="Arial"/>
        </w:rPr>
      </w:pPr>
    </w:p>
    <w:p w14:paraId="270B5E97" w14:textId="2C3496AA" w:rsidR="006D40E7" w:rsidRDefault="006D40E7" w:rsidP="00EE15A9">
      <w:pPr>
        <w:spacing w:line="360" w:lineRule="auto"/>
        <w:jc w:val="both"/>
        <w:rPr>
          <w:rFonts w:eastAsia="Arial"/>
          <w:color w:val="FF0000"/>
        </w:rPr>
      </w:pPr>
    </w:p>
    <w:p w14:paraId="705C5442" w14:textId="186C0125" w:rsidR="001E5A4C" w:rsidRDefault="001E5A4C" w:rsidP="00EE15A9">
      <w:pPr>
        <w:spacing w:line="360" w:lineRule="auto"/>
        <w:jc w:val="both"/>
        <w:rPr>
          <w:rFonts w:eastAsia="Arial"/>
          <w:color w:val="FF0000"/>
        </w:rPr>
      </w:pPr>
    </w:p>
    <w:p w14:paraId="6D459078" w14:textId="1C6214FB" w:rsidR="00094593" w:rsidRDefault="00316A71" w:rsidP="00EE15A9">
      <w:pPr>
        <w:spacing w:line="360" w:lineRule="auto"/>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324DEA57" w:rsidR="001E5A4C" w:rsidRPr="00743779" w:rsidRDefault="00700070" w:rsidP="00EE15A9">
      <w:pPr>
        <w:spacing w:line="360" w:lineRule="auto"/>
        <w:jc w:val="both"/>
        <w:rPr>
          <w:rFonts w:eastAsia="Arial"/>
        </w:rPr>
      </w:pPr>
      <w:r w:rsidRPr="00743779">
        <w:rPr>
          <w:rFonts w:eastAsia="Arial"/>
          <w:b/>
          <w:bCs/>
        </w:rPr>
        <w:t>Figure</w:t>
      </w:r>
      <w:r w:rsidR="00075911" w:rsidRPr="00743779">
        <w:rPr>
          <w:rFonts w:eastAsia="Arial"/>
          <w:b/>
          <w:bCs/>
        </w:rPr>
        <w:t xml:space="preserve"> </w:t>
      </w:r>
      <w:r w:rsidR="00EB12BE">
        <w:rPr>
          <w:rFonts w:eastAsia="Arial"/>
          <w:b/>
          <w:bCs/>
        </w:rPr>
        <w:t>5a-b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8D4988">
        <w:rPr>
          <w:rFonts w:eastAsia="Arial"/>
        </w:rPr>
        <w:t xml:space="preserve">second-degree polynomial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w:t>
      </w:r>
      <w:r w:rsidR="008D4988">
        <w:rPr>
          <w:rFonts w:eastAsia="Arial"/>
        </w:rPr>
        <w:t xml:space="preserve">second-degree polynomial </w:t>
      </w:r>
      <w:r w:rsidR="001E0980" w:rsidRPr="00743779">
        <w:rPr>
          <w:rFonts w:eastAsia="Arial"/>
        </w:rPr>
        <w:t xml:space="preserve">multi-driver curve and </w:t>
      </w:r>
      <w:commentRangeStart w:id="74"/>
      <w:r w:rsidR="001E0980" w:rsidRPr="00743779">
        <w:rPr>
          <w:rFonts w:eastAsia="Arial"/>
        </w:rPr>
        <w:t>points</w:t>
      </w:r>
      <w:commentRangeEnd w:id="74"/>
      <w:r w:rsidR="00485469" w:rsidRPr="00743779">
        <w:rPr>
          <w:rStyle w:val="CommentReference"/>
          <w:rFonts w:eastAsia="Arial"/>
          <w:sz w:val="24"/>
          <w:szCs w:val="24"/>
        </w:rPr>
        <w:commentReference w:id="74"/>
      </w:r>
      <w:r w:rsidR="001E0980" w:rsidRPr="00743779">
        <w:rPr>
          <w:rFonts w:eastAsia="Arial"/>
        </w:rPr>
        <w:t xml:space="preserve">. </w:t>
      </w:r>
      <w:r w:rsidR="00C5598E">
        <w:rPr>
          <w:rFonts w:eastAsia="Arial"/>
        </w:rPr>
        <w:t>The ribbons indicate 95% confidence intervals.</w:t>
      </w:r>
    </w:p>
    <w:p w14:paraId="31BF0BD4" w14:textId="68530900" w:rsidR="005058DF" w:rsidRPr="00743779" w:rsidRDefault="005058DF" w:rsidP="00EE15A9">
      <w:pPr>
        <w:spacing w:line="360" w:lineRule="auto"/>
        <w:jc w:val="both"/>
        <w:rPr>
          <w:rFonts w:eastAsia="Arial"/>
          <w:color w:val="FF0000"/>
        </w:rPr>
      </w:pPr>
    </w:p>
    <w:p w14:paraId="68C71F08" w14:textId="77777777" w:rsidR="00C752E4" w:rsidRDefault="00C752E4" w:rsidP="00EE15A9">
      <w:pPr>
        <w:spacing w:line="360" w:lineRule="auto"/>
        <w:jc w:val="both"/>
      </w:pPr>
    </w:p>
    <w:p w14:paraId="000001F6" w14:textId="39FE72E3" w:rsidR="00F1663E" w:rsidRDefault="00F1663E" w:rsidP="00EE15A9">
      <w:pPr>
        <w:spacing w:line="360" w:lineRule="auto"/>
        <w:jc w:val="both"/>
        <w:rPr>
          <w:rFonts w:ascii="Arial" w:eastAsia="Arial" w:hAnsi="Arial" w:cs="Arial"/>
        </w:rPr>
      </w:pPr>
    </w:p>
    <w:p w14:paraId="000001F9" w14:textId="02F25BE7" w:rsidR="00F1663E" w:rsidRPr="0070252D" w:rsidRDefault="00275014" w:rsidP="00EE15A9">
      <w:pPr>
        <w:pStyle w:val="Heading1"/>
        <w:numPr>
          <w:ilvl w:val="0"/>
          <w:numId w:val="3"/>
        </w:numPr>
        <w:spacing w:line="360" w:lineRule="auto"/>
        <w:jc w:val="both"/>
        <w:rPr>
          <w:rFonts w:ascii="Times New Roman" w:eastAsia="Arial" w:hAnsi="Times New Roman" w:cs="Times New Roman"/>
          <w:sz w:val="24"/>
          <w:szCs w:val="24"/>
        </w:rPr>
      </w:pPr>
      <w:bookmarkStart w:id="75" w:name="_heading=h.p4us41hfz6kt" w:colFirst="0" w:colLast="0"/>
      <w:bookmarkStart w:id="76" w:name="_heading=h.usarh4diqho7" w:colFirst="0" w:colLast="0"/>
      <w:bookmarkEnd w:id="75"/>
      <w:bookmarkEnd w:id="76"/>
      <w:commentRangeStart w:id="77"/>
      <w:r w:rsidRPr="0070252D">
        <w:rPr>
          <w:rFonts w:ascii="Times New Roman" w:eastAsia="Arial" w:hAnsi="Times New Roman" w:cs="Times New Roman"/>
          <w:sz w:val="24"/>
          <w:szCs w:val="24"/>
        </w:rPr>
        <w:t>Discussion</w:t>
      </w:r>
      <w:r w:rsidR="00B949EC" w:rsidRPr="0070252D">
        <w:rPr>
          <w:rFonts w:ascii="Times New Roman" w:eastAsia="Arial" w:hAnsi="Times New Roman" w:cs="Times New Roman"/>
          <w:sz w:val="24"/>
          <w:szCs w:val="24"/>
        </w:rPr>
        <w:t xml:space="preserve"> </w:t>
      </w:r>
      <w:commentRangeEnd w:id="77"/>
      <w:r w:rsidR="00915BCF" w:rsidRPr="0070252D">
        <w:rPr>
          <w:rStyle w:val="CommentReference"/>
          <w:rFonts w:ascii="Times New Roman" w:eastAsia="Arial" w:hAnsi="Times New Roman" w:cs="Times New Roman"/>
          <w:sz w:val="24"/>
          <w:szCs w:val="24"/>
        </w:rPr>
        <w:commentReference w:id="77"/>
      </w:r>
    </w:p>
    <w:p w14:paraId="68F9C33E" w14:textId="77777777" w:rsidR="00E0287A" w:rsidRPr="00743779" w:rsidRDefault="00E0287A" w:rsidP="00EE15A9">
      <w:pPr>
        <w:spacing w:line="360" w:lineRule="auto"/>
        <w:jc w:val="both"/>
        <w:rPr>
          <w:rFonts w:eastAsia="Arial"/>
        </w:rPr>
      </w:pPr>
    </w:p>
    <w:p w14:paraId="7E2E1AD2" w14:textId="7F0A4BDD" w:rsidR="00ED2863" w:rsidRDefault="007164AE" w:rsidP="00EE15A9">
      <w:pPr>
        <w:spacing w:line="360" w:lineRule="auto"/>
        <w:jc w:val="both"/>
        <w:rPr>
          <w:rFonts w:eastAsia="Arial"/>
        </w:rPr>
      </w:pPr>
      <w:r>
        <w:rPr>
          <w:rFonts w:eastAsia="Arial"/>
        </w:rPr>
        <w:t>Research aim</w:t>
      </w:r>
      <w:ins w:id="78" w:author="METIAN, Marc" w:date="2026-03-24T14:01:00Z" w16du:dateUtc="2026-03-24T13:01:00Z">
        <w:r w:rsidR="005D24DA">
          <w:rPr>
            <w:rFonts w:eastAsia="Arial"/>
          </w:rPr>
          <w:t>ed</w:t>
        </w:r>
      </w:ins>
      <w:del w:id="79" w:author="METIAN, Marc" w:date="2026-03-24T14:01:00Z" w16du:dateUtc="2026-03-24T13:01:00Z">
        <w:r w:rsidDel="005D24DA">
          <w:rPr>
            <w:rFonts w:eastAsia="Arial"/>
          </w:rPr>
          <w:delText>ing</w:delText>
        </w:r>
      </w:del>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w:t>
      </w:r>
      <w:del w:id="80" w:author="METIAN, Marc" w:date="2026-03-24T14:02:00Z" w16du:dateUtc="2026-03-24T13:02:00Z">
        <w:r w:rsidDel="005D24DA">
          <w:rPr>
            <w:rFonts w:eastAsia="Arial"/>
          </w:rPr>
          <w:delText xml:space="preserve">several </w:delText>
        </w:r>
      </w:del>
      <w:r>
        <w:rPr>
          <w:rFonts w:eastAsia="Arial"/>
        </w:rPr>
        <w:t xml:space="preserve">thousands of articles </w:t>
      </w:r>
      <w:ins w:id="81" w:author="METIAN, Marc" w:date="2026-03-24T14:03:00Z" w16du:dateUtc="2026-03-24T13:03:00Z">
        <w:r w:rsidR="005D24DA" w:rsidRPr="005D24DA">
          <w:rPr>
            <w:rFonts w:eastAsia="Arial"/>
          </w:rPr>
          <w:t>have now documented the effects of multiple drivers, often</w:t>
        </w:r>
        <w:r w:rsidR="005D24DA" w:rsidRPr="005D24DA" w:rsidDel="005D24DA">
          <w:rPr>
            <w:rFonts w:eastAsia="Arial"/>
          </w:rPr>
          <w:t xml:space="preserve"> </w:t>
        </w:r>
      </w:ins>
      <w:del w:id="82" w:author="METIAN, Marc" w:date="2026-03-24T14:03:00Z" w16du:dateUtc="2026-03-24T13:03:00Z">
        <w:r w:rsidDel="005D24DA">
          <w:rPr>
            <w:rFonts w:eastAsia="Arial"/>
          </w:rPr>
          <w:delText>are documenting experiments combining</w:delText>
        </w:r>
        <w:r w:rsidR="00C6471A" w:rsidRPr="00743779" w:rsidDel="005D24DA">
          <w:rPr>
            <w:rFonts w:eastAsia="Arial"/>
          </w:rPr>
          <w:delText xml:space="preserve"> </w:delText>
        </w:r>
        <w:r w:rsidR="00E94F0B" w:rsidRPr="00743779" w:rsidDel="005D24DA">
          <w:rPr>
            <w:rFonts w:eastAsia="Arial"/>
          </w:rPr>
          <w:delText>various driver combinations</w:delText>
        </w:r>
        <w:r w:rsidDel="005D24DA">
          <w:rPr>
            <w:rFonts w:eastAsia="Arial"/>
          </w:rPr>
          <w:delText xml:space="preserve">, often </w:delText>
        </w:r>
      </w:del>
      <w:r>
        <w:rPr>
          <w:rFonts w:eastAsia="Arial"/>
        </w:rPr>
        <w:t>using relatively simple full-factorial designs</w:t>
      </w:r>
      <w:r w:rsidR="00C05CA2" w:rsidRPr="00743779">
        <w:rPr>
          <w:rFonts w:eastAsia="Arial"/>
        </w:rPr>
        <w:t xml:space="preserve">. </w:t>
      </w:r>
      <w:commentRangeStart w:id="83"/>
      <w:commentRangeStart w:id="84"/>
      <w:r w:rsidR="00C05CA2" w:rsidRPr="00743779">
        <w:rPr>
          <w:rFonts w:eastAsia="Arial"/>
        </w:rPr>
        <w:t>Despite this</w:t>
      </w:r>
      <w:ins w:id="85" w:author="METIAN, Marc" w:date="2026-03-24T14:04:00Z" w16du:dateUtc="2026-03-24T13:04:00Z">
        <w:r w:rsidR="005D24DA">
          <w:rPr>
            <w:rFonts w:eastAsia="Arial"/>
          </w:rPr>
          <w:t xml:space="preserve"> extensive</w:t>
        </w:r>
      </w:ins>
      <w:r w:rsidR="00C05CA2" w:rsidRPr="00743779">
        <w:rPr>
          <w:rFonts w:eastAsia="Arial"/>
        </w:rPr>
        <w:t xml:space="preserve"> effort, </w:t>
      </w:r>
      <w:ins w:id="86" w:author="Mirko Mutalipassi" w:date="2026-03-20T09:53:00Z" w16du:dateUtc="2026-03-20T08:53:00Z">
        <w:r w:rsidR="004478EC" w:rsidRPr="004478EC">
          <w:rPr>
            <w:rFonts w:eastAsia="Arial"/>
          </w:rPr>
          <w:t>few generalizable conclusions have emerged and contrasting results remain common</w:t>
        </w:r>
        <w:r w:rsidR="004478EC">
          <w:rPr>
            <w:rFonts w:eastAsia="Arial"/>
          </w:rPr>
          <w:t xml:space="preserve"> </w:t>
        </w:r>
      </w:ins>
      <w:ins w:id="87" w:author="METIAN, Marc" w:date="2026-03-24T14:05:00Z" w16du:dateUtc="2026-03-24T13:05:00Z">
        <w:r w:rsidR="005D24DA">
          <w:rPr>
            <w:rFonts w:eastAsia="Arial"/>
          </w:rPr>
          <w:t xml:space="preserve">across </w:t>
        </w:r>
        <w:r w:rsidR="00D94559">
          <w:rPr>
            <w:rFonts w:eastAsia="Arial"/>
          </w:rPr>
          <w:t>the literature</w:t>
        </w:r>
      </w:ins>
      <w:del w:id="88" w:author="Mirko Mutalipassi" w:date="2026-03-20T09:53:00Z" w16du:dateUtc="2026-03-20T08:53:00Z">
        <w:r w:rsidR="00C05CA2" w:rsidRPr="00743779" w:rsidDel="004478EC">
          <w:rPr>
            <w:rFonts w:eastAsia="Arial"/>
          </w:rPr>
          <w:delText xml:space="preserve">there are few generalizable conclusions </w:delText>
        </w:r>
        <w:r w:rsidR="00311E1C" w:rsidRPr="00743779" w:rsidDel="004478EC">
          <w:rPr>
            <w:rFonts w:eastAsia="Arial"/>
          </w:rPr>
          <w:delText>and contrasting results are quite common</w:delText>
        </w:r>
        <w:r w:rsidR="0082162C" w:rsidRPr="00743779" w:rsidDel="004478EC">
          <w:rPr>
            <w:rFonts w:eastAsia="Arial"/>
          </w:rPr>
          <w:delText xml:space="preserve"> </w:delText>
        </w:r>
      </w:del>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 xml:space="preserve">Alter et </w:t>
      </w:r>
      <w:r w:rsidR="006216FC" w:rsidRPr="00743779">
        <w:rPr>
          <w:rFonts w:eastAsia="Arial"/>
          <w:noProof/>
        </w:rPr>
        <w:lastRenderedPageBreak/>
        <w:t>al., 2024; Stockbridge et al., 2020)</w:t>
      </w:r>
      <w:r w:rsidR="009725F7" w:rsidRPr="00743779">
        <w:rPr>
          <w:rFonts w:eastAsia="Arial"/>
        </w:rPr>
        <w:fldChar w:fldCharType="end"/>
      </w:r>
      <w:r w:rsidR="006216FC" w:rsidRPr="00743779">
        <w:rPr>
          <w:rFonts w:eastAsia="Arial"/>
        </w:rPr>
        <w:t xml:space="preserve">. </w:t>
      </w:r>
      <w:ins w:id="89" w:author="Mirko Mutalipassi" w:date="2026-03-20T09:53:00Z" w16du:dateUtc="2026-03-20T08:53:00Z">
        <w:r w:rsidR="004478EC" w:rsidRPr="004478EC">
          <w:rPr>
            <w:rFonts w:eastAsia="Arial"/>
          </w:rPr>
          <w:t>A key reason is that multi-driver effects are often interpreted without resolving the underlying shape of the response to each driver. Because many biological responses are inherently non-linear, combining drivers can produce patterns that appear synergistic or antagonistic even when they arise from additive effects along a shared performance curve. In addition, full-factorial designs are not well suited to disentangle such effects, as statistical interactions do not necessarily reflect biological interactions, defined here as deviations from a non-linear additive expectation</w:t>
        </w:r>
      </w:ins>
      <w:del w:id="90" w:author="Mirko Mutalipassi" w:date="2026-03-20T09:53:00Z" w16du:dateUtc="2026-03-20T08:53:00Z">
        <w:r w:rsidR="005C5C50" w:rsidRPr="00743779" w:rsidDel="004478EC">
          <w:rPr>
            <w:rFonts w:eastAsia="Arial"/>
          </w:rPr>
          <w:delText>Th</w:delText>
        </w:r>
        <w:r w:rsidDel="004478EC">
          <w:rPr>
            <w:rFonts w:eastAsia="Arial"/>
          </w:rPr>
          <w:delText>is can be attributed to</w:delText>
        </w:r>
        <w:r w:rsidR="005C5C50" w:rsidRPr="00743779" w:rsidDel="004478EC">
          <w:rPr>
            <w:rFonts w:eastAsia="Arial"/>
          </w:rPr>
          <w:delText xml:space="preserve"> inherent complexities </w:delText>
        </w:r>
        <w:r w:rsidR="00B81528" w:rsidRPr="00743779" w:rsidDel="004478EC">
          <w:rPr>
            <w:rFonts w:eastAsia="Arial"/>
          </w:rPr>
          <w:delText xml:space="preserve">in </w:delText>
        </w:r>
        <w:r w:rsidR="00BF2076" w:rsidRPr="00743779" w:rsidDel="004478EC">
          <w:rPr>
            <w:rFonts w:eastAsia="Arial"/>
          </w:rPr>
          <w:delText>studying</w:delText>
        </w:r>
        <w:r w:rsidR="00B81528" w:rsidRPr="00743779" w:rsidDel="004478EC">
          <w:rPr>
            <w:rFonts w:eastAsia="Arial"/>
          </w:rPr>
          <w:delText xml:space="preserve"> the </w:delText>
        </w:r>
        <w:r w:rsidDel="004478EC">
          <w:rPr>
            <w:rFonts w:eastAsia="Arial"/>
          </w:rPr>
          <w:delText>combined</w:delText>
        </w:r>
        <w:r w:rsidRPr="00743779" w:rsidDel="004478EC">
          <w:rPr>
            <w:rFonts w:eastAsia="Arial"/>
          </w:rPr>
          <w:delText xml:space="preserve"> </w:delText>
        </w:r>
        <w:r w:rsidR="00B81528" w:rsidRPr="00743779" w:rsidDel="004478EC">
          <w:rPr>
            <w:rFonts w:eastAsia="Arial"/>
          </w:rPr>
          <w:delText>effects of multiple drivers</w:delText>
        </w:r>
        <w:r w:rsidR="00CC5DDD" w:rsidRPr="00743779" w:rsidDel="004478EC">
          <w:rPr>
            <w:rFonts w:eastAsia="Arial"/>
          </w:rPr>
          <w:delText xml:space="preserve"> as these</w:delText>
        </w:r>
        <w:r w:rsidR="00CA1C4B" w:rsidRPr="00743779" w:rsidDel="004478EC">
          <w:rPr>
            <w:rFonts w:eastAsia="Arial"/>
          </w:rPr>
          <w:delText xml:space="preserve"> may have different modes of action</w:delText>
        </w:r>
        <w:r w:rsidDel="004478EC">
          <w:rPr>
            <w:rFonts w:eastAsia="Arial"/>
          </w:rPr>
          <w:delText xml:space="preserve"> and non-linear performance curves leading to</w:delText>
        </w:r>
        <w:r w:rsidR="00D51020" w:rsidRPr="00743779" w:rsidDel="004478EC">
          <w:rPr>
            <w:rFonts w:eastAsia="Arial"/>
          </w:rPr>
          <w:delText xml:space="preserve"> </w:delText>
        </w:r>
        <w:r w:rsidR="00CA1C4B" w:rsidRPr="00743779" w:rsidDel="004478EC">
          <w:rPr>
            <w:rFonts w:eastAsia="Arial"/>
          </w:rPr>
          <w:delText>difficult</w:delText>
        </w:r>
        <w:r w:rsidDel="004478EC">
          <w:rPr>
            <w:rFonts w:eastAsia="Arial"/>
          </w:rPr>
          <w:delText xml:space="preserve">ies in interpreting the results from full-factorial </w:delText>
        </w:r>
        <w:r w:rsidR="00ED2863" w:rsidDel="004478EC">
          <w:rPr>
            <w:rFonts w:eastAsia="Arial"/>
          </w:rPr>
          <w:delText>experiments</w:delText>
        </w:r>
      </w:del>
      <w:r w:rsidR="00ED2863">
        <w:rPr>
          <w:rFonts w:eastAsia="Arial"/>
        </w:rPr>
        <w:t xml:space="preserve"> </w:t>
      </w:r>
      <w:commentRangeStart w:id="91"/>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commentRangeEnd w:id="91"/>
      <w:r w:rsidR="00485469" w:rsidRPr="00743779">
        <w:rPr>
          <w:rStyle w:val="CommentReference"/>
          <w:rFonts w:eastAsia="Arial"/>
          <w:sz w:val="24"/>
          <w:szCs w:val="24"/>
        </w:rPr>
        <w:commentReference w:id="91"/>
      </w:r>
      <w:r w:rsidR="00DE6BEC" w:rsidRPr="00743779">
        <w:rPr>
          <w:rFonts w:eastAsia="Arial"/>
        </w:rPr>
        <w:t xml:space="preserve">. </w:t>
      </w:r>
      <w:commentRangeEnd w:id="83"/>
      <w:r w:rsidR="00485469">
        <w:rPr>
          <w:rStyle w:val="CommentReference"/>
          <w:rFonts w:eastAsia="Arial"/>
          <w:sz w:val="24"/>
          <w:szCs w:val="24"/>
        </w:rPr>
        <w:commentReference w:id="83"/>
      </w:r>
      <w:commentRangeEnd w:id="84"/>
      <w:r w:rsidR="00BB686E">
        <w:rPr>
          <w:rStyle w:val="CommentReference"/>
          <w:rFonts w:eastAsia="Arial"/>
          <w:sz w:val="24"/>
          <w:szCs w:val="24"/>
        </w:rPr>
        <w:commentReference w:id="84"/>
      </w:r>
      <w:del w:id="92" w:author="Mirko Mutalipassi" w:date="2026-03-20T09:54:00Z" w16du:dateUtc="2026-03-20T08:54:00Z">
        <w:r w:rsidR="00ED2863" w:rsidDel="004478EC">
          <w:rPr>
            <w:rFonts w:eastAsia="Arial"/>
          </w:rPr>
          <w:delText xml:space="preserve">Another </w:delText>
        </w:r>
        <w:r w:rsidR="00122194" w:rsidDel="004478EC">
          <w:rPr>
            <w:rFonts w:eastAsia="Arial"/>
          </w:rPr>
          <w:delText>reason</w:delText>
        </w:r>
        <w:r w:rsidR="00ED2863" w:rsidDel="004478EC">
          <w:rPr>
            <w:rFonts w:eastAsia="Arial"/>
          </w:rPr>
          <w:delText xml:space="preserve"> is that simple full-factorial experiments are not adapted to resolve potential interactions between drivers as </w:delText>
        </w:r>
        <w:r w:rsidR="008E71E0" w:rsidDel="004478EC">
          <w:rPr>
            <w:rFonts w:eastAsia="Arial"/>
          </w:rPr>
          <w:delText>statistical interaction</w:delText>
        </w:r>
        <w:r w:rsidR="003C6AB4" w:rsidDel="004478EC">
          <w:rPr>
            <w:rFonts w:eastAsia="Arial"/>
          </w:rPr>
          <w:delText>s</w:delText>
        </w:r>
        <w:r w:rsidR="00ED2863" w:rsidDel="004478EC">
          <w:rPr>
            <w:rFonts w:eastAsia="Arial"/>
          </w:rPr>
          <w:delText xml:space="preserve"> </w:delText>
        </w:r>
        <w:r w:rsidR="002271CB" w:rsidDel="004478EC">
          <w:rPr>
            <w:rFonts w:eastAsia="Arial"/>
          </w:rPr>
          <w:delText>do</w:delText>
        </w:r>
        <w:r w:rsidR="00ED2863" w:rsidDel="004478EC">
          <w:rPr>
            <w:rFonts w:eastAsia="Arial"/>
          </w:rPr>
          <w:delText xml:space="preserve"> not necessarily </w:delText>
        </w:r>
        <w:r w:rsidR="0017157A" w:rsidDel="004478EC">
          <w:rPr>
            <w:rFonts w:eastAsia="Arial"/>
          </w:rPr>
          <w:delText>indicate driver interaction</w:delText>
        </w:r>
        <w:r w:rsidR="003C6AB4" w:rsidDel="004478EC">
          <w:rPr>
            <w:rFonts w:eastAsia="Arial"/>
          </w:rPr>
          <w:delText xml:space="preserve">s, defined as deviations from non-linear additivity. </w:delText>
        </w:r>
      </w:del>
    </w:p>
    <w:p w14:paraId="2E7CBD60" w14:textId="71AAE282" w:rsidR="00ED2863" w:rsidRDefault="00ED2863" w:rsidP="00EE15A9">
      <w:pPr>
        <w:spacing w:line="360" w:lineRule="auto"/>
        <w:jc w:val="both"/>
        <w:rPr>
          <w:rFonts w:eastAsia="Arial"/>
        </w:rPr>
      </w:pPr>
      <w:r>
        <w:rPr>
          <w:rFonts w:eastAsia="Arial"/>
        </w:rPr>
        <w:t xml:space="preserve">In an ideal world, one could perform full-factorial experiments with a large number of treatments for each individual driver allowing to model the full response landscape and test different hypotheses to resolve interactions (e.g. </w:t>
      </w:r>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234E8AE0" w14:textId="77777777" w:rsidR="00EF6A5C" w:rsidRDefault="002D6662" w:rsidP="00EE15A9">
      <w:pPr>
        <w:spacing w:line="360" w:lineRule="auto"/>
        <w:jc w:val="both"/>
        <w:rPr>
          <w:ins w:id="93" w:author="Natalija Suhareva" w:date="2026-03-24T11:49:00Z" w16du:dateUtc="2026-03-24T10:49:00Z"/>
          <w:color w:val="000000" w:themeColor="text1"/>
        </w:rPr>
      </w:pPr>
      <w:commentRangeStart w:id="94"/>
      <w:commentRangeStart w:id="95"/>
      <w:commentRangeStart w:id="96"/>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ins w:id="97" w:author="Mirko Mutalipassi" w:date="2026-03-20T09:56:00Z" w16du:dateUtc="2026-03-20T08:56:00Z">
        <w:r w:rsidR="00495B06" w:rsidRPr="00495B06">
          <w:rPr>
            <w:rFonts w:eastAsia="Arial"/>
          </w:rPr>
          <w:t>resolve the performance curve of each driver across a sufficiently broad gradient</w:t>
        </w:r>
      </w:ins>
      <w:del w:id="98" w:author="Mirko Mutalipassi" w:date="2026-03-20T09:56:00Z" w16du:dateUtc="2026-03-20T08:56:00Z">
        <w:r w:rsidRPr="00743779" w:rsidDel="00495B06">
          <w:rPr>
            <w:rFonts w:eastAsia="Arial"/>
          </w:rPr>
          <w:delText xml:space="preserve">understand the </w:delText>
        </w:r>
        <w:r w:rsidR="0013005C" w:rsidRPr="00743779" w:rsidDel="00495B06">
          <w:rPr>
            <w:rFonts w:eastAsia="Arial"/>
          </w:rPr>
          <w:delText xml:space="preserve">performance curve of each </w:delText>
        </w:r>
        <w:r w:rsidR="00A66A4D" w:rsidRPr="00743779" w:rsidDel="00495B06">
          <w:rPr>
            <w:rFonts w:eastAsia="Arial"/>
          </w:rPr>
          <w:delText>driver</w:delText>
        </w:r>
      </w:del>
      <w:r w:rsidR="0013005C" w:rsidRPr="00743779">
        <w:rPr>
          <w:rFonts w:eastAsia="Arial"/>
        </w:rPr>
        <w:t xml:space="preserve">. </w:t>
      </w:r>
      <w:r w:rsidR="00684E65">
        <w:rPr>
          <w:color w:val="000000" w:themeColor="text1"/>
        </w:rPr>
        <w:t xml:space="preserve">In our experiment, </w:t>
      </w:r>
      <w:ins w:id="99" w:author="Mirko Mutalipassi" w:date="2026-03-20T09:59:00Z" w16du:dateUtc="2026-03-20T08:59:00Z">
        <w:r w:rsidR="00495B06" w:rsidRPr="00495B06">
          <w:rPr>
            <w:color w:val="000000" w:themeColor="text1"/>
          </w:rPr>
          <w:t>the responses to temperature</w:t>
        </w:r>
      </w:ins>
      <w:ins w:id="100" w:author="Natalija Suhareva" w:date="2026-03-24T11:37:00Z" w16du:dateUtc="2026-03-24T10:37:00Z">
        <w:r w:rsidR="00917EB1">
          <w:rPr>
            <w:color w:val="000000" w:themeColor="text1"/>
          </w:rPr>
          <w:t xml:space="preserve"> and</w:t>
        </w:r>
      </w:ins>
      <w:ins w:id="101" w:author="Mirko Mutalipassi" w:date="2026-03-20T09:59:00Z" w16du:dateUtc="2026-03-20T08:59:00Z">
        <w:del w:id="102" w:author="Natalija Suhareva" w:date="2026-03-24T11:37:00Z" w16du:dateUtc="2026-03-24T10:37:00Z">
          <w:r w:rsidR="00495B06" w:rsidRPr="00495B06" w:rsidDel="00917EB1">
            <w:rPr>
              <w:color w:val="000000" w:themeColor="text1"/>
            </w:rPr>
            <w:delText>,</w:delText>
          </w:r>
        </w:del>
        <w:r w:rsidR="00495B06" w:rsidRPr="00495B06">
          <w:rPr>
            <w:color w:val="000000" w:themeColor="text1"/>
          </w:rPr>
          <w:t xml:space="preserve"> pH</w:t>
        </w:r>
      </w:ins>
      <w:ins w:id="103" w:author="Natalija Suhareva" w:date="2026-03-24T11:37:00Z" w16du:dateUtc="2026-03-24T10:37:00Z">
        <w:r w:rsidR="00917EB1">
          <w:rPr>
            <w:color w:val="000000" w:themeColor="text1"/>
          </w:rPr>
          <w:t xml:space="preserve"> were</w:t>
        </w:r>
      </w:ins>
      <w:ins w:id="104" w:author="Mirko Mutalipassi" w:date="2026-03-20T09:59:00Z" w16du:dateUtc="2026-03-20T08:59:00Z">
        <w:del w:id="105" w:author="Natalija Suhareva" w:date="2026-03-24T11:37:00Z" w16du:dateUtc="2026-03-24T10:37:00Z">
          <w:r w:rsidR="00495B06" w:rsidRPr="00495B06" w:rsidDel="00917EB1">
            <w:rPr>
              <w:color w:val="000000" w:themeColor="text1"/>
            </w:rPr>
            <w:delText xml:space="preserve">, and </w:delText>
          </w:r>
          <w:commentRangeStart w:id="106"/>
          <w:commentRangeStart w:id="107"/>
          <w:r w:rsidR="00495B06" w:rsidRPr="00495B06" w:rsidDel="00917EB1">
            <w:rPr>
              <w:color w:val="000000" w:themeColor="text1"/>
            </w:rPr>
            <w:delText>lithium were all</w:delText>
          </w:r>
        </w:del>
        <w:r w:rsidR="00495B06" w:rsidRPr="00495B06">
          <w:rPr>
            <w:color w:val="000000" w:themeColor="text1"/>
          </w:rPr>
          <w:t xml:space="preserve"> best described by unimodal second-degree polynomial models,</w:t>
        </w:r>
      </w:ins>
      <w:commentRangeEnd w:id="106"/>
      <w:r w:rsidR="00485469" w:rsidRPr="00495B06">
        <w:rPr>
          <w:rStyle w:val="CommentReference"/>
          <w:color w:val="000000" w:themeColor="text1"/>
          <w:sz w:val="24"/>
          <w:szCs w:val="24"/>
        </w:rPr>
        <w:commentReference w:id="106"/>
      </w:r>
      <w:commentRangeEnd w:id="107"/>
      <w:r w:rsidR="00B23D0B" w:rsidRPr="00495B06">
        <w:rPr>
          <w:rStyle w:val="CommentReference"/>
          <w:color w:val="000000" w:themeColor="text1"/>
          <w:sz w:val="24"/>
          <w:szCs w:val="24"/>
        </w:rPr>
        <w:commentReference w:id="107"/>
      </w:r>
      <w:ins w:id="108" w:author="Mirko Mutalipassi" w:date="2026-03-20T09:59:00Z" w16du:dateUtc="2026-03-20T08:59:00Z">
        <w:r w:rsidR="00495B06" w:rsidRPr="00495B06">
          <w:rPr>
            <w:color w:val="000000" w:themeColor="text1"/>
          </w:rPr>
          <w:t xml:space="preserve"> although with varying levels of support. The temperature response showed the strongest fit and a clearly defined bell-shaped curve, consistent with well-established thermal performance relationships</w:t>
        </w:r>
        <w:r w:rsidR="00495B06">
          <w:rPr>
            <w:color w:val="000000" w:themeColor="text1"/>
          </w:rPr>
          <w:t xml:space="preserve"> </w:t>
        </w:r>
      </w:ins>
      <w:del w:id="109" w:author="Mirko Mutalipassi" w:date="2026-03-20T09:59:00Z" w16du:dateUtc="2026-03-20T08:59:00Z">
        <w:r w:rsidR="00684E65" w:rsidDel="00495B06">
          <w:rPr>
            <w:color w:val="000000" w:themeColor="text1"/>
          </w:rPr>
          <w:delText>t</w:delText>
        </w:r>
        <w:r w:rsidR="00684E65" w:rsidRPr="00743779" w:rsidDel="00495B06">
          <w:rPr>
            <w:color w:val="000000" w:themeColor="text1"/>
          </w:rPr>
          <w:delText xml:space="preserve">he </w:delText>
        </w:r>
        <w:r w:rsidR="00B77EC3" w:rsidRPr="00743779" w:rsidDel="00495B06">
          <w:rPr>
            <w:color w:val="000000" w:themeColor="text1"/>
          </w:rPr>
          <w:delText>curves from the three drivers followed a</w:delText>
        </w:r>
        <w:r w:rsidR="00684E65" w:rsidDel="00495B06">
          <w:rPr>
            <w:color w:val="000000" w:themeColor="text1"/>
          </w:rPr>
          <w:delText xml:space="preserve"> similar</w:delText>
        </w:r>
        <w:r w:rsidR="00B77EC3" w:rsidRPr="00743779" w:rsidDel="00495B06">
          <w:rPr>
            <w:color w:val="000000" w:themeColor="text1"/>
          </w:rPr>
          <w:delText xml:space="preserve"> unimodal </w:delText>
        </w:r>
        <w:r w:rsidR="004B6F94" w:rsidRPr="00743779" w:rsidDel="00495B06">
          <w:rPr>
            <w:color w:val="000000" w:themeColor="text1"/>
          </w:rPr>
          <w:delText>second-degree</w:delText>
        </w:r>
        <w:r w:rsidR="00B77EC3" w:rsidRPr="00743779" w:rsidDel="00495B06">
          <w:rPr>
            <w:color w:val="000000" w:themeColor="text1"/>
          </w:rPr>
          <w:delText xml:space="preserve"> polynomial </w:delText>
        </w:r>
        <w:r w:rsidR="00684E65" w:rsidDel="00495B06">
          <w:rPr>
            <w:color w:val="000000" w:themeColor="text1"/>
          </w:rPr>
          <w:delText>model</w:delText>
        </w:r>
        <w:r w:rsidR="005E3C05" w:rsidRPr="00743779" w:rsidDel="00495B06">
          <w:rPr>
            <w:color w:val="000000" w:themeColor="text1"/>
          </w:rPr>
          <w:delText xml:space="preserve">. </w:delText>
        </w:r>
        <w:r w:rsidR="00684E65" w:rsidDel="00495B06">
          <w:rPr>
            <w:color w:val="000000" w:themeColor="text1"/>
          </w:rPr>
          <w:delText>This is the pre-requisite for the</w:delText>
        </w:r>
        <w:r w:rsidR="005E3C05" w:rsidRPr="00743779" w:rsidDel="00495B06">
          <w:rPr>
            <w:color w:val="000000" w:themeColor="text1"/>
          </w:rPr>
          <w:delText xml:space="preserve"> concentration addition hypothesis </w:delText>
        </w:r>
        <w:r w:rsidR="00FD3D45" w:rsidDel="00495B06">
          <w:rPr>
            <w:color w:val="000000" w:themeColor="text1"/>
          </w:rPr>
          <w:delText xml:space="preserve">as </w:delText>
        </w:r>
        <w:r w:rsidR="000B00C9" w:rsidDel="00495B06">
          <w:rPr>
            <w:color w:val="000000" w:themeColor="text1"/>
          </w:rPr>
          <w:delText xml:space="preserve">the </w:delText>
        </w:r>
        <w:r w:rsidR="00684E65" w:rsidDel="00495B06">
          <w:rPr>
            <w:color w:val="000000" w:themeColor="text1"/>
          </w:rPr>
          <w:delText>driver</w:delText>
        </w:r>
        <w:r w:rsidR="000B00C9" w:rsidDel="00495B06">
          <w:rPr>
            <w:color w:val="000000" w:themeColor="text1"/>
          </w:rPr>
          <w:delText>s</w:delText>
        </w:r>
        <w:r w:rsidR="00684E65" w:rsidDel="00495B06">
          <w:rPr>
            <w:color w:val="000000" w:themeColor="text1"/>
          </w:rPr>
          <w:delText xml:space="preserve"> are then expected to have the same mode of actions and similar biological responses </w:delText>
        </w:r>
        <w:r w:rsidR="003940D9" w:rsidRPr="00743779" w:rsidDel="00495B06">
          <w:rPr>
            <w:color w:val="000000" w:themeColor="text1"/>
          </w:rPr>
          <w:delText>(</w:delText>
        </w:r>
        <w:commentRangeStart w:id="110"/>
        <w:commentRangeStart w:id="111"/>
        <w:r w:rsidR="003940D9" w:rsidRPr="008907A4" w:rsidDel="00495B06">
          <w:rPr>
            <w:color w:val="EE0000"/>
          </w:rPr>
          <w:delText>REF</w:delText>
        </w:r>
        <w:commentRangeEnd w:id="110"/>
        <w:r w:rsidR="00485469" w:rsidRPr="00743779" w:rsidDel="00495B06">
          <w:rPr>
            <w:rStyle w:val="CommentReference"/>
            <w:color w:val="000000" w:themeColor="text1"/>
            <w:sz w:val="24"/>
            <w:szCs w:val="24"/>
          </w:rPr>
          <w:commentReference w:id="110"/>
        </w:r>
        <w:commentRangeEnd w:id="111"/>
        <w:r w:rsidR="00684E65" w:rsidRPr="00743779" w:rsidDel="00495B06">
          <w:rPr>
            <w:rStyle w:val="CommentReference"/>
            <w:color w:val="000000" w:themeColor="text1"/>
            <w:sz w:val="24"/>
            <w:szCs w:val="24"/>
          </w:rPr>
          <w:commentReference w:id="111"/>
        </w:r>
        <w:r w:rsidR="003940D9" w:rsidRPr="00743779" w:rsidDel="00495B06">
          <w:rPr>
            <w:color w:val="000000" w:themeColor="text1"/>
          </w:rPr>
          <w:delText>)</w:delText>
        </w:r>
        <w:r w:rsidR="005E3C05" w:rsidRPr="00743779" w:rsidDel="00495B06">
          <w:rPr>
            <w:color w:val="000000" w:themeColor="text1"/>
          </w:rPr>
          <w:delText xml:space="preserve">. </w:delText>
        </w:r>
        <w:r w:rsidR="00460D1F" w:rsidDel="00495B06">
          <w:rPr>
            <w:color w:val="000000" w:themeColor="text1"/>
          </w:rPr>
          <w:delText xml:space="preserve">Although all </w:delText>
        </w:r>
        <w:r w:rsidR="007E4268" w:rsidDel="00495B06">
          <w:rPr>
            <w:color w:val="000000" w:themeColor="text1"/>
          </w:rPr>
          <w:delText xml:space="preserve">performance curves were second-degree polynomial in shape, the </w:delText>
        </w:r>
        <w:r w:rsidR="00DA4D99" w:rsidRPr="00743779" w:rsidDel="00495B06">
          <w:rPr>
            <w:color w:val="000000" w:themeColor="text1"/>
          </w:rPr>
          <w:delText>curve of temperature was the one best captured</w:delText>
        </w:r>
        <w:r w:rsidR="004F1A44" w:rsidRPr="00743779" w:rsidDel="00495B06">
          <w:rPr>
            <w:color w:val="000000" w:themeColor="text1"/>
          </w:rPr>
          <w:delText xml:space="preserve"> and was clearly bell shaped, as expected from literature </w:delText>
        </w:r>
      </w:del>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ins w:id="112" w:author="Mirko Mutalipassi" w:date="2026-03-20T09:59:00Z" w16du:dateUtc="2026-03-20T08:59:00Z">
        <w:r w:rsidR="00495B06" w:rsidRPr="00495B06">
          <w:rPr>
            <w:color w:val="000000" w:themeColor="text1"/>
          </w:rPr>
          <w:t>The response</w:t>
        </w:r>
        <w:del w:id="113" w:author="Natalija Suhareva" w:date="2026-03-24T11:38:00Z" w16du:dateUtc="2026-03-24T10:38:00Z">
          <w:r w:rsidR="00495B06" w:rsidRPr="00495B06" w:rsidDel="00402E4E">
            <w:rPr>
              <w:color w:val="000000" w:themeColor="text1"/>
            </w:rPr>
            <w:delText>s</w:delText>
          </w:r>
        </w:del>
        <w:r w:rsidR="00495B06" w:rsidRPr="00495B06">
          <w:rPr>
            <w:color w:val="000000" w:themeColor="text1"/>
          </w:rPr>
          <w:t xml:space="preserve"> to pH </w:t>
        </w:r>
      </w:ins>
      <w:ins w:id="114" w:author="Natalija Suhareva" w:date="2026-03-24T11:34:00Z" w16du:dateUtc="2026-03-24T10:34:00Z">
        <w:r w:rsidR="00917EB1">
          <w:rPr>
            <w:color w:val="000000" w:themeColor="text1"/>
          </w:rPr>
          <w:t xml:space="preserve">was </w:t>
        </w:r>
      </w:ins>
      <w:ins w:id="115" w:author="Mirko Mutalipassi" w:date="2026-03-20T09:59:00Z" w16du:dateUtc="2026-03-20T08:59:00Z">
        <w:del w:id="116" w:author="Natalija Suhareva" w:date="2026-03-24T11:34:00Z" w16du:dateUtc="2026-03-24T10:34:00Z">
          <w:r w:rsidR="00495B06" w:rsidRPr="00495B06" w:rsidDel="00917EB1">
            <w:rPr>
              <w:color w:val="000000" w:themeColor="text1"/>
            </w:rPr>
            <w:delText xml:space="preserve">and lithium were </w:delText>
          </w:r>
        </w:del>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ins>
      <w:ins w:id="117" w:author="Natalija Suhareva" w:date="2026-03-24T11:34:00Z" w16du:dateUtc="2026-03-24T10:34:00Z">
        <w:del w:id="118" w:author="Li zz" w:date="2026-03-25T22:26:00Z" w16du:dateUtc="2026-03-25T14:26:00Z">
          <w:r w:rsidR="00917EB1" w:rsidDel="00195DBF">
            <w:rPr>
              <w:color w:val="000000" w:themeColor="text1"/>
            </w:rPr>
            <w:delText xml:space="preserve"> </w:delText>
          </w:r>
        </w:del>
      </w:ins>
      <w:ins w:id="119" w:author="Mirko Mutalipassi" w:date="2026-03-20T09:59:00Z" w16du:dateUtc="2026-03-20T08:59:00Z">
        <w:r w:rsidR="00495B06">
          <w:rPr>
            <w:color w:val="000000" w:themeColor="text1"/>
          </w:rPr>
          <w:t xml:space="preserve"> </w:t>
        </w:r>
      </w:ins>
      <w:ins w:id="120" w:author="Natalija Suhareva" w:date="2026-03-24T11:38:00Z" w16du:dateUtc="2026-03-24T10:38:00Z">
        <w:r w:rsidR="00402E4E">
          <w:rPr>
            <w:color w:val="000000" w:themeColor="text1"/>
          </w:rPr>
          <w:t xml:space="preserve">In contrast, the lithium response was not well resolved. Although a </w:t>
        </w:r>
      </w:ins>
      <w:ins w:id="121" w:author="Natalija Suhareva" w:date="2026-03-24T11:40:00Z" w16du:dateUtc="2026-03-24T10:40:00Z">
        <w:r w:rsidR="00402E4E">
          <w:rPr>
            <w:color w:val="000000" w:themeColor="text1"/>
          </w:rPr>
          <w:t>polynomial</w:t>
        </w:r>
      </w:ins>
      <w:ins w:id="122" w:author="Natalija Suhareva" w:date="2026-03-24T11:39:00Z" w16du:dateUtc="2026-03-24T10:39:00Z">
        <w:r w:rsidR="00402E4E">
          <w:rPr>
            <w:color w:val="000000" w:themeColor="text1"/>
          </w:rPr>
          <w:t xml:space="preserve"> m</w:t>
        </w:r>
      </w:ins>
      <w:ins w:id="123" w:author="Natalija Suhareva" w:date="2026-03-24T11:40:00Z" w16du:dateUtc="2026-03-24T10:40:00Z">
        <w:r w:rsidR="00402E4E">
          <w:rPr>
            <w:color w:val="000000" w:themeColor="text1"/>
          </w:rPr>
          <w:t>o</w:t>
        </w:r>
      </w:ins>
      <w:ins w:id="124" w:author="Natalija Suhareva" w:date="2026-03-24T11:39:00Z" w16du:dateUtc="2026-03-24T10:39:00Z">
        <w:r w:rsidR="00402E4E">
          <w:rPr>
            <w:color w:val="000000" w:themeColor="text1"/>
          </w:rPr>
          <w:t>del provided the best statistical fit among the tested models, the overall explanatory power was low and the quadratic term was not</w:t>
        </w:r>
      </w:ins>
      <w:ins w:id="125" w:author="Natalija Suhareva" w:date="2026-03-24T11:40:00Z" w16du:dateUtc="2026-03-24T10:40:00Z">
        <w:r w:rsidR="00402E4E">
          <w:rPr>
            <w:color w:val="000000" w:themeColor="text1"/>
          </w:rPr>
          <w:t xml:space="preserve"> significant, indicating support for a nonlinear performance curve within the observed range. </w:t>
        </w:r>
      </w:ins>
      <w:ins w:id="126" w:author="Natalija Suhareva" w:date="2026-03-24T11:46:00Z" w16du:dateUtc="2026-03-24T10:46:00Z">
        <w:r w:rsidR="00402E4E">
          <w:rPr>
            <w:color w:val="000000" w:themeColor="text1"/>
          </w:rPr>
          <w:t xml:space="preserve">In addition, growth responses to lithium differed between the </w:t>
        </w:r>
      </w:ins>
      <w:ins w:id="127" w:author="Natalija Suhareva" w:date="2026-03-24T11:47:00Z" w16du:dateUtc="2026-03-24T10:47:00Z">
        <w:r w:rsidR="00402E4E">
          <w:rPr>
            <w:color w:val="000000" w:themeColor="text1"/>
          </w:rPr>
          <w:t>single- and multiple-driver experiments, suggesting that its effect may be cont</w:t>
        </w:r>
      </w:ins>
      <w:ins w:id="128" w:author="Natalija Suhareva" w:date="2026-03-24T11:48:00Z" w16du:dateUtc="2026-03-24T10:48:00Z">
        <w:r w:rsidR="00EF6A5C">
          <w:rPr>
            <w:color w:val="000000" w:themeColor="text1"/>
          </w:rPr>
          <w:t>e</w:t>
        </w:r>
      </w:ins>
      <w:ins w:id="129" w:author="Natalija Suhareva" w:date="2026-03-24T11:47:00Z" w16du:dateUtc="2026-03-24T10:47:00Z">
        <w:r w:rsidR="00402E4E">
          <w:rPr>
            <w:color w:val="000000" w:themeColor="text1"/>
          </w:rPr>
          <w:t>xt-dependent and not</w:t>
        </w:r>
        <w:r w:rsidR="00EF6A5C">
          <w:rPr>
            <w:color w:val="000000" w:themeColor="text1"/>
          </w:rPr>
          <w:t xml:space="preserve"> robustly rep</w:t>
        </w:r>
      </w:ins>
      <w:ins w:id="130" w:author="Natalija Suhareva" w:date="2026-03-24T11:48:00Z" w16du:dateUtc="2026-03-24T10:48:00Z">
        <w:r w:rsidR="00EF6A5C">
          <w:rPr>
            <w:color w:val="000000" w:themeColor="text1"/>
          </w:rPr>
          <w:t>roducible across experimental conditions. Together these patterns indicate that the lithium performance curve is weakly co</w:t>
        </w:r>
      </w:ins>
      <w:ins w:id="131" w:author="Natalija Suhareva" w:date="2026-03-24T11:49:00Z" w16du:dateUtc="2026-03-24T10:49:00Z">
        <w:r w:rsidR="00EF6A5C">
          <w:rPr>
            <w:color w:val="000000" w:themeColor="text1"/>
          </w:rPr>
          <w:t xml:space="preserve">nstrained in the present dataset. </w:t>
        </w:r>
      </w:ins>
    </w:p>
    <w:p w14:paraId="01B6B938" w14:textId="069F3CFB" w:rsidR="00A85524" w:rsidDel="0061153C" w:rsidRDefault="00495B06" w:rsidP="00EE15A9">
      <w:pPr>
        <w:spacing w:line="360" w:lineRule="auto"/>
        <w:jc w:val="both"/>
        <w:rPr>
          <w:del w:id="132" w:author="Mirko Mutalipassi" w:date="2026-03-20T10:49:00Z" w16du:dateUtc="2026-03-20T09:49:00Z"/>
          <w:color w:val="000000" w:themeColor="text1"/>
        </w:rPr>
      </w:pPr>
      <w:commentRangeStart w:id="133"/>
      <w:ins w:id="134" w:author="Mirko Mutalipassi" w:date="2026-03-20T09:59:00Z" w16du:dateUtc="2026-03-20T08:59:00Z">
        <w:r w:rsidRPr="00495B06">
          <w:rPr>
            <w:color w:val="000000" w:themeColor="text1"/>
          </w:rPr>
          <w:t xml:space="preserve">Rather than assuming identical modes of action, our approach relies on the empirical alignment of response curves onto a common performance axis. </w:t>
        </w:r>
      </w:ins>
      <w:ins w:id="135" w:author="Mirko Mutalipassi" w:date="2026-03-20T10:46:00Z" w16du:dateUtc="2026-03-20T09:46:00Z">
        <w:r w:rsidR="009A72ED">
          <w:t xml:space="preserve">This provides a pragmatic basis for applying concentration addition as a null model of non-interacting effects, serving as a baseline expectation against which deviations can be interpreted, </w:t>
        </w:r>
        <w:r w:rsidR="009A72ED">
          <w:lastRenderedPageBreak/>
          <w:t>rather than as a mechanistic assumption of shared modes of action among drivers</w:t>
        </w:r>
      </w:ins>
      <w:commentRangeEnd w:id="133"/>
      <w:r w:rsidR="000E43EA">
        <w:rPr>
          <w:rStyle w:val="CommentReference"/>
          <w:sz w:val="24"/>
          <w:szCs w:val="24"/>
        </w:rPr>
        <w:commentReference w:id="133"/>
      </w:r>
      <w:ins w:id="136" w:author="Mirko Mutalipassi" w:date="2026-03-20T10:46:00Z" w16du:dateUtc="2026-03-20T09:46:00Z">
        <w:r w:rsidR="009A72ED">
          <w:t>.</w:t>
        </w:r>
      </w:ins>
      <w:ins w:id="137" w:author="Mirko Mutalipassi" w:date="2026-03-20T09:59:00Z" w16du:dateUtc="2026-03-20T08:59:00Z">
        <w:r w:rsidRPr="00495B06">
          <w:rPr>
            <w:color w:val="000000" w:themeColor="text1"/>
          </w:rPr>
          <w:t xml:space="preserve"> Similar unimodal responses have been reported for pH and CO₂ effects in phytoplankton </w:t>
        </w:r>
      </w:ins>
      <w:del w:id="138" w:author="Mirko Mutalipassi" w:date="2026-03-20T09:59:00Z" w16du:dateUtc="2026-03-20T08:59:00Z">
        <w:r w:rsidR="00C864CB" w:rsidRPr="00743779" w:rsidDel="00495B06">
          <w:rPr>
            <w:color w:val="000000" w:themeColor="text1"/>
          </w:rPr>
          <w:delText xml:space="preserve">A similar unimodal shape has been found for </w:delText>
        </w:r>
        <w:r w:rsidR="008A3C94" w:rsidRPr="00743779" w:rsidDel="00495B06">
          <w:rPr>
            <w:color w:val="000000" w:themeColor="text1"/>
          </w:rPr>
          <w:delText xml:space="preserve">phytoplankton responses to </w:delText>
        </w:r>
        <w:r w:rsidR="00AB1AB5" w:rsidRPr="00743779" w:rsidDel="00495B06">
          <w:rPr>
            <w:color w:val="000000" w:themeColor="text1"/>
          </w:rPr>
          <w:delText>pH</w:delText>
        </w:r>
        <w:r w:rsidR="00481973" w:rsidRPr="00743779" w:rsidDel="00495B06">
          <w:rPr>
            <w:color w:val="000000" w:themeColor="text1"/>
          </w:rPr>
          <w:delText>/</w:delText>
        </w:r>
        <w:r w:rsidR="00481973" w:rsidRPr="00743779" w:rsidDel="00495B06">
          <w:rPr>
            <w:i/>
            <w:iCs/>
            <w:color w:val="000000" w:themeColor="text1"/>
          </w:rPr>
          <w:delText>p</w:delText>
        </w:r>
        <w:r w:rsidR="00481973" w:rsidRPr="00743779" w:rsidDel="00495B06">
          <w:rPr>
            <w:color w:val="000000" w:themeColor="text1"/>
          </w:rPr>
          <w:delText>CO</w:delText>
        </w:r>
        <w:r w:rsidR="00481973" w:rsidRPr="00743779" w:rsidDel="00495B06">
          <w:rPr>
            <w:color w:val="000000" w:themeColor="text1"/>
            <w:vertAlign w:val="subscript"/>
          </w:rPr>
          <w:delText>2</w:delText>
        </w:r>
      </w:del>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ins w:id="139" w:author="Mirko Mutalipassi" w:date="2026-03-20T10:00:00Z" w16du:dateUtc="2026-03-20T09:00:00Z">
        <w:r>
          <w:rPr>
            <w:color w:val="000000" w:themeColor="text1"/>
          </w:rPr>
          <w:t>,</w:t>
        </w:r>
      </w:ins>
      <w:del w:id="140" w:author="Mirko Mutalipassi" w:date="2026-03-20T10:00:00Z" w16du:dateUtc="2026-03-20T09:00:00Z">
        <w:r w:rsidR="00AD1CAC" w:rsidRPr="00743779" w:rsidDel="00495B06">
          <w:rPr>
            <w:color w:val="000000" w:themeColor="text1"/>
          </w:rPr>
          <w:delText>.</w:delText>
        </w:r>
      </w:del>
      <w:r w:rsidR="00AD1CAC" w:rsidRPr="00743779">
        <w:rPr>
          <w:color w:val="000000" w:themeColor="text1"/>
        </w:rPr>
        <w:t xml:space="preserve"> </w:t>
      </w:r>
      <w:ins w:id="141" w:author="Mirko Mutalipassi" w:date="2026-03-20T09:59:00Z" w16du:dateUtc="2026-03-20T08:59:00Z">
        <w:r w:rsidRPr="00495B06">
          <w:rPr>
            <w:color w:val="000000" w:themeColor="text1"/>
          </w:rPr>
          <w:t xml:space="preserve">whereas </w:t>
        </w:r>
        <w:commentRangeStart w:id="142"/>
        <w:r w:rsidRPr="00495B06">
          <w:rPr>
            <w:color w:val="000000" w:themeColor="text1"/>
          </w:rPr>
          <w:t xml:space="preserve">toxicant </w:t>
        </w:r>
      </w:ins>
      <w:commentRangeEnd w:id="142"/>
      <w:r w:rsidR="00485469" w:rsidRPr="00495B06">
        <w:rPr>
          <w:rStyle w:val="CommentReference"/>
          <w:color w:val="000000" w:themeColor="text1"/>
          <w:sz w:val="24"/>
          <w:szCs w:val="24"/>
        </w:rPr>
        <w:commentReference w:id="142"/>
      </w:r>
      <w:ins w:id="143" w:author="Mirko Mutalipassi" w:date="2026-03-20T09:59:00Z" w16du:dateUtc="2026-03-20T08:59:00Z">
        <w:r w:rsidRPr="00495B06">
          <w:rPr>
            <w:color w:val="000000" w:themeColor="text1"/>
          </w:rPr>
          <w:t xml:space="preserve">responses are often described as sigmoidal </w:t>
        </w:r>
      </w:ins>
      <w:del w:id="144" w:author="Mirko Mutalipassi" w:date="2026-03-20T09:59:00Z" w16du:dateUtc="2026-03-20T08:59:00Z">
        <w:r w:rsidR="008E71E0" w:rsidDel="00495B06">
          <w:rPr>
            <w:color w:val="000000" w:themeColor="text1"/>
          </w:rPr>
          <w:delText xml:space="preserve">A </w:delText>
        </w:r>
        <w:r w:rsidR="00CF3D09" w:rsidRPr="00743779" w:rsidDel="00495B06">
          <w:rPr>
            <w:color w:val="000000" w:themeColor="text1"/>
          </w:rPr>
          <w:delText xml:space="preserve">sigmoidal </w:delText>
        </w:r>
        <w:r w:rsidR="008E71E0" w:rsidDel="00495B06">
          <w:rPr>
            <w:color w:val="000000" w:themeColor="text1"/>
          </w:rPr>
          <w:delText>curve is often</w:delText>
        </w:r>
        <w:r w:rsidR="008E71E0" w:rsidRPr="00743779" w:rsidDel="00495B06">
          <w:rPr>
            <w:color w:val="000000" w:themeColor="text1"/>
          </w:rPr>
          <w:delText xml:space="preserve"> </w:delText>
        </w:r>
        <w:r w:rsidR="00CF3D09" w:rsidRPr="00743779" w:rsidDel="00495B06">
          <w:rPr>
            <w:color w:val="000000" w:themeColor="text1"/>
          </w:rPr>
          <w:delText xml:space="preserve">expected </w:delText>
        </w:r>
        <w:r w:rsidR="00B47780" w:rsidRPr="00743779" w:rsidDel="00495B06">
          <w:rPr>
            <w:color w:val="000000" w:themeColor="text1"/>
          </w:rPr>
          <w:delText>for</w:delText>
        </w:r>
        <w:r w:rsidR="008E71E0" w:rsidDel="00495B06">
          <w:rPr>
            <w:color w:val="000000" w:themeColor="text1"/>
          </w:rPr>
          <w:delText xml:space="preserve"> biological response to</w:delText>
        </w:r>
        <w:r w:rsidR="00CF3D09" w:rsidRPr="00743779" w:rsidDel="00495B06">
          <w:rPr>
            <w:color w:val="000000" w:themeColor="text1"/>
          </w:rPr>
          <w:delText xml:space="preserve"> toxicant</w:delText>
        </w:r>
        <w:r w:rsidR="008E71E0" w:rsidDel="00495B06">
          <w:rPr>
            <w:color w:val="000000" w:themeColor="text1"/>
          </w:rPr>
          <w:delText>s</w:delText>
        </w:r>
        <w:r w:rsidR="00CF3D09" w:rsidRPr="00743779" w:rsidDel="00495B06">
          <w:rPr>
            <w:color w:val="000000" w:themeColor="text1"/>
          </w:rPr>
          <w:delText xml:space="preserve"> </w:delText>
        </w:r>
        <w:r w:rsidR="00B47780" w:rsidRPr="00743779" w:rsidDel="00495B06">
          <w:rPr>
            <w:color w:val="000000" w:themeColor="text1"/>
          </w:rPr>
          <w:delText xml:space="preserve">effects </w:delText>
        </w:r>
      </w:del>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ins w:id="145" w:author="Mirko Mutalipassi" w:date="2026-03-20T10:48:00Z" w16du:dateUtc="2026-03-20T09:48:00Z">
        <w:r w:rsidR="009A72ED">
          <w:t xml:space="preserve">Our results suggest that, within the explored ranges, the three drivers can be approximated within a shared performance framework. </w:t>
        </w:r>
        <w:commentRangeStart w:id="146"/>
        <w:r w:rsidR="009A72ED">
          <w:t xml:space="preserve">The lower resolution of the pH and </w:t>
        </w:r>
      </w:ins>
      <w:ins w:id="147" w:author="Natalija Suhareva" w:date="2026-03-24T11:50:00Z" w16du:dateUtc="2026-03-24T10:50:00Z">
        <w:r w:rsidR="00EF6A5C">
          <w:t xml:space="preserve">particularly the </w:t>
        </w:r>
      </w:ins>
      <w:ins w:id="148" w:author="Mirko Mutalipassi" w:date="2026-03-20T10:48:00Z" w16du:dateUtc="2026-03-20T09:48:00Z">
        <w:r w:rsidR="009A72ED">
          <w:t xml:space="preserve">lithium </w:t>
        </w:r>
      </w:ins>
      <w:ins w:id="149" w:author="Natalija Suhareva" w:date="2026-03-24T11:51:00Z" w16du:dateUtc="2026-03-24T10:51:00Z">
        <w:r w:rsidR="00EF6A5C">
          <w:t xml:space="preserve">response </w:t>
        </w:r>
      </w:ins>
      <w:ins w:id="150" w:author="Mirko Mutalipassi" w:date="2026-03-20T10:48:00Z" w16du:dateUtc="2026-03-20T09:48:00Z">
        <w:r w:rsidR="009A72ED">
          <w:t>curves introduce</w:t>
        </w:r>
        <w:del w:id="151" w:author="Natalija Suhareva" w:date="2026-03-24T11:51:00Z" w16du:dateUtc="2026-03-24T10:51:00Z">
          <w:r w:rsidR="009A72ED" w:rsidDel="00EF6A5C">
            <w:delText>s</w:delText>
          </w:r>
        </w:del>
        <w:r w:rsidR="009A72ED">
          <w:t xml:space="preserve"> uncertainty in the additive baseline and, consequently, in the magnitude of the estimated deviations. </w:t>
        </w:r>
      </w:ins>
      <w:ins w:id="152" w:author="Natalija Suhareva" w:date="2026-03-24T11:51:00Z" w16du:dateUtc="2026-03-24T10:51:00Z">
        <w:r w:rsidR="00EF6A5C">
          <w:t xml:space="preserve">This uncertainty should be considered when </w:t>
        </w:r>
      </w:ins>
      <w:ins w:id="153" w:author="Natalija Suhareva" w:date="2026-03-24T11:52:00Z" w16du:dateUtc="2026-03-24T10:52:00Z">
        <w:r w:rsidR="00EF6A5C">
          <w:t>interpreting interaction strength.</w:t>
        </w:r>
      </w:ins>
      <w:commentRangeEnd w:id="146"/>
      <w:r w:rsidR="00953FE7">
        <w:rPr>
          <w:rStyle w:val="CommentReference"/>
          <w:sz w:val="24"/>
          <w:szCs w:val="24"/>
        </w:rPr>
        <w:commentReference w:id="146"/>
      </w:r>
      <w:ins w:id="154" w:author="Natalija Suhareva" w:date="2026-03-24T11:52:00Z" w16du:dateUtc="2026-03-24T10:52:00Z">
        <w:r w:rsidR="00EF6A5C">
          <w:t xml:space="preserve"> </w:t>
        </w:r>
      </w:ins>
      <w:ins w:id="155" w:author="Mirko Mutalipassi" w:date="2026-03-20T10:48:00Z" w16du:dateUtc="2026-03-20T09:48:00Z">
        <w:r w:rsidR="009A72ED">
          <w:t>Nevertheless, the consistency of the antagonistic pattern across all pH-involving treatments suggests that the deviation reflects a genuine biological signal rather than an artefact of curve fitting</w:t>
        </w:r>
      </w:ins>
      <w:ins w:id="156" w:author="Mirko Mutalipassi" w:date="2026-03-20T10:00:00Z" w16du:dateUtc="2026-03-20T09:00:00Z">
        <w:r w:rsidRPr="001D07D9">
          <w:rPr>
            <w:color w:val="000000" w:themeColor="text1"/>
            <w:lang w:val="en-GB"/>
            <w:rPrChange w:id="157" w:author="METIAN, Marc" w:date="2026-03-24T13:33:00Z" w16du:dateUtc="2026-03-24T12:33:00Z">
              <w:rPr>
                <w:color w:val="000000" w:themeColor="text1"/>
                <w:lang w:val="fr-FR"/>
              </w:rPr>
            </w:rPrChange>
          </w:rPr>
          <w:t xml:space="preserve"> </w:t>
        </w:r>
      </w:ins>
      <w:del w:id="158" w:author="Mirko Mutalipassi" w:date="2026-03-20T10:00:00Z" w16du:dateUtc="2026-03-20T09:00:00Z">
        <w:r w:rsidR="008E71E0" w:rsidRPr="001D07D9" w:rsidDel="00495B06">
          <w:rPr>
            <w:color w:val="000000" w:themeColor="text1"/>
            <w:lang w:val="en-GB"/>
            <w:rPrChange w:id="159" w:author="METIAN, Marc" w:date="2026-03-24T13:33:00Z" w16du:dateUtc="2026-03-24T12:33:00Z">
              <w:rPr>
                <w:color w:val="000000" w:themeColor="text1"/>
                <w:lang w:val="fr-FR"/>
              </w:rPr>
            </w:rPrChange>
          </w:rPr>
          <w:delText>Our data did not allow to full</w:delText>
        </w:r>
        <w:r w:rsidR="00371065" w:rsidDel="00495B06">
          <w:rPr>
            <w:color w:val="000000" w:themeColor="text1"/>
          </w:rPr>
          <w:delText>y</w:delText>
        </w:r>
        <w:r w:rsidR="008E71E0" w:rsidRPr="001D07D9" w:rsidDel="00495B06">
          <w:rPr>
            <w:color w:val="000000" w:themeColor="text1"/>
            <w:lang w:val="en-GB"/>
            <w:rPrChange w:id="160" w:author="METIAN, Marc" w:date="2026-03-24T13:33:00Z" w16du:dateUtc="2026-03-24T12:33:00Z">
              <w:rPr>
                <w:color w:val="000000" w:themeColor="text1"/>
                <w:lang w:val="fr-FR"/>
              </w:rPr>
            </w:rPrChange>
          </w:rPr>
          <w:delText xml:space="preserve"> resolve the </w:delText>
        </w:r>
        <w:r w:rsidR="00B15652" w:rsidRPr="00743779" w:rsidDel="00495B06">
          <w:rPr>
            <w:color w:val="000000" w:themeColor="text1"/>
          </w:rPr>
          <w:delText>performance curves of pH and lithium</w:delText>
        </w:r>
        <w:r w:rsidR="00E16B55" w:rsidRPr="00743779" w:rsidDel="00495B06">
          <w:rPr>
            <w:color w:val="000000" w:themeColor="text1"/>
          </w:rPr>
          <w:delText>.</w:delText>
        </w:r>
        <w:r w:rsidR="008E71E0" w:rsidDel="00495B06">
          <w:rPr>
            <w:color w:val="000000" w:themeColor="text1"/>
          </w:rPr>
          <w:delText xml:space="preserve"> This can be performed in future work using treatments below and above the scenarios considered in our study and </w:delText>
        </w:r>
        <w:r w:rsidR="00690842" w:rsidRPr="00743779" w:rsidDel="00495B06">
          <w:rPr>
            <w:color w:val="000000" w:themeColor="text1"/>
          </w:rPr>
          <w:delText xml:space="preserve">that </w:delText>
        </w:r>
        <w:r w:rsidR="00C7533D" w:rsidRPr="00743779" w:rsidDel="00495B06">
          <w:rPr>
            <w:color w:val="000000" w:themeColor="text1"/>
          </w:rPr>
          <w:delText>the species will unlikely face</w:delText>
        </w:r>
        <w:r w:rsidR="00A11BFA" w:rsidRPr="00743779" w:rsidDel="00495B06">
          <w:rPr>
            <w:color w:val="000000" w:themeColor="text1"/>
          </w:rPr>
          <w:delText>, even in the worst-case scenarios of global change</w:delText>
        </w:r>
        <w:r w:rsidR="00433150" w:rsidDel="00495B06">
          <w:rPr>
            <w:color w:val="000000" w:themeColor="text1"/>
          </w:rPr>
          <w:delText xml:space="preserve"> </w:delText>
        </w:r>
      </w:del>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commentRangeEnd w:id="94"/>
      <w:r w:rsidR="00485469">
        <w:rPr>
          <w:rStyle w:val="CommentReference"/>
          <w:color w:val="000000" w:themeColor="text1"/>
          <w:sz w:val="24"/>
          <w:szCs w:val="24"/>
        </w:rPr>
        <w:commentReference w:id="94"/>
      </w:r>
      <w:commentRangeEnd w:id="95"/>
      <w:r w:rsidR="00BB686E">
        <w:rPr>
          <w:rStyle w:val="CommentReference"/>
          <w:color w:val="000000" w:themeColor="text1"/>
          <w:sz w:val="24"/>
          <w:szCs w:val="24"/>
        </w:rPr>
        <w:commentReference w:id="95"/>
      </w:r>
      <w:commentRangeEnd w:id="96"/>
      <w:r w:rsidR="00BB2594">
        <w:rPr>
          <w:rStyle w:val="CommentReference"/>
          <w:color w:val="000000" w:themeColor="text1"/>
          <w:sz w:val="24"/>
          <w:szCs w:val="24"/>
        </w:rPr>
        <w:commentReference w:id="96"/>
      </w:r>
    </w:p>
    <w:p w14:paraId="3A786E07" w14:textId="77777777" w:rsidR="006E46A1" w:rsidDel="0061153C" w:rsidRDefault="006E46A1" w:rsidP="00EE15A9">
      <w:pPr>
        <w:spacing w:line="360" w:lineRule="auto"/>
        <w:jc w:val="both"/>
        <w:rPr>
          <w:del w:id="161" w:author="Mirko Mutalipassi" w:date="2026-03-20T10:49:00Z" w16du:dateUtc="2026-03-20T09:49:00Z"/>
          <w:color w:val="000000" w:themeColor="text1"/>
        </w:rPr>
      </w:pPr>
    </w:p>
    <w:p w14:paraId="36EA85D7" w14:textId="77777777" w:rsidR="006E46A1" w:rsidRPr="00743779" w:rsidRDefault="006E46A1" w:rsidP="00EE15A9">
      <w:pPr>
        <w:spacing w:line="360" w:lineRule="auto"/>
        <w:jc w:val="both"/>
        <w:rPr>
          <w:color w:val="000000" w:themeColor="text1"/>
        </w:rPr>
      </w:pPr>
    </w:p>
    <w:p w14:paraId="1D2E593D" w14:textId="60B7038F" w:rsidR="00A85524" w:rsidRPr="0061153C" w:rsidRDefault="00705D58" w:rsidP="00EE15A9">
      <w:pPr>
        <w:spacing w:line="360" w:lineRule="auto"/>
        <w:jc w:val="both"/>
        <w:rPr>
          <w:rFonts w:eastAsia="Arial"/>
          <w:rPrChange w:id="162" w:author="Mirko Mutalipassi" w:date="2026-03-20T10:49:00Z" w16du:dateUtc="2026-03-20T09:49:00Z">
            <w:rPr>
              <w:color w:val="000000" w:themeColor="text1"/>
            </w:rPr>
          </w:rPrChange>
        </w:rPr>
      </w:pPr>
      <w:r>
        <w:rPr>
          <w:color w:val="000000" w:themeColor="text1"/>
        </w:rPr>
        <w:t xml:space="preserve">A second step </w:t>
      </w:r>
      <w:ins w:id="163" w:author="Mirko Mutalipassi" w:date="2026-03-20T10:03:00Z" w16du:dateUtc="2026-03-20T09:03:00Z">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ins>
      <w:del w:id="164" w:author="Mirko Mutalipassi" w:date="2026-03-20T10:03:00Z" w16du:dateUtc="2026-03-20T09:03:00Z">
        <w:r w:rsidDel="00495B06">
          <w:rPr>
            <w:color w:val="000000" w:themeColor="text1"/>
          </w:rPr>
          <w:delText>is the c</w:delText>
        </w:r>
        <w:r w:rsidR="00204BD3" w:rsidRPr="00743779" w:rsidDel="00495B06">
          <w:rPr>
            <w:color w:val="000000" w:themeColor="text1"/>
          </w:rPr>
          <w:delText>alculati</w:delText>
        </w:r>
        <w:r w:rsidDel="00495B06">
          <w:rPr>
            <w:color w:val="000000" w:themeColor="text1"/>
          </w:rPr>
          <w:delText>on</w:delText>
        </w:r>
        <w:r w:rsidR="00D71C85" w:rsidDel="00495B06">
          <w:rPr>
            <w:color w:val="000000" w:themeColor="text1"/>
          </w:rPr>
          <w:delText xml:space="preserve"> of</w:delText>
        </w:r>
        <w:r w:rsidR="00204BD3" w:rsidRPr="00743779" w:rsidDel="00495B06">
          <w:rPr>
            <w:color w:val="000000" w:themeColor="text1"/>
          </w:rPr>
          <w:delText xml:space="preserve"> a</w:delText>
        </w:r>
        <w:r w:rsidDel="00495B06">
          <w:rPr>
            <w:color w:val="000000" w:themeColor="text1"/>
          </w:rPr>
          <w:delText>n</w:delText>
        </w:r>
        <w:r w:rsidR="00204BD3" w:rsidRPr="00743779" w:rsidDel="00495B06">
          <w:rPr>
            <w:color w:val="000000" w:themeColor="text1"/>
          </w:rPr>
          <w:delText xml:space="preserve"> index</w:delText>
        </w:r>
        <w:r w:rsidDel="00495B06">
          <w:rPr>
            <w:color w:val="000000" w:themeColor="text1"/>
          </w:rPr>
          <w:delText xml:space="preserve"> combining the relative contribution of the individual </w:delText>
        </w:r>
        <w:r w:rsidR="00293536" w:rsidDel="00495B06">
          <w:rPr>
            <w:color w:val="000000" w:themeColor="text1"/>
          </w:rPr>
          <w:delText>driver</w:delText>
        </w:r>
        <w:r w:rsidDel="00495B06">
          <w:rPr>
            <w:color w:val="000000" w:themeColor="text1"/>
          </w:rPr>
          <w:delText xml:space="preserve"> following a methodology recently used by </w:delText>
        </w:r>
      </w:del>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ins w:id="165" w:author="Mirko Mutalipassi" w:date="2026-03-20T10:05:00Z" w16du:dateUtc="2026-03-20T09:05:00Z">
        <w:r w:rsidR="00495B06" w:rsidRPr="00495B06">
          <w:rPr>
            <w:rFonts w:eastAsia="Arial"/>
          </w:rPr>
          <w:t>This index was derived by aligning the single-driver performance curves onto a common axis, using temperature as a reference scale centred on the reference condition of 20°C. The scaling factors for pH and lithium were estimated empirically to achieve the best overlap among the three response curves, resulting in coefficients of 28°C per pH unit and 0.35°C per ppm of lithium.</w:t>
        </w:r>
        <w:r w:rsidR="00495B06">
          <w:rPr>
            <w:rFonts w:eastAsia="Arial"/>
          </w:rPr>
          <w:t xml:space="preserve"> </w:t>
        </w:r>
      </w:ins>
      <w:ins w:id="166" w:author="Mirko Mutalipassi" w:date="2026-03-20T10:04:00Z" w16du:dateUtc="2026-03-20T09:04:00Z">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ins>
      <w:del w:id="167" w:author="Mirko Mutalipassi" w:date="2026-03-20T10:04:00Z" w16du:dateUtc="2026-03-20T09:04:00Z">
        <w:r w:rsidR="00BC6E3B" w:rsidRPr="00743779" w:rsidDel="00495B06">
          <w:rPr>
            <w:rFonts w:eastAsia="Arial"/>
          </w:rPr>
          <w:delText xml:space="preserve">The calculation of </w:delText>
        </w:r>
        <w:r w:rsidDel="00495B06">
          <w:rPr>
            <w:rFonts w:eastAsia="Arial"/>
          </w:rPr>
          <w:delText>this</w:delText>
        </w:r>
        <w:r w:rsidR="00BC6E3B" w:rsidRPr="00743779" w:rsidDel="00495B06">
          <w:rPr>
            <w:rFonts w:eastAsia="Arial"/>
          </w:rPr>
          <w:delText xml:space="preserve"> index was </w:delText>
        </w:r>
        <w:r w:rsidDel="00495B06">
          <w:rPr>
            <w:rFonts w:eastAsia="Arial"/>
          </w:rPr>
          <w:delText>following a</w:delText>
        </w:r>
        <w:r w:rsidR="00BC6E3B" w:rsidRPr="00743779" w:rsidDel="00495B06">
          <w:rPr>
            <w:rFonts w:eastAsia="Arial"/>
          </w:rPr>
          <w:delText xml:space="preserve"> concentration addition</w:delText>
        </w:r>
        <w:r w:rsidR="0022397F" w:rsidRPr="00743779" w:rsidDel="00495B06">
          <w:rPr>
            <w:rFonts w:eastAsia="Arial"/>
          </w:rPr>
          <w:delText xml:space="preserve"> </w:delText>
        </w:r>
        <w:r w:rsidDel="00495B06">
          <w:rPr>
            <w:rFonts w:eastAsia="Arial"/>
          </w:rPr>
          <w:delText>model</w:delText>
        </w:r>
      </w:del>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ins w:id="168" w:author="Mirko Mutalipassi" w:date="2026-03-20T10:05:00Z" w16du:dateUtc="2026-03-20T09:05:00Z">
        <w:r w:rsidR="00495B06" w:rsidRPr="00495B06">
          <w:rPr>
            <w:color w:val="000000" w:themeColor="text1"/>
          </w:rPr>
          <w:t>The resulting driver index can therefore be interpreted as a proxy for the overall distance from optimal conditions defined at 20°C. When expressed along this axis, the combined data revealed a unimodal response with a tipping point around 25°C, corresponding to a deviation of approximately 5°C from the reference condition.</w:t>
        </w:r>
      </w:ins>
      <w:del w:id="169" w:author="Mirko Mutalipassi" w:date="2026-03-20T10:04:00Z" w16du:dateUtc="2026-03-20T09:04:00Z">
        <w:r w:rsidR="005B7128" w:rsidRPr="00743779" w:rsidDel="00495B06">
          <w:rPr>
            <w:color w:val="000000" w:themeColor="text1"/>
          </w:rPr>
          <w:delText>T</w:delText>
        </w:r>
        <w:r w:rsidR="006F163A" w:rsidRPr="00743779" w:rsidDel="00495B06">
          <w:rPr>
            <w:color w:val="000000" w:themeColor="text1"/>
          </w:rPr>
          <w:delText xml:space="preserve">he </w:delText>
        </w:r>
        <w:r w:rsidDel="00495B06">
          <w:rPr>
            <w:color w:val="000000" w:themeColor="text1"/>
          </w:rPr>
          <w:delText xml:space="preserve">index was calculated as the relative contribution </w:delText>
        </w:r>
        <w:r w:rsidR="006F163A" w:rsidRPr="00743779" w:rsidDel="00495B06">
          <w:rPr>
            <w:color w:val="000000" w:themeColor="text1"/>
          </w:rPr>
          <w:delText xml:space="preserve">of each driver </w:delText>
        </w:r>
        <w:r w:rsidDel="00495B06">
          <w:rPr>
            <w:color w:val="000000" w:themeColor="text1"/>
          </w:rPr>
          <w:delText>relative to a change in temperature</w:delText>
        </w:r>
        <w:r w:rsidR="006F163A" w:rsidRPr="00743779" w:rsidDel="00495B06">
          <w:rPr>
            <w:color w:val="000000" w:themeColor="text1"/>
          </w:rPr>
          <w:delText xml:space="preserve"> (in Celsius deviations from reference scale)</w:delText>
        </w:r>
        <w:r w:rsidDel="00495B06">
          <w:rPr>
            <w:color w:val="000000" w:themeColor="text1"/>
          </w:rPr>
          <w:delText>. The contribution of pH and lithium corresponded to an equivalent of</w:delText>
        </w:r>
        <w:r w:rsidR="006F163A" w:rsidRPr="00743779" w:rsidDel="00495B06">
          <w:rPr>
            <w:color w:val="000000" w:themeColor="text1"/>
          </w:rPr>
          <w:delText xml:space="preserve"> 28°C for each pH unit change and 0.35°C for each lithium ppm change.</w:delText>
        </w:r>
        <w:r w:rsidDel="00495B06">
          <w:rPr>
            <w:color w:val="000000" w:themeColor="text1"/>
          </w:rPr>
          <w:delText xml:space="preserve"> </w:delText>
        </w:r>
        <w:r w:rsidR="001A66A8" w:rsidRPr="00743779" w:rsidDel="00495B06">
          <w:rPr>
            <w:color w:val="000000" w:themeColor="text1"/>
          </w:rPr>
          <w:delText>This</w:delText>
        </w:r>
        <w:r w:rsidDel="00495B06">
          <w:rPr>
            <w:color w:val="000000" w:themeColor="text1"/>
          </w:rPr>
          <w:delText xml:space="preserve"> allowed to navigate along a</w:delText>
        </w:r>
        <w:r w:rsidR="001A66A8" w:rsidRPr="00743779" w:rsidDel="00495B06">
          <w:rPr>
            <w:color w:val="000000" w:themeColor="text1"/>
          </w:rPr>
          <w:delText xml:space="preserve"> shared </w:delText>
        </w:r>
        <w:r w:rsidR="001033F1" w:rsidRPr="00743779" w:rsidDel="00495B06">
          <w:rPr>
            <w:color w:val="000000" w:themeColor="text1"/>
          </w:rPr>
          <w:delText xml:space="preserve">unimodal </w:delText>
        </w:r>
        <w:r w:rsidR="00A43FCE" w:rsidDel="00495B06">
          <w:rPr>
            <w:color w:val="000000" w:themeColor="text1"/>
          </w:rPr>
          <w:delText>response curve for the three drivers</w:delText>
        </w:r>
        <w:r w:rsidR="001A66A8" w:rsidRPr="00743779" w:rsidDel="00495B06">
          <w:rPr>
            <w:color w:val="000000" w:themeColor="text1"/>
          </w:rPr>
          <w:delText xml:space="preserve"> </w:delText>
        </w:r>
        <w:r w:rsidDel="00495B06">
          <w:rPr>
            <w:color w:val="000000" w:themeColor="text1"/>
          </w:rPr>
          <w:delText>with</w:delText>
        </w:r>
        <w:r w:rsidR="005F478A" w:rsidRPr="00743779" w:rsidDel="00495B06">
          <w:rPr>
            <w:color w:val="000000" w:themeColor="text1"/>
          </w:rPr>
          <w:delText xml:space="preserve"> a tipping point around 25°C, a 5°C deviation from the reference condition of 20°C.</w:delText>
        </w:r>
      </w:del>
      <w:r w:rsidR="005F478A" w:rsidRPr="00743779">
        <w:rPr>
          <w:color w:val="000000" w:themeColor="text1"/>
        </w:rPr>
        <w:t xml:space="preserve"> </w:t>
      </w:r>
      <w:del w:id="170" w:author="Mirko Mutalipassi" w:date="2026-03-20T10:05:00Z" w16du:dateUtc="2026-03-20T09:05:00Z">
        <w:r w:rsidR="00AF108B" w:rsidRPr="00743779" w:rsidDel="00495B06">
          <w:rPr>
            <w:color w:val="000000" w:themeColor="text1"/>
          </w:rPr>
          <w:delText xml:space="preserve"> </w:delText>
        </w:r>
      </w:del>
    </w:p>
    <w:p w14:paraId="41D760F3" w14:textId="28F633D9" w:rsidR="003F7AEF" w:rsidRPr="003F7AEF" w:rsidRDefault="00FD2D68" w:rsidP="00EE15A9">
      <w:pPr>
        <w:spacing w:line="360" w:lineRule="auto"/>
        <w:jc w:val="both"/>
        <w:rPr>
          <w:rFonts w:eastAsia="Arial"/>
          <w:color w:val="000000" w:themeColor="text1"/>
        </w:rPr>
      </w:pPr>
      <w:ins w:id="171" w:author="Mirko Mutalipassi" w:date="2026-03-20T10:08:00Z" w16du:dateUtc="2026-03-20T09:08:00Z">
        <w:r w:rsidRPr="00FD2D68">
          <w:rPr>
            <w:color w:val="000000" w:themeColor="text1"/>
          </w:rPr>
          <w:t xml:space="preserve">The third and final step of our strategy was to compare the outcome of the additive model derived from single-driver responses with the observations from the multi-driver experiment. Under a non-linear additivity assumption, the multi-driver data are expected to fall along the shared performance curve defined by the driver index (Figure 3b). However, all combinations involving reduced pH consistently deviated from this expectation, with higher growth rates than predicted by the model (Figure 3b). This pattern indicates an antagonistic interaction, where the combined effect of multiple drivers is less severe than expected from their additive contributions. This interpretation </w:t>
        </w:r>
        <w:r w:rsidRPr="00FD2D68">
          <w:rPr>
            <w:color w:val="000000" w:themeColor="text1"/>
          </w:rPr>
          <w:lastRenderedPageBreak/>
          <w:t>is also consistent with the direct comparison among treatments in the fully crossed design, where larvae exposed to low pH alone showed lower growth than those exposed to low pH in combination with additional drivers (Figure 2b)</w:t>
        </w:r>
      </w:ins>
      <w:ins w:id="172" w:author="Mirko Mutalipassi" w:date="2026-03-20T10:13:00Z" w16du:dateUtc="2026-03-20T09:13:00Z">
        <w:r w:rsidR="006D148E">
          <w:t xml:space="preserve">. </w:t>
        </w:r>
        <w:r w:rsidR="006D148E" w:rsidRPr="006D148E">
          <w:rPr>
            <w:color w:val="000000" w:themeColor="text1"/>
          </w:rPr>
          <w:t xml:space="preserve">This pattern contrasts with previous studies reporting increased stress under combined exposure to acidification and </w:t>
        </w:r>
      </w:ins>
      <w:ins w:id="173" w:author="Li zz" w:date="2026-03-25T22:16:00Z" w16du:dateUtc="2026-03-25T14:16:00Z">
        <w:r w:rsidR="00AC14A0">
          <w:rPr>
            <w:rFonts w:hint="eastAsia"/>
            <w:color w:val="000000" w:themeColor="text1"/>
            <w:lang w:eastAsia="zh-CN"/>
          </w:rPr>
          <w:t xml:space="preserve">Cu </w:t>
        </w:r>
      </w:ins>
      <w:ins w:id="174" w:author="Mirko Mutalipassi" w:date="2026-03-20T10:13:00Z" w16du:dateUtc="2026-03-20T09:13:00Z">
        <w:r w:rsidR="006D148E" w:rsidRPr="006D148E">
          <w:rPr>
            <w:color w:val="000000" w:themeColor="text1"/>
          </w:rPr>
          <w:t>contaminants</w:t>
        </w:r>
      </w:ins>
      <w:ins w:id="175" w:author="Li zz" w:date="2026-03-25T22:23:00Z" w16du:dateUtc="2026-03-25T14:23:00Z">
        <w:r w:rsidR="00AC14A0">
          <w:rPr>
            <w:rFonts w:hint="eastAsia"/>
            <w:color w:val="000000" w:themeColor="text1"/>
            <w:lang w:eastAsia="zh-CN"/>
          </w:rPr>
          <w:t xml:space="preserve"> in jellyfish</w:t>
        </w:r>
      </w:ins>
      <w:ins w:id="176" w:author="Mirko Mutalipassi" w:date="2026-03-20T10:13:00Z" w16du:dateUtc="2026-03-20T09:13:00Z">
        <w:r w:rsidR="006D148E" w:rsidRPr="006D148E">
          <w:rPr>
            <w:color w:val="000000" w:themeColor="text1"/>
          </w:rPr>
          <w:t xml:space="preserve"> </w:t>
        </w:r>
      </w:ins>
      <w:moveToRangeStart w:id="177" w:author="Mirko Mutalipassi" w:date="2026-03-20T10:10:00Z" w:name="move224893875"/>
      <w:moveTo w:id="178" w:author="Mirko Mutalipassi" w:date="2026-03-20T10:10:00Z" w16du:dateUtc="2026-03-20T09:10:00Z">
        <w:r>
          <w:rPr>
            <w:rFonts w:eastAsia="Arial"/>
            <w:color w:val="000000" w:themeColor="text1"/>
          </w:rPr>
          <w:fldChar w:fldCharType="begin"/>
        </w:r>
        <w:r>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Pr>
            <w:rFonts w:eastAsia="Arial"/>
            <w:color w:val="000000" w:themeColor="text1"/>
          </w:rPr>
          <w:fldChar w:fldCharType="separate"/>
        </w:r>
        <w:r>
          <w:rPr>
            <w:rFonts w:eastAsia="Arial"/>
            <w:noProof/>
            <w:color w:val="000000" w:themeColor="text1"/>
          </w:rPr>
          <w:t>(Wang et al., 2025)</w:t>
        </w:r>
        <w:r>
          <w:rPr>
            <w:rFonts w:eastAsia="Arial"/>
            <w:color w:val="000000" w:themeColor="text1"/>
          </w:rPr>
          <w:fldChar w:fldCharType="end"/>
        </w:r>
      </w:moveTo>
      <w:ins w:id="179" w:author="Li zz" w:date="2026-03-25T22:17:00Z" w16du:dateUtc="2026-03-25T14:17:00Z">
        <w:r w:rsidR="00AC14A0">
          <w:rPr>
            <w:rFonts w:eastAsia="Arial" w:hint="eastAsia"/>
            <w:color w:val="000000" w:themeColor="text1"/>
            <w:lang w:eastAsia="zh-CN"/>
          </w:rPr>
          <w:t xml:space="preserve">, highlighting the complexity of </w:t>
        </w:r>
      </w:ins>
      <w:ins w:id="180" w:author="Li zz" w:date="2026-03-25T22:18:00Z" w16du:dateUtc="2026-03-25T14:18:00Z">
        <w:r w:rsidR="00AC14A0">
          <w:rPr>
            <w:rFonts w:eastAsia="Arial" w:hint="eastAsia"/>
            <w:color w:val="000000" w:themeColor="text1"/>
            <w:lang w:eastAsia="zh-CN"/>
          </w:rPr>
          <w:t xml:space="preserve">interactions </w:t>
        </w:r>
      </w:ins>
      <w:ins w:id="181" w:author="Li zz" w:date="2026-03-25T22:20:00Z" w16du:dateUtc="2026-03-25T14:20:00Z">
        <w:r w:rsidR="00AC14A0">
          <w:rPr>
            <w:rFonts w:eastAsia="Arial" w:hint="eastAsia"/>
            <w:color w:val="000000" w:themeColor="text1"/>
            <w:lang w:eastAsia="zh-CN"/>
          </w:rPr>
          <w:t>among</w:t>
        </w:r>
      </w:ins>
      <w:ins w:id="182" w:author="Li zz" w:date="2026-03-25T22:18:00Z" w16du:dateUtc="2026-03-25T14:18:00Z">
        <w:r w:rsidR="00AC14A0">
          <w:rPr>
            <w:rFonts w:eastAsia="Arial" w:hint="eastAsia"/>
            <w:color w:val="000000" w:themeColor="text1"/>
            <w:lang w:eastAsia="zh-CN"/>
          </w:rPr>
          <w:t xml:space="preserve"> </w:t>
        </w:r>
      </w:ins>
      <w:ins w:id="183" w:author="Li zz" w:date="2026-03-25T22:21:00Z" w16du:dateUtc="2026-03-25T14:21:00Z">
        <w:r w:rsidR="00AC14A0">
          <w:rPr>
            <w:rFonts w:eastAsia="Arial" w:hint="eastAsia"/>
            <w:color w:val="000000" w:themeColor="text1"/>
            <w:lang w:eastAsia="zh-CN"/>
          </w:rPr>
          <w:t>environmental</w:t>
        </w:r>
      </w:ins>
      <w:ins w:id="184" w:author="Li zz" w:date="2026-03-25T22:18:00Z" w16du:dateUtc="2026-03-25T14:18:00Z">
        <w:r w:rsidR="00AC14A0">
          <w:rPr>
            <w:rFonts w:eastAsia="Arial" w:hint="eastAsia"/>
            <w:color w:val="000000" w:themeColor="text1"/>
            <w:lang w:eastAsia="zh-CN"/>
          </w:rPr>
          <w:t xml:space="preserve"> </w:t>
        </w:r>
      </w:ins>
      <w:ins w:id="185" w:author="Li zz" w:date="2026-03-25T22:22:00Z" w16du:dateUtc="2026-03-25T14:22:00Z">
        <w:r w:rsidR="00AC14A0">
          <w:rPr>
            <w:rFonts w:eastAsia="Arial" w:hint="eastAsia"/>
            <w:color w:val="000000" w:themeColor="text1"/>
            <w:lang w:eastAsia="zh-CN"/>
          </w:rPr>
          <w:t>stressor</w:t>
        </w:r>
      </w:ins>
      <w:ins w:id="186" w:author="Li zz" w:date="2026-03-25T22:18:00Z" w16du:dateUtc="2026-03-25T14:18:00Z">
        <w:r w:rsidR="00AC14A0">
          <w:rPr>
            <w:rFonts w:eastAsia="Arial" w:hint="eastAsia"/>
            <w:color w:val="000000" w:themeColor="text1"/>
            <w:lang w:eastAsia="zh-CN"/>
          </w:rPr>
          <w:t xml:space="preserve">s </w:t>
        </w:r>
      </w:ins>
      <w:ins w:id="187" w:author="Li zz" w:date="2026-03-25T22:21:00Z" w16du:dateUtc="2026-03-25T14:21:00Z">
        <w:r w:rsidR="00AC14A0">
          <w:rPr>
            <w:rFonts w:eastAsia="Arial" w:hint="eastAsia"/>
            <w:color w:val="000000" w:themeColor="text1"/>
            <w:lang w:eastAsia="zh-CN"/>
          </w:rPr>
          <w:t>and the</w:t>
        </w:r>
      </w:ins>
      <w:ins w:id="188" w:author="Li zz" w:date="2026-03-25T22:18:00Z" w16du:dateUtc="2026-03-25T14:18:00Z">
        <w:r w:rsidR="00AC14A0">
          <w:rPr>
            <w:rFonts w:eastAsia="Arial" w:hint="eastAsia"/>
            <w:color w:val="000000" w:themeColor="text1"/>
            <w:lang w:eastAsia="zh-CN"/>
          </w:rPr>
          <w:t xml:space="preserve"> potential </w:t>
        </w:r>
      </w:ins>
      <w:ins w:id="189" w:author="Li zz" w:date="2026-03-25T22:21:00Z" w16du:dateUtc="2026-03-25T14:21:00Z">
        <w:r w:rsidR="00AC14A0">
          <w:rPr>
            <w:rFonts w:eastAsia="Arial" w:hint="eastAsia"/>
            <w:color w:val="000000" w:themeColor="text1"/>
            <w:lang w:eastAsia="zh-CN"/>
          </w:rPr>
          <w:t xml:space="preserve">for </w:t>
        </w:r>
      </w:ins>
      <w:ins w:id="190" w:author="Li zz" w:date="2026-03-25T22:18:00Z" w16du:dateUtc="2026-03-25T14:18:00Z">
        <w:r w:rsidR="00AC14A0">
          <w:rPr>
            <w:rFonts w:eastAsia="Arial" w:hint="eastAsia"/>
            <w:color w:val="000000" w:themeColor="text1"/>
            <w:lang w:eastAsia="zh-CN"/>
          </w:rPr>
          <w:t>species-specific responses to multiple drivers</w:t>
        </w:r>
      </w:ins>
      <w:moveTo w:id="191" w:author="Mirko Mutalipassi" w:date="2026-03-20T10:10:00Z" w16du:dateUtc="2026-03-20T09:10:00Z">
        <w:r w:rsidRPr="007D51F3">
          <w:rPr>
            <w:rFonts w:eastAsia="Arial"/>
          </w:rPr>
          <w:t xml:space="preserve">. </w:t>
        </w:r>
      </w:moveTo>
      <w:moveToRangeEnd w:id="177"/>
      <w:ins w:id="192" w:author="Mirko Mutalipassi" w:date="2026-03-20T10:47:00Z" w16du:dateUtc="2026-03-20T09:47:00Z">
        <w:r w:rsidR="009A72ED">
          <w:t xml:space="preserve">The observed antagonism highlights the importance of considering how multiple drivers reshape the organism's position along a performance landscape, </w:t>
        </w:r>
        <w:del w:id="193" w:author="METIAN, Marc" w:date="2026-03-24T14:12:00Z" w16du:dateUtc="2026-03-24T13:12:00Z">
          <w:r w:rsidR="009A72ED" w:rsidDel="00D94559">
            <w:delText>r</w:delText>
          </w:r>
        </w:del>
      </w:ins>
      <w:ins w:id="194" w:author="METIAN, Marc" w:date="2026-03-24T14:12:00Z" w16du:dateUtc="2026-03-24T13:12:00Z">
        <w:r w:rsidR="00D94559" w:rsidRPr="00D94559">
          <w:t>rather than assuming purely additive effects among drivers</w:t>
        </w:r>
      </w:ins>
      <w:ins w:id="195" w:author="Mirko Mutalipassi" w:date="2026-03-20T10:47:00Z" w16du:dateUtc="2026-03-20T09:47:00Z">
        <w:del w:id="196" w:author="METIAN, Marc" w:date="2026-03-24T14:12:00Z" w16du:dateUtc="2026-03-24T13:12:00Z">
          <w:r w:rsidR="009A72ED" w:rsidDel="00D94559">
            <w:delText>ather than assuming that stressors simply accumulate</w:delText>
          </w:r>
        </w:del>
        <w:r w:rsidR="009A72ED">
          <w:t>. Our results demonstrate that deviations from non-linear additivity can reveal emergent biological responses that would remain undetected under standard factorial interpretations. While the empirical pattern is robust, the mechanisms underlying this antagonism remain unresolved. One possibility is that reduced pH alters acid-base regulation or calcification dynamics in ways that interact non-linearly with temperature or contaminant stress, but these interpretations should be treated as working hypotheses pending further investigation</w:t>
        </w:r>
      </w:ins>
      <w:del w:id="197" w:author="Mirko Mutalipassi" w:date="2026-03-20T10:08:00Z" w16du:dateUtc="2026-03-20T09:08:00Z">
        <w:r w:rsidR="00EE0F12" w:rsidRPr="00743779" w:rsidDel="00FD2D68">
          <w:rPr>
            <w:color w:val="000000" w:themeColor="text1"/>
          </w:rPr>
          <w:delText>The</w:delText>
        </w:r>
        <w:r w:rsidR="003708C1" w:rsidDel="00FD2D68">
          <w:rPr>
            <w:color w:val="000000" w:themeColor="text1"/>
          </w:rPr>
          <w:delText xml:space="preserve"> third and last step of our strategy was to compare the outcome of the model based on single </w:delText>
        </w:r>
        <w:r w:rsidR="00293536" w:rsidDel="00FD2D68">
          <w:rPr>
            <w:color w:val="000000" w:themeColor="text1"/>
          </w:rPr>
          <w:delText>driver</w:delText>
        </w:r>
        <w:r w:rsidR="00686D5A" w:rsidDel="00FD2D68">
          <w:rPr>
            <w:color w:val="000000" w:themeColor="text1"/>
          </w:rPr>
          <w:delText>s</w:delText>
        </w:r>
        <w:r w:rsidR="003708C1" w:rsidDel="00FD2D68">
          <w:rPr>
            <w:color w:val="000000" w:themeColor="text1"/>
          </w:rPr>
          <w:delText xml:space="preserve"> with data from the full-factorial experiment with different combinations of the 3 </w:delText>
        </w:r>
        <w:r w:rsidR="00293536" w:rsidDel="00FD2D68">
          <w:rPr>
            <w:color w:val="000000" w:themeColor="text1"/>
          </w:rPr>
          <w:delText>drivers</w:delText>
        </w:r>
        <w:r w:rsidR="003708C1" w:rsidDel="00FD2D68">
          <w:rPr>
            <w:color w:val="000000" w:themeColor="text1"/>
          </w:rPr>
          <w:delText xml:space="preserve">. Under the additivity hypothesis, these data should fit under </w:delText>
        </w:r>
        <w:r w:rsidR="00274EA2" w:rsidDel="00FD2D68">
          <w:rPr>
            <w:color w:val="000000" w:themeColor="text1"/>
          </w:rPr>
          <w:delText xml:space="preserve">the </w:delText>
        </w:r>
        <w:r w:rsidR="003708C1" w:rsidDel="00FD2D68">
          <w:rPr>
            <w:color w:val="000000" w:themeColor="text1"/>
          </w:rPr>
          <w:delText>unimodal performance curve developed in step 2. We observed a deviation from th</w:delText>
        </w:r>
        <w:r w:rsidR="000A2B5C" w:rsidDel="00FD2D68">
          <w:rPr>
            <w:color w:val="000000" w:themeColor="text1"/>
          </w:rPr>
          <w:delText>at</w:delText>
        </w:r>
        <w:r w:rsidR="003708C1" w:rsidDel="00FD2D68">
          <w:rPr>
            <w:color w:val="000000" w:themeColor="text1"/>
          </w:rPr>
          <w:delText xml:space="preserve"> mode</w:delText>
        </w:r>
        <w:r w:rsidR="000A2B5C" w:rsidDel="00FD2D68">
          <w:rPr>
            <w:color w:val="000000" w:themeColor="text1"/>
          </w:rPr>
          <w:delText>l</w:delText>
        </w:r>
        <w:r w:rsidR="003708C1" w:rsidDel="00FD2D68">
          <w:rPr>
            <w:color w:val="000000" w:themeColor="text1"/>
          </w:rPr>
          <w:delText xml:space="preserve"> for all the combinations involving pH</w:delText>
        </w:r>
        <w:r w:rsidR="00446813" w:rsidDel="00FD2D68">
          <w:rPr>
            <w:color w:val="000000" w:themeColor="text1"/>
          </w:rPr>
          <w:delText>,</w:delText>
        </w:r>
        <w:r w:rsidR="003708C1" w:rsidDel="00FD2D68">
          <w:rPr>
            <w:color w:val="000000" w:themeColor="text1"/>
          </w:rPr>
          <w:delText xml:space="preserve"> with the model over-estimating the impacts</w:delText>
        </w:r>
        <w:r w:rsidR="008334E2" w:rsidDel="00FD2D68">
          <w:rPr>
            <w:color w:val="000000" w:themeColor="text1"/>
          </w:rPr>
          <w:delText xml:space="preserve"> of those treatments</w:delText>
        </w:r>
        <w:r w:rsidR="003708C1" w:rsidDel="00FD2D68">
          <w:rPr>
            <w:color w:val="000000" w:themeColor="text1"/>
          </w:rPr>
          <w:delText xml:space="preserve">. </w:delText>
        </w:r>
        <w:r w:rsidR="00D509F4" w:rsidRPr="00743779" w:rsidDel="00FD2D68">
          <w:rPr>
            <w:color w:val="000000" w:themeColor="text1"/>
          </w:rPr>
          <w:delText xml:space="preserve">The treatments where </w:delText>
        </w:r>
        <w:r w:rsidR="00D509F4" w:rsidRPr="00743779" w:rsidDel="00FD2D68">
          <w:rPr>
            <w:rFonts w:eastAsia="Arial"/>
            <w:color w:val="000000" w:themeColor="text1"/>
          </w:rPr>
          <w:delText xml:space="preserve">only pH was out of reference had a </w:delText>
        </w:r>
        <w:r w:rsidR="003708C1" w:rsidDel="00FD2D68">
          <w:rPr>
            <w:rFonts w:eastAsia="Arial"/>
            <w:color w:val="000000" w:themeColor="text1"/>
          </w:rPr>
          <w:delText>higher</w:delText>
        </w:r>
        <w:r w:rsidR="003708C1" w:rsidRPr="00743779" w:rsidDel="00FD2D68">
          <w:rPr>
            <w:rFonts w:eastAsia="Arial"/>
            <w:color w:val="000000" w:themeColor="text1"/>
          </w:rPr>
          <w:delText xml:space="preserve"> </w:delText>
        </w:r>
        <w:r w:rsidR="00D509F4" w:rsidRPr="00743779" w:rsidDel="00FD2D68">
          <w:rPr>
            <w:rFonts w:eastAsia="Arial"/>
            <w:color w:val="000000" w:themeColor="text1"/>
          </w:rPr>
          <w:delText>growth rate than</w:delText>
        </w:r>
        <w:r w:rsidR="00735E06" w:rsidDel="00FD2D68">
          <w:rPr>
            <w:rFonts w:eastAsia="Arial"/>
            <w:color w:val="000000" w:themeColor="text1"/>
          </w:rPr>
          <w:delText xml:space="preserve"> those that had more </w:delText>
        </w:r>
        <w:r w:rsidR="00E44E7C" w:rsidDel="00FD2D68">
          <w:rPr>
            <w:rFonts w:eastAsia="Arial"/>
            <w:color w:val="000000" w:themeColor="text1"/>
          </w:rPr>
          <w:delText>drivers simultaneously out of reference</w:delText>
        </w:r>
        <w:r w:rsidR="00401484" w:rsidDel="00FD2D68">
          <w:rPr>
            <w:rFonts w:eastAsia="Arial"/>
            <w:color w:val="000000" w:themeColor="text1"/>
          </w:rPr>
          <w:delText xml:space="preserve"> </w:delText>
        </w:r>
        <w:r w:rsidR="00E44E7C" w:rsidDel="00FD2D68">
          <w:rPr>
            <w:rFonts w:eastAsia="Arial"/>
            <w:color w:val="000000" w:themeColor="text1"/>
          </w:rPr>
          <w:delText>condit</w:delText>
        </w:r>
        <w:r w:rsidR="00401484" w:rsidDel="00FD2D68">
          <w:rPr>
            <w:rFonts w:eastAsia="Arial"/>
            <w:color w:val="000000" w:themeColor="text1"/>
          </w:rPr>
          <w:delText>i</w:delText>
        </w:r>
        <w:r w:rsidR="00E44E7C" w:rsidDel="00FD2D68">
          <w:rPr>
            <w:rFonts w:eastAsia="Arial"/>
            <w:color w:val="000000" w:themeColor="text1"/>
          </w:rPr>
          <w:delText>ons</w:delText>
        </w:r>
        <w:r w:rsidR="00D509F4" w:rsidRPr="00743779" w:rsidDel="00FD2D68">
          <w:rPr>
            <w:rFonts w:eastAsia="Arial"/>
            <w:color w:val="000000" w:themeColor="text1"/>
          </w:rPr>
          <w:delText xml:space="preserve"> (</w:delText>
        </w:r>
        <w:commentRangeStart w:id="198"/>
        <w:r w:rsidR="00D509F4" w:rsidRPr="00743779" w:rsidDel="00FD2D68">
          <w:rPr>
            <w:rFonts w:eastAsia="Arial"/>
            <w:color w:val="000000" w:themeColor="text1"/>
          </w:rPr>
          <w:delText>Fig</w:delText>
        </w:r>
        <w:r w:rsidR="003977D8" w:rsidDel="00FD2D68">
          <w:rPr>
            <w:rFonts w:eastAsia="Arial"/>
            <w:color w:val="000000" w:themeColor="text1"/>
          </w:rPr>
          <w:delText xml:space="preserve">ure </w:delText>
        </w:r>
        <w:r w:rsidR="00305526" w:rsidDel="00FD2D68">
          <w:rPr>
            <w:rFonts w:eastAsia="Arial"/>
            <w:color w:val="000000" w:themeColor="text1"/>
          </w:rPr>
          <w:delText>2</w:delText>
        </w:r>
        <w:r w:rsidR="003977D8" w:rsidDel="00FD2D68">
          <w:rPr>
            <w:rFonts w:eastAsia="Arial"/>
            <w:color w:val="000000" w:themeColor="text1"/>
          </w:rPr>
          <w:delText>b</w:delText>
        </w:r>
        <w:commentRangeEnd w:id="198"/>
        <w:r w:rsidR="00485469" w:rsidRPr="00743779" w:rsidDel="00FD2D68">
          <w:rPr>
            <w:rStyle w:val="CommentReference"/>
            <w:rFonts w:eastAsia="Arial"/>
            <w:color w:val="000000" w:themeColor="text1"/>
            <w:sz w:val="24"/>
            <w:szCs w:val="24"/>
          </w:rPr>
          <w:commentReference w:id="198"/>
        </w:r>
        <w:r w:rsidR="00D509F4" w:rsidRPr="00743779" w:rsidDel="00FD2D68">
          <w:rPr>
            <w:rFonts w:eastAsia="Arial"/>
            <w:color w:val="000000" w:themeColor="text1"/>
          </w:rPr>
          <w:delText>)</w:delText>
        </w:r>
        <w:r w:rsidR="00B82C93" w:rsidRPr="00743779" w:rsidDel="00FD2D68">
          <w:rPr>
            <w:rFonts w:eastAsia="Arial"/>
            <w:color w:val="000000" w:themeColor="text1"/>
          </w:rPr>
          <w:delText>,</w:delText>
        </w:r>
        <w:r w:rsidR="003708C1" w:rsidDel="00FD2D68">
          <w:rPr>
            <w:rFonts w:eastAsia="Arial"/>
            <w:color w:val="000000" w:themeColor="text1"/>
          </w:rPr>
          <w:delText xml:space="preserve"> revealing a true antagonistic interaction</w:delText>
        </w:r>
        <w:r w:rsidR="00A37F38" w:rsidRPr="00743779" w:rsidDel="00FD2D68">
          <w:rPr>
            <w:color w:val="000000" w:themeColor="text1"/>
          </w:rPr>
          <w:delText xml:space="preserve">. </w:delText>
        </w:r>
      </w:del>
      <w:ins w:id="199" w:author="Mirko Mutalipassi" w:date="2026-03-20T10:08:00Z" w16du:dateUtc="2026-03-20T09:08:00Z">
        <w:r>
          <w:rPr>
            <w:color w:val="000000" w:themeColor="text1"/>
          </w:rPr>
          <w:t xml:space="preserve"> </w:t>
        </w:r>
      </w:ins>
      <w:del w:id="200" w:author="Mirko Mutalipassi" w:date="2026-03-20T10:08:00Z" w16du:dateUtc="2026-03-20T09:08:00Z">
        <w:r w:rsidR="003708C1" w:rsidDel="00FD2D68">
          <w:rPr>
            <w:color w:val="000000" w:themeColor="text1"/>
          </w:rPr>
          <w:delText>Such interaction i</w:delText>
        </w:r>
        <w:r w:rsidR="0019571A" w:rsidDel="00FD2D68">
          <w:rPr>
            <w:color w:val="000000" w:themeColor="text1"/>
          </w:rPr>
          <w:delText>s</w:delText>
        </w:r>
        <w:r w:rsidR="003708C1" w:rsidDel="00FD2D68">
          <w:rPr>
            <w:color w:val="000000" w:themeColor="text1"/>
          </w:rPr>
          <w:delText xml:space="preserve"> somewhat surprising as previous studies showed that the combination of </w:delText>
        </w:r>
        <w:r w:rsidR="008E58B3" w:rsidRPr="00743779" w:rsidDel="00FD2D68">
          <w:rPr>
            <w:rFonts w:eastAsia="Arial"/>
            <w:color w:val="000000" w:themeColor="text1"/>
          </w:rPr>
          <w:delText xml:space="preserve">toxicants </w:delText>
        </w:r>
        <w:r w:rsidR="003708C1" w:rsidDel="00FD2D68">
          <w:rPr>
            <w:rFonts w:eastAsia="Arial"/>
            <w:color w:val="000000" w:themeColor="text1"/>
          </w:rPr>
          <w:delText>and low</w:delText>
        </w:r>
        <w:r w:rsidR="0019571A" w:rsidDel="00FD2D68">
          <w:rPr>
            <w:rFonts w:eastAsia="Arial"/>
            <w:color w:val="000000" w:themeColor="text1"/>
          </w:rPr>
          <w:delText xml:space="preserve"> pH</w:delText>
        </w:r>
        <w:r w:rsidR="008E58B3" w:rsidRPr="00743779" w:rsidDel="00FD2D68">
          <w:rPr>
            <w:rFonts w:eastAsia="Arial"/>
            <w:color w:val="000000" w:themeColor="text1"/>
          </w:rPr>
          <w:delText xml:space="preserve"> </w:delText>
        </w:r>
        <w:r w:rsidR="003708C1" w:rsidDel="00FD2D68">
          <w:rPr>
            <w:rFonts w:eastAsia="Arial"/>
            <w:color w:val="000000" w:themeColor="text1"/>
          </w:rPr>
          <w:delText>led</w:delText>
        </w:r>
        <w:r w:rsidR="008E58B3" w:rsidRPr="00743779" w:rsidDel="00FD2D68">
          <w:rPr>
            <w:rFonts w:eastAsia="Arial"/>
            <w:color w:val="000000" w:themeColor="text1"/>
          </w:rPr>
          <w:delText xml:space="preserve"> to </w:delText>
        </w:r>
        <w:r w:rsidR="003708C1" w:rsidDel="00FD2D68">
          <w:rPr>
            <w:rFonts w:eastAsia="Arial"/>
            <w:color w:val="000000" w:themeColor="text1"/>
          </w:rPr>
          <w:delText xml:space="preserve">an </w:delText>
        </w:r>
        <w:r w:rsidR="008E58B3" w:rsidRPr="00743779" w:rsidDel="00FD2D68">
          <w:rPr>
            <w:rFonts w:eastAsia="Arial"/>
            <w:color w:val="000000" w:themeColor="text1"/>
          </w:rPr>
          <w:delText>increase</w:delText>
        </w:r>
        <w:r w:rsidR="003708C1" w:rsidDel="00FD2D68">
          <w:rPr>
            <w:rFonts w:eastAsia="Arial"/>
            <w:color w:val="000000" w:themeColor="text1"/>
          </w:rPr>
          <w:delText>d</w:delText>
        </w:r>
        <w:r w:rsidR="008E58B3" w:rsidRPr="00743779" w:rsidDel="00FD2D68">
          <w:rPr>
            <w:rFonts w:eastAsia="Arial"/>
            <w:color w:val="000000" w:themeColor="text1"/>
          </w:rPr>
          <w:delText xml:space="preserve"> stress</w:delText>
        </w:r>
        <w:r w:rsidR="00B11086" w:rsidDel="00FD2D68">
          <w:rPr>
            <w:rFonts w:eastAsia="Arial"/>
            <w:color w:val="000000" w:themeColor="text1"/>
          </w:rPr>
          <w:delText xml:space="preserve"> </w:delText>
        </w:r>
      </w:del>
      <w:moveFromRangeStart w:id="201" w:author="Mirko Mutalipassi" w:date="2026-03-20T10:10:00Z" w:name="move224893875"/>
      <w:moveFrom w:id="202" w:author="Mirko Mutalipassi" w:date="2026-03-20T10:10:00Z" w16du:dateUtc="2026-03-20T09:10:00Z">
        <w:r w:rsidR="00B11086" w:rsidDel="00FD2D68">
          <w:rPr>
            <w:rFonts w:eastAsia="Arial"/>
            <w:color w:val="000000" w:themeColor="text1"/>
          </w:rPr>
          <w:fldChar w:fldCharType="begin"/>
        </w:r>
        <w:r w:rsidR="007D51F3" w:rsidDel="00FD2D68">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sidDel="00FD2D68">
          <w:rPr>
            <w:rFonts w:eastAsia="Arial"/>
            <w:color w:val="000000" w:themeColor="text1"/>
          </w:rPr>
          <w:fldChar w:fldCharType="separate"/>
        </w:r>
        <w:r w:rsidR="007D51F3" w:rsidDel="00FD2D68">
          <w:rPr>
            <w:rFonts w:eastAsia="Arial"/>
            <w:noProof/>
            <w:color w:val="000000" w:themeColor="text1"/>
          </w:rPr>
          <w:t>(Wang et al., 2025)</w:t>
        </w:r>
        <w:r w:rsidR="00B11086" w:rsidDel="00FD2D68">
          <w:rPr>
            <w:rFonts w:eastAsia="Arial"/>
            <w:color w:val="000000" w:themeColor="text1"/>
          </w:rPr>
          <w:fldChar w:fldCharType="end"/>
        </w:r>
        <w:r w:rsidR="007D51F3" w:rsidRPr="007D51F3" w:rsidDel="00FD2D68">
          <w:rPr>
            <w:rFonts w:eastAsia="Arial"/>
          </w:rPr>
          <w:t xml:space="preserve">. </w:t>
        </w:r>
      </w:moveFrom>
      <w:moveFromRangeEnd w:id="201"/>
      <w:del w:id="203" w:author="Mirko Mutalipassi" w:date="2026-03-20T10:11:00Z" w16du:dateUtc="2026-03-20T09:11:00Z">
        <w:r w:rsidR="003708C1" w:rsidDel="00FD2D68">
          <w:rPr>
            <w:rFonts w:eastAsia="Arial"/>
            <w:color w:val="000000" w:themeColor="text1"/>
          </w:rPr>
          <w:delText>Understanding the mechanisms behind such interactions would require further work and a better understand</w:delText>
        </w:r>
        <w:r w:rsidR="001F4597" w:rsidDel="00FD2D68">
          <w:rPr>
            <w:rFonts w:eastAsia="Arial"/>
            <w:color w:val="000000" w:themeColor="text1"/>
          </w:rPr>
          <w:delText>ing</w:delText>
        </w:r>
        <w:r w:rsidR="003708C1" w:rsidDel="00FD2D68">
          <w:rPr>
            <w:rFonts w:eastAsia="Arial"/>
            <w:color w:val="000000" w:themeColor="text1"/>
          </w:rPr>
          <w:delText xml:space="preserve"> of each </w:delText>
        </w:r>
        <w:r w:rsidR="00860E17" w:rsidDel="00FD2D68">
          <w:rPr>
            <w:rFonts w:eastAsia="Arial"/>
            <w:color w:val="000000" w:themeColor="text1"/>
          </w:rPr>
          <w:delText>driver’s</w:delText>
        </w:r>
        <w:r w:rsidR="001F4597" w:rsidDel="00FD2D68">
          <w:rPr>
            <w:rFonts w:eastAsia="Arial"/>
            <w:color w:val="000000" w:themeColor="text1"/>
          </w:rPr>
          <w:delText xml:space="preserve"> </w:delText>
        </w:r>
        <w:r w:rsidR="003708C1" w:rsidDel="00FD2D68">
          <w:rPr>
            <w:rFonts w:eastAsia="Arial"/>
            <w:color w:val="000000" w:themeColor="text1"/>
          </w:rPr>
          <w:delText>mode of action</w:delText>
        </w:r>
        <w:r w:rsidR="00481DEB" w:rsidRPr="00743779" w:rsidDel="00FD2D68">
          <w:rPr>
            <w:rFonts w:eastAsia="Arial"/>
            <w:color w:val="000000" w:themeColor="text1"/>
          </w:rPr>
          <w:delText xml:space="preserve"> and underlying </w:delText>
        </w:r>
        <w:r w:rsidR="0028441C" w:rsidDel="00FD2D68">
          <w:rPr>
            <w:rFonts w:eastAsia="Arial"/>
            <w:color w:val="000000" w:themeColor="text1"/>
          </w:rPr>
          <w:delText xml:space="preserve">physiological </w:delText>
        </w:r>
        <w:r w:rsidR="00481DEB" w:rsidRPr="00743779" w:rsidDel="00FD2D68">
          <w:rPr>
            <w:rFonts w:eastAsia="Arial"/>
            <w:color w:val="000000" w:themeColor="text1"/>
          </w:rPr>
          <w:delText>mechanisms</w:delText>
        </w:r>
        <w:r w:rsidR="008564FC" w:rsidRPr="00743779" w:rsidDel="00FD2D68">
          <w:rPr>
            <w:rFonts w:eastAsia="Arial"/>
            <w:color w:val="000000" w:themeColor="text1"/>
          </w:rPr>
          <w:delText xml:space="preserve"> </w:delText>
        </w:r>
        <w:r w:rsidR="0028441C" w:rsidDel="00FD2D68">
          <w:rPr>
            <w:rFonts w:eastAsia="Arial"/>
            <w:color w:val="000000" w:themeColor="text1"/>
          </w:rPr>
          <w:delText xml:space="preserve">affected </w:delText>
        </w:r>
      </w:del>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E15A9">
      <w:pPr>
        <w:spacing w:line="360" w:lineRule="auto"/>
        <w:jc w:val="both"/>
      </w:pPr>
    </w:p>
    <w:p w14:paraId="22AF4F7F" w14:textId="45697ABC" w:rsidR="00A71F75" w:rsidRPr="001D07D9" w:rsidRDefault="007448CC" w:rsidP="00EE15A9">
      <w:pPr>
        <w:pStyle w:val="ListParagraph"/>
        <w:spacing w:line="360" w:lineRule="auto"/>
        <w:jc w:val="both"/>
        <w:rPr>
          <w:rFonts w:ascii="Times New Roman" w:hAnsi="Times New Roman" w:cs="Times New Roman"/>
          <w:b/>
          <w:bCs/>
          <w:sz w:val="24"/>
          <w:szCs w:val="24"/>
          <w:rPrChange w:id="204" w:author="METIAN, Marc" w:date="2026-03-24T13:44:00Z" w16du:dateUtc="2026-03-24T12:44:00Z">
            <w:rPr>
              <w:b/>
              <w:bCs/>
              <w:sz w:val="24"/>
              <w:szCs w:val="24"/>
            </w:rPr>
          </w:rPrChange>
        </w:rPr>
      </w:pPr>
      <w:r w:rsidRPr="001D07D9">
        <w:rPr>
          <w:rFonts w:ascii="Times New Roman" w:hAnsi="Times New Roman" w:cs="Times New Roman"/>
          <w:b/>
          <w:bCs/>
          <w:sz w:val="24"/>
          <w:szCs w:val="24"/>
          <w:rPrChange w:id="205" w:author="METIAN, Marc" w:date="2026-03-24T13:44:00Z" w16du:dateUtc="2026-03-24T12:44:00Z">
            <w:rPr>
              <w:b/>
              <w:bCs/>
              <w:sz w:val="24"/>
              <w:szCs w:val="24"/>
            </w:rPr>
          </w:rPrChange>
        </w:rPr>
        <w:t>Conclusion</w:t>
      </w:r>
    </w:p>
    <w:p w14:paraId="18739239" w14:textId="77777777" w:rsidR="009246AA" w:rsidRPr="007C5754" w:rsidRDefault="009246AA" w:rsidP="00EE15A9">
      <w:pPr>
        <w:spacing w:line="360" w:lineRule="auto"/>
        <w:jc w:val="both"/>
        <w:rPr>
          <w:b/>
          <w:bCs/>
        </w:rPr>
      </w:pPr>
    </w:p>
    <w:p w14:paraId="705669D9" w14:textId="77A5EF02" w:rsidR="007E67CD" w:rsidRPr="007E67CD" w:rsidRDefault="007E67CD" w:rsidP="00EE15A9">
      <w:pPr>
        <w:spacing w:line="360" w:lineRule="auto"/>
        <w:jc w:val="both"/>
        <w:rPr>
          <w:ins w:id="206" w:author="Mirko Mutalipassi" w:date="2026-03-20T10:21:00Z" w16du:dateUtc="2026-03-20T09:21:00Z"/>
          <w:rFonts w:eastAsia="Arial"/>
          <w:color w:val="000000" w:themeColor="text1"/>
        </w:rPr>
      </w:pPr>
      <w:ins w:id="207" w:author="Mirko Mutalipassi" w:date="2026-03-20T10:21:00Z" w16du:dateUtc="2026-03-20T09:21:00Z">
        <w:r w:rsidRPr="007E67CD">
          <w:rPr>
            <w:rFonts w:eastAsia="Arial"/>
            <w:color w:val="000000" w:themeColor="text1"/>
          </w:rPr>
          <w:t>Our study provides a framework to integrate the effects of multiple environmental drivers by projecting them onto a shared performance landscape. By combining single-driver responses into a unified index, we show that organismal performance under multi-driver conditions can be approximated by a non-linear additive model, but also that systematic deviations from this expectation reveal emergent biological responses.</w:t>
        </w:r>
      </w:ins>
    </w:p>
    <w:p w14:paraId="0F65D30B" w14:textId="087B2083" w:rsidR="007E67CD" w:rsidRPr="007E67CD" w:rsidRDefault="007E67CD" w:rsidP="00EE15A9">
      <w:pPr>
        <w:spacing w:line="360" w:lineRule="auto"/>
        <w:jc w:val="both"/>
        <w:rPr>
          <w:ins w:id="208" w:author="Mirko Mutalipassi" w:date="2026-03-20T10:21:00Z" w16du:dateUtc="2026-03-20T09:21:00Z"/>
          <w:rFonts w:eastAsia="Arial"/>
          <w:color w:val="000000" w:themeColor="text1"/>
        </w:rPr>
      </w:pPr>
      <w:ins w:id="209" w:author="Mirko Mutalipassi" w:date="2026-03-20T10:21:00Z" w16du:dateUtc="2026-03-20T09:21:00Z">
        <w:r w:rsidRPr="007E67CD">
          <w:rPr>
            <w:rFonts w:eastAsia="Arial"/>
            <w:color w:val="000000" w:themeColor="text1"/>
          </w:rPr>
          <w:t xml:space="preserve">The observed antagonistic interaction highlights that multiple stressors do not necessarily accumulate in a linear or even synergistic manner. Instead, interactions among drivers can reshape the physiological state of the organism in ways that are not predictable from </w:t>
        </w:r>
      </w:ins>
      <w:ins w:id="210" w:author="Mirko Mutalipassi" w:date="2026-03-20T10:48:00Z" w16du:dateUtc="2026-03-20T09:48:00Z">
        <w:r w:rsidR="009A72ED" w:rsidRPr="007E67CD">
          <w:rPr>
            <w:rFonts w:eastAsia="Arial"/>
            <w:color w:val="000000" w:themeColor="text1"/>
          </w:rPr>
          <w:t>single driver</w:t>
        </w:r>
      </w:ins>
      <w:ins w:id="211" w:author="Mirko Mutalipassi" w:date="2026-03-20T10:21:00Z" w16du:dateUtc="2026-03-20T09:21:00Z">
        <w:r w:rsidRPr="007E67CD">
          <w:rPr>
            <w:rFonts w:eastAsia="Arial"/>
            <w:color w:val="000000" w:themeColor="text1"/>
          </w:rPr>
          <w:t xml:space="preserve"> experiments alone. This finding challenges the common assumption that combined stressors will amplify negative </w:t>
        </w:r>
      </w:ins>
      <w:ins w:id="212" w:author="Mirko Mutalipassi" w:date="2026-03-20T10:47:00Z" w16du:dateUtc="2026-03-20T09:47:00Z">
        <w:r w:rsidR="009A72ED" w:rsidRPr="007E67CD">
          <w:rPr>
            <w:rFonts w:eastAsia="Arial"/>
            <w:color w:val="000000" w:themeColor="text1"/>
          </w:rPr>
          <w:t>effects and</w:t>
        </w:r>
      </w:ins>
      <w:ins w:id="213" w:author="Mirko Mutalipassi" w:date="2026-03-20T10:21:00Z" w16du:dateUtc="2026-03-20T09:21:00Z">
        <w:r w:rsidRPr="007E67CD">
          <w:rPr>
            <w:rFonts w:eastAsia="Arial"/>
            <w:color w:val="000000" w:themeColor="text1"/>
          </w:rPr>
          <w:t xml:space="preserve"> emphasizes the need to consider the structure of the performance landscape when interpreting multi-driver experiments.</w:t>
        </w:r>
      </w:ins>
    </w:p>
    <w:p w14:paraId="25BBF56D" w14:textId="76F822A3" w:rsidR="001A28A8" w:rsidRPr="00743779" w:rsidRDefault="009A72ED" w:rsidP="00EE15A9">
      <w:pPr>
        <w:spacing w:line="360" w:lineRule="auto"/>
        <w:jc w:val="both"/>
        <w:rPr>
          <w:rFonts w:eastAsia="Arial"/>
          <w:color w:val="000000" w:themeColor="text1"/>
        </w:rPr>
      </w:pPr>
      <w:commentRangeStart w:id="214"/>
      <w:ins w:id="215" w:author="Mirko Mutalipassi" w:date="2026-03-20T10:47:00Z" w16du:dateUtc="2026-03-20T09:47:00Z">
        <w:r>
          <w:t xml:space="preserve">More broadly, our approach suggests that the apparent complexity of multi-driver systems can be reduced by identifying common axes of organismal response. Although these findings are based on a single species and a specific combination of drivers, the logic of </w:t>
        </w:r>
        <w:r>
          <w:lastRenderedPageBreak/>
          <w:t>the approach is not system dependent. This opens the possibility of developing predictive frameworks that move beyond purely factorial designs and instead focus on the functional integration of environmental constraints</w:t>
        </w:r>
      </w:ins>
      <w:commentRangeEnd w:id="214"/>
      <w:r w:rsidR="00936EA5">
        <w:rPr>
          <w:rStyle w:val="CommentReference"/>
          <w:sz w:val="24"/>
          <w:szCs w:val="24"/>
        </w:rPr>
        <w:commentReference w:id="214"/>
      </w:r>
      <w:ins w:id="216" w:author="Mirko Mutalipassi" w:date="2026-03-20T10:47:00Z" w16du:dateUtc="2026-03-20T09:47:00Z">
        <w:r>
          <w:t>. Such an approach may improve our ability to anticipate biological responses to global change, where organisms are simultaneously exposed to multiple, interacting drivers</w:t>
        </w:r>
      </w:ins>
      <w:ins w:id="217" w:author="Mirko Mutalipassi" w:date="2026-03-20T10:21:00Z" w16du:dateUtc="2026-03-20T09:21:00Z">
        <w:r w:rsidR="007E67CD" w:rsidRPr="007E67CD">
          <w:rPr>
            <w:rFonts w:eastAsia="Arial"/>
            <w:color w:val="000000" w:themeColor="text1"/>
          </w:rPr>
          <w:t>.</w:t>
        </w:r>
      </w:ins>
      <w:del w:id="218" w:author="Mirko Mutalipassi" w:date="2026-03-20T10:21:00Z" w16du:dateUtc="2026-03-20T09:21:00Z">
        <w:r w:rsidR="00146A2D" w:rsidDel="007E67CD">
          <w:rPr>
            <w:rFonts w:eastAsia="Arial"/>
            <w:color w:val="000000" w:themeColor="text1"/>
          </w:rPr>
          <w:delText>Our strategy combining the resolution of individual performance curves and the calculation of an index under an additivity hypothesis</w:delText>
        </w:r>
        <w:r w:rsidR="00733E8D" w:rsidRPr="00743779" w:rsidDel="007E67CD">
          <w:rPr>
            <w:rFonts w:eastAsia="Arial"/>
            <w:color w:val="000000" w:themeColor="text1"/>
          </w:rPr>
          <w:delText xml:space="preserve"> </w:delText>
        </w:r>
        <w:r w:rsidR="00146A2D" w:rsidDel="007E67CD">
          <w:rPr>
            <w:rFonts w:eastAsia="Arial"/>
            <w:color w:val="000000" w:themeColor="text1"/>
          </w:rPr>
          <w:delText>is an excellent tool to identify true interactions between drivers. Our results allow to identify an antagonistic interaction between pH and the two other drivers (</w:delText>
        </w:r>
        <w:r w:rsidR="007C5754" w:rsidDel="007E67CD">
          <w:rPr>
            <w:rFonts w:eastAsia="Arial"/>
            <w:color w:val="000000" w:themeColor="text1"/>
          </w:rPr>
          <w:delText>temperature</w:delText>
        </w:r>
        <w:r w:rsidR="00146A2D" w:rsidDel="007E67CD">
          <w:rPr>
            <w:rFonts w:eastAsia="Arial"/>
            <w:color w:val="000000" w:themeColor="text1"/>
          </w:rPr>
          <w:delText xml:space="preserve"> and lithium). The next step consist</w:delText>
        </w:r>
        <w:r w:rsidR="00215EE3" w:rsidDel="007E67CD">
          <w:rPr>
            <w:rFonts w:eastAsia="Arial"/>
            <w:color w:val="000000" w:themeColor="text1"/>
          </w:rPr>
          <w:delText>s</w:delText>
        </w:r>
        <w:r w:rsidR="00146A2D" w:rsidDel="007E67CD">
          <w:rPr>
            <w:rFonts w:eastAsia="Arial"/>
            <w:color w:val="000000" w:themeColor="text1"/>
          </w:rPr>
          <w:delText xml:space="preserve"> in resolving the mechanisms of this interaction and incorporate it into a predictive model. This will allow to project</w:delText>
        </w:r>
        <w:r w:rsidR="00C35CDF" w:rsidRPr="00743779" w:rsidDel="007E67CD">
          <w:rPr>
            <w:rFonts w:eastAsia="Arial"/>
            <w:color w:val="000000" w:themeColor="text1"/>
          </w:rPr>
          <w:delText xml:space="preserve"> </w:delText>
        </w:r>
        <w:r w:rsidR="0015030B" w:rsidRPr="00743779" w:rsidDel="007E67CD">
          <w:rPr>
            <w:rFonts w:eastAsia="Arial"/>
            <w:color w:val="000000" w:themeColor="text1"/>
          </w:rPr>
          <w:delText xml:space="preserve">the biological </w:delText>
        </w:r>
        <w:r w:rsidR="00146A2D" w:rsidDel="007E67CD">
          <w:rPr>
            <w:rFonts w:eastAsia="Arial"/>
            <w:color w:val="000000" w:themeColor="text1"/>
          </w:rPr>
          <w:delText>response to</w:delText>
        </w:r>
        <w:r w:rsidR="0015030B" w:rsidRPr="00743779" w:rsidDel="007E67CD">
          <w:rPr>
            <w:rFonts w:eastAsia="Arial"/>
            <w:color w:val="000000" w:themeColor="text1"/>
          </w:rPr>
          <w:delText xml:space="preserve"> </w:delText>
        </w:r>
        <w:r w:rsidR="001E00BD" w:rsidRPr="00743779" w:rsidDel="007E67CD">
          <w:rPr>
            <w:rFonts w:eastAsia="Arial"/>
            <w:color w:val="000000" w:themeColor="text1"/>
          </w:rPr>
          <w:delText xml:space="preserve">anthropogenically induced global </w:delText>
        </w:r>
        <w:r w:rsidR="00146A2D" w:rsidDel="007E67CD">
          <w:rPr>
            <w:rFonts w:eastAsia="Arial"/>
            <w:color w:val="000000" w:themeColor="text1"/>
          </w:rPr>
          <w:delText xml:space="preserve">and local </w:delText>
        </w:r>
        <w:r w:rsidR="001E00BD" w:rsidRPr="00743779" w:rsidDel="007E67CD">
          <w:rPr>
            <w:rFonts w:eastAsia="Arial"/>
            <w:color w:val="000000" w:themeColor="text1"/>
          </w:rPr>
          <w:delText>chang</w:delText>
        </w:r>
        <w:r w:rsidR="00E20858" w:rsidRPr="00743779" w:rsidDel="007E67CD">
          <w:rPr>
            <w:rFonts w:eastAsia="Arial"/>
            <w:color w:val="000000" w:themeColor="text1"/>
          </w:rPr>
          <w:delText>e</w:delText>
        </w:r>
        <w:r w:rsidR="00146A2D" w:rsidDel="007E67CD">
          <w:rPr>
            <w:rFonts w:eastAsia="Arial"/>
            <w:color w:val="000000" w:themeColor="text1"/>
          </w:rPr>
          <w:delText xml:space="preserve">s under different scenarios and provide key information for management and </w:delText>
        </w:r>
        <w:r w:rsidR="00140513" w:rsidRPr="00743779" w:rsidDel="007E67CD">
          <w:rPr>
            <w:rFonts w:eastAsia="Arial"/>
            <w:color w:val="000000" w:themeColor="text1"/>
          </w:rPr>
          <w:delText>local adaptation</w:delText>
        </w:r>
        <w:r w:rsidR="007C5754" w:rsidDel="007E67CD">
          <w:rPr>
            <w:rFonts w:eastAsia="Arial"/>
            <w:color w:val="000000" w:themeColor="text1"/>
          </w:rPr>
          <w:delText>.</w:delText>
        </w:r>
      </w:del>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E15A9">
      <w:pPr>
        <w:pStyle w:val="ListParagraph"/>
        <w:spacing w:line="360" w:lineRule="auto"/>
        <w:ind w:left="1440"/>
        <w:jc w:val="both"/>
        <w:rPr>
          <w:sz w:val="24"/>
          <w:szCs w:val="24"/>
        </w:rPr>
      </w:pPr>
    </w:p>
    <w:p w14:paraId="673A00FC" w14:textId="77777777" w:rsidR="00E36945" w:rsidRDefault="00E36945" w:rsidP="00EE15A9">
      <w:pPr>
        <w:spacing w:line="360" w:lineRule="auto"/>
        <w:rPr>
          <w:rFonts w:ascii="Arial" w:eastAsia="Arial" w:hAnsi="Arial" w:cs="Arial"/>
        </w:rPr>
      </w:pPr>
      <w:bookmarkStart w:id="219" w:name="_heading=h.kfejbvtlrug" w:colFirst="0" w:colLast="0"/>
      <w:bookmarkStart w:id="220" w:name="_heading=h.l3evgbnkhppi" w:colFirst="0" w:colLast="0"/>
      <w:bookmarkEnd w:id="219"/>
      <w:bookmarkEnd w:id="220"/>
    </w:p>
    <w:p w14:paraId="5D88B686" w14:textId="77777777" w:rsidR="00881F2F" w:rsidRDefault="00881F2F" w:rsidP="00EE15A9">
      <w:pPr>
        <w:spacing w:line="360" w:lineRule="auto"/>
        <w:rPr>
          <w:rFonts w:ascii="Arial" w:eastAsia="Arial" w:hAnsi="Arial" w:cs="Arial"/>
        </w:rPr>
      </w:pPr>
    </w:p>
    <w:p w14:paraId="4338D5B6" w14:textId="77777777" w:rsidR="00881F2F" w:rsidRDefault="00881F2F" w:rsidP="00EE15A9">
      <w:pPr>
        <w:spacing w:line="360" w:lineRule="auto"/>
        <w:rPr>
          <w:rFonts w:ascii="Arial" w:eastAsia="Arial" w:hAnsi="Arial" w:cs="Arial"/>
        </w:rPr>
      </w:pPr>
    </w:p>
    <w:p w14:paraId="766F7DD6" w14:textId="77777777" w:rsidR="00E36945" w:rsidRPr="001D07D9" w:rsidRDefault="00E36945" w:rsidP="00EE15A9">
      <w:pPr>
        <w:spacing w:line="360" w:lineRule="auto"/>
        <w:rPr>
          <w:rFonts w:eastAsia="Arial"/>
          <w:b/>
          <w:bCs/>
          <w:rPrChange w:id="221" w:author="METIAN, Marc" w:date="2026-03-24T13:44:00Z" w16du:dateUtc="2026-03-24T12:44:00Z">
            <w:rPr>
              <w:rFonts w:ascii="Arial" w:eastAsia="Arial" w:hAnsi="Arial" w:cs="Arial"/>
              <w:b/>
              <w:bCs/>
            </w:rPr>
          </w:rPrChange>
        </w:rPr>
      </w:pPr>
      <w:r w:rsidRPr="001D07D9">
        <w:rPr>
          <w:rFonts w:eastAsia="Arial"/>
          <w:b/>
          <w:bCs/>
          <w:rPrChange w:id="222" w:author="METIAN, Marc" w:date="2026-03-24T13:44:00Z" w16du:dateUtc="2026-03-24T12:44:00Z">
            <w:rPr>
              <w:rFonts w:ascii="Arial" w:eastAsia="Arial" w:hAnsi="Arial" w:cs="Arial"/>
              <w:b/>
              <w:bCs/>
            </w:rPr>
          </w:rPrChange>
        </w:rPr>
        <w:t>References</w:t>
      </w:r>
    </w:p>
    <w:p w14:paraId="0F1D2D76" w14:textId="77777777" w:rsidR="007D51F3" w:rsidRPr="007D51F3" w:rsidRDefault="00E36945" w:rsidP="00EE15A9">
      <w:pPr>
        <w:pStyle w:val="Bibliography"/>
        <w:spacing w:line="360" w:lineRule="auto"/>
        <w:rPr>
          <w:lang w:val="en-US"/>
        </w:rPr>
      </w:pPr>
      <w:r>
        <w:rPr>
          <w:rFonts w:ascii="Arial" w:eastAsia="Arial" w:hAnsi="Arial" w:cs="Arial"/>
          <w:b/>
          <w:bCs/>
        </w:rPr>
        <w:fldChar w:fldCharType="begin"/>
      </w:r>
      <w:r w:rsidRPr="00AA74AA">
        <w:rPr>
          <w:rFonts w:ascii="Arial" w:eastAsia="Arial" w:hAnsi="Arial" w:cs="Arial"/>
          <w:b/>
          <w:bCs/>
          <w:lang w:val="fr-FR"/>
          <w:rPrChange w:id="223" w:author="METIAN, Marc" w:date="2026-03-24T15:48:00Z" w16du:dateUtc="2026-03-24T14:48:00Z">
            <w:rPr>
              <w:rFonts w:ascii="Arial" w:eastAsia="Arial" w:hAnsi="Arial" w:cs="Arial"/>
              <w:b/>
              <w:bCs/>
            </w:rPr>
          </w:rPrChange>
        </w:rPr>
        <w:instrText xml:space="preserve"> ADDIN ZOTERO_BIBL {"uncited":[],"omitted":[],"custom":[]} CSL_BIBLIOGRAPHY </w:instrText>
      </w:r>
      <w:r>
        <w:rPr>
          <w:rFonts w:ascii="Arial" w:eastAsia="Arial" w:hAnsi="Arial" w:cs="Arial"/>
          <w:b/>
          <w:bCs/>
        </w:rPr>
        <w:fldChar w:fldCharType="separate"/>
      </w:r>
      <w:r w:rsidR="007D51F3" w:rsidRPr="00AA74AA">
        <w:rPr>
          <w:lang w:val="fr-FR"/>
          <w:rPrChange w:id="224" w:author="METIAN, Marc" w:date="2026-03-24T15:48:00Z" w16du:dateUtc="2026-03-24T14:48:00Z">
            <w:rPr>
              <w:lang w:val="en-US"/>
            </w:rPr>
          </w:rPrChange>
        </w:rPr>
        <w:t xml:space="preserve">Agnetta, D., Badalamenti, F., Ceccherelli, G., Di Trapani, F., Bonaviri, C., &amp; Gianguzza, P. (2015). </w:t>
      </w:r>
      <w:r w:rsidR="007D51F3" w:rsidRPr="007D51F3">
        <w:rPr>
          <w:lang w:val="en-US"/>
        </w:rPr>
        <w:t xml:space="preserve">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05210E" w:rsidRDefault="007D51F3" w:rsidP="00EE15A9">
      <w:pPr>
        <w:pStyle w:val="Bibliography"/>
        <w:spacing w:line="360" w:lineRule="auto"/>
        <w:rPr>
          <w:lang w:val="en-US"/>
        </w:rPr>
      </w:pPr>
      <w:r w:rsidRPr="00212D31">
        <w:rPr>
          <w:lang w:val="en-US"/>
        </w:rPr>
        <w:t xml:space="preserve">Alter, K., Jacquemont, J., Claudet, J., Lattuca, M. E., Barrantes, M. E., Marras, S., Manríquez, P. H., González, C. P., Fernández, D. A., Peck, M. A., Cattano, C., Milazzo, M., Mark, F. C., &amp; Domenici, P. (2024). </w:t>
      </w:r>
      <w:r w:rsidRPr="007D51F3">
        <w:rPr>
          <w:lang w:val="en-US"/>
        </w:rPr>
        <w:t xml:space="preserve">Hidden impacts of ocean warming and acidification on biological responses of marine animals revealed through meta-analysis. </w:t>
      </w:r>
      <w:r w:rsidRPr="0005210E">
        <w:rPr>
          <w:i/>
          <w:iCs/>
          <w:lang w:val="en-US"/>
        </w:rPr>
        <w:t>Nature Communications</w:t>
      </w:r>
      <w:r w:rsidRPr="0005210E">
        <w:rPr>
          <w:lang w:val="en-US"/>
        </w:rPr>
        <w:t xml:space="preserve">, </w:t>
      </w:r>
      <w:r w:rsidRPr="0005210E">
        <w:rPr>
          <w:i/>
          <w:iCs/>
          <w:lang w:val="en-US"/>
        </w:rPr>
        <w:t>15</w:t>
      </w:r>
      <w:r w:rsidRPr="0005210E">
        <w:rPr>
          <w:lang w:val="en-US"/>
        </w:rPr>
        <w:t>(1), 2885. https://doi.org/10.1038/s41467-024-47064-3</w:t>
      </w:r>
    </w:p>
    <w:p w14:paraId="76350995" w14:textId="77777777" w:rsidR="007D51F3" w:rsidRPr="007D51F3" w:rsidRDefault="007D51F3" w:rsidP="00EE15A9">
      <w:pPr>
        <w:pStyle w:val="Bibliography"/>
        <w:spacing w:line="360" w:lineRule="auto"/>
        <w:rPr>
          <w:lang w:val="en-US"/>
        </w:rPr>
      </w:pPr>
      <w:r w:rsidRPr="0005210E">
        <w:rPr>
          <w:lang w:val="en-US"/>
        </w:rPr>
        <w:t xml:space="preserve">Barbosa, H., Soares, A. M. V. M., Pereira, E., &amp; Freitas, R. (2023). </w:t>
      </w:r>
      <w:r w:rsidRPr="007D51F3">
        <w:rPr>
          <w:lang w:val="en-US"/>
        </w:rPr>
        <w:t xml:space="preserve">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EE15A9">
      <w:pPr>
        <w:pStyle w:val="Bibliography"/>
        <w:spacing w:line="360" w:lineRule="auto"/>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EE15A9">
      <w:pPr>
        <w:pStyle w:val="Bibliography"/>
        <w:spacing w:line="360" w:lineRule="auto"/>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EE15A9">
      <w:pPr>
        <w:pStyle w:val="Bibliography"/>
        <w:spacing w:line="360" w:lineRule="auto"/>
        <w:rPr>
          <w:lang w:val="en-US"/>
        </w:rPr>
      </w:pPr>
      <w:r w:rsidRPr="007D51F3">
        <w:rPr>
          <w:lang w:val="en-US"/>
        </w:rPr>
        <w:t xml:space="preserve">Burgess, B. J., Purves, D., Mace, G., &amp; Murrell, D. J. (2021). Classifying ecosystem stressor interactions: Theory highlights the data limitations of the additive null model and the </w:t>
      </w:r>
      <w:r w:rsidRPr="007D51F3">
        <w:rPr>
          <w:lang w:val="en-US"/>
        </w:rPr>
        <w:lastRenderedPageBreak/>
        <w:t xml:space="preserve">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EE15A9">
      <w:pPr>
        <w:pStyle w:val="Bibliography"/>
        <w:spacing w:line="360" w:lineRule="auto"/>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EE15A9">
      <w:pPr>
        <w:pStyle w:val="Bibliography"/>
        <w:spacing w:line="360" w:lineRule="auto"/>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EE15A9">
      <w:pPr>
        <w:pStyle w:val="Bibliography"/>
        <w:spacing w:line="360" w:lineRule="auto"/>
        <w:rPr>
          <w:lang w:val="en-US"/>
        </w:rPr>
      </w:pPr>
      <w:r w:rsidRPr="007D51F3">
        <w:rPr>
          <w:lang w:val="en-US"/>
        </w:rPr>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EE15A9">
      <w:pPr>
        <w:pStyle w:val="Bibliography"/>
        <w:spacing w:line="360" w:lineRule="auto"/>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EE15A9">
      <w:pPr>
        <w:pStyle w:val="Bibliography"/>
        <w:spacing w:line="360" w:lineRule="auto"/>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EE15A9">
      <w:pPr>
        <w:pStyle w:val="Bibliography"/>
        <w:spacing w:line="360" w:lineRule="auto"/>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EE15A9">
      <w:pPr>
        <w:pStyle w:val="Bibliography"/>
        <w:spacing w:line="360" w:lineRule="auto"/>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EE15A9">
      <w:pPr>
        <w:pStyle w:val="Bibliography"/>
        <w:spacing w:line="360" w:lineRule="auto"/>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EE15A9">
      <w:pPr>
        <w:pStyle w:val="Bibliography"/>
        <w:spacing w:line="360" w:lineRule="auto"/>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EE15A9">
      <w:pPr>
        <w:pStyle w:val="Bibliography"/>
        <w:spacing w:line="360" w:lineRule="auto"/>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EE15A9">
      <w:pPr>
        <w:pStyle w:val="Bibliography"/>
        <w:spacing w:line="360" w:lineRule="auto"/>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 xml:space="preserve">Review </w:t>
      </w:r>
      <w:r w:rsidRPr="007D51F3">
        <w:rPr>
          <w:i/>
          <w:iCs/>
          <w:lang w:val="en-US"/>
        </w:rPr>
        <w:lastRenderedPageBreak/>
        <w:t>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EE15A9">
      <w:pPr>
        <w:pStyle w:val="Bibliography"/>
        <w:spacing w:line="360" w:lineRule="auto"/>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EE15A9">
      <w:pPr>
        <w:pStyle w:val="Bibliography"/>
        <w:spacing w:line="360" w:lineRule="auto"/>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EE15A9">
      <w:pPr>
        <w:pStyle w:val="Bibliography"/>
        <w:spacing w:line="360" w:lineRule="auto"/>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EE15A9">
      <w:pPr>
        <w:pStyle w:val="Bibliography"/>
        <w:spacing w:line="360" w:lineRule="auto"/>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EE15A9">
      <w:pPr>
        <w:pStyle w:val="Bibliography"/>
        <w:spacing w:line="360" w:lineRule="auto"/>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EE15A9">
      <w:pPr>
        <w:pStyle w:val="Bibliography"/>
        <w:spacing w:line="360" w:lineRule="auto"/>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EE15A9">
      <w:pPr>
        <w:pStyle w:val="Bibliography"/>
        <w:spacing w:line="360" w:lineRule="auto"/>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EE15A9">
      <w:pPr>
        <w:pStyle w:val="Bibliography"/>
        <w:spacing w:line="360" w:lineRule="auto"/>
        <w:rPr>
          <w:lang w:val="en-US"/>
        </w:rPr>
      </w:pPr>
      <w:r w:rsidRPr="007D51F3">
        <w:rPr>
          <w:lang w:val="en-US"/>
        </w:rPr>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EE15A9">
      <w:pPr>
        <w:pStyle w:val="Bibliography"/>
        <w:spacing w:line="360" w:lineRule="auto"/>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05210E" w:rsidRDefault="007D51F3" w:rsidP="00EE15A9">
      <w:pPr>
        <w:pStyle w:val="Bibliography"/>
        <w:spacing w:line="360" w:lineRule="auto"/>
        <w:rPr>
          <w:lang w:val="en-US"/>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05210E">
        <w:rPr>
          <w:i/>
          <w:iCs/>
          <w:lang w:val="en-US"/>
        </w:rPr>
        <w:t>New Phytologist</w:t>
      </w:r>
      <w:r w:rsidRPr="0005210E">
        <w:rPr>
          <w:lang w:val="en-US"/>
        </w:rPr>
        <w:t xml:space="preserve">, </w:t>
      </w:r>
      <w:r w:rsidRPr="0005210E">
        <w:rPr>
          <w:i/>
          <w:iCs/>
          <w:lang w:val="en-US"/>
        </w:rPr>
        <w:t>228</w:t>
      </w:r>
      <w:r w:rsidRPr="0005210E">
        <w:rPr>
          <w:lang w:val="en-US"/>
        </w:rPr>
        <w:t>(6), 1710–1716. https://doi.org/10.1111/nph.16806</w:t>
      </w:r>
    </w:p>
    <w:p w14:paraId="290099C5" w14:textId="77777777" w:rsidR="007D51F3" w:rsidRPr="007D51F3" w:rsidRDefault="007D51F3" w:rsidP="00EE15A9">
      <w:pPr>
        <w:pStyle w:val="Bibliography"/>
        <w:spacing w:line="360" w:lineRule="auto"/>
        <w:rPr>
          <w:lang w:val="en-US"/>
        </w:rPr>
      </w:pPr>
      <w:r w:rsidRPr="0005210E">
        <w:rPr>
          <w:lang w:val="en-US"/>
        </w:rPr>
        <w:lastRenderedPageBreak/>
        <w:t xml:space="preserve">Philibert, D., Parkerton, T., Marteinson, S., &amp; De Jourdan, B. (2021). </w:t>
      </w:r>
      <w:r w:rsidRPr="007D51F3">
        <w:rPr>
          <w:lang w:val="en-US"/>
        </w:rPr>
        <w:t>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05210E" w:rsidRDefault="007D51F3" w:rsidP="00EE15A9">
      <w:pPr>
        <w:pStyle w:val="Bibliography"/>
        <w:spacing w:line="360" w:lineRule="auto"/>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w:t>
      </w:r>
      <w:r w:rsidRPr="0005210E">
        <w:rPr>
          <w:lang w:val="en-US"/>
        </w:rPr>
        <w:t>Zenodo. https://doi.org/10.5281/ZENODO.4659158</w:t>
      </w:r>
    </w:p>
    <w:p w14:paraId="0B83FCEA" w14:textId="77777777" w:rsidR="007D51F3" w:rsidRPr="007D51F3" w:rsidRDefault="007D51F3" w:rsidP="00EE15A9">
      <w:pPr>
        <w:pStyle w:val="Bibliography"/>
        <w:spacing w:line="360" w:lineRule="auto"/>
        <w:rPr>
          <w:lang w:val="en-US"/>
        </w:rPr>
      </w:pPr>
      <w:r w:rsidRPr="0005210E">
        <w:rPr>
          <w:lang w:val="en-US"/>
        </w:rPr>
        <w:t xml:space="preserve">Ruocco, N., Costantini, M., &amp; Santella, L. (2016). </w:t>
      </w:r>
      <w:r w:rsidRPr="007D51F3">
        <w:rPr>
          <w:lang w:val="en-US"/>
        </w:rPr>
        <w:t xml:space="preserve">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EE15A9">
      <w:pPr>
        <w:pStyle w:val="Bibliography"/>
        <w:spacing w:line="360" w:lineRule="auto"/>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EE15A9">
      <w:pPr>
        <w:pStyle w:val="Bibliography"/>
        <w:spacing w:line="360" w:lineRule="auto"/>
        <w:rPr>
          <w:lang w:val="en-US"/>
        </w:rPr>
      </w:pPr>
      <w:r w:rsidRPr="0005210E">
        <w:rPr>
          <w:lang w:val="en-US"/>
        </w:rPr>
        <w:t xml:space="preserve">Silva Romero, I., Bruno, J. F., Silbiger, N. J., &amp; Brandt, M. (2021). </w:t>
      </w:r>
      <w:r w:rsidRPr="007D51F3">
        <w:rPr>
          <w:lang w:val="en-US"/>
        </w:rPr>
        <w:t xml:space="preserve">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05210E" w:rsidRDefault="007D51F3" w:rsidP="00EE15A9">
      <w:pPr>
        <w:pStyle w:val="Bibliography"/>
        <w:spacing w:line="360" w:lineRule="auto"/>
        <w:rPr>
          <w:lang w:val="en-US"/>
        </w:rPr>
      </w:pPr>
      <w:r w:rsidRPr="007D51F3">
        <w:rPr>
          <w:lang w:val="en-US"/>
        </w:rPr>
        <w:t xml:space="preserve">Stockbridge, J., Jones, A. R., &amp; Gillanders, B. M. (2020). A meta-analysis of multiple stressors on seagrasses in the context of marine spatial cumulative impacts assessment. </w:t>
      </w:r>
      <w:r w:rsidRPr="0005210E">
        <w:rPr>
          <w:i/>
          <w:iCs/>
          <w:lang w:val="en-US"/>
        </w:rPr>
        <w:t>Scientific Reports</w:t>
      </w:r>
      <w:r w:rsidRPr="0005210E">
        <w:rPr>
          <w:lang w:val="en-US"/>
        </w:rPr>
        <w:t xml:space="preserve">, </w:t>
      </w:r>
      <w:r w:rsidRPr="0005210E">
        <w:rPr>
          <w:i/>
          <w:iCs/>
          <w:lang w:val="en-US"/>
        </w:rPr>
        <w:t>10</w:t>
      </w:r>
      <w:r w:rsidRPr="0005210E">
        <w:rPr>
          <w:lang w:val="en-US"/>
        </w:rPr>
        <w:t>(1). https://doi.org/10.1038/s41598-020-68801-w</w:t>
      </w:r>
    </w:p>
    <w:p w14:paraId="2EC850EB" w14:textId="77777777" w:rsidR="007D51F3" w:rsidRPr="007D51F3" w:rsidRDefault="007D51F3" w:rsidP="00EE15A9">
      <w:pPr>
        <w:pStyle w:val="Bibliography"/>
        <w:spacing w:line="360" w:lineRule="auto"/>
        <w:rPr>
          <w:lang w:val="en-US"/>
        </w:rPr>
      </w:pPr>
      <w:r w:rsidRPr="0005210E">
        <w:rPr>
          <w:lang w:val="en-US"/>
        </w:rPr>
        <w:t xml:space="preserve">Tekin, E., Diamant, E. S., Cruz‐Loya, M., Enriquez, V., Singh, N., Savage, V. M., &amp; Yeh, P. J. (2020). </w:t>
      </w:r>
      <w:r w:rsidRPr="007D51F3">
        <w:rPr>
          <w:lang w:val="en-US"/>
        </w:rPr>
        <w:t xml:space="preserve">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EE15A9">
      <w:pPr>
        <w:pStyle w:val="Bibliography"/>
        <w:spacing w:line="360" w:lineRule="auto"/>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EE15A9">
      <w:pPr>
        <w:pStyle w:val="Bibliography"/>
        <w:spacing w:line="360" w:lineRule="auto"/>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EE15A9">
      <w:pPr>
        <w:pStyle w:val="Bibliography"/>
        <w:spacing w:line="360" w:lineRule="auto"/>
        <w:rPr>
          <w:lang w:val="en-US"/>
        </w:rPr>
      </w:pPr>
      <w:r w:rsidRPr="007D51F3">
        <w:rPr>
          <w:lang w:val="en-US"/>
        </w:rPr>
        <w:t xml:space="preserve">Vargas, C. A., Lagos, N. A., Lardies, M. A., Duarte, C., Manríquez, P. H., Aguilera, V. M., Broitman, B., Widdicombe, S., &amp; Dupont, S. (2017). Species-specific responses to ocean </w:t>
      </w:r>
      <w:r w:rsidRPr="007D51F3">
        <w:rPr>
          <w:lang w:val="en-US"/>
        </w:rPr>
        <w:lastRenderedPageBreak/>
        <w:t xml:space="preserve">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EE15A9">
      <w:pPr>
        <w:pStyle w:val="Bibliography"/>
        <w:spacing w:line="360" w:lineRule="auto"/>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EE15A9">
      <w:pPr>
        <w:pStyle w:val="Bibliography"/>
        <w:spacing w:line="360" w:lineRule="auto"/>
        <w:rPr>
          <w:lang w:val="en-US"/>
        </w:rPr>
      </w:pPr>
      <w:r w:rsidRPr="007D51F3">
        <w:rPr>
          <w:lang w:val="en-US"/>
        </w:rPr>
        <w:t xml:space="preserve">Wang, N., Wang, X. C., &amp; Ma, X. (2015). Characteristics of concentration–inhibition curves of individual chemicals and applicability of the concentration addition model for mixture 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EE15A9">
      <w:pPr>
        <w:pStyle w:val="Bibliography"/>
        <w:spacing w:line="360" w:lineRule="auto"/>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rsidP="00EE15A9">
      <w:pPr>
        <w:pStyle w:val="Heading1"/>
        <w:spacing w:line="360" w:lineRule="auto"/>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46E50FD5" w14:textId="77777777" w:rsidR="009C7D76" w:rsidRPr="00743779" w:rsidRDefault="009C7D76" w:rsidP="009C7D76">
      <w:pPr>
        <w:spacing w:line="360" w:lineRule="auto"/>
        <w:jc w:val="both"/>
        <w:rPr>
          <w:rFonts w:eastAsia="Arial"/>
        </w:rPr>
      </w:pPr>
      <w:r w:rsidRPr="00743779">
        <w:rPr>
          <w:rFonts w:eastAsia="Arial"/>
          <w:b/>
        </w:rPr>
        <w:t xml:space="preserve">Table </w:t>
      </w:r>
      <w:r>
        <w:rPr>
          <w:rFonts w:eastAsia="Arial"/>
          <w:b/>
        </w:rPr>
        <w:t>S1</w:t>
      </w:r>
      <w:r w:rsidRPr="00743779">
        <w:rPr>
          <w:rFonts w:eastAsia="Arial"/>
          <w:b/>
        </w:rPr>
        <w:t xml:space="preserve">.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5C9D440E" w14:textId="77777777" w:rsidR="009C7D76" w:rsidRPr="00743779" w:rsidRDefault="009C7D76" w:rsidP="009C7D76">
      <w:pPr>
        <w:spacing w:line="360" w:lineRule="auto"/>
        <w:jc w:val="both"/>
      </w:pPr>
      <w:sdt>
        <w:sdtPr>
          <w:tag w:val="goog_rdk_47"/>
          <w:id w:val="130604917"/>
        </w:sdtPr>
        <w:sdtContent/>
      </w:sdt>
    </w:p>
    <w:p w14:paraId="1848B996" w14:textId="77777777" w:rsidR="009C7D76" w:rsidRPr="00743779" w:rsidRDefault="009C7D76" w:rsidP="009C7D76">
      <w:pPr>
        <w:spacing w:line="360" w:lineRule="auto"/>
      </w:pPr>
    </w:p>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9C7D76" w:rsidRPr="007959EA" w14:paraId="35074EB6" w14:textId="77777777" w:rsidTr="00DD72AE">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046391" w14:textId="77777777" w:rsidR="009C7D76" w:rsidRPr="007959EA" w:rsidRDefault="009C7D76" w:rsidP="00DD72AE">
            <w:pPr>
              <w:spacing w:line="360"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6C94BA" w14:textId="77777777" w:rsidR="009C7D76" w:rsidRPr="007959EA" w:rsidRDefault="009C7D76" w:rsidP="00DD72AE">
            <w:pPr>
              <w:spacing w:line="360"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92A8B7" w14:textId="77777777" w:rsidR="009C7D76" w:rsidRPr="007959EA" w:rsidRDefault="009C7D76" w:rsidP="00DD72AE">
            <w:pPr>
              <w:spacing w:line="360"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5F6C24" w14:textId="77777777" w:rsidR="009C7D76" w:rsidRPr="007959EA" w:rsidRDefault="009C7D76" w:rsidP="00DD72AE">
            <w:pPr>
              <w:spacing w:line="360"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C47E10" w14:textId="77777777" w:rsidR="009C7D76" w:rsidRPr="007959EA" w:rsidRDefault="009C7D76" w:rsidP="00DD72AE">
            <w:pPr>
              <w:spacing w:line="360"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5159C" w14:textId="77777777" w:rsidR="009C7D76" w:rsidRPr="007959EA" w:rsidRDefault="009C7D76" w:rsidP="00DD72AE">
            <w:pPr>
              <w:spacing w:line="360"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BAEDCC" w14:textId="77777777" w:rsidR="009C7D76" w:rsidRPr="007959EA" w:rsidRDefault="009C7D76" w:rsidP="00DD72AE">
            <w:pPr>
              <w:spacing w:line="360"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4162B4" w14:textId="77777777" w:rsidR="009C7D76" w:rsidRPr="007959EA" w:rsidRDefault="009C7D76" w:rsidP="00DD72AE">
            <w:pPr>
              <w:spacing w:line="360"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748B0C" w14:textId="77777777" w:rsidR="009C7D76" w:rsidRPr="007959EA" w:rsidRDefault="009C7D76" w:rsidP="00DD72AE">
            <w:pPr>
              <w:spacing w:line="360" w:lineRule="auto"/>
              <w:jc w:val="both"/>
              <w:rPr>
                <w:rFonts w:eastAsia="Arial"/>
                <w:vertAlign w:val="subscript"/>
              </w:rPr>
            </w:pPr>
            <w:r w:rsidRPr="007959EA">
              <w:rPr>
                <w:rFonts w:eastAsia="Arial"/>
              </w:rPr>
              <w:t>Ω</w:t>
            </w:r>
            <w:r w:rsidRPr="007959EA">
              <w:rPr>
                <w:rFonts w:eastAsia="Arial"/>
                <w:vertAlign w:val="subscript"/>
              </w:rPr>
              <w:t>ca</w:t>
            </w:r>
          </w:p>
        </w:tc>
      </w:tr>
      <w:tr w:rsidR="009C7D76" w:rsidRPr="007959EA" w14:paraId="23587038"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74635FA0" w14:textId="77777777" w:rsidR="009C7D76" w:rsidRPr="007959EA" w:rsidRDefault="009C7D76" w:rsidP="00DD72AE">
            <w:pPr>
              <w:spacing w:line="360" w:lineRule="auto"/>
              <w:jc w:val="center"/>
              <w:rPr>
                <w:rFonts w:eastAsia="Arial"/>
              </w:rPr>
            </w:pPr>
            <w:r w:rsidRPr="007959EA">
              <w:rPr>
                <w:rFonts w:eastAsia="Arial"/>
              </w:rPr>
              <w:t>Single drivers</w:t>
            </w:r>
          </w:p>
        </w:tc>
      </w:tr>
      <w:tr w:rsidR="009C7D76" w:rsidRPr="007959EA" w14:paraId="72F2001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D5C7D3" w14:textId="77777777" w:rsidR="009C7D76" w:rsidRPr="007959EA" w:rsidRDefault="009C7D76" w:rsidP="00DD72AE">
            <w:pPr>
              <w:spacing w:line="360"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5F94F6" w14:textId="77777777" w:rsidR="009C7D76" w:rsidRPr="007959EA" w:rsidRDefault="009C7D76" w:rsidP="00DD72AE">
            <w:pPr>
              <w:spacing w:line="360"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3E27AC2" w14:textId="77777777" w:rsidR="009C7D76" w:rsidRPr="007959EA" w:rsidRDefault="009C7D76" w:rsidP="00DD72AE">
            <w:pPr>
              <w:spacing w:line="360"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8C32B4"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81EF25" w14:textId="77777777" w:rsidR="009C7D76" w:rsidRPr="007959EA" w:rsidRDefault="009C7D76" w:rsidP="00DD72AE">
            <w:pPr>
              <w:spacing w:line="360"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6EC02A6B" w14:textId="77777777" w:rsidR="009C7D76" w:rsidRPr="007959EA" w:rsidRDefault="009C7D76" w:rsidP="00DD72AE">
            <w:pPr>
              <w:spacing w:line="360"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5D282BC0" w14:textId="77777777" w:rsidR="009C7D76" w:rsidRPr="007959EA" w:rsidRDefault="009C7D76" w:rsidP="00DD72AE">
            <w:pPr>
              <w:spacing w:line="360"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69235FB5" w14:textId="77777777" w:rsidR="009C7D76" w:rsidRPr="007959EA" w:rsidRDefault="009C7D76" w:rsidP="00DD72AE">
            <w:pPr>
              <w:spacing w:line="360"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0D1B7F5E" w14:textId="77777777" w:rsidR="009C7D76" w:rsidRPr="007959EA" w:rsidRDefault="009C7D76" w:rsidP="00DD72AE">
            <w:pPr>
              <w:spacing w:line="360" w:lineRule="auto"/>
              <w:jc w:val="both"/>
              <w:rPr>
                <w:rFonts w:eastAsia="Arial"/>
              </w:rPr>
            </w:pPr>
            <w:r w:rsidRPr="007959EA">
              <w:rPr>
                <w:rFonts w:eastAsia="Arial"/>
              </w:rPr>
              <w:t>3.92</w:t>
            </w:r>
          </w:p>
        </w:tc>
      </w:tr>
      <w:tr w:rsidR="009C7D76" w:rsidRPr="007959EA" w14:paraId="26F3088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8FAE62C" w14:textId="77777777" w:rsidR="009C7D76" w:rsidRPr="007959EA" w:rsidRDefault="009C7D76" w:rsidP="00DD72AE">
            <w:pPr>
              <w:spacing w:line="360"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5D0212" w14:textId="77777777" w:rsidR="009C7D76" w:rsidRPr="007959EA" w:rsidRDefault="009C7D76" w:rsidP="00DD72AE">
            <w:pPr>
              <w:spacing w:line="360"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77254F71" w14:textId="77777777" w:rsidR="009C7D76" w:rsidRPr="007959EA" w:rsidRDefault="009C7D76" w:rsidP="00DD72AE">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659942" w14:textId="77777777" w:rsidR="009C7D76" w:rsidRPr="007959EA" w:rsidRDefault="009C7D76" w:rsidP="00DD72AE">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B578E0" w14:textId="77777777" w:rsidR="009C7D76" w:rsidRPr="007959EA" w:rsidRDefault="009C7D76" w:rsidP="00DD72AE">
            <w:pPr>
              <w:spacing w:line="360"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65EB2BF9" w14:textId="77777777" w:rsidR="009C7D76" w:rsidRPr="007959EA" w:rsidRDefault="009C7D76" w:rsidP="00DD72AE">
            <w:pPr>
              <w:spacing w:line="360"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0A02E061" w14:textId="77777777" w:rsidR="009C7D76" w:rsidRPr="007959EA" w:rsidRDefault="009C7D76" w:rsidP="00DD72AE">
            <w:pPr>
              <w:spacing w:line="360"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2B669273" w14:textId="77777777" w:rsidR="009C7D76" w:rsidRPr="007959EA" w:rsidRDefault="009C7D76" w:rsidP="00DD72AE">
            <w:pPr>
              <w:spacing w:line="360"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190D1BDF" w14:textId="77777777" w:rsidR="009C7D76" w:rsidRPr="007959EA" w:rsidRDefault="009C7D76" w:rsidP="00DD72AE">
            <w:pPr>
              <w:spacing w:line="360" w:lineRule="auto"/>
              <w:jc w:val="both"/>
              <w:rPr>
                <w:rFonts w:eastAsia="Arial"/>
              </w:rPr>
            </w:pPr>
            <w:r w:rsidRPr="007959EA">
              <w:rPr>
                <w:rFonts w:eastAsia="Arial"/>
              </w:rPr>
              <w:t>4.33</w:t>
            </w:r>
          </w:p>
        </w:tc>
      </w:tr>
      <w:tr w:rsidR="009C7D76" w:rsidRPr="007959EA" w14:paraId="1254DD6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49B5765" w14:textId="77777777" w:rsidR="009C7D76" w:rsidRPr="007959EA" w:rsidRDefault="009C7D76" w:rsidP="00DD72AE">
            <w:pPr>
              <w:spacing w:line="360"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749F8C"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319A03E" w14:textId="77777777" w:rsidR="009C7D76" w:rsidRPr="007959EA" w:rsidRDefault="009C7D76" w:rsidP="00DD72AE">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2530F5" w14:textId="77777777" w:rsidR="009C7D76" w:rsidRPr="007959EA" w:rsidRDefault="009C7D76" w:rsidP="00DD72AE">
            <w:pPr>
              <w:spacing w:line="360"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D3F6F5" w14:textId="77777777" w:rsidR="009C7D76" w:rsidRPr="007959EA" w:rsidRDefault="009C7D76" w:rsidP="00DD72AE">
            <w:pPr>
              <w:spacing w:line="360"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68B5C136" w14:textId="77777777" w:rsidR="009C7D76" w:rsidRPr="007959EA" w:rsidRDefault="009C7D76" w:rsidP="00DD72AE">
            <w:pPr>
              <w:spacing w:line="360"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1FC214E7" w14:textId="77777777" w:rsidR="009C7D76" w:rsidRPr="007959EA" w:rsidRDefault="009C7D76" w:rsidP="00DD72AE">
            <w:pPr>
              <w:spacing w:line="360"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3A8A50D" w14:textId="77777777" w:rsidR="009C7D76" w:rsidRPr="007959EA" w:rsidRDefault="009C7D76" w:rsidP="00DD72AE">
            <w:pPr>
              <w:spacing w:line="360"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27D0DA56" w14:textId="77777777" w:rsidR="009C7D76" w:rsidRPr="007959EA" w:rsidRDefault="009C7D76" w:rsidP="00DD72AE">
            <w:pPr>
              <w:spacing w:line="360" w:lineRule="auto"/>
              <w:jc w:val="both"/>
              <w:rPr>
                <w:rFonts w:eastAsia="Arial"/>
              </w:rPr>
            </w:pPr>
            <w:r w:rsidRPr="007959EA">
              <w:rPr>
                <w:rFonts w:eastAsia="Arial"/>
              </w:rPr>
              <w:t>4.75</w:t>
            </w:r>
          </w:p>
        </w:tc>
      </w:tr>
      <w:tr w:rsidR="009C7D76" w:rsidRPr="007959EA" w14:paraId="548C3C00"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CBE68D2" w14:textId="77777777" w:rsidR="009C7D76" w:rsidRPr="007959EA" w:rsidRDefault="009C7D76" w:rsidP="00DD72AE">
            <w:pPr>
              <w:spacing w:line="360" w:lineRule="auto"/>
              <w:jc w:val="both"/>
              <w:rPr>
                <w:rFonts w:eastAsia="Arial"/>
              </w:rPr>
            </w:pPr>
            <w:r w:rsidRPr="007959EA">
              <w:t>2</w:t>
            </w:r>
            <w:r>
              <w:t>5</w:t>
            </w:r>
            <w:r w:rsidRPr="007959EA">
              <w:t xml:space="preserve">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C8272B" w14:textId="77777777" w:rsidR="009C7D76" w:rsidRPr="007959EA" w:rsidRDefault="009C7D76" w:rsidP="00DD72AE">
            <w:pPr>
              <w:spacing w:line="360"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0C935F29" w14:textId="77777777" w:rsidR="009C7D76" w:rsidRPr="007959EA" w:rsidRDefault="009C7D76" w:rsidP="00DD72AE">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666C3" w14:textId="77777777" w:rsidR="009C7D76" w:rsidRPr="007959EA" w:rsidRDefault="009C7D76" w:rsidP="00DD72AE">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910987" w14:textId="77777777" w:rsidR="009C7D76" w:rsidRPr="007959EA" w:rsidRDefault="009C7D76" w:rsidP="00DD72AE">
            <w:pPr>
              <w:spacing w:line="360"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73274CD7" w14:textId="77777777" w:rsidR="009C7D76" w:rsidRPr="007959EA" w:rsidRDefault="009C7D76" w:rsidP="00DD72AE">
            <w:pPr>
              <w:spacing w:line="360"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45BBDB47" w14:textId="77777777" w:rsidR="009C7D76" w:rsidRPr="007959EA" w:rsidRDefault="009C7D76" w:rsidP="00DD72AE">
            <w:pPr>
              <w:spacing w:line="360"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52D80058" w14:textId="77777777" w:rsidR="009C7D76" w:rsidRPr="007959EA" w:rsidRDefault="009C7D76" w:rsidP="00DD72AE">
            <w:pPr>
              <w:spacing w:line="360"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39209BC" w14:textId="77777777" w:rsidR="009C7D76" w:rsidRPr="007959EA" w:rsidRDefault="009C7D76" w:rsidP="00DD72AE">
            <w:pPr>
              <w:spacing w:line="360" w:lineRule="auto"/>
              <w:jc w:val="both"/>
              <w:rPr>
                <w:rFonts w:eastAsia="Arial"/>
              </w:rPr>
            </w:pPr>
            <w:r w:rsidRPr="007959EA">
              <w:rPr>
                <w:rFonts w:eastAsia="Arial"/>
              </w:rPr>
              <w:t>5.40</w:t>
            </w:r>
          </w:p>
        </w:tc>
      </w:tr>
      <w:tr w:rsidR="009C7D76" w:rsidRPr="007959EA" w14:paraId="6C106A2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2E6A983" w14:textId="77777777" w:rsidR="009C7D76" w:rsidRPr="007959EA" w:rsidRDefault="009C7D76" w:rsidP="00DD72AE">
            <w:pPr>
              <w:spacing w:line="360"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01D472" w14:textId="77777777" w:rsidR="009C7D76" w:rsidRPr="007959EA" w:rsidRDefault="009C7D76" w:rsidP="00DD72AE">
            <w:pPr>
              <w:spacing w:line="360"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0F3FC254" w14:textId="77777777" w:rsidR="009C7D76" w:rsidRPr="007959EA" w:rsidRDefault="009C7D76" w:rsidP="00DD72AE">
            <w:pPr>
              <w:spacing w:line="360"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ECABD" w14:textId="77777777" w:rsidR="009C7D76" w:rsidRPr="007959EA" w:rsidRDefault="009C7D76" w:rsidP="00DD72AE">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846D4D" w14:textId="77777777" w:rsidR="009C7D76" w:rsidRPr="007959EA" w:rsidRDefault="009C7D76" w:rsidP="00DD72AE">
            <w:pPr>
              <w:spacing w:line="360"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39622F77" w14:textId="77777777" w:rsidR="009C7D76" w:rsidRPr="007959EA" w:rsidRDefault="009C7D76" w:rsidP="00DD72AE">
            <w:pPr>
              <w:spacing w:line="360"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06C3B1E4" w14:textId="77777777" w:rsidR="009C7D76" w:rsidRPr="007959EA" w:rsidRDefault="009C7D76" w:rsidP="00DD72AE">
            <w:pPr>
              <w:spacing w:line="360"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1C8C1A26" w14:textId="77777777" w:rsidR="009C7D76" w:rsidRPr="007959EA" w:rsidRDefault="009C7D76" w:rsidP="00DD72AE">
            <w:pPr>
              <w:spacing w:line="360"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45D3DEA0" w14:textId="77777777" w:rsidR="009C7D76" w:rsidRPr="007959EA" w:rsidRDefault="009C7D76" w:rsidP="00DD72AE">
            <w:pPr>
              <w:spacing w:line="360" w:lineRule="auto"/>
              <w:jc w:val="both"/>
              <w:rPr>
                <w:rFonts w:eastAsia="Arial"/>
              </w:rPr>
            </w:pPr>
            <w:r w:rsidRPr="007959EA">
              <w:rPr>
                <w:rFonts w:eastAsia="Arial"/>
              </w:rPr>
              <w:t>6.33</w:t>
            </w:r>
          </w:p>
        </w:tc>
      </w:tr>
      <w:tr w:rsidR="009C7D76" w:rsidRPr="007959EA" w14:paraId="1B299FD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CC545B1" w14:textId="77777777" w:rsidR="009C7D76" w:rsidRPr="007959EA" w:rsidRDefault="009C7D76" w:rsidP="00DD72AE">
            <w:pPr>
              <w:spacing w:line="360"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0F63F4"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47A5A83" w14:textId="77777777" w:rsidR="009C7D76" w:rsidRPr="007959EA" w:rsidRDefault="009C7D76" w:rsidP="00DD72AE">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EF2962" w14:textId="77777777" w:rsidR="009C7D76" w:rsidRPr="007959EA" w:rsidRDefault="009C7D76" w:rsidP="00DD72AE">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136D9D" w14:textId="77777777" w:rsidR="009C7D76" w:rsidRPr="007959EA" w:rsidRDefault="009C7D76" w:rsidP="00DD72AE">
            <w:pPr>
              <w:spacing w:line="360"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2611825" w14:textId="77777777" w:rsidR="009C7D76" w:rsidRPr="007959EA" w:rsidRDefault="009C7D76" w:rsidP="00DD72AE">
            <w:pPr>
              <w:spacing w:line="360"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41E823E0" w14:textId="77777777" w:rsidR="009C7D76" w:rsidRPr="007959EA" w:rsidRDefault="009C7D76" w:rsidP="00DD72AE">
            <w:pPr>
              <w:spacing w:line="360"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01B51974" w14:textId="77777777" w:rsidR="009C7D76" w:rsidRPr="007959EA" w:rsidRDefault="009C7D76" w:rsidP="00DD72AE">
            <w:pPr>
              <w:spacing w:line="360"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1B9E18C9" w14:textId="77777777" w:rsidR="009C7D76" w:rsidRPr="007959EA" w:rsidRDefault="009C7D76" w:rsidP="00DD72AE">
            <w:pPr>
              <w:spacing w:line="360" w:lineRule="auto"/>
              <w:jc w:val="both"/>
              <w:rPr>
                <w:rFonts w:eastAsia="Arial"/>
              </w:rPr>
            </w:pPr>
            <w:r w:rsidRPr="007959EA">
              <w:rPr>
                <w:rFonts w:eastAsia="Arial"/>
              </w:rPr>
              <w:t>4.57</w:t>
            </w:r>
          </w:p>
        </w:tc>
      </w:tr>
      <w:tr w:rsidR="009C7D76" w:rsidRPr="007959EA" w14:paraId="1B9842D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6E64DF5" w14:textId="77777777" w:rsidR="009C7D76" w:rsidRPr="007959EA" w:rsidRDefault="009C7D76" w:rsidP="00DD72AE">
            <w:pPr>
              <w:spacing w:line="360"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4968B9"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7436E4D" w14:textId="77777777" w:rsidR="009C7D76" w:rsidRPr="007959EA" w:rsidRDefault="009C7D76" w:rsidP="00DD72AE">
            <w:pPr>
              <w:spacing w:line="360"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EB6BCB"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933332" w14:textId="77777777" w:rsidR="009C7D76" w:rsidRPr="007959EA" w:rsidRDefault="009C7D76" w:rsidP="00DD72AE">
            <w:pPr>
              <w:spacing w:line="360"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141FE6F3" w14:textId="77777777" w:rsidR="009C7D76" w:rsidRPr="007959EA" w:rsidRDefault="009C7D76" w:rsidP="00DD72AE">
            <w:pPr>
              <w:spacing w:line="360"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26EBAD67" w14:textId="77777777" w:rsidR="009C7D76" w:rsidRPr="007959EA" w:rsidRDefault="009C7D76" w:rsidP="00DD72AE">
            <w:pPr>
              <w:spacing w:line="360"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3A6819F1" w14:textId="77777777" w:rsidR="009C7D76" w:rsidRPr="007959EA" w:rsidRDefault="009C7D76" w:rsidP="00DD72AE">
            <w:pPr>
              <w:spacing w:line="360"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46B7FE01" w14:textId="77777777" w:rsidR="009C7D76" w:rsidRPr="007959EA" w:rsidRDefault="009C7D76" w:rsidP="00DD72AE">
            <w:pPr>
              <w:spacing w:line="360" w:lineRule="auto"/>
              <w:jc w:val="both"/>
              <w:rPr>
                <w:rFonts w:eastAsia="Arial"/>
              </w:rPr>
            </w:pPr>
            <w:r w:rsidRPr="007959EA">
              <w:rPr>
                <w:rFonts w:eastAsia="Arial"/>
              </w:rPr>
              <w:t>3.75</w:t>
            </w:r>
          </w:p>
        </w:tc>
      </w:tr>
      <w:tr w:rsidR="009C7D76" w:rsidRPr="007959EA" w14:paraId="1F2DBB4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B48B062" w14:textId="77777777" w:rsidR="009C7D76" w:rsidRPr="007959EA" w:rsidRDefault="009C7D76" w:rsidP="00DD72AE">
            <w:pPr>
              <w:spacing w:line="360"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A3729F"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F71217F" w14:textId="77777777" w:rsidR="009C7D76" w:rsidRPr="007959EA" w:rsidRDefault="009C7D76" w:rsidP="00DD72AE">
            <w:pPr>
              <w:spacing w:line="360"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1EAFA0"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444039" w14:textId="77777777" w:rsidR="009C7D76" w:rsidRPr="007959EA" w:rsidRDefault="009C7D76" w:rsidP="00DD72AE">
            <w:pPr>
              <w:spacing w:line="360"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4B60C644" w14:textId="77777777" w:rsidR="009C7D76" w:rsidRPr="007959EA" w:rsidRDefault="009C7D76" w:rsidP="00DD72AE">
            <w:pPr>
              <w:spacing w:line="360"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5AA2FD56" w14:textId="77777777" w:rsidR="009C7D76" w:rsidRPr="007959EA" w:rsidRDefault="009C7D76" w:rsidP="00DD72AE">
            <w:pPr>
              <w:spacing w:line="360"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39DDB5E4" w14:textId="77777777" w:rsidR="009C7D76" w:rsidRPr="007959EA" w:rsidRDefault="009C7D76" w:rsidP="00DD72AE">
            <w:pPr>
              <w:spacing w:line="360"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0997CA04" w14:textId="77777777" w:rsidR="009C7D76" w:rsidRPr="007959EA" w:rsidRDefault="009C7D76" w:rsidP="00DD72AE">
            <w:pPr>
              <w:spacing w:line="360" w:lineRule="auto"/>
              <w:jc w:val="both"/>
              <w:rPr>
                <w:rFonts w:eastAsia="Arial"/>
              </w:rPr>
            </w:pPr>
            <w:r w:rsidRPr="007959EA">
              <w:rPr>
                <w:rFonts w:eastAsia="Arial"/>
              </w:rPr>
              <w:t>2.88</w:t>
            </w:r>
          </w:p>
        </w:tc>
      </w:tr>
      <w:tr w:rsidR="009C7D76" w:rsidRPr="007959EA" w14:paraId="46D4528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876FCCB" w14:textId="77777777" w:rsidR="009C7D76" w:rsidRPr="007959EA" w:rsidRDefault="009C7D76" w:rsidP="00DD72AE">
            <w:pPr>
              <w:spacing w:line="360"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CCDBB3"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91547B5" w14:textId="77777777" w:rsidR="009C7D76" w:rsidRPr="007959EA" w:rsidRDefault="009C7D76" w:rsidP="00DD72AE">
            <w:pPr>
              <w:spacing w:line="360"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6CB0E3"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CACEE7" w14:textId="77777777" w:rsidR="009C7D76" w:rsidRPr="007959EA" w:rsidRDefault="009C7D76" w:rsidP="00DD72AE">
            <w:pPr>
              <w:spacing w:line="360"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337056F9" w14:textId="77777777" w:rsidR="009C7D76" w:rsidRPr="007959EA" w:rsidRDefault="009C7D76" w:rsidP="00DD72AE">
            <w:pPr>
              <w:spacing w:line="360"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77C56D3D" w14:textId="77777777" w:rsidR="009C7D76" w:rsidRPr="007959EA" w:rsidRDefault="009C7D76" w:rsidP="00DD72AE">
            <w:pPr>
              <w:spacing w:line="360"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6BFCB4BE" w14:textId="77777777" w:rsidR="009C7D76" w:rsidRPr="007959EA" w:rsidRDefault="009C7D76" w:rsidP="00DD72AE">
            <w:pPr>
              <w:spacing w:line="360"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58AED954" w14:textId="77777777" w:rsidR="009C7D76" w:rsidRPr="007959EA" w:rsidRDefault="009C7D76" w:rsidP="00DD72AE">
            <w:pPr>
              <w:spacing w:line="360" w:lineRule="auto"/>
              <w:jc w:val="both"/>
              <w:rPr>
                <w:rFonts w:eastAsia="Arial"/>
              </w:rPr>
            </w:pPr>
            <w:r w:rsidRPr="007959EA">
              <w:rPr>
                <w:rFonts w:eastAsia="Arial"/>
              </w:rPr>
              <w:t>2.53</w:t>
            </w:r>
          </w:p>
        </w:tc>
      </w:tr>
      <w:tr w:rsidR="009C7D76" w:rsidRPr="007959EA" w14:paraId="67C4A8EE"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6F6EF8" w14:textId="77777777" w:rsidR="009C7D76" w:rsidRPr="007959EA" w:rsidRDefault="009C7D76" w:rsidP="00DD72AE">
            <w:pPr>
              <w:spacing w:line="360"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FD16"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0F9D211" w14:textId="77777777" w:rsidR="009C7D76" w:rsidRPr="007959EA" w:rsidRDefault="009C7D76" w:rsidP="00DD72AE">
            <w:pPr>
              <w:spacing w:line="360"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FC9BEF" w14:textId="77777777" w:rsidR="009C7D76" w:rsidRPr="007959EA" w:rsidRDefault="009C7D76" w:rsidP="00DD72AE">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F70BA5" w14:textId="77777777" w:rsidR="009C7D76" w:rsidRPr="007959EA" w:rsidRDefault="009C7D76" w:rsidP="00DD72AE">
            <w:pPr>
              <w:spacing w:line="360"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3B86A164" w14:textId="77777777" w:rsidR="009C7D76" w:rsidRPr="007959EA" w:rsidRDefault="009C7D76" w:rsidP="00DD72AE">
            <w:pPr>
              <w:spacing w:line="360"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6EA5B1C" w14:textId="77777777" w:rsidR="009C7D76" w:rsidRPr="007959EA" w:rsidRDefault="009C7D76" w:rsidP="00DD72AE">
            <w:pPr>
              <w:spacing w:line="360"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57B61C95" w14:textId="77777777" w:rsidR="009C7D76" w:rsidRPr="007959EA" w:rsidRDefault="009C7D76" w:rsidP="00DD72AE">
            <w:pPr>
              <w:spacing w:line="360"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073710D" w14:textId="77777777" w:rsidR="009C7D76" w:rsidRPr="007959EA" w:rsidRDefault="009C7D76" w:rsidP="00DD72AE">
            <w:pPr>
              <w:spacing w:line="360" w:lineRule="auto"/>
              <w:jc w:val="both"/>
              <w:rPr>
                <w:rFonts w:eastAsia="Arial"/>
              </w:rPr>
            </w:pPr>
            <w:r w:rsidRPr="007959EA">
              <w:rPr>
                <w:rFonts w:eastAsia="Arial"/>
              </w:rPr>
              <w:t>2.26</w:t>
            </w:r>
          </w:p>
        </w:tc>
      </w:tr>
      <w:tr w:rsidR="009C7D76" w:rsidRPr="007959EA" w14:paraId="4C15DF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91AEEA" w14:textId="77777777" w:rsidR="009C7D76" w:rsidRPr="007959EA" w:rsidRDefault="009C7D76" w:rsidP="00DD72AE">
            <w:pPr>
              <w:spacing w:line="360"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F0475C"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EE741B" w14:textId="77777777" w:rsidR="009C7D76" w:rsidRPr="007959EA" w:rsidRDefault="009C7D76" w:rsidP="00DD72AE">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E907ED" w14:textId="77777777" w:rsidR="009C7D76" w:rsidRPr="007959EA" w:rsidRDefault="009C7D76" w:rsidP="00DD72AE">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E1D9F3" w14:textId="77777777" w:rsidR="009C7D76" w:rsidRPr="007959EA" w:rsidRDefault="009C7D76" w:rsidP="00DD72AE">
            <w:pPr>
              <w:spacing w:line="360"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78732AB9" w14:textId="77777777" w:rsidR="009C7D76" w:rsidRPr="007959EA" w:rsidRDefault="009C7D76" w:rsidP="00DD72AE">
            <w:pPr>
              <w:spacing w:line="360"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753AE72D" w14:textId="77777777" w:rsidR="009C7D76" w:rsidRPr="007959EA" w:rsidRDefault="009C7D76" w:rsidP="00DD72AE">
            <w:pPr>
              <w:spacing w:line="360"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6FC39FCF" w14:textId="77777777" w:rsidR="009C7D76" w:rsidRPr="007959EA" w:rsidRDefault="009C7D76" w:rsidP="00DD72AE">
            <w:pPr>
              <w:spacing w:line="360"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3ED6A8C8" w14:textId="77777777" w:rsidR="009C7D76" w:rsidRPr="007959EA" w:rsidRDefault="009C7D76" w:rsidP="00DD72AE">
            <w:pPr>
              <w:spacing w:line="360" w:lineRule="auto"/>
              <w:jc w:val="both"/>
              <w:rPr>
                <w:rFonts w:eastAsia="Arial"/>
              </w:rPr>
            </w:pPr>
            <w:r w:rsidRPr="007959EA">
              <w:rPr>
                <w:rFonts w:eastAsia="Arial"/>
              </w:rPr>
              <w:t>4.43</w:t>
            </w:r>
          </w:p>
        </w:tc>
      </w:tr>
      <w:tr w:rsidR="009C7D76" w:rsidRPr="007959EA" w14:paraId="57827948"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3542C1" w14:textId="77777777" w:rsidR="009C7D76" w:rsidRPr="007959EA" w:rsidRDefault="009C7D76" w:rsidP="00DD72AE">
            <w:pPr>
              <w:spacing w:line="360"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4ED1EF"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6D8A659" w14:textId="77777777" w:rsidR="009C7D76" w:rsidRPr="007959EA" w:rsidRDefault="009C7D76" w:rsidP="00DD72AE">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728D15" w14:textId="77777777" w:rsidR="009C7D76" w:rsidRPr="007959EA" w:rsidRDefault="009C7D76" w:rsidP="00DD72AE">
            <w:pPr>
              <w:spacing w:line="360"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9B35EB" w14:textId="77777777" w:rsidR="009C7D76" w:rsidRPr="007959EA" w:rsidRDefault="009C7D76" w:rsidP="00DD72AE">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E7069AA" w14:textId="77777777" w:rsidR="009C7D76" w:rsidRPr="007959EA" w:rsidRDefault="009C7D76" w:rsidP="00DD72AE">
            <w:pPr>
              <w:spacing w:line="360"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79926ACF" w14:textId="77777777" w:rsidR="009C7D76" w:rsidRPr="007959EA" w:rsidRDefault="009C7D76" w:rsidP="00DD72AE">
            <w:pPr>
              <w:spacing w:line="360"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01186F0E" w14:textId="77777777" w:rsidR="009C7D76" w:rsidRPr="007959EA" w:rsidRDefault="009C7D76" w:rsidP="00DD72AE">
            <w:pPr>
              <w:spacing w:line="360"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2169161F" w14:textId="77777777" w:rsidR="009C7D76" w:rsidRPr="007959EA" w:rsidRDefault="009C7D76" w:rsidP="00DD72AE">
            <w:pPr>
              <w:spacing w:line="360" w:lineRule="auto"/>
              <w:jc w:val="both"/>
              <w:rPr>
                <w:rFonts w:eastAsia="Arial"/>
              </w:rPr>
            </w:pPr>
            <w:r w:rsidRPr="007959EA">
              <w:rPr>
                <w:rFonts w:eastAsia="Arial"/>
              </w:rPr>
              <w:t>4.48</w:t>
            </w:r>
          </w:p>
        </w:tc>
      </w:tr>
      <w:tr w:rsidR="009C7D76" w:rsidRPr="007959EA" w14:paraId="7897297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3739237" w14:textId="77777777" w:rsidR="009C7D76" w:rsidRPr="007959EA" w:rsidRDefault="009C7D76" w:rsidP="00DD72AE">
            <w:pPr>
              <w:spacing w:line="360"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BD1C0D"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8E9F0EB" w14:textId="77777777" w:rsidR="009C7D76" w:rsidRPr="007959EA" w:rsidRDefault="009C7D76" w:rsidP="00DD72AE">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CC4B2D" w14:textId="77777777" w:rsidR="009C7D76" w:rsidRPr="007959EA" w:rsidRDefault="009C7D76" w:rsidP="00DD72AE">
            <w:pPr>
              <w:spacing w:line="360"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6CD517" w14:textId="77777777" w:rsidR="009C7D76" w:rsidRPr="007959EA" w:rsidRDefault="009C7D76" w:rsidP="00DD72AE">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5B37A1BB" w14:textId="77777777" w:rsidR="009C7D76" w:rsidRPr="007959EA" w:rsidRDefault="009C7D76" w:rsidP="00DD72AE">
            <w:pPr>
              <w:spacing w:line="360"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00445CA1" w14:textId="77777777" w:rsidR="009C7D76" w:rsidRPr="007959EA" w:rsidRDefault="009C7D76" w:rsidP="00DD72AE">
            <w:pPr>
              <w:spacing w:line="360"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59A229DC" w14:textId="77777777" w:rsidR="009C7D76" w:rsidRPr="007959EA" w:rsidRDefault="009C7D76" w:rsidP="00DD72AE">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D2CBE8E" w14:textId="77777777" w:rsidR="009C7D76" w:rsidRPr="007959EA" w:rsidRDefault="009C7D76" w:rsidP="00DD72AE">
            <w:pPr>
              <w:spacing w:line="360" w:lineRule="auto"/>
              <w:jc w:val="both"/>
              <w:rPr>
                <w:rFonts w:eastAsia="Arial"/>
              </w:rPr>
            </w:pPr>
            <w:r w:rsidRPr="007959EA">
              <w:rPr>
                <w:rFonts w:eastAsia="Arial"/>
              </w:rPr>
              <w:t>4.41</w:t>
            </w:r>
          </w:p>
        </w:tc>
      </w:tr>
      <w:tr w:rsidR="009C7D76" w:rsidRPr="007959EA" w14:paraId="5B8E368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1DEEC7" w14:textId="77777777" w:rsidR="009C7D76" w:rsidRPr="007959EA" w:rsidRDefault="009C7D76" w:rsidP="00DD72AE">
            <w:pPr>
              <w:spacing w:line="360"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5E2594"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BD47E13" w14:textId="77777777" w:rsidR="009C7D76" w:rsidRPr="007959EA" w:rsidRDefault="009C7D76" w:rsidP="00DD72AE">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57A8A" w14:textId="77777777" w:rsidR="009C7D76" w:rsidRPr="007959EA" w:rsidRDefault="009C7D76" w:rsidP="00DD72AE">
            <w:pPr>
              <w:spacing w:line="360"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6ADF98" w14:textId="77777777" w:rsidR="009C7D76" w:rsidRPr="007959EA" w:rsidRDefault="009C7D76" w:rsidP="00DD72AE">
            <w:pPr>
              <w:spacing w:line="360"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C108D6F" w14:textId="77777777" w:rsidR="009C7D76" w:rsidRPr="007959EA" w:rsidRDefault="009C7D76" w:rsidP="00DD72AE">
            <w:pPr>
              <w:spacing w:line="360"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420E8C2D" w14:textId="77777777" w:rsidR="009C7D76" w:rsidRPr="007959EA" w:rsidRDefault="009C7D76" w:rsidP="00DD72AE">
            <w:pPr>
              <w:spacing w:line="360"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432484AC" w14:textId="77777777" w:rsidR="009C7D76" w:rsidRPr="007959EA" w:rsidRDefault="009C7D76" w:rsidP="00DD72AE">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6B028AA8" w14:textId="77777777" w:rsidR="009C7D76" w:rsidRPr="007959EA" w:rsidRDefault="009C7D76" w:rsidP="00DD72AE">
            <w:pPr>
              <w:spacing w:line="360" w:lineRule="auto"/>
              <w:jc w:val="both"/>
              <w:rPr>
                <w:rFonts w:eastAsia="Arial"/>
              </w:rPr>
            </w:pPr>
            <w:r w:rsidRPr="007959EA">
              <w:rPr>
                <w:rFonts w:eastAsia="Arial"/>
              </w:rPr>
              <w:t>4.42</w:t>
            </w:r>
          </w:p>
        </w:tc>
      </w:tr>
      <w:tr w:rsidR="009C7D76" w:rsidRPr="007959EA" w14:paraId="08E3DF4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9CDED38" w14:textId="77777777" w:rsidR="009C7D76" w:rsidRPr="007959EA" w:rsidRDefault="009C7D76" w:rsidP="00DD72AE">
            <w:pPr>
              <w:spacing w:line="360"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126EEF" w14:textId="77777777" w:rsidR="009C7D76" w:rsidRPr="007959EA" w:rsidRDefault="009C7D76" w:rsidP="00DD72AE">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A36AEC1" w14:textId="77777777" w:rsidR="009C7D76" w:rsidRPr="007959EA" w:rsidRDefault="009C7D76" w:rsidP="00DD72AE">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DAD331" w14:textId="77777777" w:rsidR="009C7D76" w:rsidRPr="007959EA" w:rsidRDefault="009C7D76" w:rsidP="00DD72AE">
            <w:pPr>
              <w:spacing w:line="360"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E4D7AA" w14:textId="77777777" w:rsidR="009C7D76" w:rsidRPr="007959EA" w:rsidRDefault="009C7D76" w:rsidP="00DD72AE">
            <w:pPr>
              <w:spacing w:line="360"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45327EEE" w14:textId="77777777" w:rsidR="009C7D76" w:rsidRPr="007959EA" w:rsidRDefault="009C7D76" w:rsidP="00DD72AE">
            <w:pPr>
              <w:spacing w:line="360"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3D3C5923" w14:textId="77777777" w:rsidR="009C7D76" w:rsidRPr="007959EA" w:rsidRDefault="009C7D76" w:rsidP="00DD72AE">
            <w:pPr>
              <w:spacing w:line="360"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4F34640A" w14:textId="77777777" w:rsidR="009C7D76" w:rsidRPr="007959EA" w:rsidRDefault="009C7D76" w:rsidP="00DD72AE">
            <w:pPr>
              <w:spacing w:line="360"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7EEA2AF" w14:textId="77777777" w:rsidR="009C7D76" w:rsidRPr="007959EA" w:rsidRDefault="009C7D76" w:rsidP="00DD72AE">
            <w:pPr>
              <w:spacing w:line="360" w:lineRule="auto"/>
              <w:jc w:val="both"/>
              <w:rPr>
                <w:rFonts w:eastAsia="Arial"/>
              </w:rPr>
            </w:pPr>
            <w:r w:rsidRPr="007959EA">
              <w:rPr>
                <w:rFonts w:eastAsia="Arial"/>
              </w:rPr>
              <w:t>4.53</w:t>
            </w:r>
          </w:p>
        </w:tc>
      </w:tr>
      <w:tr w:rsidR="009C7D76" w:rsidRPr="007959EA" w14:paraId="612B09C3"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8F885A0" w14:textId="77777777" w:rsidR="009C7D76" w:rsidRPr="007959EA" w:rsidRDefault="009C7D76" w:rsidP="00DD72AE">
            <w:pPr>
              <w:spacing w:line="360" w:lineRule="auto"/>
              <w:jc w:val="center"/>
              <w:rPr>
                <w:rFonts w:eastAsia="Arial"/>
              </w:rPr>
            </w:pPr>
            <w:r w:rsidRPr="007959EA">
              <w:rPr>
                <w:rFonts w:eastAsia="Arial"/>
              </w:rPr>
              <w:t>Multiple drivers</w:t>
            </w:r>
          </w:p>
        </w:tc>
      </w:tr>
      <w:tr w:rsidR="009C7D76" w:rsidRPr="007959EA" w14:paraId="1944B3E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227859" w14:textId="77777777" w:rsidR="009C7D76" w:rsidRPr="007959EA" w:rsidRDefault="009C7D76" w:rsidP="00DD72AE">
            <w:pPr>
              <w:spacing w:line="360"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046FC780" w14:textId="77777777" w:rsidR="009C7D76" w:rsidRPr="007959EA" w:rsidRDefault="009C7D76" w:rsidP="00DD72AE">
            <w:pPr>
              <w:spacing w:line="360"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4F4532D2" w14:textId="77777777" w:rsidR="009C7D76" w:rsidRPr="007959EA" w:rsidRDefault="009C7D76" w:rsidP="00DD72AE">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BB7A68"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2F53B2A3" w14:textId="77777777" w:rsidR="009C7D76" w:rsidRPr="007959EA" w:rsidRDefault="009C7D76" w:rsidP="00DD72AE">
            <w:pPr>
              <w:spacing w:line="360"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8F8DC4D" w14:textId="77777777" w:rsidR="009C7D76" w:rsidRPr="007959EA" w:rsidRDefault="009C7D76" w:rsidP="00DD72AE">
            <w:pPr>
              <w:spacing w:line="360"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E283B95" w14:textId="77777777" w:rsidR="009C7D76" w:rsidRPr="007959EA" w:rsidRDefault="009C7D76" w:rsidP="00DD72AE">
            <w:pPr>
              <w:spacing w:line="360"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28829327" w14:textId="77777777" w:rsidR="009C7D76" w:rsidRPr="007959EA" w:rsidRDefault="009C7D76" w:rsidP="00DD72AE">
            <w:pPr>
              <w:spacing w:line="360"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345418B5" w14:textId="77777777" w:rsidR="009C7D76" w:rsidRPr="007959EA" w:rsidRDefault="009C7D76" w:rsidP="00DD72AE">
            <w:pPr>
              <w:spacing w:line="360" w:lineRule="auto"/>
              <w:jc w:val="right"/>
              <w:rPr>
                <w:rFonts w:eastAsia="Arial"/>
              </w:rPr>
            </w:pPr>
            <w:r w:rsidRPr="007959EA">
              <w:rPr>
                <w:rFonts w:eastAsia="Arial"/>
              </w:rPr>
              <w:t>4.40</w:t>
            </w:r>
          </w:p>
        </w:tc>
      </w:tr>
      <w:tr w:rsidR="009C7D76" w:rsidRPr="007959EA" w14:paraId="4E7C08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701E1" w14:textId="77777777" w:rsidR="009C7D76" w:rsidRPr="007959EA" w:rsidRDefault="009C7D76" w:rsidP="00DD72AE">
            <w:pPr>
              <w:spacing w:line="360"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36D007D4" w14:textId="77777777" w:rsidR="009C7D76" w:rsidRPr="007959EA" w:rsidRDefault="009C7D76" w:rsidP="00DD72AE">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65C929DA" w14:textId="77777777" w:rsidR="009C7D76" w:rsidRPr="007959EA" w:rsidRDefault="009C7D76" w:rsidP="00DD72AE">
            <w:pPr>
              <w:spacing w:line="360"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57883A" w14:textId="77777777" w:rsidR="009C7D76" w:rsidRPr="007959EA" w:rsidRDefault="009C7D76" w:rsidP="00DD72AE">
            <w:pPr>
              <w:spacing w:line="360"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461218D3" w14:textId="77777777" w:rsidR="009C7D76" w:rsidRPr="007959EA" w:rsidRDefault="009C7D76" w:rsidP="00DD72AE">
            <w:pPr>
              <w:spacing w:line="360"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3F4F24F4" w14:textId="77777777" w:rsidR="009C7D76" w:rsidRPr="007959EA" w:rsidRDefault="009C7D76" w:rsidP="00DD72AE">
            <w:pPr>
              <w:spacing w:line="360"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5A49775C" w14:textId="77777777" w:rsidR="009C7D76" w:rsidRPr="007959EA" w:rsidRDefault="009C7D76" w:rsidP="00DD72AE">
            <w:pPr>
              <w:spacing w:line="360"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4F74F2A4" w14:textId="77777777" w:rsidR="009C7D76" w:rsidRPr="007959EA" w:rsidRDefault="009C7D76" w:rsidP="00DD72AE">
            <w:pPr>
              <w:spacing w:line="360"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548D5ED6" w14:textId="77777777" w:rsidR="009C7D76" w:rsidRPr="007959EA" w:rsidRDefault="009C7D76" w:rsidP="00DD72AE">
            <w:pPr>
              <w:spacing w:line="360" w:lineRule="auto"/>
              <w:jc w:val="right"/>
              <w:rPr>
                <w:rFonts w:eastAsia="Arial"/>
              </w:rPr>
            </w:pPr>
            <w:r w:rsidRPr="007959EA">
              <w:rPr>
                <w:rFonts w:eastAsia="Arial"/>
              </w:rPr>
              <w:t>2.42</w:t>
            </w:r>
          </w:p>
        </w:tc>
      </w:tr>
      <w:tr w:rsidR="009C7D76" w:rsidRPr="007959EA" w14:paraId="3403E93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682211" w14:textId="77777777" w:rsidR="009C7D76" w:rsidRPr="007959EA" w:rsidRDefault="009C7D76" w:rsidP="00DD72AE">
            <w:pPr>
              <w:spacing w:line="360"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40EF8CC4" w14:textId="77777777" w:rsidR="009C7D76" w:rsidRPr="007959EA" w:rsidRDefault="009C7D76" w:rsidP="00DD72AE">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40F80396" w14:textId="77777777" w:rsidR="009C7D76" w:rsidRPr="007959EA" w:rsidRDefault="009C7D76" w:rsidP="00DD72AE">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E56CE" w14:textId="77777777" w:rsidR="009C7D76" w:rsidRPr="007959EA" w:rsidRDefault="009C7D76" w:rsidP="00DD72AE">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C44D0FD" w14:textId="77777777" w:rsidR="009C7D76" w:rsidRPr="007959EA" w:rsidRDefault="009C7D76" w:rsidP="00DD72AE">
            <w:pPr>
              <w:spacing w:line="360"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47123D92" w14:textId="77777777" w:rsidR="009C7D76" w:rsidRPr="007959EA" w:rsidRDefault="009C7D76" w:rsidP="00DD72AE">
            <w:pPr>
              <w:spacing w:line="360"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21D0E4B4" w14:textId="77777777" w:rsidR="009C7D76" w:rsidRPr="007959EA" w:rsidRDefault="009C7D76" w:rsidP="00DD72AE">
            <w:pPr>
              <w:spacing w:line="360"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65E29EFC" w14:textId="77777777" w:rsidR="009C7D76" w:rsidRPr="007959EA" w:rsidRDefault="009C7D76" w:rsidP="00DD72AE">
            <w:pPr>
              <w:spacing w:line="360"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41FA2255" w14:textId="77777777" w:rsidR="009C7D76" w:rsidRPr="007959EA" w:rsidRDefault="009C7D76" w:rsidP="00DD72AE">
            <w:pPr>
              <w:spacing w:line="360" w:lineRule="auto"/>
              <w:jc w:val="right"/>
              <w:rPr>
                <w:rFonts w:eastAsia="Arial"/>
              </w:rPr>
            </w:pPr>
            <w:r w:rsidRPr="007959EA">
              <w:rPr>
                <w:rFonts w:eastAsia="Arial"/>
              </w:rPr>
              <w:t>4.33</w:t>
            </w:r>
          </w:p>
        </w:tc>
      </w:tr>
      <w:tr w:rsidR="009C7D76" w:rsidRPr="007959EA" w14:paraId="183D39F9"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172173" w14:textId="77777777" w:rsidR="009C7D76" w:rsidRPr="007959EA" w:rsidRDefault="009C7D76" w:rsidP="00DD72AE">
            <w:pPr>
              <w:spacing w:line="360"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336B0847" w14:textId="77777777" w:rsidR="009C7D76" w:rsidRPr="007959EA" w:rsidRDefault="009C7D76" w:rsidP="00DD72AE">
            <w:pPr>
              <w:spacing w:line="360"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2C295AEB" w14:textId="77777777" w:rsidR="009C7D76" w:rsidRPr="007959EA" w:rsidRDefault="009C7D76" w:rsidP="00DD72AE">
            <w:pPr>
              <w:spacing w:line="360"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91BC04" w14:textId="77777777" w:rsidR="009C7D76" w:rsidRPr="007959EA" w:rsidRDefault="009C7D76" w:rsidP="00DD72AE">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6E6CCB4" w14:textId="77777777" w:rsidR="009C7D76" w:rsidRPr="007959EA" w:rsidRDefault="009C7D76" w:rsidP="00DD72AE">
            <w:pPr>
              <w:spacing w:line="360"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0F47FAC6" w14:textId="77777777" w:rsidR="009C7D76" w:rsidRPr="007959EA" w:rsidRDefault="009C7D76" w:rsidP="00DD72AE">
            <w:pPr>
              <w:spacing w:line="360"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6C2843" w14:textId="77777777" w:rsidR="009C7D76" w:rsidRPr="007959EA" w:rsidRDefault="009C7D76" w:rsidP="00DD72AE">
            <w:pPr>
              <w:spacing w:line="360"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6B51843B" w14:textId="77777777" w:rsidR="009C7D76" w:rsidRPr="007959EA" w:rsidRDefault="009C7D76" w:rsidP="00DD72AE">
            <w:pPr>
              <w:spacing w:line="360"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14AA8DF" w14:textId="77777777" w:rsidR="009C7D76" w:rsidRPr="007959EA" w:rsidRDefault="009C7D76" w:rsidP="00DD72AE">
            <w:pPr>
              <w:spacing w:line="360" w:lineRule="auto"/>
              <w:jc w:val="right"/>
              <w:rPr>
                <w:rFonts w:eastAsia="Arial"/>
              </w:rPr>
            </w:pPr>
            <w:r w:rsidRPr="007959EA">
              <w:rPr>
                <w:rFonts w:eastAsia="Arial"/>
              </w:rPr>
              <w:t>2.48</w:t>
            </w:r>
          </w:p>
        </w:tc>
      </w:tr>
      <w:tr w:rsidR="009C7D76" w:rsidRPr="007959EA" w14:paraId="29AECDA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E5B974" w14:textId="77777777" w:rsidR="009C7D76" w:rsidRPr="007959EA" w:rsidRDefault="009C7D76" w:rsidP="00DD72AE">
            <w:pPr>
              <w:spacing w:line="360" w:lineRule="auto"/>
              <w:jc w:val="both"/>
              <w:rPr>
                <w:rFonts w:eastAsia="Arial"/>
              </w:rPr>
            </w:pPr>
            <w:r w:rsidRPr="007959EA">
              <w:rPr>
                <w:rFonts w:eastAsia="Arial"/>
              </w:rPr>
              <w:t>MT2</w:t>
            </w:r>
            <w:r>
              <w:rPr>
                <w:rFonts w:eastAsia="Arial"/>
              </w:rPr>
              <w:t>5</w:t>
            </w:r>
            <w:r w:rsidRPr="007959EA">
              <w:rPr>
                <w:rFonts w:eastAsia="Arial"/>
              </w:rPr>
              <w:t>pH8.1Li0.18</w:t>
            </w:r>
          </w:p>
        </w:tc>
        <w:tc>
          <w:tcPr>
            <w:tcW w:w="765" w:type="dxa"/>
            <w:tcMar>
              <w:top w:w="0" w:type="dxa"/>
              <w:left w:w="100" w:type="dxa"/>
              <w:bottom w:w="0" w:type="dxa"/>
              <w:right w:w="100" w:type="dxa"/>
            </w:tcMar>
            <w:vAlign w:val="bottom"/>
          </w:tcPr>
          <w:p w14:paraId="2B089998" w14:textId="77777777" w:rsidR="009C7D76" w:rsidRPr="007959EA" w:rsidRDefault="009C7D76" w:rsidP="00DD72AE">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03F918D7" w14:textId="77777777" w:rsidR="009C7D76" w:rsidRPr="007959EA" w:rsidRDefault="009C7D76" w:rsidP="00DD72AE">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AA190"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1254C04C" w14:textId="77777777" w:rsidR="009C7D76" w:rsidRPr="007959EA" w:rsidRDefault="009C7D76" w:rsidP="00DD72AE">
            <w:pPr>
              <w:spacing w:line="360"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5861D2D0" w14:textId="77777777" w:rsidR="009C7D76" w:rsidRPr="007959EA" w:rsidRDefault="009C7D76" w:rsidP="00DD72AE">
            <w:pPr>
              <w:spacing w:line="360"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3BE16009" w14:textId="77777777" w:rsidR="009C7D76" w:rsidRPr="007959EA" w:rsidRDefault="009C7D76" w:rsidP="00DD72AE">
            <w:pPr>
              <w:spacing w:line="360"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502E1761" w14:textId="77777777" w:rsidR="009C7D76" w:rsidRPr="007959EA" w:rsidRDefault="009C7D76" w:rsidP="00DD72AE">
            <w:pPr>
              <w:spacing w:line="360"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1343C37A" w14:textId="77777777" w:rsidR="009C7D76" w:rsidRPr="007959EA" w:rsidRDefault="009C7D76" w:rsidP="00DD72AE">
            <w:pPr>
              <w:spacing w:line="360" w:lineRule="auto"/>
              <w:jc w:val="right"/>
              <w:rPr>
                <w:rFonts w:eastAsia="Arial"/>
              </w:rPr>
            </w:pPr>
            <w:r w:rsidRPr="007959EA">
              <w:rPr>
                <w:rFonts w:eastAsia="Arial"/>
              </w:rPr>
              <w:t>5.04</w:t>
            </w:r>
          </w:p>
        </w:tc>
      </w:tr>
      <w:tr w:rsidR="009C7D76" w:rsidRPr="007959EA" w14:paraId="53B8671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21356B5" w14:textId="77777777" w:rsidR="009C7D76" w:rsidRPr="007959EA" w:rsidRDefault="009C7D76" w:rsidP="00DD72AE">
            <w:pPr>
              <w:spacing w:line="360" w:lineRule="auto"/>
              <w:jc w:val="both"/>
              <w:rPr>
                <w:rFonts w:eastAsia="Arial"/>
              </w:rPr>
            </w:pPr>
            <w:r w:rsidRPr="007959EA">
              <w:rPr>
                <w:rFonts w:eastAsia="Arial"/>
              </w:rPr>
              <w:t>MT2</w:t>
            </w:r>
            <w:r>
              <w:rPr>
                <w:rFonts w:eastAsia="Arial"/>
              </w:rPr>
              <w:t>5</w:t>
            </w:r>
            <w:r w:rsidRPr="007959EA">
              <w:rPr>
                <w:rFonts w:eastAsia="Arial"/>
              </w:rPr>
              <w:t>pH7.7Li0.18</w:t>
            </w:r>
          </w:p>
        </w:tc>
        <w:tc>
          <w:tcPr>
            <w:tcW w:w="765" w:type="dxa"/>
            <w:tcMar>
              <w:top w:w="0" w:type="dxa"/>
              <w:left w:w="100" w:type="dxa"/>
              <w:bottom w:w="0" w:type="dxa"/>
              <w:right w:w="100" w:type="dxa"/>
            </w:tcMar>
            <w:vAlign w:val="bottom"/>
          </w:tcPr>
          <w:p w14:paraId="2AF22097" w14:textId="77777777" w:rsidR="009C7D76" w:rsidRPr="007959EA" w:rsidRDefault="009C7D76" w:rsidP="00DD72AE">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25D91B98" w14:textId="77777777" w:rsidR="009C7D76" w:rsidRPr="007959EA" w:rsidRDefault="009C7D76" w:rsidP="00DD72AE">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046EC9" w14:textId="77777777" w:rsidR="009C7D76" w:rsidRPr="007959EA" w:rsidRDefault="009C7D76" w:rsidP="00DD72AE">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661AE351" w14:textId="77777777" w:rsidR="009C7D76" w:rsidRPr="007959EA" w:rsidRDefault="009C7D76" w:rsidP="00DD72AE">
            <w:pPr>
              <w:spacing w:line="360"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308F9383" w14:textId="77777777" w:rsidR="009C7D76" w:rsidRPr="007959EA" w:rsidRDefault="009C7D76" w:rsidP="00DD72AE">
            <w:pPr>
              <w:spacing w:line="360"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0F1AD073" w14:textId="77777777" w:rsidR="009C7D76" w:rsidRPr="007959EA" w:rsidRDefault="009C7D76" w:rsidP="00DD72AE">
            <w:pPr>
              <w:spacing w:line="360"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12BB86AD" w14:textId="77777777" w:rsidR="009C7D76" w:rsidRPr="007959EA" w:rsidRDefault="009C7D76" w:rsidP="00DD72AE">
            <w:pPr>
              <w:spacing w:line="360"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3F2A457B" w14:textId="77777777" w:rsidR="009C7D76" w:rsidRPr="007959EA" w:rsidRDefault="009C7D76" w:rsidP="00DD72AE">
            <w:pPr>
              <w:spacing w:line="360" w:lineRule="auto"/>
              <w:jc w:val="right"/>
              <w:rPr>
                <w:rFonts w:eastAsia="Arial"/>
              </w:rPr>
            </w:pPr>
            <w:r w:rsidRPr="007959EA">
              <w:rPr>
                <w:rFonts w:eastAsia="Arial"/>
              </w:rPr>
              <w:t>3.39</w:t>
            </w:r>
          </w:p>
        </w:tc>
      </w:tr>
      <w:tr w:rsidR="009C7D76" w:rsidRPr="007959EA" w14:paraId="475E8CC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5783F1" w14:textId="77777777" w:rsidR="009C7D76" w:rsidRPr="007959EA" w:rsidRDefault="009C7D76" w:rsidP="00DD72AE">
            <w:pPr>
              <w:spacing w:line="360" w:lineRule="auto"/>
              <w:jc w:val="both"/>
              <w:rPr>
                <w:rFonts w:eastAsia="Arial"/>
              </w:rPr>
            </w:pPr>
            <w:r w:rsidRPr="007959EA">
              <w:rPr>
                <w:rFonts w:eastAsia="Arial"/>
              </w:rPr>
              <w:lastRenderedPageBreak/>
              <w:t>MT2</w:t>
            </w:r>
            <w:r>
              <w:rPr>
                <w:rFonts w:eastAsia="Arial"/>
              </w:rPr>
              <w:t>5</w:t>
            </w:r>
            <w:r w:rsidRPr="007959EA">
              <w:rPr>
                <w:rFonts w:eastAsia="Arial"/>
              </w:rPr>
              <w:t>pH8.1Li7</w:t>
            </w:r>
          </w:p>
        </w:tc>
        <w:tc>
          <w:tcPr>
            <w:tcW w:w="765" w:type="dxa"/>
            <w:tcMar>
              <w:top w:w="0" w:type="dxa"/>
              <w:left w:w="100" w:type="dxa"/>
              <w:bottom w:w="0" w:type="dxa"/>
              <w:right w:w="100" w:type="dxa"/>
            </w:tcMar>
            <w:vAlign w:val="bottom"/>
          </w:tcPr>
          <w:p w14:paraId="0C6DA34C" w14:textId="77777777" w:rsidR="009C7D76" w:rsidRPr="007959EA" w:rsidRDefault="009C7D76" w:rsidP="00DD72AE">
            <w:pPr>
              <w:spacing w:line="360"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651E5FEB" w14:textId="77777777" w:rsidR="009C7D76" w:rsidRPr="007959EA" w:rsidRDefault="009C7D76" w:rsidP="00DD72AE">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5294E2" w14:textId="77777777" w:rsidR="009C7D76" w:rsidRPr="007959EA" w:rsidRDefault="009C7D76" w:rsidP="00DD72AE">
            <w:pPr>
              <w:spacing w:line="360"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50268C20" w14:textId="77777777" w:rsidR="009C7D76" w:rsidRPr="007959EA" w:rsidRDefault="009C7D76" w:rsidP="00DD72AE">
            <w:pPr>
              <w:spacing w:line="360"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71DA8249" w14:textId="77777777" w:rsidR="009C7D76" w:rsidRPr="007959EA" w:rsidRDefault="009C7D76" w:rsidP="00DD72AE">
            <w:pPr>
              <w:spacing w:line="360"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66C5227A" w14:textId="77777777" w:rsidR="009C7D76" w:rsidRPr="007959EA" w:rsidRDefault="009C7D76" w:rsidP="00DD72AE">
            <w:pPr>
              <w:spacing w:line="360"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33C89B2E" w14:textId="77777777" w:rsidR="009C7D76" w:rsidRPr="007959EA" w:rsidRDefault="009C7D76" w:rsidP="00DD72AE">
            <w:pPr>
              <w:spacing w:line="360"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31F60D07" w14:textId="77777777" w:rsidR="009C7D76" w:rsidRPr="007959EA" w:rsidRDefault="009C7D76" w:rsidP="00DD72AE">
            <w:pPr>
              <w:spacing w:line="360" w:lineRule="auto"/>
              <w:jc w:val="right"/>
              <w:rPr>
                <w:rFonts w:eastAsia="Arial"/>
              </w:rPr>
            </w:pPr>
            <w:r w:rsidRPr="007959EA">
              <w:rPr>
                <w:rFonts w:eastAsia="Arial"/>
              </w:rPr>
              <w:t>5.09</w:t>
            </w:r>
          </w:p>
        </w:tc>
      </w:tr>
      <w:tr w:rsidR="009C7D76" w:rsidRPr="007959EA" w14:paraId="11CD4E9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4C6459" w14:textId="77777777" w:rsidR="009C7D76" w:rsidRPr="007959EA" w:rsidRDefault="009C7D76" w:rsidP="00DD72AE">
            <w:pPr>
              <w:spacing w:line="360" w:lineRule="auto"/>
              <w:jc w:val="both"/>
              <w:rPr>
                <w:rFonts w:eastAsia="Arial"/>
              </w:rPr>
            </w:pPr>
            <w:r w:rsidRPr="007959EA">
              <w:rPr>
                <w:rFonts w:eastAsia="Arial"/>
              </w:rPr>
              <w:t>MT2</w:t>
            </w:r>
            <w:r>
              <w:rPr>
                <w:rFonts w:eastAsia="Arial"/>
              </w:rPr>
              <w:t>5</w:t>
            </w:r>
            <w:r w:rsidRPr="007959EA">
              <w:rPr>
                <w:rFonts w:eastAsia="Arial"/>
              </w:rPr>
              <w:t>pH7.7Li7</w:t>
            </w:r>
          </w:p>
        </w:tc>
        <w:tc>
          <w:tcPr>
            <w:tcW w:w="765" w:type="dxa"/>
            <w:tcMar>
              <w:top w:w="0" w:type="dxa"/>
              <w:left w:w="100" w:type="dxa"/>
              <w:bottom w:w="0" w:type="dxa"/>
              <w:right w:w="100" w:type="dxa"/>
            </w:tcMar>
            <w:vAlign w:val="bottom"/>
          </w:tcPr>
          <w:p w14:paraId="3AB275EF" w14:textId="77777777" w:rsidR="009C7D76" w:rsidRPr="007959EA" w:rsidRDefault="009C7D76" w:rsidP="00DD72AE">
            <w:pPr>
              <w:spacing w:line="360"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6B63363A" w14:textId="77777777" w:rsidR="009C7D76" w:rsidRPr="007959EA" w:rsidRDefault="009C7D76" w:rsidP="00DD72AE">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243832" w14:textId="77777777" w:rsidR="009C7D76" w:rsidRPr="007959EA" w:rsidRDefault="009C7D76" w:rsidP="00DD72AE">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08CAA03" w14:textId="77777777" w:rsidR="009C7D76" w:rsidRPr="007959EA" w:rsidRDefault="009C7D76" w:rsidP="00DD72AE">
            <w:pPr>
              <w:spacing w:line="360"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2F62F262" w14:textId="77777777" w:rsidR="009C7D76" w:rsidRPr="007959EA" w:rsidRDefault="009C7D76" w:rsidP="00DD72AE">
            <w:pPr>
              <w:spacing w:line="360"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01F96369" w14:textId="77777777" w:rsidR="009C7D76" w:rsidRPr="007959EA" w:rsidRDefault="009C7D76" w:rsidP="00DD72AE">
            <w:pPr>
              <w:spacing w:line="360"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57676EE6" w14:textId="77777777" w:rsidR="009C7D76" w:rsidRPr="007959EA" w:rsidRDefault="009C7D76" w:rsidP="00DD72AE">
            <w:pPr>
              <w:spacing w:line="360"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36165525" w14:textId="77777777" w:rsidR="009C7D76" w:rsidRPr="007959EA" w:rsidRDefault="009C7D76" w:rsidP="00DD72AE">
            <w:pPr>
              <w:spacing w:line="360" w:lineRule="auto"/>
              <w:jc w:val="right"/>
              <w:rPr>
                <w:rFonts w:eastAsia="Arial"/>
              </w:rPr>
            </w:pPr>
            <w:r w:rsidRPr="007959EA">
              <w:rPr>
                <w:rFonts w:eastAsia="Arial"/>
              </w:rPr>
              <w:t>3.39</w:t>
            </w:r>
          </w:p>
        </w:tc>
      </w:tr>
    </w:tbl>
    <w:p w14:paraId="0C4D1B7A" w14:textId="77777777" w:rsidR="009C7D76" w:rsidRDefault="009C7D76" w:rsidP="009C7D76">
      <w:pPr>
        <w:spacing w:line="360" w:lineRule="auto"/>
        <w:jc w:val="both"/>
        <w:rPr>
          <w:rFonts w:eastAsia="Arial"/>
          <w:b/>
          <w:bCs/>
        </w:rPr>
      </w:pPr>
    </w:p>
    <w:p w14:paraId="00000326" w14:textId="77777777" w:rsidR="00F1663E" w:rsidRDefault="00F1663E" w:rsidP="00EE15A9">
      <w:pPr>
        <w:spacing w:line="360" w:lineRule="auto"/>
        <w:jc w:val="both"/>
        <w:rPr>
          <w:rFonts w:ascii="Arial" w:eastAsia="Arial" w:hAnsi="Arial" w:cs="Arial"/>
        </w:rPr>
      </w:pPr>
    </w:p>
    <w:p w14:paraId="00000327" w14:textId="0B97AE6B" w:rsidR="00F1663E" w:rsidRPr="007F30A3" w:rsidRDefault="00275014" w:rsidP="00EE15A9">
      <w:pPr>
        <w:spacing w:line="360" w:lineRule="auto"/>
        <w:jc w:val="both"/>
        <w:rPr>
          <w:rFonts w:eastAsia="Arial"/>
        </w:rPr>
      </w:pPr>
      <w:r w:rsidRPr="007F30A3">
        <w:rPr>
          <w:rFonts w:eastAsia="Arial"/>
          <w:b/>
        </w:rPr>
        <w:t>Table S</w:t>
      </w:r>
      <w:r w:rsidR="009C7D76">
        <w:rPr>
          <w:rFonts w:eastAsia="Arial"/>
          <w:b/>
        </w:rPr>
        <w:t>2</w:t>
      </w:r>
      <w:r w:rsidRPr="007F30A3">
        <w:rPr>
          <w:rFonts w:eastAsia="Arial"/>
        </w:rPr>
        <w:t>. Instrumental conditions for Li analysis by ICP-OES in seawater</w:t>
      </w:r>
      <w:r w:rsidR="00FE15B7">
        <w:rPr>
          <w:rFonts w:eastAsia="Arial"/>
        </w:rPr>
        <w:t>.</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rsidP="00EE15A9">
            <w:pPr>
              <w:spacing w:line="360" w:lineRule="auto"/>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rsidP="00EE15A9">
            <w:pPr>
              <w:spacing w:line="360" w:lineRule="auto"/>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rsidP="00EE15A9">
            <w:pPr>
              <w:spacing w:line="360" w:lineRule="auto"/>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rsidP="00EE15A9">
            <w:pPr>
              <w:spacing w:line="360" w:lineRule="auto"/>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rsidP="00EE15A9">
            <w:pPr>
              <w:spacing w:line="360" w:lineRule="auto"/>
              <w:jc w:val="both"/>
              <w:rPr>
                <w:rFonts w:eastAsia="Arial"/>
              </w:rPr>
            </w:pPr>
            <w:r w:rsidRPr="007F30A3">
              <w:rPr>
                <w:rFonts w:eastAsia="Arial"/>
              </w:rPr>
              <w:t>Plasma power</w:t>
            </w:r>
          </w:p>
        </w:tc>
        <w:tc>
          <w:tcPr>
            <w:tcW w:w="4247" w:type="dxa"/>
          </w:tcPr>
          <w:p w14:paraId="0000032D" w14:textId="77777777" w:rsidR="00F1663E" w:rsidRPr="007F30A3" w:rsidRDefault="00275014" w:rsidP="00EE15A9">
            <w:pPr>
              <w:spacing w:line="360" w:lineRule="auto"/>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rsidP="00EE15A9">
            <w:pPr>
              <w:spacing w:line="360" w:lineRule="auto"/>
              <w:jc w:val="both"/>
              <w:rPr>
                <w:rFonts w:eastAsia="Arial"/>
              </w:rPr>
            </w:pPr>
            <w:r w:rsidRPr="007F30A3">
              <w:rPr>
                <w:rFonts w:eastAsia="Arial"/>
              </w:rPr>
              <w:t>Plasma gas</w:t>
            </w:r>
          </w:p>
        </w:tc>
        <w:tc>
          <w:tcPr>
            <w:tcW w:w="4247" w:type="dxa"/>
          </w:tcPr>
          <w:p w14:paraId="0000032F" w14:textId="1FB5FA7F" w:rsidR="00F1663E" w:rsidRPr="007F30A3" w:rsidRDefault="00275014" w:rsidP="00EE15A9">
            <w:pPr>
              <w:spacing w:line="360" w:lineRule="auto"/>
              <w:jc w:val="both"/>
              <w:rPr>
                <w:rFonts w:eastAsia="Arial"/>
              </w:rPr>
            </w:pPr>
            <w:r w:rsidRPr="007F30A3">
              <w:rPr>
                <w:rFonts w:eastAsia="Arial"/>
              </w:rPr>
              <w:t>14 L</w:t>
            </w:r>
            <w:r w:rsidR="00585E7C">
              <w:rPr>
                <w:rFonts w:eastAsia="Arial"/>
              </w:rPr>
              <w:t xml:space="preserve"> </w:t>
            </w:r>
            <w:r w:rsidRPr="007F30A3">
              <w:rPr>
                <w:rFonts w:eastAsia="Arial"/>
              </w:rPr>
              <w:t>min</w:t>
            </w:r>
            <w:r w:rsidR="00585E7C" w:rsidRPr="00D73519">
              <w:rPr>
                <w:rFonts w:eastAsia="Arial"/>
                <w:vertAlign w:val="superscript"/>
              </w:rPr>
              <w:t>-1</w:t>
            </w:r>
          </w:p>
        </w:tc>
      </w:tr>
      <w:tr w:rsidR="00F1663E" w:rsidRPr="007F30A3" w14:paraId="23FC9F30" w14:textId="77777777">
        <w:tc>
          <w:tcPr>
            <w:tcW w:w="4247" w:type="dxa"/>
          </w:tcPr>
          <w:p w14:paraId="00000330" w14:textId="77777777" w:rsidR="00F1663E" w:rsidRPr="007F30A3" w:rsidRDefault="00275014" w:rsidP="00EE15A9">
            <w:pPr>
              <w:spacing w:line="360" w:lineRule="auto"/>
              <w:jc w:val="both"/>
              <w:rPr>
                <w:rFonts w:eastAsia="Arial"/>
              </w:rPr>
            </w:pPr>
            <w:r w:rsidRPr="007F30A3">
              <w:rPr>
                <w:rFonts w:eastAsia="Arial"/>
              </w:rPr>
              <w:t>Auxiliary gas</w:t>
            </w:r>
          </w:p>
        </w:tc>
        <w:tc>
          <w:tcPr>
            <w:tcW w:w="4247" w:type="dxa"/>
          </w:tcPr>
          <w:p w14:paraId="00000331" w14:textId="47A54443" w:rsidR="00F1663E" w:rsidRPr="007F30A3" w:rsidRDefault="00275014" w:rsidP="00EE15A9">
            <w:pPr>
              <w:spacing w:line="360" w:lineRule="auto"/>
              <w:jc w:val="both"/>
              <w:rPr>
                <w:rFonts w:eastAsia="Arial"/>
              </w:rPr>
            </w:pPr>
            <w:r w:rsidRPr="007F30A3">
              <w:rPr>
                <w:rFonts w:eastAsia="Arial"/>
              </w:rPr>
              <w:t>0.5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2D73AAE9" w14:textId="77777777">
        <w:tc>
          <w:tcPr>
            <w:tcW w:w="4247" w:type="dxa"/>
          </w:tcPr>
          <w:p w14:paraId="00000332" w14:textId="77777777" w:rsidR="00F1663E" w:rsidRPr="007F30A3" w:rsidRDefault="00275014" w:rsidP="00EE15A9">
            <w:pPr>
              <w:spacing w:line="360" w:lineRule="auto"/>
              <w:jc w:val="both"/>
              <w:rPr>
                <w:rFonts w:eastAsia="Arial"/>
              </w:rPr>
            </w:pPr>
            <w:r w:rsidRPr="007F30A3">
              <w:rPr>
                <w:rFonts w:eastAsia="Arial"/>
              </w:rPr>
              <w:t>Nebulizer gas</w:t>
            </w:r>
          </w:p>
        </w:tc>
        <w:tc>
          <w:tcPr>
            <w:tcW w:w="4247" w:type="dxa"/>
          </w:tcPr>
          <w:p w14:paraId="00000333" w14:textId="1463A610" w:rsidR="00F1663E" w:rsidRPr="007F30A3" w:rsidRDefault="00275014" w:rsidP="00EE15A9">
            <w:pPr>
              <w:spacing w:line="360" w:lineRule="auto"/>
              <w:jc w:val="both"/>
              <w:rPr>
                <w:rFonts w:eastAsia="Arial"/>
              </w:rPr>
            </w:pPr>
            <w:r w:rsidRPr="007F30A3">
              <w:rPr>
                <w:rFonts w:eastAsia="Arial"/>
              </w:rPr>
              <w:t>0.6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49708882" w14:textId="77777777">
        <w:tc>
          <w:tcPr>
            <w:tcW w:w="4247" w:type="dxa"/>
          </w:tcPr>
          <w:p w14:paraId="00000334" w14:textId="77777777" w:rsidR="00F1663E" w:rsidRPr="007F30A3" w:rsidRDefault="00275014" w:rsidP="00EE15A9">
            <w:pPr>
              <w:spacing w:line="360" w:lineRule="auto"/>
              <w:jc w:val="both"/>
              <w:rPr>
                <w:rFonts w:eastAsia="Arial"/>
              </w:rPr>
            </w:pPr>
            <w:r w:rsidRPr="007F30A3">
              <w:rPr>
                <w:rFonts w:eastAsia="Arial"/>
              </w:rPr>
              <w:t>Radial offset</w:t>
            </w:r>
          </w:p>
        </w:tc>
        <w:tc>
          <w:tcPr>
            <w:tcW w:w="4247" w:type="dxa"/>
          </w:tcPr>
          <w:p w14:paraId="00000335" w14:textId="77777777" w:rsidR="00F1663E" w:rsidRPr="007F30A3" w:rsidRDefault="00275014" w:rsidP="00EE15A9">
            <w:pPr>
              <w:spacing w:line="360" w:lineRule="auto"/>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rsidP="00EE15A9">
            <w:pPr>
              <w:spacing w:line="360" w:lineRule="auto"/>
              <w:jc w:val="both"/>
              <w:rPr>
                <w:rFonts w:eastAsia="Arial"/>
              </w:rPr>
            </w:pPr>
            <w:r w:rsidRPr="007F30A3">
              <w:rPr>
                <w:rFonts w:eastAsia="Arial"/>
              </w:rPr>
              <w:t>Read time radial</w:t>
            </w:r>
          </w:p>
        </w:tc>
        <w:tc>
          <w:tcPr>
            <w:tcW w:w="4247" w:type="dxa"/>
          </w:tcPr>
          <w:p w14:paraId="00000337" w14:textId="32032D27" w:rsidR="00F1663E" w:rsidRPr="007F30A3" w:rsidRDefault="00275014" w:rsidP="00EE15A9">
            <w:pPr>
              <w:spacing w:line="360" w:lineRule="auto"/>
              <w:jc w:val="both"/>
              <w:rPr>
                <w:rFonts w:eastAsia="Arial"/>
              </w:rPr>
            </w:pPr>
            <w:r w:rsidRPr="007F30A3">
              <w:rPr>
                <w:rFonts w:eastAsia="Arial"/>
              </w:rPr>
              <w:t>1</w:t>
            </w:r>
            <w:r w:rsidR="00585E7C">
              <w:rPr>
                <w:rFonts w:eastAsia="Arial"/>
              </w:rPr>
              <w:t xml:space="preserve"> </w:t>
            </w:r>
            <w:r w:rsidRPr="007F30A3">
              <w:rPr>
                <w:rFonts w:eastAsia="Arial"/>
              </w:rPr>
              <w:t>sec</w:t>
            </w:r>
          </w:p>
        </w:tc>
      </w:tr>
      <w:tr w:rsidR="00F1663E" w:rsidRPr="007F30A3" w14:paraId="7668DB47" w14:textId="77777777">
        <w:tc>
          <w:tcPr>
            <w:tcW w:w="4247" w:type="dxa"/>
          </w:tcPr>
          <w:p w14:paraId="00000338" w14:textId="77777777" w:rsidR="00F1663E" w:rsidRPr="007F30A3" w:rsidRDefault="00275014" w:rsidP="00EE15A9">
            <w:pPr>
              <w:spacing w:line="360" w:lineRule="auto"/>
              <w:jc w:val="both"/>
              <w:rPr>
                <w:rFonts w:eastAsia="Arial"/>
              </w:rPr>
            </w:pPr>
            <w:r w:rsidRPr="007F30A3">
              <w:rPr>
                <w:rFonts w:eastAsia="Arial"/>
              </w:rPr>
              <w:t>Read time axial</w:t>
            </w:r>
          </w:p>
        </w:tc>
        <w:tc>
          <w:tcPr>
            <w:tcW w:w="4247" w:type="dxa"/>
          </w:tcPr>
          <w:p w14:paraId="00000339" w14:textId="77777777" w:rsidR="00F1663E" w:rsidRPr="007F30A3" w:rsidRDefault="00275014" w:rsidP="00EE15A9">
            <w:pPr>
              <w:spacing w:line="360" w:lineRule="auto"/>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rsidP="00EE15A9">
            <w:pPr>
              <w:spacing w:line="360" w:lineRule="auto"/>
              <w:jc w:val="both"/>
              <w:rPr>
                <w:rFonts w:eastAsia="Arial"/>
              </w:rPr>
            </w:pPr>
            <w:r w:rsidRPr="007F30A3">
              <w:rPr>
                <w:rFonts w:eastAsia="Arial"/>
              </w:rPr>
              <w:t>Peak evaluation</w:t>
            </w:r>
          </w:p>
        </w:tc>
        <w:tc>
          <w:tcPr>
            <w:tcW w:w="4247" w:type="dxa"/>
          </w:tcPr>
          <w:p w14:paraId="0000033B" w14:textId="77777777" w:rsidR="00F1663E" w:rsidRPr="007F30A3" w:rsidRDefault="00275014" w:rsidP="00EE15A9">
            <w:pPr>
              <w:spacing w:line="360" w:lineRule="auto"/>
              <w:jc w:val="both"/>
              <w:rPr>
                <w:rFonts w:eastAsia="Arial"/>
              </w:rPr>
            </w:pPr>
            <w:r w:rsidRPr="007F30A3">
              <w:rPr>
                <w:rFonts w:eastAsia="Arial"/>
              </w:rPr>
              <w:t xml:space="preserve">3 pixels </w:t>
            </w:r>
          </w:p>
        </w:tc>
      </w:tr>
    </w:tbl>
    <w:p w14:paraId="0000033C" w14:textId="77777777" w:rsidR="00F1663E" w:rsidRDefault="00F1663E" w:rsidP="00EE15A9">
      <w:pPr>
        <w:spacing w:line="360" w:lineRule="auto"/>
        <w:jc w:val="both"/>
        <w:rPr>
          <w:rFonts w:eastAsia="Arial"/>
        </w:rPr>
      </w:pPr>
    </w:p>
    <w:p w14:paraId="528173BB" w14:textId="77777777" w:rsidR="00422B2B" w:rsidRDefault="00422B2B" w:rsidP="00EE15A9">
      <w:pPr>
        <w:spacing w:line="360" w:lineRule="auto"/>
        <w:jc w:val="both"/>
        <w:rPr>
          <w:rFonts w:eastAsia="Arial"/>
        </w:rPr>
      </w:pPr>
    </w:p>
    <w:p w14:paraId="11480CFE" w14:textId="77777777" w:rsidR="00D809CB" w:rsidRDefault="00D809CB" w:rsidP="00AE7FAA">
      <w:pPr>
        <w:spacing w:line="360" w:lineRule="auto"/>
        <w:jc w:val="both"/>
        <w:rPr>
          <w:rFonts w:eastAsia="Arial"/>
          <w:b/>
          <w:bCs/>
        </w:rPr>
      </w:pPr>
    </w:p>
    <w:p w14:paraId="6075D05E" w14:textId="1A49838A" w:rsidR="00AE7FAA" w:rsidRPr="00AE7FAA" w:rsidRDefault="00AE7FAA" w:rsidP="00AE7FAA">
      <w:pPr>
        <w:spacing w:line="360" w:lineRule="auto"/>
        <w:jc w:val="both"/>
        <w:rPr>
          <w:rFonts w:eastAsia="Arial"/>
        </w:rPr>
      </w:pPr>
      <w:r>
        <w:rPr>
          <w:rFonts w:eastAsia="Arial"/>
          <w:b/>
          <w:bCs/>
        </w:rPr>
        <w:t>Table</w:t>
      </w:r>
      <w:r w:rsidR="00D5534B">
        <w:rPr>
          <w:rFonts w:eastAsia="Arial"/>
          <w:b/>
          <w:bCs/>
        </w:rPr>
        <w:t xml:space="preserve"> S3</w:t>
      </w:r>
      <w:r>
        <w:rPr>
          <w:rFonts w:eastAsia="Arial"/>
          <w:b/>
          <w:bCs/>
        </w:rPr>
        <w:t xml:space="preserve">. </w:t>
      </w:r>
      <w:r>
        <w:rPr>
          <w:rFonts w:eastAsia="Arial"/>
        </w:rPr>
        <w:t xml:space="preserve">Statistical tests comparing </w:t>
      </w:r>
      <w:r w:rsidR="001B0E48">
        <w:rPr>
          <w:rFonts w:eastAsia="Arial"/>
        </w:rPr>
        <w:t xml:space="preserve">growth rate of treatments in common to experiment #1 and experiment #2. </w:t>
      </w:r>
    </w:p>
    <w:tbl>
      <w:tblPr>
        <w:tblW w:w="7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488"/>
        <w:gridCol w:w="1300"/>
        <w:gridCol w:w="1300"/>
        <w:gridCol w:w="1300"/>
        <w:gridCol w:w="1300"/>
      </w:tblGrid>
      <w:tr w:rsidR="00AE7FAA" w14:paraId="0EB481D0" w14:textId="77777777" w:rsidTr="00DD72AE">
        <w:trPr>
          <w:trHeight w:val="320"/>
        </w:trPr>
        <w:tc>
          <w:tcPr>
            <w:tcW w:w="1300" w:type="dxa"/>
            <w:noWrap/>
            <w:vAlign w:val="bottom"/>
            <w:hideMark/>
          </w:tcPr>
          <w:p w14:paraId="22C7944C" w14:textId="77777777" w:rsidR="00AE7FAA" w:rsidRPr="00421DA9" w:rsidRDefault="00AE7FAA" w:rsidP="00DD72AE">
            <w:pPr>
              <w:rPr>
                <w:b/>
                <w:bCs/>
                <w:color w:val="000000"/>
              </w:rPr>
            </w:pPr>
            <w:r w:rsidRPr="00421DA9">
              <w:rPr>
                <w:b/>
                <w:bCs/>
                <w:color w:val="000000"/>
              </w:rPr>
              <w:t>Group comparison</w:t>
            </w:r>
          </w:p>
        </w:tc>
        <w:tc>
          <w:tcPr>
            <w:tcW w:w="1488" w:type="dxa"/>
            <w:noWrap/>
            <w:vAlign w:val="bottom"/>
            <w:hideMark/>
          </w:tcPr>
          <w:p w14:paraId="5D90DB89" w14:textId="77777777" w:rsidR="00AE7FAA" w:rsidRPr="00421DA9" w:rsidRDefault="00AE7FAA" w:rsidP="00DD72AE">
            <w:pPr>
              <w:rPr>
                <w:b/>
                <w:bCs/>
                <w:color w:val="000000"/>
              </w:rPr>
            </w:pPr>
            <w:r w:rsidRPr="00421DA9">
              <w:rPr>
                <w:b/>
                <w:bCs/>
                <w:color w:val="000000"/>
              </w:rPr>
              <w:t>Test</w:t>
            </w:r>
          </w:p>
        </w:tc>
        <w:tc>
          <w:tcPr>
            <w:tcW w:w="1300" w:type="dxa"/>
            <w:noWrap/>
            <w:vAlign w:val="bottom"/>
            <w:hideMark/>
          </w:tcPr>
          <w:p w14:paraId="1942EBE4" w14:textId="77777777" w:rsidR="00AE7FAA" w:rsidRPr="00421DA9" w:rsidRDefault="00AE7FAA" w:rsidP="00DD72AE">
            <w:pPr>
              <w:rPr>
                <w:b/>
                <w:bCs/>
                <w:color w:val="000000"/>
              </w:rPr>
            </w:pPr>
            <w:r w:rsidRPr="00421DA9">
              <w:rPr>
                <w:b/>
                <w:bCs/>
                <w:color w:val="000000"/>
              </w:rPr>
              <w:t>df</w:t>
            </w:r>
          </w:p>
        </w:tc>
        <w:tc>
          <w:tcPr>
            <w:tcW w:w="1300" w:type="dxa"/>
            <w:noWrap/>
            <w:vAlign w:val="bottom"/>
            <w:hideMark/>
          </w:tcPr>
          <w:p w14:paraId="37604A7E" w14:textId="77777777" w:rsidR="00AE7FAA" w:rsidRPr="00421DA9" w:rsidRDefault="00AE7FAA" w:rsidP="00DD72AE">
            <w:pPr>
              <w:rPr>
                <w:b/>
                <w:bCs/>
                <w:color w:val="000000"/>
              </w:rPr>
            </w:pPr>
            <w:r w:rsidRPr="00421DA9">
              <w:rPr>
                <w:b/>
                <w:bCs/>
                <w:color w:val="000000"/>
              </w:rPr>
              <w:t>Statistic</w:t>
            </w:r>
          </w:p>
        </w:tc>
        <w:tc>
          <w:tcPr>
            <w:tcW w:w="1300" w:type="dxa"/>
            <w:noWrap/>
            <w:vAlign w:val="bottom"/>
            <w:hideMark/>
          </w:tcPr>
          <w:p w14:paraId="04169440" w14:textId="77777777" w:rsidR="00AE7FAA" w:rsidRPr="00421DA9" w:rsidRDefault="00AE7FAA" w:rsidP="00DD72AE">
            <w:pPr>
              <w:rPr>
                <w:b/>
                <w:bCs/>
                <w:color w:val="000000"/>
              </w:rPr>
            </w:pPr>
            <w:r w:rsidRPr="00421DA9">
              <w:rPr>
                <w:b/>
                <w:bCs/>
                <w:color w:val="000000"/>
              </w:rPr>
              <w:t>Effect size</w:t>
            </w:r>
          </w:p>
        </w:tc>
        <w:tc>
          <w:tcPr>
            <w:tcW w:w="1300" w:type="dxa"/>
            <w:noWrap/>
            <w:vAlign w:val="bottom"/>
            <w:hideMark/>
          </w:tcPr>
          <w:p w14:paraId="714211DF" w14:textId="77777777" w:rsidR="00AE7FAA" w:rsidRPr="00421DA9" w:rsidRDefault="00AE7FAA" w:rsidP="00DD72AE">
            <w:pPr>
              <w:rPr>
                <w:b/>
                <w:bCs/>
                <w:color w:val="000000"/>
              </w:rPr>
            </w:pPr>
            <w:r w:rsidRPr="00421DA9">
              <w:rPr>
                <w:b/>
                <w:bCs/>
                <w:color w:val="000000"/>
              </w:rPr>
              <w:t>p value</w:t>
            </w:r>
          </w:p>
        </w:tc>
      </w:tr>
      <w:tr w:rsidR="00AE7FAA" w14:paraId="08EAAAEA" w14:textId="77777777" w:rsidTr="00DD72AE">
        <w:trPr>
          <w:trHeight w:val="320"/>
        </w:trPr>
        <w:tc>
          <w:tcPr>
            <w:tcW w:w="1300" w:type="dxa"/>
            <w:noWrap/>
            <w:vAlign w:val="bottom"/>
            <w:hideMark/>
          </w:tcPr>
          <w:p w14:paraId="3DE4CE52" w14:textId="77777777" w:rsidR="00AE7FAA" w:rsidRPr="00421DA9" w:rsidRDefault="00AE7FAA" w:rsidP="00DD72AE">
            <w:pPr>
              <w:rPr>
                <w:color w:val="000000"/>
              </w:rPr>
            </w:pPr>
            <w:r w:rsidRPr="00421DA9">
              <w:rPr>
                <w:color w:val="000000"/>
              </w:rPr>
              <w:t>Reference</w:t>
            </w:r>
          </w:p>
        </w:tc>
        <w:tc>
          <w:tcPr>
            <w:tcW w:w="1488" w:type="dxa"/>
            <w:noWrap/>
            <w:vAlign w:val="bottom"/>
            <w:hideMark/>
          </w:tcPr>
          <w:p w14:paraId="0DCBFDC1" w14:textId="77777777" w:rsidR="00AE7FAA" w:rsidRPr="00421DA9" w:rsidRDefault="00AE7FAA" w:rsidP="00DD72AE">
            <w:pPr>
              <w:rPr>
                <w:color w:val="000000"/>
              </w:rPr>
            </w:pPr>
            <w:r w:rsidRPr="00421DA9">
              <w:rPr>
                <w:color w:val="000000"/>
              </w:rPr>
              <w:t>Wilcoxon</w:t>
            </w:r>
          </w:p>
        </w:tc>
        <w:tc>
          <w:tcPr>
            <w:tcW w:w="1300" w:type="dxa"/>
            <w:noWrap/>
            <w:vAlign w:val="bottom"/>
            <w:hideMark/>
          </w:tcPr>
          <w:p w14:paraId="65D2800C" w14:textId="77777777" w:rsidR="00AE7FAA" w:rsidRPr="00421DA9" w:rsidRDefault="00AE7FAA" w:rsidP="00DD72AE">
            <w:pPr>
              <w:rPr>
                <w:color w:val="000000"/>
              </w:rPr>
            </w:pPr>
            <w:r w:rsidRPr="00421DA9">
              <w:rPr>
                <w:color w:val="000000"/>
              </w:rPr>
              <w:t>-</w:t>
            </w:r>
          </w:p>
        </w:tc>
        <w:tc>
          <w:tcPr>
            <w:tcW w:w="1300" w:type="dxa"/>
            <w:noWrap/>
            <w:vAlign w:val="bottom"/>
            <w:hideMark/>
          </w:tcPr>
          <w:p w14:paraId="57872945" w14:textId="77777777" w:rsidR="00AE7FAA" w:rsidRPr="00421DA9" w:rsidRDefault="00AE7FAA" w:rsidP="00DD72AE">
            <w:pPr>
              <w:rPr>
                <w:color w:val="000000"/>
              </w:rPr>
            </w:pPr>
            <w:r w:rsidRPr="00421DA9">
              <w:rPr>
                <w:color w:val="000000"/>
              </w:rPr>
              <w:t>W = 629</w:t>
            </w:r>
          </w:p>
        </w:tc>
        <w:tc>
          <w:tcPr>
            <w:tcW w:w="1300" w:type="dxa"/>
            <w:noWrap/>
            <w:vAlign w:val="bottom"/>
            <w:hideMark/>
          </w:tcPr>
          <w:p w14:paraId="77471EE5" w14:textId="77777777" w:rsidR="00AE7FAA" w:rsidRPr="00421DA9" w:rsidRDefault="00AE7FAA" w:rsidP="00DD72AE">
            <w:pPr>
              <w:rPr>
                <w:color w:val="000000"/>
              </w:rPr>
            </w:pPr>
            <w:r w:rsidRPr="00421DA9">
              <w:rPr>
                <w:color w:val="000000"/>
              </w:rPr>
              <w:t>r = 0.318</w:t>
            </w:r>
          </w:p>
        </w:tc>
        <w:tc>
          <w:tcPr>
            <w:tcW w:w="1300" w:type="dxa"/>
            <w:noWrap/>
            <w:vAlign w:val="bottom"/>
            <w:hideMark/>
          </w:tcPr>
          <w:p w14:paraId="7E79276E" w14:textId="77777777" w:rsidR="00AE7FAA" w:rsidRPr="00421DA9" w:rsidRDefault="00AE7FAA" w:rsidP="00DD72AE">
            <w:pPr>
              <w:jc w:val="right"/>
              <w:rPr>
                <w:color w:val="000000"/>
              </w:rPr>
            </w:pPr>
            <w:r w:rsidRPr="00421DA9">
              <w:rPr>
                <w:color w:val="000000"/>
              </w:rPr>
              <w:t>0.0091</w:t>
            </w:r>
          </w:p>
        </w:tc>
      </w:tr>
      <w:tr w:rsidR="00AE7FAA" w14:paraId="71EA6028" w14:textId="77777777" w:rsidTr="00DD72AE">
        <w:trPr>
          <w:trHeight w:val="320"/>
        </w:trPr>
        <w:tc>
          <w:tcPr>
            <w:tcW w:w="1300" w:type="dxa"/>
            <w:noWrap/>
            <w:vAlign w:val="bottom"/>
            <w:hideMark/>
          </w:tcPr>
          <w:p w14:paraId="2DAB818A" w14:textId="77777777" w:rsidR="00AE7FAA" w:rsidRPr="00421DA9" w:rsidRDefault="00AE7FAA" w:rsidP="00DD72AE">
            <w:pPr>
              <w:rPr>
                <w:color w:val="000000"/>
              </w:rPr>
            </w:pPr>
            <w:r w:rsidRPr="00421DA9">
              <w:rPr>
                <w:color w:val="000000"/>
              </w:rPr>
              <w:t>Temperature</w:t>
            </w:r>
          </w:p>
        </w:tc>
        <w:tc>
          <w:tcPr>
            <w:tcW w:w="1488" w:type="dxa"/>
            <w:noWrap/>
            <w:vAlign w:val="bottom"/>
            <w:hideMark/>
          </w:tcPr>
          <w:p w14:paraId="27955D42" w14:textId="77777777" w:rsidR="00AE7FAA" w:rsidRPr="00421DA9" w:rsidRDefault="00AE7FAA" w:rsidP="00DD72AE">
            <w:pPr>
              <w:rPr>
                <w:color w:val="000000"/>
              </w:rPr>
            </w:pPr>
            <w:r w:rsidRPr="00421DA9">
              <w:rPr>
                <w:color w:val="000000"/>
              </w:rPr>
              <w:t>Wilcoxon</w:t>
            </w:r>
          </w:p>
        </w:tc>
        <w:tc>
          <w:tcPr>
            <w:tcW w:w="1300" w:type="dxa"/>
            <w:noWrap/>
            <w:vAlign w:val="bottom"/>
            <w:hideMark/>
          </w:tcPr>
          <w:p w14:paraId="28276374" w14:textId="77777777" w:rsidR="00AE7FAA" w:rsidRPr="00421DA9" w:rsidRDefault="00AE7FAA" w:rsidP="00DD72AE">
            <w:pPr>
              <w:rPr>
                <w:color w:val="000000"/>
              </w:rPr>
            </w:pPr>
            <w:r w:rsidRPr="00421DA9">
              <w:rPr>
                <w:color w:val="000000"/>
              </w:rPr>
              <w:t>-</w:t>
            </w:r>
          </w:p>
        </w:tc>
        <w:tc>
          <w:tcPr>
            <w:tcW w:w="1300" w:type="dxa"/>
            <w:noWrap/>
            <w:vAlign w:val="bottom"/>
            <w:hideMark/>
          </w:tcPr>
          <w:p w14:paraId="0A1F0EA5" w14:textId="77777777" w:rsidR="00AE7FAA" w:rsidRPr="00421DA9" w:rsidRDefault="00AE7FAA" w:rsidP="00DD72AE">
            <w:pPr>
              <w:rPr>
                <w:color w:val="000000"/>
              </w:rPr>
            </w:pPr>
            <w:r w:rsidRPr="00421DA9">
              <w:rPr>
                <w:color w:val="000000"/>
              </w:rPr>
              <w:t>W = 99</w:t>
            </w:r>
          </w:p>
        </w:tc>
        <w:tc>
          <w:tcPr>
            <w:tcW w:w="1300" w:type="dxa"/>
            <w:noWrap/>
            <w:vAlign w:val="bottom"/>
            <w:hideMark/>
          </w:tcPr>
          <w:p w14:paraId="64817794" w14:textId="77777777" w:rsidR="00AE7FAA" w:rsidRPr="00421DA9" w:rsidRDefault="00AE7FAA" w:rsidP="00DD72AE">
            <w:pPr>
              <w:rPr>
                <w:color w:val="000000"/>
              </w:rPr>
            </w:pPr>
            <w:r w:rsidRPr="00421DA9">
              <w:rPr>
                <w:color w:val="000000"/>
              </w:rPr>
              <w:t>r = 0.008</w:t>
            </w:r>
          </w:p>
        </w:tc>
        <w:tc>
          <w:tcPr>
            <w:tcW w:w="1300" w:type="dxa"/>
            <w:noWrap/>
            <w:vAlign w:val="bottom"/>
            <w:hideMark/>
          </w:tcPr>
          <w:p w14:paraId="55D545FA" w14:textId="77777777" w:rsidR="00AE7FAA" w:rsidRPr="00421DA9" w:rsidRDefault="00AE7FAA" w:rsidP="00DD72AE">
            <w:pPr>
              <w:jc w:val="right"/>
              <w:rPr>
                <w:color w:val="000000"/>
              </w:rPr>
            </w:pPr>
            <w:r w:rsidRPr="00421DA9">
              <w:rPr>
                <w:color w:val="000000"/>
              </w:rPr>
              <w:t>0.9828</w:t>
            </w:r>
          </w:p>
        </w:tc>
      </w:tr>
      <w:tr w:rsidR="00AE7FAA" w14:paraId="0E93D4CF" w14:textId="77777777" w:rsidTr="00DD72AE">
        <w:trPr>
          <w:trHeight w:val="320"/>
        </w:trPr>
        <w:tc>
          <w:tcPr>
            <w:tcW w:w="1300" w:type="dxa"/>
            <w:noWrap/>
            <w:vAlign w:val="bottom"/>
            <w:hideMark/>
          </w:tcPr>
          <w:p w14:paraId="4777E4A7" w14:textId="77777777" w:rsidR="00AE7FAA" w:rsidRPr="00421DA9" w:rsidRDefault="00AE7FAA" w:rsidP="00DD72AE">
            <w:pPr>
              <w:rPr>
                <w:color w:val="000000"/>
              </w:rPr>
            </w:pPr>
            <w:r w:rsidRPr="00421DA9">
              <w:rPr>
                <w:color w:val="000000"/>
              </w:rPr>
              <w:t>pH</w:t>
            </w:r>
          </w:p>
        </w:tc>
        <w:tc>
          <w:tcPr>
            <w:tcW w:w="1488" w:type="dxa"/>
            <w:noWrap/>
            <w:vAlign w:val="bottom"/>
            <w:hideMark/>
          </w:tcPr>
          <w:p w14:paraId="5D8BB9C0" w14:textId="76161495" w:rsidR="00AE7FAA" w:rsidRPr="00421DA9" w:rsidRDefault="00AE7FAA" w:rsidP="00DD72AE">
            <w:pPr>
              <w:rPr>
                <w:color w:val="000000"/>
              </w:rPr>
            </w:pPr>
            <w:r w:rsidRPr="00421DA9">
              <w:rPr>
                <w:color w:val="000000"/>
              </w:rPr>
              <w:t>Student's t</w:t>
            </w:r>
          </w:p>
        </w:tc>
        <w:tc>
          <w:tcPr>
            <w:tcW w:w="1300" w:type="dxa"/>
            <w:noWrap/>
            <w:vAlign w:val="bottom"/>
            <w:hideMark/>
          </w:tcPr>
          <w:p w14:paraId="5461E7D8" w14:textId="77777777" w:rsidR="00AE7FAA" w:rsidRPr="00421DA9" w:rsidRDefault="00AE7FAA" w:rsidP="00DD72AE">
            <w:pPr>
              <w:jc w:val="right"/>
              <w:rPr>
                <w:color w:val="000000"/>
              </w:rPr>
            </w:pPr>
            <w:r w:rsidRPr="00421DA9">
              <w:rPr>
                <w:color w:val="000000"/>
              </w:rPr>
              <w:t>23</w:t>
            </w:r>
          </w:p>
        </w:tc>
        <w:tc>
          <w:tcPr>
            <w:tcW w:w="1300" w:type="dxa"/>
            <w:noWrap/>
            <w:vAlign w:val="bottom"/>
            <w:hideMark/>
          </w:tcPr>
          <w:p w14:paraId="4B08354A" w14:textId="77777777" w:rsidR="00AE7FAA" w:rsidRPr="00421DA9" w:rsidRDefault="00AE7FAA" w:rsidP="00DD72AE">
            <w:pPr>
              <w:rPr>
                <w:color w:val="000000"/>
              </w:rPr>
            </w:pPr>
            <w:r w:rsidRPr="00421DA9">
              <w:rPr>
                <w:color w:val="000000"/>
              </w:rPr>
              <w:t>t = 0.171</w:t>
            </w:r>
          </w:p>
        </w:tc>
        <w:tc>
          <w:tcPr>
            <w:tcW w:w="1300" w:type="dxa"/>
            <w:noWrap/>
            <w:vAlign w:val="bottom"/>
            <w:hideMark/>
          </w:tcPr>
          <w:p w14:paraId="14F14056" w14:textId="77777777" w:rsidR="00AE7FAA" w:rsidRPr="00421DA9" w:rsidRDefault="00AE7FAA" w:rsidP="00DD72AE">
            <w:pPr>
              <w:rPr>
                <w:color w:val="000000"/>
              </w:rPr>
            </w:pPr>
            <w:r w:rsidRPr="00421DA9">
              <w:rPr>
                <w:color w:val="000000"/>
              </w:rPr>
              <w:t>-</w:t>
            </w:r>
          </w:p>
        </w:tc>
        <w:tc>
          <w:tcPr>
            <w:tcW w:w="1300" w:type="dxa"/>
            <w:noWrap/>
            <w:vAlign w:val="bottom"/>
            <w:hideMark/>
          </w:tcPr>
          <w:p w14:paraId="063DDEAA" w14:textId="77777777" w:rsidR="00AE7FAA" w:rsidRPr="00421DA9" w:rsidRDefault="00AE7FAA" w:rsidP="00DD72AE">
            <w:pPr>
              <w:jc w:val="right"/>
              <w:rPr>
                <w:color w:val="000000"/>
              </w:rPr>
            </w:pPr>
            <w:r w:rsidRPr="00421DA9">
              <w:rPr>
                <w:color w:val="000000"/>
              </w:rPr>
              <w:t>0.8661</w:t>
            </w:r>
          </w:p>
        </w:tc>
      </w:tr>
      <w:tr w:rsidR="00AE7FAA" w14:paraId="0C8934B7" w14:textId="77777777" w:rsidTr="00DD72AE">
        <w:trPr>
          <w:trHeight w:val="320"/>
        </w:trPr>
        <w:tc>
          <w:tcPr>
            <w:tcW w:w="1300" w:type="dxa"/>
            <w:noWrap/>
            <w:vAlign w:val="bottom"/>
            <w:hideMark/>
          </w:tcPr>
          <w:p w14:paraId="5857D3C0" w14:textId="77777777" w:rsidR="00AE7FAA" w:rsidRPr="00421DA9" w:rsidRDefault="00AE7FAA" w:rsidP="00DD72AE">
            <w:pPr>
              <w:rPr>
                <w:color w:val="000000"/>
              </w:rPr>
            </w:pPr>
            <w:r w:rsidRPr="00421DA9">
              <w:rPr>
                <w:color w:val="000000"/>
              </w:rPr>
              <w:t>Lithium</w:t>
            </w:r>
          </w:p>
        </w:tc>
        <w:tc>
          <w:tcPr>
            <w:tcW w:w="1488" w:type="dxa"/>
            <w:noWrap/>
            <w:vAlign w:val="bottom"/>
            <w:hideMark/>
          </w:tcPr>
          <w:p w14:paraId="3C6362B0" w14:textId="44A45995" w:rsidR="00AE7FAA" w:rsidRPr="00421DA9" w:rsidRDefault="00AE7FAA" w:rsidP="00DD72AE">
            <w:pPr>
              <w:rPr>
                <w:color w:val="000000"/>
              </w:rPr>
            </w:pPr>
            <w:r w:rsidRPr="00421DA9">
              <w:rPr>
                <w:color w:val="000000"/>
              </w:rPr>
              <w:t>Welch's t</w:t>
            </w:r>
          </w:p>
        </w:tc>
        <w:tc>
          <w:tcPr>
            <w:tcW w:w="1300" w:type="dxa"/>
            <w:noWrap/>
            <w:vAlign w:val="bottom"/>
            <w:hideMark/>
          </w:tcPr>
          <w:p w14:paraId="4BCDD008" w14:textId="77777777" w:rsidR="00AE7FAA" w:rsidRPr="00421DA9" w:rsidRDefault="00AE7FAA" w:rsidP="00DD72AE">
            <w:pPr>
              <w:jc w:val="right"/>
              <w:rPr>
                <w:color w:val="000000"/>
              </w:rPr>
            </w:pPr>
            <w:r w:rsidRPr="00421DA9">
              <w:rPr>
                <w:color w:val="000000"/>
              </w:rPr>
              <w:t>24.6</w:t>
            </w:r>
          </w:p>
        </w:tc>
        <w:tc>
          <w:tcPr>
            <w:tcW w:w="1300" w:type="dxa"/>
            <w:noWrap/>
            <w:vAlign w:val="bottom"/>
            <w:hideMark/>
          </w:tcPr>
          <w:p w14:paraId="31B2916F" w14:textId="77777777" w:rsidR="00AE7FAA" w:rsidRPr="00421DA9" w:rsidRDefault="00AE7FAA" w:rsidP="00DD72AE">
            <w:pPr>
              <w:rPr>
                <w:color w:val="000000"/>
              </w:rPr>
            </w:pPr>
            <w:r w:rsidRPr="00421DA9">
              <w:rPr>
                <w:color w:val="000000"/>
              </w:rPr>
              <w:t>t = 3.346</w:t>
            </w:r>
          </w:p>
        </w:tc>
        <w:tc>
          <w:tcPr>
            <w:tcW w:w="1300" w:type="dxa"/>
            <w:noWrap/>
            <w:vAlign w:val="bottom"/>
            <w:hideMark/>
          </w:tcPr>
          <w:p w14:paraId="2A821097" w14:textId="77777777" w:rsidR="00AE7FAA" w:rsidRPr="00421DA9" w:rsidRDefault="00AE7FAA" w:rsidP="00DD72AE">
            <w:pPr>
              <w:rPr>
                <w:color w:val="000000"/>
              </w:rPr>
            </w:pPr>
            <w:r w:rsidRPr="00421DA9">
              <w:rPr>
                <w:color w:val="000000"/>
              </w:rPr>
              <w:t>-</w:t>
            </w:r>
          </w:p>
        </w:tc>
        <w:tc>
          <w:tcPr>
            <w:tcW w:w="1300" w:type="dxa"/>
            <w:noWrap/>
            <w:vAlign w:val="bottom"/>
            <w:hideMark/>
          </w:tcPr>
          <w:p w14:paraId="5AC32C59" w14:textId="77777777" w:rsidR="00AE7FAA" w:rsidRPr="00421DA9" w:rsidRDefault="00AE7FAA" w:rsidP="00DD72AE">
            <w:pPr>
              <w:jc w:val="right"/>
              <w:rPr>
                <w:color w:val="000000"/>
              </w:rPr>
            </w:pPr>
            <w:r w:rsidRPr="00421DA9">
              <w:rPr>
                <w:color w:val="000000"/>
              </w:rPr>
              <w:t>0.0026</w:t>
            </w:r>
          </w:p>
        </w:tc>
      </w:tr>
    </w:tbl>
    <w:p w14:paraId="06B816EB" w14:textId="77777777" w:rsidR="00AE7FAA" w:rsidRDefault="00AE7FAA" w:rsidP="00AE7FAA">
      <w:pPr>
        <w:spacing w:line="360" w:lineRule="auto"/>
        <w:jc w:val="both"/>
        <w:rPr>
          <w:rFonts w:eastAsia="Arial"/>
        </w:rPr>
      </w:pPr>
    </w:p>
    <w:p w14:paraId="631106D5" w14:textId="77777777" w:rsidR="00AE7FAA" w:rsidRPr="007F30A3" w:rsidRDefault="00AE7FAA" w:rsidP="00EE15A9">
      <w:pPr>
        <w:spacing w:line="360" w:lineRule="auto"/>
        <w:jc w:val="both"/>
        <w:rPr>
          <w:rFonts w:eastAsia="Arial"/>
        </w:rPr>
      </w:pPr>
    </w:p>
    <w:p w14:paraId="000003B7" w14:textId="7953E99C" w:rsidR="00F1663E" w:rsidRPr="007F30A3" w:rsidRDefault="00275014" w:rsidP="00EE15A9">
      <w:pPr>
        <w:spacing w:line="360" w:lineRule="auto"/>
        <w:jc w:val="both"/>
        <w:rPr>
          <w:rFonts w:eastAsia="Arial"/>
        </w:rPr>
      </w:pPr>
      <w:r w:rsidRPr="007F30A3">
        <w:rPr>
          <w:rFonts w:eastAsia="Arial"/>
          <w:b/>
        </w:rPr>
        <w:t>Table S</w:t>
      </w:r>
      <w:r w:rsidR="009A2F76">
        <w:rPr>
          <w:rFonts w:eastAsia="Arial"/>
          <w:b/>
        </w:rPr>
        <w:t>4</w:t>
      </w:r>
      <w:r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rsidP="00EE15A9">
            <w:pPr>
              <w:spacing w:line="360"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rsidP="00EE15A9">
            <w:pPr>
              <w:spacing w:line="360"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rsidP="00EE15A9">
            <w:pPr>
              <w:spacing w:line="360"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rsidP="00EE15A9">
            <w:pPr>
              <w:spacing w:line="360"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rsidP="00EE15A9">
            <w:pPr>
              <w:spacing w:line="360"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rsidP="00EE15A9">
            <w:pPr>
              <w:spacing w:line="360"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rsidP="00EE15A9">
            <w:pPr>
              <w:spacing w:line="360"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rsidP="00EE15A9">
            <w:pPr>
              <w:spacing w:line="360"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rsidP="00EE15A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rsidP="00EE15A9">
            <w:pPr>
              <w:spacing w:line="360"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rsidP="00EE15A9">
            <w:pPr>
              <w:spacing w:line="360"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rsidP="00EE15A9">
            <w:pPr>
              <w:spacing w:line="360"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rsidP="00EE15A9">
            <w:pPr>
              <w:spacing w:line="360"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rsidP="00EE15A9">
            <w:pPr>
              <w:spacing w:line="360" w:lineRule="auto"/>
              <w:jc w:val="both"/>
              <w:rPr>
                <w:rFonts w:eastAsia="Arial"/>
              </w:rPr>
            </w:pPr>
            <w:r w:rsidRPr="007F30A3">
              <w:rPr>
                <w:rFonts w:eastAsia="Arial"/>
              </w:rPr>
              <w:lastRenderedPageBreak/>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rsidP="00EE15A9">
            <w:pPr>
              <w:spacing w:line="360"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rsidP="00EE15A9">
            <w:pPr>
              <w:spacing w:line="360"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rsidP="00EE15A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rsidP="00EE15A9">
            <w:pPr>
              <w:spacing w:line="360"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rsidP="00EE15A9">
            <w:pPr>
              <w:spacing w:line="360"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rsidP="00EE15A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rsidP="00EE15A9">
            <w:pPr>
              <w:spacing w:line="360"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rsidP="00EE15A9">
            <w:pPr>
              <w:spacing w:line="360"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rsidP="00EE15A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rsidP="00EE15A9">
            <w:pPr>
              <w:spacing w:line="360"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rsidP="00EE15A9">
            <w:pPr>
              <w:spacing w:line="360"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rsidP="00EE15A9">
            <w:pPr>
              <w:spacing w:line="360"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rsidP="00EE15A9">
            <w:pPr>
              <w:spacing w:line="360"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rsidP="00EE15A9">
            <w:pPr>
              <w:spacing w:line="360"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rsidP="00EE15A9">
            <w:pPr>
              <w:spacing w:line="360"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rsidP="00EE15A9">
            <w:pPr>
              <w:spacing w:line="360"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rsidP="00EE15A9">
            <w:pPr>
              <w:spacing w:line="360"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rsidP="00EE15A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rsidP="00EE15A9">
            <w:pPr>
              <w:spacing w:line="360"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rsidP="00EE15A9">
            <w:pPr>
              <w:spacing w:line="360"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rsidP="00EE15A9">
            <w:pPr>
              <w:spacing w:line="360"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rsidP="00EE15A9">
            <w:pPr>
              <w:spacing w:line="360"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rsidP="00EE15A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rsidP="00EE15A9">
            <w:pPr>
              <w:spacing w:line="360"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rsidP="00EE15A9">
            <w:pPr>
              <w:spacing w:line="360"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rsidP="00EE15A9">
            <w:pPr>
              <w:spacing w:line="360"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rsidP="00EE15A9">
            <w:pPr>
              <w:spacing w:line="360"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rsidP="00EE15A9">
            <w:pPr>
              <w:spacing w:line="360"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rsidP="00EE15A9">
            <w:pPr>
              <w:spacing w:line="360"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rsidP="00EE15A9">
            <w:pPr>
              <w:spacing w:line="360"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rsidP="00EE15A9">
            <w:pPr>
              <w:spacing w:line="360"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rsidP="00EE15A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rsidP="00EE15A9">
            <w:pPr>
              <w:spacing w:line="360"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rsidP="00EE15A9">
            <w:pPr>
              <w:spacing w:line="360"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rsidP="00EE15A9">
            <w:pPr>
              <w:spacing w:line="360"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rsidP="00EE15A9">
            <w:pPr>
              <w:spacing w:line="360"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rsidP="00EE15A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rsidP="00EE15A9">
            <w:pPr>
              <w:spacing w:line="360"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rsidP="00EE15A9">
            <w:pPr>
              <w:spacing w:line="360"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rsidP="00EE15A9">
            <w:pPr>
              <w:spacing w:line="360" w:lineRule="auto"/>
              <w:jc w:val="both"/>
              <w:rPr>
                <w:rFonts w:eastAsia="Arial"/>
              </w:rPr>
            </w:pPr>
            <w:r w:rsidRPr="007F30A3">
              <w:rPr>
                <w:rFonts w:eastAsia="Arial"/>
              </w:rPr>
              <w:t>.</w:t>
            </w:r>
          </w:p>
        </w:tc>
      </w:tr>
    </w:tbl>
    <w:p w14:paraId="0000040C" w14:textId="0C0A80B9" w:rsidR="00F1663E" w:rsidRDefault="00F1663E" w:rsidP="00EE15A9">
      <w:pPr>
        <w:spacing w:line="360" w:lineRule="auto"/>
        <w:jc w:val="both"/>
        <w:rPr>
          <w:rFonts w:eastAsia="Arial"/>
        </w:rPr>
      </w:pPr>
    </w:p>
    <w:p w14:paraId="2A273C17" w14:textId="77777777" w:rsidR="003B0928" w:rsidRDefault="003B0928" w:rsidP="00EE15A9">
      <w:pPr>
        <w:spacing w:line="360" w:lineRule="auto"/>
        <w:jc w:val="both"/>
        <w:rPr>
          <w:rFonts w:eastAsia="Arial"/>
        </w:rPr>
      </w:pPr>
    </w:p>
    <w:p w14:paraId="51A68BAF" w14:textId="77777777" w:rsidR="003B0928" w:rsidRDefault="003B0928" w:rsidP="00EE15A9">
      <w:pPr>
        <w:spacing w:line="360" w:lineRule="auto"/>
        <w:jc w:val="both"/>
        <w:rPr>
          <w:rFonts w:eastAsia="Arial"/>
        </w:rPr>
      </w:pPr>
    </w:p>
    <w:p w14:paraId="27989083" w14:textId="16996232" w:rsidR="00940713" w:rsidRPr="007F30A3" w:rsidRDefault="00940713" w:rsidP="00EE15A9">
      <w:pPr>
        <w:spacing w:line="360" w:lineRule="auto"/>
        <w:jc w:val="both"/>
        <w:rPr>
          <w:rFonts w:eastAsia="Arial"/>
        </w:rPr>
      </w:pPr>
      <w:r w:rsidRPr="007F30A3">
        <w:rPr>
          <w:rFonts w:eastAsia="Arial"/>
          <w:b/>
        </w:rPr>
        <w:t>Table S</w:t>
      </w:r>
      <w:r w:rsidR="00D63874">
        <w:rPr>
          <w:rFonts w:eastAsia="Arial"/>
          <w:b/>
        </w:rPr>
        <w:t>5</w:t>
      </w:r>
      <w:r w:rsidRPr="007F30A3">
        <w:rPr>
          <w:rFonts w:eastAsia="Arial"/>
          <w:b/>
        </w:rPr>
        <w:t xml:space="preserve">.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620"/>
        <w:gridCol w:w="720"/>
        <w:gridCol w:w="1260"/>
        <w:gridCol w:w="1350"/>
      </w:tblGrid>
      <w:tr w:rsidR="00940713" w:rsidRPr="00876980" w14:paraId="19B6C123" w14:textId="77777777" w:rsidTr="005F0491">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876980" w:rsidRDefault="00940713" w:rsidP="00EE15A9">
            <w:pPr>
              <w:spacing w:line="360" w:lineRule="auto"/>
              <w:jc w:val="center"/>
              <w:rPr>
                <w:rFonts w:eastAsia="Arial"/>
                <w:b/>
              </w:rPr>
            </w:pPr>
            <w:r w:rsidRPr="00876980">
              <w:rPr>
                <w:rFonts w:eastAsia="Arial"/>
                <w:b/>
              </w:rPr>
              <w:t>Condition</w:t>
            </w:r>
          </w:p>
        </w:tc>
        <w:tc>
          <w:tcPr>
            <w:tcW w:w="1620" w:type="dxa"/>
          </w:tcPr>
          <w:p w14:paraId="6DDE13D1" w14:textId="77777777" w:rsidR="00940713" w:rsidRPr="00876980" w:rsidRDefault="00940713" w:rsidP="00EE15A9">
            <w:pPr>
              <w:spacing w:line="360" w:lineRule="auto"/>
              <w:jc w:val="center"/>
              <w:rPr>
                <w:rFonts w:eastAsia="Arial"/>
                <w:b/>
              </w:rPr>
            </w:pPr>
            <w:r w:rsidRPr="00876980">
              <w:rPr>
                <w:rFonts w:eastAsia="Arial"/>
                <w:b/>
              </w:rPr>
              <w:t>Test</w:t>
            </w:r>
          </w:p>
        </w:tc>
        <w:tc>
          <w:tcPr>
            <w:tcW w:w="720" w:type="dxa"/>
          </w:tcPr>
          <w:p w14:paraId="7BAB275E" w14:textId="77777777" w:rsidR="00940713" w:rsidRPr="00876980" w:rsidRDefault="00940713" w:rsidP="00EE15A9">
            <w:pPr>
              <w:spacing w:line="360" w:lineRule="auto"/>
              <w:jc w:val="center"/>
              <w:rPr>
                <w:rFonts w:eastAsia="Arial"/>
                <w:b/>
              </w:rPr>
            </w:pPr>
            <w:r w:rsidRPr="00876980">
              <w:rPr>
                <w:rFonts w:eastAsia="Arial"/>
                <w:b/>
              </w:rPr>
              <w:t>df</w:t>
            </w:r>
          </w:p>
        </w:tc>
        <w:tc>
          <w:tcPr>
            <w:tcW w:w="126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876980" w:rsidRDefault="00940713" w:rsidP="00EE15A9">
            <w:pPr>
              <w:spacing w:line="360" w:lineRule="auto"/>
              <w:jc w:val="center"/>
              <w:rPr>
                <w:rFonts w:eastAsia="Arial"/>
                <w:b/>
              </w:rPr>
            </w:pPr>
            <w:r w:rsidRPr="00876980">
              <w:rPr>
                <w:rFonts w:eastAsia="Arial"/>
                <w:b/>
              </w:rPr>
              <w:t>Statistic</w:t>
            </w:r>
          </w:p>
        </w:tc>
        <w:tc>
          <w:tcPr>
            <w:tcW w:w="13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876980" w:rsidRDefault="00940713" w:rsidP="00EE15A9">
            <w:pPr>
              <w:spacing w:line="360" w:lineRule="auto"/>
              <w:jc w:val="center"/>
              <w:rPr>
                <w:rFonts w:eastAsia="Arial"/>
                <w:b/>
              </w:rPr>
            </w:pPr>
            <w:r w:rsidRPr="00876980">
              <w:rPr>
                <w:rFonts w:eastAsia="Arial"/>
                <w:b/>
              </w:rPr>
              <w:t>p-value</w:t>
            </w:r>
          </w:p>
        </w:tc>
      </w:tr>
      <w:tr w:rsidR="00940713" w:rsidRPr="00876980" w14:paraId="747AD210"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0B3A7F0E" w:rsidR="00940713" w:rsidRPr="00876980" w:rsidRDefault="00940713" w:rsidP="00EE15A9">
            <w:pPr>
              <w:spacing w:line="360" w:lineRule="auto"/>
              <w:jc w:val="both"/>
              <w:rPr>
                <w:rFonts w:eastAsia="Arial"/>
              </w:rPr>
            </w:pPr>
            <w:r w:rsidRPr="00876980">
              <w:rPr>
                <w:rFonts w:eastAsia="Arial"/>
              </w:rPr>
              <w:t>T targeted: 2</w:t>
            </w:r>
            <w:r w:rsidR="005B5BA3">
              <w:rPr>
                <w:rFonts w:eastAsia="Arial"/>
              </w:rPr>
              <w:t>5</w:t>
            </w:r>
            <w:r w:rsidRPr="00876980">
              <w:rPr>
                <w:rFonts w:eastAsia="Arial"/>
              </w:rPr>
              <w:t xml:space="preserve"> °C</w:t>
            </w:r>
          </w:p>
        </w:tc>
        <w:tc>
          <w:tcPr>
            <w:tcW w:w="1620" w:type="dxa"/>
          </w:tcPr>
          <w:p w14:paraId="3928DDD3" w14:textId="77777777" w:rsidR="00940713" w:rsidRPr="00876980" w:rsidRDefault="00940713" w:rsidP="005F0491">
            <w:pPr>
              <w:spacing w:line="360" w:lineRule="auto"/>
              <w:jc w:val="center"/>
              <w:rPr>
                <w:rFonts w:eastAsia="Arial"/>
              </w:rPr>
            </w:pPr>
            <w:r w:rsidRPr="00876980">
              <w:rPr>
                <w:rFonts w:eastAsia="Arial"/>
              </w:rPr>
              <w:t>Wilcoxon</w:t>
            </w:r>
          </w:p>
        </w:tc>
        <w:tc>
          <w:tcPr>
            <w:tcW w:w="720" w:type="dxa"/>
          </w:tcPr>
          <w:p w14:paraId="6FD2AF6E" w14:textId="77777777" w:rsidR="00940713" w:rsidRPr="00876980" w:rsidRDefault="00940713" w:rsidP="00EE15A9">
            <w:pPr>
              <w:spacing w:line="360" w:lineRule="auto"/>
              <w:jc w:val="right"/>
              <w:rPr>
                <w:color w:val="000000"/>
              </w:rPr>
            </w:pPr>
            <w:r w:rsidRPr="00876980">
              <w:rPr>
                <w:color w:val="000000"/>
              </w:rPr>
              <w:t>-</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876980" w:rsidRDefault="00940713" w:rsidP="00876980">
            <w:pPr>
              <w:spacing w:line="360" w:lineRule="auto"/>
              <w:jc w:val="center"/>
              <w:rPr>
                <w:rFonts w:eastAsia="Arial"/>
              </w:rPr>
            </w:pPr>
            <w:r w:rsidRPr="00876980">
              <w:rPr>
                <w:color w:val="000000"/>
              </w:rPr>
              <w:t>W = 676</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876980" w:rsidRDefault="00940713" w:rsidP="00EE15A9">
            <w:pPr>
              <w:spacing w:line="360" w:lineRule="auto"/>
              <w:jc w:val="right"/>
              <w:rPr>
                <w:rFonts w:eastAsia="Arial"/>
              </w:rPr>
            </w:pPr>
            <w:r w:rsidRPr="00876980">
              <w:rPr>
                <w:color w:val="000000"/>
              </w:rPr>
              <w:t>0.9722</w:t>
            </w:r>
          </w:p>
        </w:tc>
      </w:tr>
      <w:tr w:rsidR="00940713" w:rsidRPr="00876980" w14:paraId="3615CA3C" w14:textId="77777777" w:rsidTr="005F0491">
        <w:trPr>
          <w:trHeight w:val="777"/>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876980" w:rsidRDefault="00940713" w:rsidP="00EE15A9">
            <w:pPr>
              <w:spacing w:line="360" w:lineRule="auto"/>
              <w:jc w:val="both"/>
              <w:rPr>
                <w:rFonts w:eastAsia="Arial"/>
              </w:rPr>
            </w:pPr>
            <w:r w:rsidRPr="00876980">
              <w:rPr>
                <w:rFonts w:eastAsia="Arial"/>
              </w:rPr>
              <w:t>pH targeted: 7.7</w:t>
            </w:r>
          </w:p>
        </w:tc>
        <w:tc>
          <w:tcPr>
            <w:tcW w:w="1620" w:type="dxa"/>
          </w:tcPr>
          <w:p w14:paraId="07F4BE9F" w14:textId="388C498E" w:rsidR="00940713" w:rsidRPr="00876980" w:rsidRDefault="00940713" w:rsidP="005F0491">
            <w:pPr>
              <w:spacing w:line="360" w:lineRule="auto"/>
              <w:jc w:val="center"/>
              <w:rPr>
                <w:rFonts w:eastAsia="Arial"/>
              </w:rPr>
            </w:pPr>
            <w:r w:rsidRPr="00876980">
              <w:rPr>
                <w:rFonts w:eastAsia="Arial"/>
              </w:rPr>
              <w:t>Welch’s t</w:t>
            </w:r>
          </w:p>
        </w:tc>
        <w:tc>
          <w:tcPr>
            <w:tcW w:w="720" w:type="dxa"/>
          </w:tcPr>
          <w:p w14:paraId="534188F7" w14:textId="77777777" w:rsidR="00940713" w:rsidRPr="00876980" w:rsidRDefault="00940713" w:rsidP="00EE15A9">
            <w:pPr>
              <w:spacing w:line="360" w:lineRule="auto"/>
              <w:jc w:val="right"/>
              <w:rPr>
                <w:color w:val="000000"/>
              </w:rPr>
            </w:pPr>
            <w:r w:rsidRPr="00876980">
              <w:rPr>
                <w:color w:val="000000"/>
              </w:rPr>
              <w:t>17.2</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4305635" w14:textId="399A0E8C" w:rsidR="00940713" w:rsidRPr="00876980" w:rsidRDefault="00940713" w:rsidP="005F0491">
            <w:pPr>
              <w:spacing w:line="360" w:lineRule="auto"/>
              <w:rPr>
                <w:rFonts w:eastAsia="Arial"/>
              </w:rPr>
            </w:pPr>
            <w:r w:rsidRPr="00876980">
              <w:rPr>
                <w:color w:val="000000"/>
              </w:rPr>
              <w:t xml:space="preserve">t = </w:t>
            </w:r>
            <w:r w:rsidR="005F0491" w:rsidRPr="00876980">
              <w:rPr>
                <w:color w:val="000000"/>
              </w:rPr>
              <w:t>-</w:t>
            </w:r>
            <w:r w:rsidRPr="00876980">
              <w:rPr>
                <w:color w:val="000000"/>
              </w:rPr>
              <w:t>3.211</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876980" w:rsidRDefault="00940713" w:rsidP="00EE15A9">
            <w:pPr>
              <w:spacing w:line="360" w:lineRule="auto"/>
              <w:jc w:val="right"/>
              <w:rPr>
                <w:rFonts w:eastAsia="Arial"/>
              </w:rPr>
            </w:pPr>
            <w:r w:rsidRPr="00876980">
              <w:rPr>
                <w:color w:val="000000"/>
              </w:rPr>
              <w:t>0.0051</w:t>
            </w:r>
          </w:p>
        </w:tc>
      </w:tr>
      <w:tr w:rsidR="00940713" w:rsidRPr="00876980" w14:paraId="4AFDB675"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876980" w:rsidRDefault="00940713" w:rsidP="00EE15A9">
            <w:pPr>
              <w:spacing w:line="360" w:lineRule="auto"/>
              <w:jc w:val="both"/>
              <w:rPr>
                <w:rFonts w:eastAsia="Arial"/>
              </w:rPr>
            </w:pPr>
            <w:r w:rsidRPr="00876980">
              <w:rPr>
                <w:rFonts w:eastAsia="Arial"/>
              </w:rPr>
              <w:t>Li targeted: 7 ppm</w:t>
            </w:r>
          </w:p>
        </w:tc>
        <w:tc>
          <w:tcPr>
            <w:tcW w:w="1620" w:type="dxa"/>
          </w:tcPr>
          <w:p w14:paraId="72759CCF" w14:textId="7BDA76BD" w:rsidR="00940713" w:rsidRPr="00876980" w:rsidRDefault="00940713" w:rsidP="005F0491">
            <w:pPr>
              <w:spacing w:line="360" w:lineRule="auto"/>
              <w:jc w:val="center"/>
              <w:rPr>
                <w:rFonts w:eastAsia="Arial"/>
              </w:rPr>
            </w:pPr>
            <w:r w:rsidRPr="00876980">
              <w:rPr>
                <w:rFonts w:eastAsia="Arial"/>
              </w:rPr>
              <w:t>Student’s t</w:t>
            </w:r>
          </w:p>
        </w:tc>
        <w:tc>
          <w:tcPr>
            <w:tcW w:w="720" w:type="dxa"/>
          </w:tcPr>
          <w:p w14:paraId="250D9A7A" w14:textId="77777777" w:rsidR="00940713" w:rsidRPr="00876980" w:rsidRDefault="00940713" w:rsidP="00EE15A9">
            <w:pPr>
              <w:spacing w:line="360" w:lineRule="auto"/>
              <w:jc w:val="right"/>
              <w:rPr>
                <w:color w:val="000000"/>
              </w:rPr>
            </w:pPr>
            <w:r w:rsidRPr="00876980">
              <w:rPr>
                <w:color w:val="000000"/>
              </w:rPr>
              <w:t>70</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5EBF5BE" w14:textId="672CE545" w:rsidR="00940713" w:rsidRPr="00876980" w:rsidRDefault="00940713" w:rsidP="005F0491">
            <w:pPr>
              <w:spacing w:line="360" w:lineRule="auto"/>
              <w:rPr>
                <w:rFonts w:eastAsia="Arial"/>
              </w:rPr>
            </w:pPr>
            <w:r w:rsidRPr="00876980">
              <w:rPr>
                <w:color w:val="000000"/>
              </w:rPr>
              <w:t xml:space="preserve">t = </w:t>
            </w:r>
            <w:r w:rsidR="005F0491" w:rsidRPr="00876980">
              <w:rPr>
                <w:color w:val="000000"/>
              </w:rPr>
              <w:t>-</w:t>
            </w:r>
            <w:r w:rsidRPr="00876980">
              <w:rPr>
                <w:color w:val="000000"/>
              </w:rPr>
              <w:t>1.197</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876980" w:rsidRDefault="00940713" w:rsidP="00EE15A9">
            <w:pPr>
              <w:spacing w:line="360" w:lineRule="auto"/>
              <w:jc w:val="right"/>
              <w:rPr>
                <w:rFonts w:eastAsia="Arial"/>
              </w:rPr>
            </w:pPr>
            <w:r w:rsidRPr="00876980">
              <w:rPr>
                <w:color w:val="000000"/>
              </w:rPr>
              <w:t>0.2353</w:t>
            </w:r>
          </w:p>
        </w:tc>
      </w:tr>
    </w:tbl>
    <w:p w14:paraId="024D7615" w14:textId="77777777" w:rsidR="00940713" w:rsidRDefault="00940713" w:rsidP="00EE15A9">
      <w:pPr>
        <w:spacing w:line="360" w:lineRule="auto"/>
        <w:jc w:val="both"/>
        <w:rPr>
          <w:rFonts w:eastAsia="Arial"/>
        </w:rPr>
      </w:pPr>
    </w:p>
    <w:p w14:paraId="587E8065" w14:textId="77777777" w:rsidR="00CD206D" w:rsidRDefault="00CD206D" w:rsidP="00EE15A9">
      <w:pPr>
        <w:spacing w:line="360" w:lineRule="auto"/>
        <w:jc w:val="both"/>
        <w:rPr>
          <w:rFonts w:eastAsia="Arial"/>
        </w:rPr>
      </w:pPr>
    </w:p>
    <w:p w14:paraId="1469F564" w14:textId="77777777" w:rsidR="00B64077" w:rsidRPr="007F30A3" w:rsidRDefault="00B64077" w:rsidP="00EE15A9">
      <w:pPr>
        <w:spacing w:line="360" w:lineRule="auto"/>
        <w:jc w:val="both"/>
        <w:rPr>
          <w:rFonts w:eastAsia="Arial"/>
        </w:rPr>
      </w:pPr>
    </w:p>
    <w:p w14:paraId="3F38CC15" w14:textId="2338751F" w:rsidR="00294687" w:rsidRPr="007F30A3" w:rsidRDefault="00294687" w:rsidP="00EE15A9">
      <w:pPr>
        <w:spacing w:line="360" w:lineRule="auto"/>
        <w:jc w:val="both"/>
        <w:rPr>
          <w:rFonts w:eastAsia="Arial"/>
        </w:rPr>
      </w:pPr>
      <w:r w:rsidRPr="007F30A3">
        <w:rPr>
          <w:rFonts w:eastAsia="Arial"/>
          <w:b/>
        </w:rPr>
        <w:t>Table S</w:t>
      </w:r>
      <w:r w:rsidR="00D809CB">
        <w:rPr>
          <w:rFonts w:eastAsia="Arial"/>
          <w:b/>
        </w:rPr>
        <w:t>6</w:t>
      </w:r>
      <w:r w:rsidRPr="007F30A3">
        <w:rPr>
          <w:rFonts w:eastAsia="Arial"/>
          <w:b/>
        </w:rPr>
        <w:t xml:space="preserve">. </w:t>
      </w:r>
      <w:r w:rsidRPr="007F30A3">
        <w:rPr>
          <w:rFonts w:eastAsia="Arial"/>
        </w:rPr>
        <w:t>Larvae counts</w:t>
      </w:r>
      <w:r w:rsidR="00FE15B7">
        <w:rPr>
          <w:rFonts w:eastAsia="Arial"/>
        </w:rPr>
        <w:t>.</w:t>
      </w:r>
      <w:r w:rsidRPr="007F30A3">
        <w:rPr>
          <w:rFonts w:eastAsia="Arial"/>
        </w:rPr>
        <w:t xml:space="preserve">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E15A9">
            <w:pPr>
              <w:spacing w:line="360"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E15A9">
            <w:pPr>
              <w:spacing w:line="360"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E15A9">
            <w:pPr>
              <w:spacing w:line="360"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E15A9">
            <w:pPr>
              <w:spacing w:line="360"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E15A9">
            <w:pPr>
              <w:spacing w:line="360"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E15A9">
            <w:pPr>
              <w:spacing w:line="360"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E15A9">
            <w:pPr>
              <w:spacing w:line="360"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E15A9">
            <w:pPr>
              <w:spacing w:line="360"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E15A9">
            <w:pPr>
              <w:spacing w:line="360"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E15A9">
            <w:pPr>
              <w:spacing w:line="360"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E15A9">
            <w:pPr>
              <w:spacing w:line="360" w:lineRule="auto"/>
              <w:jc w:val="both"/>
              <w:rPr>
                <w:rFonts w:eastAsia="Arial"/>
              </w:rPr>
            </w:pPr>
            <w:r w:rsidRPr="007F30A3">
              <w:lastRenderedPageBreak/>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E15A9">
            <w:pPr>
              <w:spacing w:line="360"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E15A9">
            <w:pPr>
              <w:spacing w:line="360"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E15A9">
            <w:pPr>
              <w:spacing w:line="360"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E15A9">
            <w:pPr>
              <w:spacing w:line="360"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E15A9">
            <w:pPr>
              <w:spacing w:line="360"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E15A9">
            <w:pPr>
              <w:spacing w:line="360"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E15A9">
            <w:pPr>
              <w:spacing w:line="360"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E15A9">
            <w:pPr>
              <w:spacing w:line="360"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E15A9">
            <w:pPr>
              <w:spacing w:line="360"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E15A9">
            <w:pPr>
              <w:spacing w:line="360"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E15A9">
            <w:pPr>
              <w:spacing w:line="360"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E15A9">
            <w:pPr>
              <w:spacing w:line="360"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E15A9">
            <w:pPr>
              <w:spacing w:line="360"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E15A9">
            <w:pPr>
              <w:spacing w:line="360"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E15A9">
            <w:pPr>
              <w:spacing w:line="360"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E15A9">
            <w:pPr>
              <w:spacing w:line="360"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E15A9">
            <w:pPr>
              <w:spacing w:line="360"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E15A9">
            <w:pPr>
              <w:spacing w:line="360"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E15A9">
            <w:pPr>
              <w:spacing w:line="360"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E15A9">
            <w:pPr>
              <w:spacing w:line="360"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E15A9">
            <w:pPr>
              <w:spacing w:line="360"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E15A9">
            <w:pPr>
              <w:spacing w:line="360"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E15A9">
            <w:pPr>
              <w:spacing w:line="360"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E15A9">
            <w:pPr>
              <w:spacing w:line="360"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E15A9">
            <w:pPr>
              <w:spacing w:line="360"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E15A9">
            <w:pPr>
              <w:spacing w:line="360"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E15A9">
            <w:pPr>
              <w:spacing w:line="360"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E15A9">
            <w:pPr>
              <w:spacing w:line="360"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E15A9">
            <w:pPr>
              <w:spacing w:line="360"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E15A9">
            <w:pPr>
              <w:spacing w:line="360"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E15A9">
            <w:pPr>
              <w:spacing w:line="360"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E15A9">
            <w:pPr>
              <w:spacing w:line="360"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E15A9">
            <w:pPr>
              <w:spacing w:line="360"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E15A9">
            <w:pPr>
              <w:spacing w:line="360"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E15A9">
            <w:pPr>
              <w:spacing w:line="360"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E15A9">
            <w:pPr>
              <w:spacing w:line="360" w:lineRule="auto"/>
              <w:jc w:val="both"/>
              <w:rPr>
                <w:rFonts w:eastAsia="Arial"/>
              </w:rPr>
            </w:pPr>
            <w:r w:rsidRPr="007F30A3">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E15A9">
            <w:pPr>
              <w:spacing w:line="360"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E15A9">
            <w:pPr>
              <w:spacing w:line="360"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E15A9">
            <w:pPr>
              <w:spacing w:line="360"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E15A9">
            <w:pPr>
              <w:spacing w:line="360"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E15A9">
            <w:pPr>
              <w:spacing w:line="360"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E15A9">
            <w:pPr>
              <w:spacing w:line="360"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E15A9">
            <w:pPr>
              <w:spacing w:line="360"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E15A9">
            <w:pPr>
              <w:spacing w:line="360"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E15A9">
            <w:pPr>
              <w:spacing w:line="360"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E15A9">
            <w:pPr>
              <w:spacing w:line="360"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E15A9">
            <w:pPr>
              <w:spacing w:line="360"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E15A9">
            <w:pPr>
              <w:spacing w:line="360" w:lineRule="auto"/>
              <w:jc w:val="both"/>
              <w:rPr>
                <w:rFonts w:eastAsia="Arial"/>
              </w:rPr>
            </w:pPr>
            <w:r w:rsidRPr="007F30A3">
              <w:lastRenderedPageBreak/>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E15A9">
            <w:pPr>
              <w:spacing w:line="360"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E15A9">
            <w:pPr>
              <w:spacing w:line="360"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E15A9">
            <w:pPr>
              <w:spacing w:line="360"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E15A9">
            <w:pPr>
              <w:spacing w:line="360"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E15A9">
            <w:pPr>
              <w:spacing w:line="360" w:lineRule="auto"/>
              <w:jc w:val="both"/>
              <w:rPr>
                <w:rFonts w:eastAsia="Arial"/>
              </w:rPr>
            </w:pPr>
            <w:r w:rsidRPr="007F30A3">
              <w:t>107</w:t>
            </w:r>
          </w:p>
        </w:tc>
      </w:tr>
    </w:tbl>
    <w:p w14:paraId="7DA71CCA" w14:textId="77777777" w:rsidR="00294687" w:rsidRPr="007F30A3" w:rsidRDefault="00294687" w:rsidP="00EE15A9">
      <w:pPr>
        <w:spacing w:line="360" w:lineRule="auto"/>
        <w:jc w:val="both"/>
        <w:rPr>
          <w:rFonts w:eastAsia="Arial"/>
        </w:rPr>
      </w:pPr>
    </w:p>
    <w:p w14:paraId="0F087ACE" w14:textId="77777777" w:rsidR="00294687" w:rsidRDefault="00294687" w:rsidP="00EE15A9">
      <w:pPr>
        <w:spacing w:line="360" w:lineRule="auto"/>
        <w:jc w:val="both"/>
        <w:rPr>
          <w:rFonts w:eastAsia="Arial"/>
          <w:b/>
        </w:rPr>
      </w:pPr>
    </w:p>
    <w:p w14:paraId="535BE942" w14:textId="77777777" w:rsidR="00294687" w:rsidRDefault="00294687" w:rsidP="00EE15A9">
      <w:pPr>
        <w:spacing w:line="360" w:lineRule="auto"/>
        <w:jc w:val="both"/>
        <w:rPr>
          <w:rFonts w:ascii="Arial" w:eastAsia="Arial" w:hAnsi="Arial" w:cs="Arial"/>
        </w:rPr>
      </w:pPr>
    </w:p>
    <w:p w14:paraId="3E362A6B" w14:textId="5FD662C7" w:rsidR="00F9230A" w:rsidRDefault="00F9230A" w:rsidP="00EE15A9">
      <w:pPr>
        <w:pStyle w:val="Heading1"/>
        <w:spacing w:line="360" w:lineRule="auto"/>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EE15A9">
            <w:pPr>
              <w:spacing w:line="360" w:lineRule="auto"/>
            </w:pPr>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EE15A9">
            <w:pPr>
              <w:spacing w:line="360" w:lineRule="auto"/>
            </w:pPr>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EE15A9">
            <w:pPr>
              <w:spacing w:line="360" w:lineRule="auto"/>
            </w:pPr>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EE15A9">
            <w:pPr>
              <w:spacing w:line="360" w:lineRule="auto"/>
            </w:pPr>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EE15A9">
            <w:pPr>
              <w:spacing w:line="360" w:lineRule="auto"/>
            </w:pPr>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EE15A9">
            <w:pPr>
              <w:spacing w:line="360" w:lineRule="auto"/>
            </w:pPr>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EE15A9">
            <w:pPr>
              <w:spacing w:line="360" w:lineRule="auto"/>
            </w:pPr>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EE15A9">
            <w:pPr>
              <w:spacing w:line="360" w:lineRule="auto"/>
            </w:pPr>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EE15A9">
            <w:pPr>
              <w:spacing w:line="360" w:lineRule="auto"/>
            </w:pPr>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EE15A9">
            <w:pPr>
              <w:spacing w:line="360" w:lineRule="auto"/>
            </w:pPr>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48029D" w:rsidRDefault="00223237" w:rsidP="00EE15A9">
            <w:pPr>
              <w:spacing w:line="360" w:lineRule="auto"/>
            </w:pPr>
            <w:r w:rsidRPr="0048029D">
              <w:rPr>
                <w:rFonts w:ascii="Arial" w:hAnsi="Arial" w:cs="Arial"/>
                <w:color w:val="000000"/>
              </w:rPr>
              <w:t xml:space="preserve">Instituto de Investigaciones Marinas y Costeras (IIMyC), FCEyN - Universidad Nacional de Mar del Plata (UNMDP), Consejo Nacional de Investigaciones Científicas y Técnicas (CONICET), </w:t>
            </w:r>
            <w:r w:rsidRPr="0048029D">
              <w:rPr>
                <w:rFonts w:ascii="Arial" w:hAnsi="Arial" w:cs="Arial"/>
                <w:color w:val="000000"/>
              </w:rPr>
              <w:lastRenderedPageBreak/>
              <w:t>Mar del Plata, Argentina. </w:t>
            </w:r>
          </w:p>
          <w:p w14:paraId="5E9CB634" w14:textId="77777777" w:rsidR="00223237" w:rsidRPr="0048029D" w:rsidRDefault="00223237" w:rsidP="00EE15A9">
            <w:pPr>
              <w:spacing w:line="360" w:lineRule="auto"/>
            </w:pPr>
          </w:p>
          <w:p w14:paraId="3D06DE01" w14:textId="77777777" w:rsidR="00223237" w:rsidRPr="0048029D" w:rsidRDefault="00223237" w:rsidP="00EE15A9">
            <w:pPr>
              <w:spacing w:line="360" w:lineRule="auto"/>
            </w:pPr>
            <w:r w:rsidRPr="0048029D">
              <w:rPr>
                <w:rFonts w:ascii="Arial" w:hAnsi="Arial" w:cs="Arial"/>
                <w:color w:val="000000"/>
              </w:rPr>
              <w:t>Red de Investigación de Estresores Marinos-Costeros en Latinoamérica y el Caribe (REMARCO), Mar del Plata, Argentina.</w:t>
            </w:r>
          </w:p>
          <w:p w14:paraId="4B7FA288" w14:textId="77777777" w:rsidR="00223237" w:rsidRPr="0048029D"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EE15A9">
            <w:pPr>
              <w:spacing w:line="360" w:lineRule="auto"/>
            </w:pPr>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EE15A9">
            <w:pPr>
              <w:spacing w:line="360" w:lineRule="auto"/>
            </w:pPr>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48029D" w:rsidRDefault="00223237" w:rsidP="00EE15A9">
            <w:pPr>
              <w:spacing w:before="240" w:after="240" w:line="360" w:lineRule="auto"/>
            </w:pPr>
            <w:r w:rsidRPr="0048029D">
              <w:rPr>
                <w:rFonts w:ascii="Arial" w:hAnsi="Arial" w:cs="Arial"/>
                <w:color w:val="000000"/>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EE15A9">
            <w:pPr>
              <w:spacing w:line="360" w:lineRule="auto"/>
            </w:pPr>
            <w:r w:rsidRPr="00223237">
              <w:rPr>
                <w:rFonts w:ascii="Arial" w:hAnsi="Arial" w:cs="Arial"/>
                <w:color w:val="000000"/>
              </w:rPr>
              <w:lastRenderedPageBreak/>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EE15A9">
            <w:pPr>
              <w:spacing w:line="360" w:lineRule="auto"/>
            </w:pPr>
            <w:r w:rsidRPr="00223237">
              <w:rPr>
                <w:rFonts w:ascii="Arial" w:hAnsi="Arial" w:cs="Arial"/>
                <w:color w:val="000000"/>
              </w:rPr>
              <w:t>zhenzli@jou.edu.cn</w:t>
            </w:r>
          </w:p>
          <w:p w14:paraId="2CEF2935" w14:textId="77777777" w:rsidR="00223237" w:rsidRPr="00223237" w:rsidRDefault="00223237" w:rsidP="00EE15A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EE15A9">
            <w:pPr>
              <w:spacing w:line="360" w:lineRule="auto"/>
            </w:pPr>
            <w:r w:rsidRPr="00223237">
              <w:rPr>
                <w:rFonts w:ascii="Roboto" w:hAnsi="Roboto"/>
                <w:color w:val="000000"/>
              </w:rPr>
              <w:t>School of Marine Science and Fisheries, Jiangsu Ocean University, Lianyungang, China</w:t>
            </w:r>
          </w:p>
          <w:p w14:paraId="7684A921"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EE15A9">
            <w:pPr>
              <w:spacing w:line="360" w:lineRule="auto"/>
            </w:pPr>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EE15A9">
            <w:pPr>
              <w:spacing w:line="360" w:lineRule="auto"/>
            </w:pPr>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EE15A9">
            <w:pPr>
              <w:spacing w:line="360" w:lineRule="auto"/>
            </w:pPr>
          </w:p>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EE15A9">
            <w:pPr>
              <w:spacing w:line="360" w:lineRule="auto"/>
            </w:pPr>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EE15A9">
            <w:pPr>
              <w:spacing w:line="360" w:lineRule="auto"/>
            </w:pPr>
            <w:r w:rsidRPr="00223237">
              <w:rPr>
                <w:rFonts w:ascii="Arial" w:hAnsi="Arial" w:cs="Arial"/>
                <w:color w:val="000000"/>
              </w:rPr>
              <w:t>natalija.suhareva@bio.ku.dk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EE15A9">
            <w:pPr>
              <w:spacing w:line="360" w:lineRule="auto"/>
            </w:pPr>
            <w:r w:rsidRPr="00223237">
              <w:rPr>
                <w:rFonts w:ascii="Arial" w:hAnsi="Arial" w:cs="Arial"/>
                <w:color w:val="000000"/>
              </w:rPr>
              <w:t>University of Copenhagen, Department 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EE15A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EE15A9">
            <w:pPr>
              <w:spacing w:line="360" w:lineRule="auto"/>
            </w:pPr>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EE15A9">
            <w:pPr>
              <w:spacing w:line="360" w:lineRule="auto"/>
            </w:pPr>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EE15A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EE15A9">
            <w:pPr>
              <w:spacing w:line="360" w:lineRule="auto"/>
            </w:pPr>
          </w:p>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EE15A9">
            <w:pPr>
              <w:spacing w:line="360" w:lineRule="auto"/>
            </w:pPr>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EE15A9">
            <w:pPr>
              <w:spacing w:line="360" w:lineRule="auto"/>
            </w:pPr>
            <w:r w:rsidRPr="00223237">
              <w:rPr>
                <w:rFonts w:ascii="Arial" w:hAnsi="Arial" w:cs="Arial"/>
                <w:color w:val="000000"/>
              </w:rPr>
              <w:t>mirko.mutalipas</w:t>
            </w:r>
            <w:r w:rsidRPr="00223237">
              <w:rPr>
                <w:rFonts w:ascii="Arial" w:hAnsi="Arial" w:cs="Arial"/>
                <w:color w:val="000000"/>
              </w:rPr>
              <w:lastRenderedPageBreak/>
              <w:t>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EE15A9">
            <w:pPr>
              <w:spacing w:line="360" w:lineRule="auto"/>
            </w:pPr>
            <w:r w:rsidRPr="00223237">
              <w:rPr>
                <w:rFonts w:ascii="Arial" w:hAnsi="Arial" w:cs="Arial"/>
                <w:color w:val="000000"/>
              </w:rPr>
              <w:lastRenderedPageBreak/>
              <w:t xml:space="preserve">Stazione Zoologica Anton </w:t>
            </w:r>
            <w:r w:rsidRPr="00223237">
              <w:rPr>
                <w:rFonts w:ascii="Arial" w:hAnsi="Arial" w:cs="Arial"/>
                <w:color w:val="000000"/>
              </w:rPr>
              <w:lastRenderedPageBreak/>
              <w:t>Dohrn, Integrative Marine Ecology Department, Napoli, Italy;</w:t>
            </w:r>
          </w:p>
          <w:p w14:paraId="2CF31F36" w14:textId="77777777" w:rsidR="00223237" w:rsidRPr="00223237" w:rsidRDefault="00223237" w:rsidP="00EE15A9">
            <w:pPr>
              <w:spacing w:line="360" w:lineRule="auto"/>
            </w:pPr>
          </w:p>
          <w:p w14:paraId="0601312A" w14:textId="77777777" w:rsidR="00223237" w:rsidRPr="00223237" w:rsidRDefault="00223237" w:rsidP="00EE15A9">
            <w:pPr>
              <w:spacing w:line="360" w:lineRule="auto"/>
            </w:pPr>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EE15A9">
            <w:pPr>
              <w:spacing w:line="360" w:lineRule="auto"/>
            </w:pPr>
          </w:p>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EE15A9">
            <w:pPr>
              <w:spacing w:line="360" w:lineRule="auto"/>
            </w:pPr>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EE15A9">
            <w:pPr>
              <w:spacing w:line="360" w:lineRule="auto"/>
            </w:pPr>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EE15A9">
            <w:pPr>
              <w:spacing w:line="360" w:lineRule="auto"/>
            </w:pPr>
          </w:p>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EE15A9">
            <w:pPr>
              <w:spacing w:line="360" w:lineRule="auto"/>
            </w:pPr>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EE15A9">
            <w:pPr>
              <w:spacing w:line="360" w:lineRule="auto"/>
            </w:pPr>
            <w:hyperlink r:id="rId19" w:history="1">
              <w:r w:rsidRPr="00223237">
                <w:rPr>
                  <w:rFonts w:ascii="Arial" w:hAnsi="Arial" w:cs="Arial"/>
                  <w:color w:val="1155CC"/>
                  <w:u w:val="single"/>
                </w:rPr>
                <w:t>joanafcf@ua.pt</w:t>
              </w:r>
            </w:hyperlink>
          </w:p>
          <w:p w14:paraId="1F77A86F" w14:textId="77777777" w:rsidR="00223237" w:rsidRPr="00223237" w:rsidRDefault="00223237" w:rsidP="00EE15A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EE15A9">
            <w:pPr>
              <w:spacing w:line="360" w:lineRule="auto"/>
            </w:pPr>
            <w:commentRangeStart w:id="225"/>
            <w:r w:rsidRPr="00223237">
              <w:rPr>
                <w:rFonts w:ascii="Arial" w:hAnsi="Arial" w:cs="Arial"/>
                <w:color w:val="000000"/>
              </w:rPr>
              <w:t xml:space="preserve">ECOMARE </w:t>
            </w:r>
            <w:commentRangeEnd w:id="225"/>
            <w:r w:rsidR="00485469" w:rsidRPr="00223237">
              <w:rPr>
                <w:rStyle w:val="CommentReference"/>
                <w:rFonts w:ascii="Arial" w:hAnsi="Arial" w:cs="Arial"/>
                <w:color w:val="000000"/>
                <w:sz w:val="24"/>
                <w:szCs w:val="24"/>
              </w:rPr>
              <w:commentReference w:id="225"/>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48029D" w:rsidRDefault="00223237" w:rsidP="00EE15A9">
            <w:pPr>
              <w:spacing w:line="360" w:lineRule="auto"/>
            </w:pPr>
            <w:r w:rsidRPr="0048029D">
              <w:rPr>
                <w:rFonts w:ascii="Arial" w:hAnsi="Arial" w:cs="Arial"/>
                <w:color w:val="000000"/>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EE15A9">
            <w:pPr>
              <w:spacing w:line="360" w:lineRule="auto"/>
            </w:pPr>
            <w:r w:rsidRPr="00223237">
              <w:rPr>
                <w:rFonts w:ascii="Arial" w:hAnsi="Arial" w:cs="Arial"/>
                <w:color w:val="000000"/>
              </w:rPr>
              <w:lastRenderedPageBreak/>
              <w:t>UCIBIO - Applied Molecular Biosciences Unit, NOVA School of Science and Technology, NOVA University of Lisbon, Campus de Caparica, 2829-516 Caparica, Portugal</w:t>
            </w:r>
          </w:p>
          <w:p w14:paraId="4E098CF4" w14:textId="77777777" w:rsidR="00223237" w:rsidRPr="00223237" w:rsidRDefault="00223237" w:rsidP="00EE15A9">
            <w:pPr>
              <w:spacing w:line="360" w:lineRule="auto"/>
            </w:pPr>
            <w:r w:rsidRPr="00223237">
              <w:rPr>
                <w:rFonts w:ascii="Arial" w:hAnsi="Arial" w:cs="Arial"/>
                <w:color w:val="000000"/>
              </w:rPr>
              <w:t>Associate Laboratory i4HB Institute for Health and Bioeconomy, NOVA School of Science and Technology, NOVA University of Lisbon, 2829-516 Caparica, Portugal</w:t>
            </w:r>
          </w:p>
          <w:p w14:paraId="5F715790" w14:textId="77777777" w:rsidR="00223237" w:rsidRPr="00223237" w:rsidRDefault="00223237" w:rsidP="00EE15A9">
            <w:pPr>
              <w:spacing w:after="240"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EE15A9">
            <w:pPr>
              <w:spacing w:line="360" w:lineRule="auto"/>
            </w:pPr>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EE15A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EE15A9">
            <w:pPr>
              <w:spacing w:line="360" w:lineRule="auto"/>
            </w:pPr>
          </w:p>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EE15A9">
            <w:pPr>
              <w:spacing w:line="360" w:lineRule="auto"/>
            </w:pPr>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EE15A9">
            <w:pPr>
              <w:spacing w:line="360" w:lineRule="auto"/>
            </w:pPr>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EE15A9">
            <w:pPr>
              <w:spacing w:line="360" w:lineRule="auto"/>
            </w:pPr>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EE15A9">
            <w:pPr>
              <w:spacing w:line="360" w:lineRule="auto"/>
            </w:pPr>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EE15A9">
            <w:pPr>
              <w:spacing w:line="360" w:lineRule="auto"/>
            </w:pPr>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2AC585AF" w:rsidR="00223237" w:rsidRPr="00223237" w:rsidRDefault="00AA74AA" w:rsidP="00EE15A9">
            <w:pPr>
              <w:spacing w:line="360" w:lineRule="auto"/>
            </w:pPr>
            <w:r w:rsidRPr="007750EF">
              <w:rPr>
                <w:sz w:val="22"/>
              </w:rPr>
              <w:t>IAEA Marine Environment Laboratories, Department of Nuclear Sciences and Applications, International Atomic Energy Agency, 98000 Monaco, Principality of Monaco</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EE15A9">
            <w:pPr>
              <w:spacing w:line="360" w:lineRule="auto"/>
            </w:pPr>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39048791" w:rsidR="00223237" w:rsidRPr="00223237" w:rsidRDefault="00AA74AA" w:rsidP="00EE15A9">
            <w:pPr>
              <w:spacing w:line="360" w:lineRule="auto"/>
            </w:pPr>
            <w:r w:rsidRPr="00AA74AA">
              <w:rPr>
                <w:rFonts w:ascii="Arial" w:hAnsi="Arial" w:cs="Arial"/>
                <w:color w:val="000000"/>
              </w:rPr>
              <w:t xml:space="preserve">Anna Maria ORANI,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3C6BAADB" w:rsidR="00223237" w:rsidRPr="00223237" w:rsidRDefault="00AA74AA" w:rsidP="00EE15A9">
            <w:pPr>
              <w:spacing w:line="360" w:lineRule="auto"/>
            </w:pPr>
            <w:r w:rsidRPr="00AA74AA">
              <w:rPr>
                <w:rFonts w:ascii="Arial" w:hAnsi="Arial" w:cs="Arial"/>
                <w:color w:val="000000"/>
              </w:rPr>
              <w:t>A.M.Orani@iaea.org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1484AF40" w:rsidR="00223237" w:rsidRPr="00223237"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025B96D1" w:rsidR="00223237" w:rsidRPr="00223237" w:rsidRDefault="00AA74AA" w:rsidP="00EE15A9">
            <w:pPr>
              <w:spacing w:line="360" w:lineRule="auto"/>
            </w:pPr>
            <w: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5F58BFCC" w:rsidR="00223237" w:rsidRPr="00223237" w:rsidRDefault="00AA74AA" w:rsidP="00EE15A9">
            <w:pPr>
              <w:spacing w:line="360" w:lineRule="auto"/>
            </w:pPr>
            <w: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EE15A9">
            <w:pPr>
              <w:spacing w:line="360" w:lineRule="auto"/>
            </w:pPr>
          </w:p>
        </w:tc>
      </w:tr>
      <w:tr w:rsidR="00585E7C" w:rsidRPr="00AA74AA" w14:paraId="4C0A7DF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4785" w14:textId="6D4A87E0" w:rsidR="00585E7C" w:rsidRPr="00171961" w:rsidRDefault="00AA74AA" w:rsidP="00EE15A9">
            <w:pPr>
              <w:spacing w:line="360" w:lineRule="auto"/>
              <w:rPr>
                <w:rFonts w:ascii="Arial" w:hAnsi="Arial" w:cs="Arial"/>
                <w:color w:val="000000"/>
                <w:lang w:val="fr-FR"/>
              </w:rPr>
            </w:pPr>
            <w:r w:rsidRPr="0044533C">
              <w:rPr>
                <w:rFonts w:ascii="Arial" w:hAnsi="Arial" w:cs="Arial"/>
                <w:color w:val="000000"/>
                <w:lang w:val="fr-FR"/>
              </w:rPr>
              <w:t>Francois</w:t>
            </w:r>
            <w:r w:rsidRPr="00AA74AA">
              <w:rPr>
                <w:rFonts w:ascii="Arial" w:hAnsi="Arial" w:cs="Arial"/>
                <w:color w:val="000000"/>
                <w:lang w:val="fr-FR"/>
              </w:rPr>
              <w:t xml:space="preserve"> </w:t>
            </w:r>
            <w:r w:rsidRPr="00171961">
              <w:rPr>
                <w:rFonts w:ascii="Arial" w:hAnsi="Arial" w:cs="Arial"/>
                <w:color w:val="000000"/>
                <w:lang w:val="fr-FR"/>
              </w:rPr>
              <w:t xml:space="preserve">OBERHAENSLI,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8F1C" w14:textId="3417AE9C" w:rsidR="00585E7C" w:rsidRPr="00171961" w:rsidRDefault="00AA74AA" w:rsidP="00EE15A9">
            <w:pPr>
              <w:spacing w:line="360" w:lineRule="auto"/>
            </w:pPr>
            <w:r w:rsidRPr="0092738B">
              <w:rPr>
                <w:rFonts w:ascii="Arial" w:hAnsi="Arial" w:cs="Arial"/>
                <w:color w:val="000000"/>
                <w:lang w:val="fr-FR"/>
              </w:rPr>
              <w:t>F.R.Oberhaensli@iaea.org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FE2F" w14:textId="0D25DFF7" w:rsidR="00585E7C" w:rsidRPr="00171961"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92E"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06F" w14:textId="71781B50" w:rsidR="00585E7C" w:rsidRPr="00171961" w:rsidRDefault="00AA74AA" w:rsidP="00EE15A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1C93"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633D5"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F32BF" w14:textId="77777777" w:rsidR="00585E7C" w:rsidRPr="00171961" w:rsidRDefault="00585E7C" w:rsidP="00EE15A9">
            <w:pPr>
              <w:spacing w:line="360" w:lineRule="auto"/>
            </w:pPr>
          </w:p>
        </w:tc>
      </w:tr>
      <w:tr w:rsidR="00585E7C" w:rsidRPr="00AA74AA" w14:paraId="3C7A35A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F537" w14:textId="3318CFD9" w:rsidR="00585E7C" w:rsidRPr="00171961" w:rsidRDefault="00AA74AA" w:rsidP="00EE15A9">
            <w:pPr>
              <w:spacing w:line="360" w:lineRule="auto"/>
              <w:rPr>
                <w:rFonts w:ascii="Arial" w:hAnsi="Arial" w:cs="Arial"/>
                <w:color w:val="000000"/>
              </w:rPr>
            </w:pPr>
            <w:r w:rsidRPr="00AA74AA">
              <w:rPr>
                <w:rFonts w:ascii="Arial" w:hAnsi="Arial" w:cs="Arial"/>
                <w:color w:val="000000"/>
                <w:lang w:val="fr-FR"/>
              </w:rPr>
              <w:t>Khalil SDIRI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1F6A" w14:textId="487A2AA3" w:rsidR="00585E7C" w:rsidRPr="00171961" w:rsidRDefault="00AA74AA" w:rsidP="00EE15A9">
            <w:pPr>
              <w:spacing w:line="360" w:lineRule="auto"/>
            </w:pPr>
            <w:r w:rsidRPr="00AA74AA">
              <w:rPr>
                <w:rFonts w:ascii="Arial" w:hAnsi="Arial" w:cs="Arial"/>
                <w:color w:val="000000"/>
                <w:lang w:val="fr-FR"/>
              </w:rPr>
              <w:t>K.Sdiri@iaea.org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7F695" w14:textId="3764EBFB" w:rsidR="00585E7C" w:rsidRPr="00171961"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7A23"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598C" w14:textId="5DBBE9A7" w:rsidR="00585E7C" w:rsidRPr="00171961" w:rsidRDefault="00AA74AA" w:rsidP="00EE15A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189D"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272F"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A2280" w14:textId="77777777" w:rsidR="00585E7C" w:rsidRPr="00171961" w:rsidRDefault="00585E7C" w:rsidP="00EE15A9">
            <w:pPr>
              <w:spacing w:line="360" w:lineRule="auto"/>
            </w:pPr>
          </w:p>
        </w:tc>
      </w:tr>
      <w:tr w:rsidR="00585E7C" w:rsidRPr="00AA74AA" w14:paraId="4E0CDC8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18F53" w14:textId="77777777" w:rsidR="00585E7C" w:rsidRPr="00171961" w:rsidRDefault="00585E7C" w:rsidP="00EE15A9">
            <w:pPr>
              <w:spacing w:line="360" w:lineRule="auto"/>
              <w:rPr>
                <w:rFonts w:ascii="Arial" w:hAnsi="Arial" w:cs="Arial"/>
                <w:color w:val="000000"/>
              </w:rPr>
            </w:pP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3CB2" w14:textId="77777777" w:rsidR="00585E7C" w:rsidRPr="00171961" w:rsidRDefault="00585E7C" w:rsidP="00EE15A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2E76" w14:textId="77777777" w:rsidR="00585E7C" w:rsidRPr="00171961" w:rsidRDefault="00585E7C"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4EBE"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9BC0" w14:textId="77777777" w:rsidR="00585E7C" w:rsidRPr="00171961" w:rsidRDefault="00585E7C"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EE96"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E887"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5C6E" w14:textId="77777777" w:rsidR="00585E7C" w:rsidRPr="00171961" w:rsidRDefault="00585E7C" w:rsidP="00EE15A9">
            <w:pPr>
              <w:spacing w:line="360" w:lineRule="auto"/>
            </w:pPr>
          </w:p>
        </w:tc>
      </w:tr>
    </w:tbl>
    <w:p w14:paraId="0A26128D" w14:textId="77777777" w:rsidR="00F9230A" w:rsidRPr="00171961" w:rsidRDefault="00F9230A" w:rsidP="00EE15A9">
      <w:pPr>
        <w:spacing w:line="360" w:lineRule="auto"/>
      </w:pPr>
    </w:p>
    <w:p w14:paraId="19259CE1" w14:textId="77777777" w:rsidR="00940713" w:rsidRPr="00171961" w:rsidRDefault="00940713" w:rsidP="00EE15A9">
      <w:pPr>
        <w:spacing w:line="360" w:lineRule="auto"/>
        <w:jc w:val="both"/>
        <w:rPr>
          <w:rFonts w:eastAsia="Arial"/>
        </w:rPr>
      </w:pPr>
    </w:p>
    <w:sectPr w:rsidR="00940713" w:rsidRPr="00171961">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rko Mutalipassi" w:date="2026-03-20T09:30:00Z" w:initials="MM">
    <w:p w14:paraId="65B5863F" w14:textId="77777777" w:rsidR="00CC1060" w:rsidRDefault="00CC1060" w:rsidP="00CC1060">
      <w:r>
        <w:rPr>
          <w:rStyle w:val="CommentReference"/>
        </w:rPr>
        <w:annotationRef/>
      </w:r>
      <w:r>
        <w:rPr>
          <w:rFonts w:ascii="Calibri" w:eastAsia="Calibri" w:hAnsi="Calibri" w:cs="Calibri"/>
          <w:sz w:val="20"/>
          <w:szCs w:val="20"/>
          <w:lang w:val="en-GB"/>
        </w:rPr>
        <w:t>add Burgess, B. J. et al. (2021) – Global Change Biology</w:t>
      </w:r>
    </w:p>
  </w:comment>
  <w:comment w:id="4" w:author="Mirko Mutalipassi" w:date="2026-03-20T09:31:00Z" w:initials="MM">
    <w:p w14:paraId="26C082D5" w14:textId="77777777" w:rsidR="00CC1060" w:rsidRDefault="00CC1060" w:rsidP="00CC1060">
      <w:r>
        <w:rPr>
          <w:rStyle w:val="CommentReference"/>
        </w:rPr>
        <w:annotationRef/>
      </w:r>
      <w:r>
        <w:rPr>
          <w:rFonts w:ascii="Calibri" w:eastAsia="Calibri" w:hAnsi="Calibri" w:cs="Calibri"/>
          <w:sz w:val="20"/>
          <w:szCs w:val="20"/>
          <w:lang w:val="en-GB"/>
        </w:rPr>
        <w:t>This paragraph was strengthened to explicitly distinguish between statistical interaction and biological (mechanistic) interaction. The current literature often conflates these two concepts, leading to inconsistent interpretations of multi-driver effects. Here we clarify that non-linear responses alone can generate apparent interactions even under additivity, which justifies the need for our approach based on performance curves and additive modelling.</w:t>
      </w:r>
    </w:p>
  </w:comment>
  <w:comment w:id="5" w:author="Einar Pétur Jónsson - HAFRO" w:date="2026-03-27T11:38:00Z" w:initials="EPJH">
    <w:p w14:paraId="76554A6B" w14:textId="77777777" w:rsidR="00474D77" w:rsidRDefault="00474D77" w:rsidP="00474D77">
      <w:r>
        <w:rPr>
          <w:rStyle w:val="CommentReference"/>
        </w:rPr>
        <w:annotationRef/>
      </w:r>
      <w:r>
        <w:rPr>
          <w:rFonts w:ascii="Calibri" w:eastAsia="Calibri" w:hAnsi="Calibri" w:cs="Calibri"/>
          <w:sz w:val="20"/>
          <w:szCs w:val="20"/>
          <w:lang w:val="en-GB"/>
        </w:rPr>
        <w:t>I think the text is good, but can be shortened</w:t>
      </w:r>
    </w:p>
  </w:comment>
  <w:comment w:id="6" w:author="Einar Pétur Jónsson - HAFRO" w:date="2026-04-01T14:54:00Z" w:initials="EPJH">
    <w:p w14:paraId="32861E22" w14:textId="77777777" w:rsidR="00013DB3" w:rsidRDefault="00013DB3" w:rsidP="00013DB3">
      <w:r>
        <w:rPr>
          <w:rStyle w:val="CommentReference"/>
        </w:rPr>
        <w:annotationRef/>
      </w:r>
      <w:r>
        <w:rPr>
          <w:rFonts w:ascii="Calibri" w:eastAsia="Calibri" w:hAnsi="Calibri" w:cs="Calibri"/>
          <w:sz w:val="20"/>
          <w:szCs w:val="20"/>
          <w:lang w:val="en-GB"/>
        </w:rPr>
        <w:t xml:space="preserve">Actually, it is maybe only adding anything constructive towards the end, our previous text does the other part better. </w:t>
      </w:r>
    </w:p>
  </w:comment>
  <w:comment w:id="14"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15" w:author="METIAN, Marc" w:date="2026-03-24T13:33:00Z" w:initials="MM">
    <w:p w14:paraId="19FCD14E" w14:textId="77777777" w:rsidR="001D07D9" w:rsidRDefault="001D07D9" w:rsidP="001D07D9">
      <w:pPr>
        <w:pStyle w:val="CommentText"/>
      </w:pPr>
      <w:r>
        <w:rPr>
          <w:rStyle w:val="CommentReference"/>
        </w:rPr>
        <w:annotationRef/>
      </w:r>
      <w:r>
        <w:rPr>
          <w:lang w:val="en-US"/>
        </w:rPr>
        <w:t xml:space="preserve">My guess : Caillon, C., Pernet, F., Lutier, M., &amp; Di Poi, C. (2023). Differential reaction norms to ocean acidification in two oyster species from contrasting habitats. </w:t>
      </w:r>
      <w:r>
        <w:rPr>
          <w:i/>
          <w:iCs/>
          <w:lang w:val="en-US"/>
        </w:rPr>
        <w:t>Journal of Experimental Biology</w:t>
      </w:r>
      <w:r>
        <w:rPr>
          <w:lang w:val="en-US"/>
        </w:rPr>
        <w:t xml:space="preserve">, 226(23), jeb246432. </w:t>
      </w:r>
      <w:hyperlink r:id="rId1" w:history="1">
        <w:r w:rsidRPr="00434089">
          <w:rPr>
            <w:rStyle w:val="Hyperlink"/>
            <w:lang w:val="en-US"/>
          </w:rPr>
          <w:t>https://doi.org/10.1242/jeb.246432</w:t>
        </w:r>
      </w:hyperlink>
      <w:r>
        <w:rPr>
          <w:lang w:val="en-US"/>
        </w:rPr>
        <w:t xml:space="preserve"> </w:t>
      </w:r>
    </w:p>
  </w:comment>
  <w:comment w:id="16" w:author="Mirko Mutalipassi" w:date="2026-03-20T09:34:00Z" w:initials="MM">
    <w:p w14:paraId="484F3FEB" w14:textId="644AE3F5" w:rsidR="00CC1060" w:rsidRDefault="00CC1060" w:rsidP="00CC1060">
      <w:r>
        <w:rPr>
          <w:rStyle w:val="CommentReference"/>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17" w:author="Einar Pétur Jónsson - HAFRO" w:date="2026-04-01T09:12:00Z" w:initials="EPJH">
    <w:p w14:paraId="45430530" w14:textId="77777777" w:rsidR="006C0F0E" w:rsidRDefault="006C0F0E" w:rsidP="006C0F0E">
      <w:r>
        <w:rPr>
          <w:rStyle w:val="CommentReference"/>
        </w:rPr>
        <w:annotationRef/>
      </w:r>
      <w:r>
        <w:rPr>
          <w:rFonts w:ascii="Calibri" w:eastAsia="Calibri" w:hAnsi="Calibri" w:cs="Calibri"/>
          <w:sz w:val="20"/>
          <w:szCs w:val="20"/>
          <w:lang w:val="en-GB"/>
        </w:rPr>
        <w:t>makes sense. Revise wording</w:t>
      </w:r>
    </w:p>
  </w:comment>
  <w:comment w:id="19" w:author="Einar Pétur Jónsson - HAFRO" w:date="2026-03-27T11:42:00Z" w:initials="EPJH">
    <w:p w14:paraId="30F7EBB1" w14:textId="77777777" w:rsidR="00EB2006" w:rsidRDefault="00EB2006" w:rsidP="00EB2006">
      <w:r>
        <w:rPr>
          <w:rStyle w:val="CommentReference"/>
        </w:rPr>
        <w:annotationRef/>
      </w:r>
      <w:r>
        <w:rPr>
          <w:rFonts w:ascii="Calibri" w:eastAsia="Calibri" w:hAnsi="Calibri" w:cs="Calibri"/>
          <w:sz w:val="20"/>
          <w:szCs w:val="20"/>
          <w:lang w:val="en-GB"/>
        </w:rPr>
        <w:t xml:space="preserve">reference is not in right place if this change is accepted </w:t>
      </w:r>
    </w:p>
  </w:comment>
  <w:comment w:id="22" w:author="Mirko Mutalipassi" w:date="2026-03-20T09:42:00Z" w:initials="MM">
    <w:p w14:paraId="7C2E8F6D" w14:textId="77777777" w:rsidR="00AC607A" w:rsidRDefault="00AC607A" w:rsidP="00AC607A">
      <w:r>
        <w:rPr>
          <w:rStyle w:val="CommentReference"/>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32"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35" w:author="Natalija Suhareva" w:date="2026-03-23T10:41:00Z" w:initials="NS">
    <w:p w14:paraId="4CD0B150" w14:textId="77777777" w:rsidR="00EF6A5C" w:rsidRDefault="00A33AA3" w:rsidP="00EF6A5C">
      <w:pPr>
        <w:pStyle w:val="CommentText"/>
      </w:pPr>
      <w:r>
        <w:rPr>
          <w:rStyle w:val="CommentReference"/>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37"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38"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39"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40" w:author="Natalija Suhareva" w:date="2026-03-23T14:44:00Z" w:initials="NS">
    <w:p w14:paraId="34497CF7" w14:textId="77777777" w:rsidR="000B223C" w:rsidRDefault="00E641E7" w:rsidP="000B223C">
      <w:pPr>
        <w:pStyle w:val="CommentText"/>
      </w:pPr>
      <w:r>
        <w:rPr>
          <w:rStyle w:val="CommentReference"/>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41" w:author="Einar Pétur Jónsson - HAFRO" w:date="2026-03-27T12:40:00Z" w:initials="EPJH">
    <w:p w14:paraId="15130520" w14:textId="77777777" w:rsidR="008E4BA1" w:rsidRDefault="008E4BA1" w:rsidP="008E4BA1">
      <w:r>
        <w:rPr>
          <w:rStyle w:val="CommentReference"/>
        </w:rPr>
        <w:annotationRef/>
      </w:r>
      <w:r>
        <w:rPr>
          <w:rFonts w:ascii="Calibri" w:eastAsia="Calibri" w:hAnsi="Calibri" w:cs="Calibri"/>
          <w:sz w:val="20"/>
          <w:szCs w:val="20"/>
          <w:lang w:val="en-GB"/>
        </w:rPr>
        <w:t>'larvae from each aquarium'</w:t>
      </w:r>
    </w:p>
  </w:comment>
  <w:comment w:id="42" w:author="Einar Pétur Jónsson - HAFRO" w:date="2026-04-01T11:19:00Z" w:initials="EPJH">
    <w:p w14:paraId="55A3B396" w14:textId="77777777" w:rsidR="00957459" w:rsidRDefault="00957459" w:rsidP="00957459">
      <w:r>
        <w:rPr>
          <w:rStyle w:val="CommentReference"/>
        </w:rPr>
        <w:annotationRef/>
      </w:r>
      <w:r>
        <w:rPr>
          <w:rFonts w:ascii="Calibri" w:eastAsia="Calibri" w:hAnsi="Calibri" w:cs="Calibri"/>
          <w:sz w:val="20"/>
          <w:szCs w:val="20"/>
          <w:lang w:val="en-GB"/>
        </w:rPr>
        <w:t xml:space="preserve">mean initial size. Clear enough now? Delete comment if it's ok. </w:t>
      </w:r>
    </w:p>
  </w:comment>
  <w:comment w:id="43" w:author="Einar Pétur Jónsson - HAFRO" w:date="2026-03-27T12:54:00Z" w:initials="EPJH">
    <w:p w14:paraId="7D4E21B0" w14:textId="77777777" w:rsidR="009B0727" w:rsidRDefault="009B0727" w:rsidP="009B0727">
      <w:r>
        <w:rPr>
          <w:rStyle w:val="CommentReference"/>
        </w:rPr>
        <w:annotationRef/>
      </w:r>
      <w:r>
        <w:rPr>
          <w:rFonts w:ascii="Calibri" w:eastAsia="Calibri" w:hAnsi="Calibri" w:cs="Calibri"/>
          <w:sz w:val="20"/>
          <w:szCs w:val="20"/>
          <w:lang w:val="en-GB"/>
        </w:rPr>
        <w:t>add supplementary table (from consistency_tests.xlsx)</w:t>
      </w:r>
    </w:p>
    <w:p w14:paraId="516DF5C4" w14:textId="77777777" w:rsidR="009B0727" w:rsidRDefault="009B0727" w:rsidP="009B0727"/>
  </w:comment>
  <w:comment w:id="44" w:author="Einar Pétur Jónsson - HAFRO" w:date="2026-04-01T11:36:00Z" w:initials="EPJH">
    <w:p w14:paraId="6B8E8773" w14:textId="77777777" w:rsidR="00DF4C2F" w:rsidRDefault="00DF4C2F" w:rsidP="00DF4C2F">
      <w:r>
        <w:rPr>
          <w:rStyle w:val="CommentReference"/>
        </w:rPr>
        <w:annotationRef/>
      </w:r>
      <w:r>
        <w:rPr>
          <w:rFonts w:ascii="Calibri" w:eastAsia="Calibri" w:hAnsi="Calibri" w:cs="Calibri"/>
          <w:sz w:val="20"/>
          <w:szCs w:val="20"/>
          <w:lang w:val="en-GB"/>
        </w:rPr>
        <w:t xml:space="preserve">and cite it here. </w:t>
      </w:r>
    </w:p>
  </w:comment>
  <w:comment w:id="45" w:author="Natalija Suhareva" w:date="2026-03-23T15:01:00Z" w:initials="NS">
    <w:p w14:paraId="172FCCDA" w14:textId="77777777" w:rsidR="005467C8" w:rsidRDefault="009302DE" w:rsidP="005467C8">
      <w:pPr>
        <w:pStyle w:val="CommentText"/>
      </w:pPr>
      <w:r>
        <w:rPr>
          <w:rStyle w:val="CommentReference"/>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CommentText"/>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CommentText"/>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CommentText"/>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CommentText"/>
      </w:pPr>
    </w:p>
  </w:comment>
  <w:comment w:id="46" w:author="Einar Pétur Jónsson - HAFRO" w:date="2026-04-01T09:15:00Z" w:initials="EPJH">
    <w:p w14:paraId="072D7371" w14:textId="77777777" w:rsidR="00D023CF" w:rsidRDefault="00D023CF" w:rsidP="00D023CF">
      <w:r>
        <w:rPr>
          <w:rStyle w:val="CommentReference"/>
        </w:rPr>
        <w:annotationRef/>
      </w:r>
      <w:r>
        <w:rPr>
          <w:rFonts w:ascii="Calibri" w:eastAsia="Calibri" w:hAnsi="Calibri" w:cs="Calibri"/>
          <w:sz w:val="20"/>
          <w:szCs w:val="20"/>
          <w:lang w:val="en-GB"/>
        </w:rPr>
        <w:t>mean for each bottle, no larvae GR</w:t>
      </w:r>
    </w:p>
  </w:comment>
  <w:comment w:id="47" w:author="Einar Pétur Jónsson - HAFRO" w:date="2026-04-01T11:49:00Z" w:initials="EPJH">
    <w:p w14:paraId="787830FF" w14:textId="77777777" w:rsidR="00A368A0" w:rsidRDefault="00A368A0" w:rsidP="00A368A0">
      <w:r>
        <w:rPr>
          <w:rStyle w:val="CommentReference"/>
        </w:rPr>
        <w:annotationRef/>
      </w:r>
      <w:r>
        <w:rPr>
          <w:rFonts w:ascii="Calibri" w:eastAsia="Calibri" w:hAnsi="Calibri" w:cs="Calibri"/>
          <w:sz w:val="20"/>
          <w:szCs w:val="20"/>
          <w:lang w:val="en-GB"/>
        </w:rPr>
        <w:t>and no replicate bottles except in the multi experiment</w:t>
      </w:r>
    </w:p>
  </w:comment>
  <w:comment w:id="48" w:author="Einar Pétur Jónsson - HAFRO" w:date="2026-03-27T12:47:00Z" w:initials="EPJH">
    <w:p w14:paraId="0A8A93BB" w14:textId="77777777" w:rsidR="00AB644F" w:rsidRDefault="00AB644F" w:rsidP="00AB644F">
      <w:r>
        <w:rPr>
          <w:rStyle w:val="CommentReference"/>
        </w:rPr>
        <w:annotationRef/>
      </w:r>
      <w:r>
        <w:rPr>
          <w:rFonts w:ascii="Calibri" w:eastAsia="Calibri" w:hAnsi="Calibri" w:cs="Calibri"/>
          <w:sz w:val="20"/>
          <w:szCs w:val="20"/>
          <w:lang w:val="en-GB"/>
        </w:rPr>
        <w:t>review and possibly expand?</w:t>
      </w:r>
    </w:p>
  </w:comment>
  <w:comment w:id="49" w:author="Li zz" w:date="2026-03-25T21:23:00Z" w:initials="lzz">
    <w:p w14:paraId="3431922D" w14:textId="77777777" w:rsidR="00F46A39" w:rsidRDefault="00F46A39" w:rsidP="00F46A39">
      <w:r>
        <w:rPr>
          <w:rStyle w:val="CommentReference"/>
        </w:rPr>
        <w:annotationRef/>
      </w:r>
      <w:r>
        <w:rPr>
          <w:rFonts w:ascii="Calibri" w:eastAsia="Calibri" w:hAnsi="Calibri" w:cs="Calibri"/>
          <w:sz w:val="20"/>
          <w:szCs w:val="20"/>
          <w:lang w:val="en-GB"/>
        </w:rPr>
        <w:t>Is it possible to report a table about these values as supplimentary materials?</w:t>
      </w:r>
    </w:p>
    <w:p w14:paraId="4E3820CB" w14:textId="77777777" w:rsidR="00F46A39" w:rsidRDefault="00F46A39" w:rsidP="00F46A39"/>
  </w:comment>
  <w:comment w:id="50" w:author="Li zz" w:date="2026-03-25T21:49:00Z" w:initials="lzz">
    <w:p w14:paraId="27110819" w14:textId="77777777" w:rsidR="00CD3D98" w:rsidRDefault="00CD3D98" w:rsidP="00CD3D98">
      <w:r>
        <w:rPr>
          <w:rStyle w:val="CommentReference"/>
        </w:rPr>
        <w:annotationRef/>
      </w:r>
      <w:r>
        <w:rPr>
          <w:rFonts w:ascii="Calibri" w:eastAsia="Calibri" w:hAnsi="Calibri" w:cs="Calibri"/>
          <w:sz w:val="20"/>
          <w:szCs w:val="20"/>
          <w:lang w:val="en-GB"/>
        </w:rPr>
        <w:t>Also, I think tt is better to use a consistent criterion for model selection. In most cases, different models can be compared using AICc as the primary selection criterion. Akaike weights, calculated from AICc differences, can then be used as an additional basis for inference. For more details, see K. P. Burnham and D. R. Anderson (2002), Model Selection and Multimodel Inference: A Practical Information-Theoretic Approach. I hope this can help.</w:t>
      </w:r>
    </w:p>
  </w:comment>
  <w:comment w:id="51" w:author="Einar Pétur Jónsson - HAFRO" w:date="2026-04-01T13:43:00Z" w:initials="EPJH">
    <w:p w14:paraId="2C530B53" w14:textId="77777777" w:rsidR="00773947" w:rsidRDefault="00773947" w:rsidP="00773947">
      <w:r>
        <w:rPr>
          <w:rStyle w:val="CommentReference"/>
        </w:rPr>
        <w:annotationRef/>
      </w:r>
      <w:r>
        <w:rPr>
          <w:rFonts w:ascii="Calibri" w:eastAsia="Calibri" w:hAnsi="Calibri" w:cs="Calibri"/>
          <w:sz w:val="20"/>
          <w:szCs w:val="20"/>
          <w:lang w:val="en-GB"/>
        </w:rPr>
        <w:t xml:space="preserve">These three criteria were kept in mind for all the model selections. </w:t>
      </w:r>
    </w:p>
    <w:p w14:paraId="08E64420" w14:textId="77777777" w:rsidR="00773947" w:rsidRDefault="00773947" w:rsidP="00773947"/>
    <w:p w14:paraId="70693FD0" w14:textId="77777777" w:rsidR="00773947" w:rsidRDefault="00773947" w:rsidP="00773947">
      <w:r>
        <w:rPr>
          <w:rFonts w:ascii="Calibri" w:eastAsia="Calibri" w:hAnsi="Calibri" w:cs="Calibri"/>
          <w:sz w:val="20"/>
          <w:szCs w:val="20"/>
          <w:lang w:val="en-GB"/>
        </w:rPr>
        <w:t xml:space="preserve">I lean towards not crowding supplementary material too much now. We can see if the reviewers need that table. </w:t>
      </w:r>
    </w:p>
  </w:comment>
  <w:comment w:id="52" w:author="Sam Dupont" w:date="2025-10-17T14:14:00Z" w:initials="SD">
    <w:p w14:paraId="43C4C260" w14:textId="4178892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53"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54"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55"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56" w:author="Natalija Suhareva" w:date="2026-03-23T16:46:00Z" w:initials="NS">
    <w:p w14:paraId="6B77D59D" w14:textId="77777777" w:rsidR="00633358" w:rsidRDefault="00715D4E" w:rsidP="00633358">
      <w:pPr>
        <w:pStyle w:val="CommentText"/>
      </w:pPr>
      <w:r>
        <w:rPr>
          <w:rStyle w:val="CommentReference"/>
        </w:rPr>
        <w:annotationRef/>
      </w:r>
      <w:r w:rsidR="00633358">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57" w:author="Einar Pétur Jónsson - HAFRO" w:date="2026-04-01T09:18:00Z" w:initials="EPJH">
    <w:p w14:paraId="750A8631" w14:textId="77777777" w:rsidR="00235FDD" w:rsidRDefault="00235FDD" w:rsidP="00235FDD">
      <w:r>
        <w:rPr>
          <w:rStyle w:val="CommentReference"/>
        </w:rPr>
        <w:annotationRef/>
      </w:r>
      <w:r>
        <w:rPr>
          <w:rFonts w:ascii="Calibri" w:eastAsia="Calibri" w:hAnsi="Calibri" w:cs="Calibri"/>
          <w:sz w:val="20"/>
          <w:szCs w:val="20"/>
          <w:lang w:val="en-GB"/>
        </w:rPr>
        <w:t xml:space="preserve">Conceptual figure of spread. Sam </w:t>
      </w:r>
    </w:p>
  </w:comment>
  <w:comment w:id="58" w:author="Natalija Suhareva" w:date="2026-03-24T12:51:00Z" w:initials="NS">
    <w:p w14:paraId="12CD3C04" w14:textId="77777777" w:rsidR="003A71FA" w:rsidRDefault="003A71FA" w:rsidP="003A71FA">
      <w:pPr>
        <w:pStyle w:val="CommentText"/>
      </w:pPr>
      <w:r>
        <w:rPr>
          <w:rStyle w:val="CommentReference"/>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59" w:author="Einar Pétur Jónsson - HAFRO" w:date="2026-04-01T09:20:00Z" w:initials="EPJH">
    <w:p w14:paraId="5925ACAA" w14:textId="77777777" w:rsidR="00C26AAF" w:rsidRDefault="00C26AAF" w:rsidP="00C26AAF">
      <w:r>
        <w:rPr>
          <w:rStyle w:val="CommentReference"/>
        </w:rPr>
        <w:annotationRef/>
      </w:r>
      <w:r>
        <w:rPr>
          <w:rFonts w:ascii="Calibri" w:eastAsia="Calibri" w:hAnsi="Calibri" w:cs="Calibri"/>
          <w:sz w:val="20"/>
          <w:szCs w:val="20"/>
          <w:lang w:val="en-GB"/>
        </w:rPr>
        <w:t>Look into wording, maybe stats</w:t>
      </w:r>
    </w:p>
  </w:comment>
  <w:comment w:id="60" w:author="Einar Pétur Jónsson - HAFRO" w:date="2026-04-01T09:21:00Z" w:initials="EPJH">
    <w:p w14:paraId="304490C2" w14:textId="77777777" w:rsidR="00BA733B" w:rsidRDefault="005736E5" w:rsidP="00BA733B">
      <w:r>
        <w:rPr>
          <w:rStyle w:val="CommentReference"/>
        </w:rPr>
        <w:annotationRef/>
      </w:r>
      <w:r w:rsidR="00BA733B">
        <w:rPr>
          <w:rFonts w:ascii="Calibri" w:eastAsia="Calibri" w:hAnsi="Calibri" w:cs="Calibri"/>
          <w:sz w:val="20"/>
          <w:szCs w:val="20"/>
          <w:lang w:val="en-GB"/>
        </w:rPr>
        <w:t>I've sent an email to Natalija</w:t>
      </w:r>
    </w:p>
  </w:comment>
  <w:comment w:id="61" w:author="Natalija Suhareva" w:date="2026-03-23T16:48:00Z" w:initials="NS">
    <w:p w14:paraId="5F89694C" w14:textId="77777777" w:rsidR="00CA45F0" w:rsidRDefault="00CA45F0" w:rsidP="00B23D0B">
      <w:pPr>
        <w:pStyle w:val="CommentText"/>
      </w:pPr>
      <w:r>
        <w:rPr>
          <w:rStyle w:val="CommentReference"/>
        </w:rPr>
        <w:annotationRef/>
      </w:r>
      <w:r>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62" w:author="Einar Pétur Jónsson - HAFRO" w:date="2026-04-01T09:30:00Z" w:initials="EPJH">
    <w:p w14:paraId="35996765" w14:textId="77777777" w:rsidR="00CA45F0" w:rsidRDefault="00CA45F0" w:rsidP="00630198">
      <w:r>
        <w:rPr>
          <w:rStyle w:val="CommentReference"/>
        </w:rPr>
        <w:annotationRef/>
      </w:r>
      <w:r>
        <w:rPr>
          <w:rFonts w:ascii="Calibri" w:eastAsia="Calibri" w:hAnsi="Calibri" w:cs="Calibri"/>
          <w:sz w:val="20"/>
          <w:szCs w:val="20"/>
          <w:lang w:val="en-GB"/>
        </w:rPr>
        <w:t>What about just putting it in supplementary material, referencing it in the methods?</w:t>
      </w:r>
    </w:p>
  </w:comment>
  <w:comment w:id="65" w:author="Natalija Suhareva" w:date="2026-03-23T15:34:00Z" w:initials="NS">
    <w:p w14:paraId="0E76AD9B" w14:textId="77777777" w:rsidR="00505EE8" w:rsidRDefault="000F6857" w:rsidP="00505EE8">
      <w:pPr>
        <w:pStyle w:val="CommentText"/>
      </w:pPr>
      <w:r>
        <w:rPr>
          <w:rStyle w:val="CommentReference"/>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66" w:author="Natalija Suhareva" w:date="2026-03-24T12:34:00Z" w:initials="NS">
    <w:p w14:paraId="48650AEE" w14:textId="77777777" w:rsidR="00505EE8" w:rsidRDefault="00505EE8" w:rsidP="00505EE8">
      <w:pPr>
        <w:pStyle w:val="CommentText"/>
      </w:pPr>
      <w:r>
        <w:rPr>
          <w:rStyle w:val="CommentReference"/>
        </w:rPr>
        <w:annotationRef/>
      </w:r>
      <w:r>
        <w:rPr>
          <w:lang w:val="da-DK"/>
        </w:rPr>
        <w:t>I added a short note to the Discussion</w:t>
      </w:r>
    </w:p>
  </w:comment>
  <w:comment w:id="67" w:author="Einar Pétur Jónsson - HAFRO" w:date="2026-04-01T09:25:00Z" w:initials="EPJH">
    <w:p w14:paraId="05DD491E" w14:textId="767046B8" w:rsidR="00F10752" w:rsidRDefault="00F10752" w:rsidP="00F10752">
      <w:r>
        <w:rPr>
          <w:rStyle w:val="CommentReference"/>
        </w:rPr>
        <w:annotationRef/>
      </w:r>
      <w:r>
        <w:rPr>
          <w:rFonts w:ascii="Calibri" w:eastAsia="Calibri" w:hAnsi="Calibri" w:cs="Calibri"/>
          <w:sz w:val="20"/>
          <w:szCs w:val="20"/>
          <w:lang w:val="en-GB"/>
        </w:rPr>
        <w:t>Review note, sentence is not good. Just say something 'in future work, have limited nr of observers etc'</w:t>
      </w:r>
    </w:p>
  </w:comment>
  <w:comment w:id="69" w:author="Natalija Suhareva" w:date="2026-03-23T14:12:00Z" w:initials="NS">
    <w:p w14:paraId="2801547D" w14:textId="77777777" w:rsidR="00505EE8" w:rsidRDefault="00BC53D7" w:rsidP="00505EE8">
      <w:pPr>
        <w:pStyle w:val="CommentText"/>
      </w:pPr>
      <w:r>
        <w:rPr>
          <w:rStyle w:val="CommentReference"/>
        </w:rPr>
        <w:annotationRef/>
      </w:r>
      <w:r w:rsidR="00505EE8">
        <w:rPr>
          <w:lang w:val="da-DK"/>
        </w:rPr>
        <w:t xml:space="preserve">Figure 1 indicates a temperature level of 25 °C, whereas here the treatment is described as 24 °C. </w:t>
      </w:r>
    </w:p>
  </w:comment>
  <w:comment w:id="70" w:author="Natalija Suhareva" w:date="2026-03-23T16:04:00Z" w:initials="NS">
    <w:p w14:paraId="6F5739F2" w14:textId="77777777" w:rsidR="00B23D0B" w:rsidRDefault="00A921EC" w:rsidP="00B23D0B">
      <w:pPr>
        <w:pStyle w:val="CommentText"/>
      </w:pPr>
      <w:r>
        <w:rPr>
          <w:rStyle w:val="CommentReference"/>
        </w:rPr>
        <w:annotationRef/>
      </w:r>
      <w:r w:rsidR="00B23D0B">
        <w:rPr>
          <w:lang w:val="da-DK"/>
        </w:rPr>
        <w:t>NOT FOR Li!</w:t>
      </w:r>
      <w:r w:rsidR="00B23D0B">
        <w:rPr>
          <w:lang w:val="da-DK"/>
        </w:rPr>
        <w:br/>
        <w:t xml:space="preserve">Slightly rephrased. </w:t>
      </w:r>
    </w:p>
  </w:comment>
  <w:comment w:id="71" w:author="Natalija Suhareva" w:date="2026-03-23T16:06:00Z" w:initials="NS">
    <w:p w14:paraId="2C8EE3E9" w14:textId="7F156264" w:rsidR="00A921EC" w:rsidRDefault="00A921EC" w:rsidP="00A921EC">
      <w:pPr>
        <w:pStyle w:val="CommentText"/>
      </w:pPr>
      <w:r>
        <w:rPr>
          <w:rStyle w:val="CommentReference"/>
        </w:rPr>
        <w:annotationRef/>
      </w:r>
      <w:r>
        <w:rPr>
          <w:lang w:val="da-DK"/>
        </w:rPr>
        <w:t>It is very important to highlight that we do not claim that for Li poly2 is correct</w:t>
      </w:r>
    </w:p>
  </w:comment>
  <w:comment w:id="72" w:author="Einar Pétur Jónsson - HAFRO" w:date="2026-04-01T09:27:00Z" w:initials="EPJH">
    <w:p w14:paraId="2F8EC14C" w14:textId="77777777" w:rsidR="009C1581" w:rsidRDefault="009C1581" w:rsidP="009C1581">
      <w:r>
        <w:rPr>
          <w:rStyle w:val="CommentReference"/>
        </w:rPr>
        <w:annotationRef/>
      </w:r>
      <w:r>
        <w:rPr>
          <w:rFonts w:ascii="Calibri" w:eastAsia="Calibri" w:hAnsi="Calibri" w:cs="Calibri"/>
          <w:sz w:val="20"/>
          <w:szCs w:val="20"/>
          <w:lang w:val="en-GB"/>
        </w:rPr>
        <w:t>Solid</w:t>
      </w:r>
    </w:p>
  </w:comment>
  <w:comment w:id="73" w:author="Natalija Suhareva" w:date="2026-03-23T16:44:00Z" w:initials="NS">
    <w:p w14:paraId="66236832" w14:textId="77777777" w:rsidR="00715D4E" w:rsidRDefault="00715D4E" w:rsidP="00715D4E">
      <w:pPr>
        <w:pStyle w:val="CommentText"/>
      </w:pPr>
      <w:r>
        <w:rPr>
          <w:rStyle w:val="CommentReference"/>
        </w:rPr>
        <w:annotationRef/>
      </w:r>
      <w:r>
        <w:rPr>
          <w:lang w:val="da-DK"/>
        </w:rPr>
        <w:t>Add also p-value for the linear and the quadratic component</w:t>
      </w:r>
    </w:p>
  </w:comment>
  <w:comment w:id="74" w:author="Li zz" w:date="2026-03-25T19:45:00Z" w:initials="lzz">
    <w:p w14:paraId="2AAF2059" w14:textId="77777777" w:rsidR="0001505A" w:rsidRDefault="0001505A" w:rsidP="0001505A">
      <w:r>
        <w:rPr>
          <w:rStyle w:val="CommentReference"/>
        </w:rPr>
        <w:annotationRef/>
      </w:r>
      <w:r>
        <w:rPr>
          <w:rFonts w:ascii="Calibri" w:eastAsia="Calibri" w:hAnsi="Calibri" w:cs="Calibri"/>
          <w:sz w:val="20"/>
          <w:szCs w:val="20"/>
          <w:lang w:val="en-GB"/>
        </w:rPr>
        <w:t>Description of the fitted lines and ribbons to be added here.</w:t>
      </w:r>
    </w:p>
  </w:comment>
  <w:comment w:id="77" w:author="Einar Pétur Jónsson - HAFRO" w:date="2026-04-01T14:51:00Z" w:initials="EPJH">
    <w:p w14:paraId="6C506F79" w14:textId="77777777" w:rsidR="00915BCF" w:rsidRDefault="00915BCF" w:rsidP="00915BCF">
      <w:r>
        <w:rPr>
          <w:rStyle w:val="CommentReference"/>
        </w:rPr>
        <w:annotationRef/>
      </w:r>
      <w:r>
        <w:rPr>
          <w:rFonts w:ascii="Calibri" w:eastAsia="Calibri" w:hAnsi="Calibri" w:cs="Calibri"/>
          <w:sz w:val="20"/>
          <w:szCs w:val="20"/>
          <w:lang w:val="en-GB"/>
        </w:rPr>
        <w:t xml:space="preserve">Sam will look into wording (and reduce words) in these suggestions. Not all should be accepted. </w:t>
      </w:r>
    </w:p>
  </w:comment>
  <w:comment w:id="91" w:author="Mirko Mutalipassi" w:date="2026-03-20T09:54:00Z" w:initials="MM">
    <w:p w14:paraId="04EF4A01" w14:textId="53E7E6BA" w:rsidR="004478EC" w:rsidRDefault="004478EC" w:rsidP="004478EC">
      <w:r>
        <w:rPr>
          <w:rStyle w:val="CommentReference"/>
        </w:rPr>
        <w:annotationRef/>
      </w:r>
      <w:r>
        <w:rPr>
          <w:rFonts w:ascii="Calibri" w:eastAsia="Calibri" w:hAnsi="Calibri" w:cs="Calibri"/>
          <w:sz w:val="20"/>
          <w:szCs w:val="20"/>
          <w:lang w:val="en-GB"/>
        </w:rPr>
        <w:t>add burgess 2021 Classifying ecosystem stressor interactions: Theory highlights the data limitations of the additive null model and the difficulty in revealing ecological surprises (Burgess B. J. et al., 2021, Global Change Biology)</w:t>
      </w:r>
    </w:p>
  </w:comment>
  <w:comment w:id="83" w:author="Mirko Mutalipassi" w:date="2026-03-20T09:55:00Z" w:initials="MM">
    <w:p w14:paraId="4A177EBF" w14:textId="77777777" w:rsidR="004478EC" w:rsidRDefault="004478EC" w:rsidP="004478EC">
      <w:r>
        <w:rPr>
          <w:rStyle w:val="CommentReference"/>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84" w:author="Einar Pétur Jónsson - HAFRO" w:date="2026-04-01T09:37:00Z" w:initials="EPJH">
    <w:p w14:paraId="688C34BF" w14:textId="77777777" w:rsidR="008525CB" w:rsidRDefault="00BB686E" w:rsidP="008525CB">
      <w:r>
        <w:rPr>
          <w:rStyle w:val="CommentReference"/>
        </w:rPr>
        <w:annotationRef/>
      </w:r>
      <w:r w:rsidR="008525CB">
        <w:rPr>
          <w:rFonts w:ascii="Calibri" w:eastAsia="Calibri" w:hAnsi="Calibri" w:cs="Calibri"/>
          <w:sz w:val="20"/>
          <w:szCs w:val="20"/>
          <w:lang w:val="en-GB"/>
        </w:rPr>
        <w:t>Phrasing. Sam</w:t>
      </w:r>
    </w:p>
  </w:comment>
  <w:comment w:id="106" w:author="Natalija Suhareva" w:date="2026-03-23T17:18:00Z" w:initials="NS">
    <w:p w14:paraId="2E90F331" w14:textId="77777777" w:rsidR="00BC4D7F" w:rsidRDefault="00BC4D7F" w:rsidP="00BC4D7F">
      <w:pPr>
        <w:pStyle w:val="CommentText"/>
      </w:pPr>
      <w:r>
        <w:rPr>
          <w:rStyle w:val="CommentReference"/>
        </w:rPr>
        <w:annotationRef/>
      </w:r>
      <w:r>
        <w:rPr>
          <w:lang w:val="da-DK"/>
        </w:rPr>
        <w:t>Not for Li. Statistically for lithium the best was linear, and we selected poly2 for easier implementation in the next step.</w:t>
      </w:r>
    </w:p>
  </w:comment>
  <w:comment w:id="107" w:author="Natalija Suhareva" w:date="2026-03-24T12:44:00Z" w:initials="NS">
    <w:p w14:paraId="62091FB3" w14:textId="77777777" w:rsidR="00B23D0B" w:rsidRDefault="00B23D0B" w:rsidP="00B23D0B">
      <w:pPr>
        <w:pStyle w:val="CommentText"/>
      </w:pPr>
      <w:r>
        <w:rPr>
          <w:rStyle w:val="CommentReference"/>
        </w:rPr>
        <w:annotationRef/>
      </w:r>
      <w:r>
        <w:rPr>
          <w:lang w:val="da-DK"/>
        </w:rPr>
        <w:t>Rephrased</w:t>
      </w:r>
    </w:p>
  </w:comment>
  <w:comment w:id="110"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111"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133" w:author="Einar Pétur Jónsson - HAFRO" w:date="2026-04-01T09:38:00Z" w:initials="EPJH">
    <w:p w14:paraId="244D6C20" w14:textId="77777777" w:rsidR="000E43EA" w:rsidRDefault="000E43EA" w:rsidP="000E43EA">
      <w:r>
        <w:rPr>
          <w:rStyle w:val="CommentReference"/>
        </w:rPr>
        <w:annotationRef/>
      </w:r>
      <w:r>
        <w:rPr>
          <w:rFonts w:ascii="Calibri" w:eastAsia="Calibri" w:hAnsi="Calibri" w:cs="Calibri"/>
          <w:sz w:val="20"/>
          <w:szCs w:val="20"/>
          <w:lang w:val="en-GB"/>
        </w:rPr>
        <w:t>revise. Same mode of action in CA hypothesis</w:t>
      </w:r>
    </w:p>
  </w:comment>
  <w:comment w:id="142" w:author="METIAN, Marc" w:date="2026-03-24T14:11:00Z" w:initials="MM">
    <w:p w14:paraId="0A899F02" w14:textId="77777777" w:rsidR="00D94559" w:rsidRDefault="00D94559" w:rsidP="00D94559">
      <w:pPr>
        <w:pStyle w:val="CommentText"/>
      </w:pPr>
      <w:r>
        <w:rPr>
          <w:rStyle w:val="CommentReference"/>
        </w:rPr>
        <w:annotationRef/>
      </w:r>
      <w:r>
        <w:rPr>
          <w:lang w:val="en-US"/>
        </w:rPr>
        <w:t>Not always. Driver instead ?</w:t>
      </w:r>
    </w:p>
  </w:comment>
  <w:comment w:id="146" w:author="Einar Pétur Jónsson - HAFRO" w:date="2026-04-01T14:49:00Z" w:initials="EPJH">
    <w:p w14:paraId="12FA1DD1" w14:textId="77777777" w:rsidR="00953FE7" w:rsidRDefault="00953FE7" w:rsidP="00953FE7">
      <w:r>
        <w:rPr>
          <w:rStyle w:val="CommentReference"/>
        </w:rPr>
        <w:annotationRef/>
      </w:r>
      <w:r>
        <w:rPr>
          <w:rFonts w:ascii="Calibri" w:eastAsia="Calibri" w:hAnsi="Calibri" w:cs="Calibri"/>
          <w:sz w:val="20"/>
          <w:szCs w:val="20"/>
          <w:lang w:val="en-GB"/>
        </w:rPr>
        <w:t>rather word this in a 'future experiments could take care too blabla' direction</w:t>
      </w:r>
    </w:p>
  </w:comment>
  <w:comment w:id="94" w:author="Mirko Mutalipassi" w:date="2026-03-20T10:00:00Z" w:initials="MM">
    <w:p w14:paraId="1282DDBF" w14:textId="55FF405F" w:rsidR="00495B06" w:rsidRDefault="00495B06" w:rsidP="00495B06">
      <w:r>
        <w:rPr>
          <w:rStyle w:val="CommentReference"/>
        </w:rPr>
        <w:annotationRef/>
      </w:r>
      <w:r>
        <w:rPr>
          <w:rFonts w:ascii="Calibri" w:eastAsia="Calibri" w:hAnsi="Calibri" w:cs="Calibri"/>
          <w:sz w:val="20"/>
          <w:szCs w:val="20"/>
          <w:lang w:val="en-GB"/>
        </w:rPr>
        <w:t>Revised (but still suggestions that can be deleted up to you!) to reduce strong assumptions about shared modes of action among drivers and to better reflect the limitations of the data, particularly for pH and lithium. The interpretation is now based on empirical alignment of response curves rather than mechanistic equivalence, making the framework more robust and less vulnerable to criticism.</w:t>
      </w:r>
    </w:p>
  </w:comment>
  <w:comment w:id="95" w:author="Einar Pétur Jónsson - HAFRO" w:date="2026-04-01T09:37:00Z" w:initials="EPJH">
    <w:p w14:paraId="37374285" w14:textId="70418BD4" w:rsidR="00BB686E" w:rsidRDefault="00BB686E" w:rsidP="00BB686E">
      <w:r>
        <w:rPr>
          <w:rStyle w:val="CommentReference"/>
        </w:rPr>
        <w:annotationRef/>
      </w:r>
      <w:r>
        <w:rPr>
          <w:rFonts w:ascii="Calibri" w:eastAsia="Calibri" w:hAnsi="Calibri" w:cs="Calibri"/>
          <w:sz w:val="20"/>
          <w:szCs w:val="20"/>
          <w:lang w:val="en-GB"/>
        </w:rPr>
        <w:t>phrasing. Sam</w:t>
      </w:r>
    </w:p>
  </w:comment>
  <w:comment w:id="96" w:author="Einar Pétur Jónsson - HAFRO" w:date="2026-04-01T14:48:00Z" w:initials="EPJH">
    <w:p w14:paraId="0F414B76" w14:textId="77777777" w:rsidR="00BB2594" w:rsidRDefault="00BB2594" w:rsidP="00BB2594">
      <w:r>
        <w:rPr>
          <w:rStyle w:val="CommentReference"/>
        </w:rPr>
        <w:annotationRef/>
      </w:r>
      <w:r>
        <w:rPr>
          <w:rFonts w:ascii="Calibri" w:eastAsia="Calibri" w:hAnsi="Calibri" w:cs="Calibri"/>
          <w:sz w:val="20"/>
          <w:szCs w:val="20"/>
          <w:lang w:val="en-GB"/>
        </w:rPr>
        <w:t xml:space="preserve">This suggestion needs good revising. The wording here is essentially changing the story and shifting the rhetoric towards 'it wasn't executed so well, so let's not draw conclusions'. This is not where we want to head. </w:t>
      </w:r>
    </w:p>
  </w:comment>
  <w:comment w:id="198"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 w:id="214" w:author="Einar Pétur Jónsson - HAFRO" w:date="2026-03-30T10:41:00Z" w:initials="EPJH">
    <w:p w14:paraId="23630EEE" w14:textId="77777777" w:rsidR="00936EA5" w:rsidRDefault="00936EA5" w:rsidP="00936EA5">
      <w:r>
        <w:rPr>
          <w:rStyle w:val="CommentReference"/>
        </w:rPr>
        <w:annotationRef/>
      </w:r>
      <w:r>
        <w:rPr>
          <w:rFonts w:ascii="Calibri" w:eastAsia="Calibri" w:hAnsi="Calibri" w:cs="Calibri"/>
          <w:sz w:val="20"/>
          <w:szCs w:val="20"/>
          <w:lang w:val="en-GB"/>
        </w:rPr>
        <w:t>This is hard to understand</w:t>
      </w:r>
    </w:p>
  </w:comment>
  <w:comment w:id="225"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5863F" w15:done="0"/>
  <w15:commentEx w15:paraId="26C082D5" w15:done="0"/>
  <w15:commentEx w15:paraId="76554A6B" w15:paraIdParent="26C082D5" w15:done="0"/>
  <w15:commentEx w15:paraId="32861E22" w15:paraIdParent="26C082D5" w15:done="0"/>
  <w15:commentEx w15:paraId="6C610554" w15:done="0"/>
  <w15:commentEx w15:paraId="19FCD14E" w15:paraIdParent="6C610554" w15:done="0"/>
  <w15:commentEx w15:paraId="484F3FEB" w15:done="0"/>
  <w15:commentEx w15:paraId="45430530" w15:paraIdParent="484F3FEB" w15:done="0"/>
  <w15:commentEx w15:paraId="30F7EBB1" w15:done="0"/>
  <w15:commentEx w15:paraId="7C2E8F6D" w15:done="0"/>
  <w15:commentEx w15:paraId="4E9474AB" w15:done="1"/>
  <w15:commentEx w15:paraId="4CD0B150" w15:done="1"/>
  <w15:commentEx w15:paraId="139B312D" w15:done="1"/>
  <w15:commentEx w15:paraId="33040C37" w15:paraIdParent="139B312D" w15:done="1"/>
  <w15:commentEx w15:paraId="79F67AC4" w15:paraIdParent="139B312D" w15:done="1"/>
  <w15:commentEx w15:paraId="34497CF7" w15:done="0"/>
  <w15:commentEx w15:paraId="15130520" w15:paraIdParent="34497CF7" w15:done="0"/>
  <w15:commentEx w15:paraId="55A3B396" w15:paraIdParent="34497CF7" w15:done="0"/>
  <w15:commentEx w15:paraId="516DF5C4" w15:done="1"/>
  <w15:commentEx w15:paraId="6B8E8773" w15:paraIdParent="516DF5C4" w15:done="1"/>
  <w15:commentEx w15:paraId="1D0E5102" w15:done="0"/>
  <w15:commentEx w15:paraId="072D7371" w15:paraIdParent="1D0E5102" w15:done="0"/>
  <w15:commentEx w15:paraId="787830FF" w15:paraIdParent="1D0E5102" w15:done="0"/>
  <w15:commentEx w15:paraId="0A8A93BB" w15:done="0"/>
  <w15:commentEx w15:paraId="4E3820CB" w15:done="0"/>
  <w15:commentEx w15:paraId="27110819" w15:paraIdParent="4E3820CB" w15:done="0"/>
  <w15:commentEx w15:paraId="70693FD0" w15:paraIdParent="4E3820CB" w15:done="0"/>
  <w15:commentEx w15:paraId="0842917E" w15:done="1"/>
  <w15:commentEx w15:paraId="52AA4273" w15:paraIdParent="0842917E" w15:done="1"/>
  <w15:commentEx w15:paraId="5B097BBB" w15:paraIdParent="0842917E" w15:done="1"/>
  <w15:commentEx w15:paraId="4587610D" w15:paraIdParent="0842917E" w15:done="1"/>
  <w15:commentEx w15:paraId="6B77D59D" w15:done="0"/>
  <w15:commentEx w15:paraId="750A8631" w15:paraIdParent="6B77D59D" w15:done="0"/>
  <w15:commentEx w15:paraId="12CD3C04" w15:done="0"/>
  <w15:commentEx w15:paraId="5925ACAA" w15:paraIdParent="12CD3C04" w15:done="0"/>
  <w15:commentEx w15:paraId="304490C2" w15:paraIdParent="12CD3C04" w15:done="0"/>
  <w15:commentEx w15:paraId="5F89694C" w15:done="0"/>
  <w15:commentEx w15:paraId="35996765" w15:paraIdParent="5F89694C" w15:done="0"/>
  <w15:commentEx w15:paraId="0E76AD9B" w15:done="0"/>
  <w15:commentEx w15:paraId="48650AEE" w15:paraIdParent="0E76AD9B" w15:done="0"/>
  <w15:commentEx w15:paraId="05DD491E" w15:paraIdParent="0E76AD9B" w15:done="0"/>
  <w15:commentEx w15:paraId="2801547D" w15:done="1"/>
  <w15:commentEx w15:paraId="6F5739F2" w15:done="1"/>
  <w15:commentEx w15:paraId="2C8EE3E9" w15:paraIdParent="6F5739F2" w15:done="1"/>
  <w15:commentEx w15:paraId="2F8EC14C" w15:paraIdParent="6F5739F2" w15:done="1"/>
  <w15:commentEx w15:paraId="66236832" w15:done="1"/>
  <w15:commentEx w15:paraId="2AAF2059" w15:done="1"/>
  <w15:commentEx w15:paraId="6C506F79" w15:done="0"/>
  <w15:commentEx w15:paraId="04EF4A01" w15:done="0"/>
  <w15:commentEx w15:paraId="4A177EBF" w15:done="0"/>
  <w15:commentEx w15:paraId="688C34BF" w15:paraIdParent="4A177EBF" w15:done="0"/>
  <w15:commentEx w15:paraId="2E90F331" w15:done="0"/>
  <w15:commentEx w15:paraId="62091FB3" w15:paraIdParent="2E90F331" w15:done="0"/>
  <w15:commentEx w15:paraId="0B2227CC" w15:done="0"/>
  <w15:commentEx w15:paraId="0B1AF769" w15:paraIdParent="0B2227CC" w15:done="0"/>
  <w15:commentEx w15:paraId="244D6C20" w15:done="0"/>
  <w15:commentEx w15:paraId="0A899F02" w15:done="0"/>
  <w15:commentEx w15:paraId="12FA1DD1" w15:done="0"/>
  <w15:commentEx w15:paraId="1282DDBF" w15:done="0"/>
  <w15:commentEx w15:paraId="37374285" w15:paraIdParent="1282DDBF" w15:done="0"/>
  <w15:commentEx w15:paraId="0F414B76" w15:paraIdParent="1282DDBF" w15:done="0"/>
  <w15:commentEx w15:paraId="3E33BE67" w15:done="0"/>
  <w15:commentEx w15:paraId="23630EEE"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F68A4" w16cex:dateUtc="2026-03-20T08:30:00Z"/>
  <w16cex:commentExtensible w16cex:durableId="1D91E8C4" w16cex:dateUtc="2026-03-20T08:31:00Z"/>
  <w16cex:commentExtensible w16cex:durableId="5CF10EA3" w16cex:dateUtc="2026-03-27T11:38:00Z"/>
  <w16cex:commentExtensible w16cex:durableId="5E35C74B" w16cex:dateUtc="2026-04-01T14:54:00Z"/>
  <w16cex:commentExtensible w16cex:durableId="1E945948" w16cex:dateUtc="2026-03-09T14:34:00Z"/>
  <w16cex:commentExtensible w16cex:durableId="0E82B9FB" w16cex:dateUtc="2026-03-24T12:33:00Z"/>
  <w16cex:commentExtensible w16cex:durableId="6AA61BEC" w16cex:dateUtc="2026-03-20T08:34:00Z"/>
  <w16cex:commentExtensible w16cex:durableId="62D17E96" w16cex:dateUtc="2026-04-01T09:12:00Z"/>
  <w16cex:commentExtensible w16cex:durableId="03E1FBCA" w16cex:dateUtc="2026-03-27T11:42:00Z"/>
  <w16cex:commentExtensible w16cex:durableId="6E26807D" w16cex:dateUtc="2026-03-20T08:42:00Z"/>
  <w16cex:commentExtensible w16cex:durableId="584C1F64" w16cex:dateUtc="2025-10-16T11:12:00Z">
    <w16cex:extLst>
      <w16:ext w16:uri="{CE6994B0-6A32-4C9F-8C6B-6E91EDA988CE}">
        <cr:reactions xmlns:cr="http://schemas.microsoft.com/office/comments/2020/reactions">
          <cr:reaction reactionType="1">
            <cr:reactionInfo dateUtc="2026-03-24T14:41:14Z">
              <cr:user userId="S::M.Metian@iaea.org::a2faa9dd-ab92-498f-958e-e16dbdfc0fbe" userProvider="AD" userName="METIAN, Marc"/>
            </cr:reactionInfo>
          </cr:reaction>
        </cr:reactions>
      </w16:ext>
    </w16cex:extLst>
  </w16cex:commentExtensible>
  <w16cex:commentExtensible w16cex:durableId="56E3D6BA" w16cex:dateUtc="2026-03-23T09:41:00Z"/>
  <w16cex:commentExtensible w16cex:durableId="6A947C32" w16cex:dateUtc="2025-10-17T11:56:00Z"/>
  <w16cex:commentExtensible w16cex:durableId="6D7F9375" w16cex:dateUtc="2026-01-26T13:17:00Z"/>
  <w16cex:commentExtensible w16cex:durableId="4686DFE8" w16cex:dateUtc="2026-01-29T14:32:00Z"/>
  <w16cex:commentExtensible w16cex:durableId="48F3E2E1" w16cex:dateUtc="2026-03-23T13:44:00Z"/>
  <w16cex:commentExtensible w16cex:durableId="7D4EE14C" w16cex:dateUtc="2026-03-27T12:40:00Z"/>
  <w16cex:commentExtensible w16cex:durableId="65C5FBA0" w16cex:dateUtc="2026-04-01T11:19:00Z"/>
  <w16cex:commentExtensible w16cex:durableId="24A39BD4" w16cex:dateUtc="2026-03-27T12:54:00Z"/>
  <w16cex:commentExtensible w16cex:durableId="7B53CA24" w16cex:dateUtc="2026-04-01T11:36:00Z"/>
  <w16cex:commentExtensible w16cex:durableId="232B845E" w16cex:dateUtc="2026-03-23T14:01:00Z"/>
  <w16cex:commentExtensible w16cex:durableId="0AD84B84" w16cex:dateUtc="2026-04-01T09:15:00Z"/>
  <w16cex:commentExtensible w16cex:durableId="04116ECE" w16cex:dateUtc="2026-04-01T11:49:00Z"/>
  <w16cex:commentExtensible w16cex:durableId="51E84F4B" w16cex:dateUtc="2026-03-27T12:47:00Z"/>
  <w16cex:commentExtensible w16cex:durableId="3EE4C860" w16cex:dateUtc="2026-03-25T13:23:00Z"/>
  <w16cex:commentExtensible w16cex:durableId="244E8DB8" w16cex:dateUtc="2026-03-25T13:49:00Z"/>
  <w16cex:commentExtensible w16cex:durableId="26372FA2" w16cex:dateUtc="2026-04-01T13:43: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7EB6783F" w16cex:dateUtc="2026-03-23T15:46:00Z"/>
  <w16cex:commentExtensible w16cex:durableId="05A093CB" w16cex:dateUtc="2026-04-01T09:18:00Z"/>
  <w16cex:commentExtensible w16cex:durableId="60D17ED6" w16cex:dateUtc="2026-03-24T11:51:00Z"/>
  <w16cex:commentExtensible w16cex:durableId="62C2AE24" w16cex:dateUtc="2026-04-01T09:20:00Z"/>
  <w16cex:commentExtensible w16cex:durableId="14B3A2D4" w16cex:dateUtc="2026-04-01T09:21:00Z"/>
  <w16cex:commentExtensible w16cex:durableId="35F26342" w16cex:dateUtc="2026-03-23T15:48:00Z"/>
  <w16cex:commentExtensible w16cex:durableId="73B3541B" w16cex:dateUtc="2026-04-01T09:30:00Z"/>
  <w16cex:commentExtensible w16cex:durableId="71B11C47" w16cex:dateUtc="2026-03-23T14:34:00Z"/>
  <w16cex:commentExtensible w16cex:durableId="051B1424" w16cex:dateUtc="2026-03-24T11:34:00Z"/>
  <w16cex:commentExtensible w16cex:durableId="76A3136C" w16cex:dateUtc="2026-04-01T09:25:00Z"/>
  <w16cex:commentExtensible w16cex:durableId="17CC64F9" w16cex:dateUtc="2026-03-23T13:12:00Z"/>
  <w16cex:commentExtensible w16cex:durableId="573695F8" w16cex:dateUtc="2026-03-23T15:04:00Z"/>
  <w16cex:commentExtensible w16cex:durableId="459013F1" w16cex:dateUtc="2026-03-23T15:06:00Z"/>
  <w16cex:commentExtensible w16cex:durableId="787B60E6" w16cex:dateUtc="2026-04-01T09:27:00Z"/>
  <w16cex:commentExtensible w16cex:durableId="4326E25A" w16cex:dateUtc="2026-03-23T15:44:00Z"/>
  <w16cex:commentExtensible w16cex:durableId="30B6FD2E" w16cex:dateUtc="2026-03-25T11:45:00Z"/>
  <w16cex:commentExtensible w16cex:durableId="44CC5D40" w16cex:dateUtc="2026-04-01T14:51:00Z"/>
  <w16cex:commentExtensible w16cex:durableId="2FABFE88" w16cex:dateUtc="2026-03-20T08:54:00Z"/>
  <w16cex:commentExtensible w16cex:durableId="53CC45C8" w16cex:dateUtc="2026-03-20T08:55:00Z"/>
  <w16cex:commentExtensible w16cex:durableId="55C9FD7D" w16cex:dateUtc="2026-04-01T09:37:00Z"/>
  <w16cex:commentExtensible w16cex:durableId="22F1825C" w16cex:dateUtc="2026-03-23T16:18:00Z"/>
  <w16cex:commentExtensible w16cex:durableId="5AE0B652" w16cex:dateUtc="2026-03-24T11:44:00Z"/>
  <w16cex:commentExtensible w16cex:durableId="74248B57" w16cex:dateUtc="2026-03-12T11:11:00Z"/>
  <w16cex:commentExtensible w16cex:durableId="18B873CB" w16cex:dateUtc="2026-03-17T20:47:00Z"/>
  <w16cex:commentExtensible w16cex:durableId="0AB1B1DF" w16cex:dateUtc="2026-04-01T09:38:00Z"/>
  <w16cex:commentExtensible w16cex:durableId="7164D7C9" w16cex:dateUtc="2026-03-24T13:11:00Z"/>
  <w16cex:commentExtensible w16cex:durableId="046A3ABC" w16cex:dateUtc="2026-04-01T14:49:00Z"/>
  <w16cex:commentExtensible w16cex:durableId="008BEF3A" w16cex:dateUtc="2026-03-20T09:00:00Z"/>
  <w16cex:commentExtensible w16cex:durableId="7255EBED" w16cex:dateUtc="2026-04-01T09:37:00Z"/>
  <w16cex:commentExtensible w16cex:durableId="71342A52" w16cex:dateUtc="2026-04-01T14:48:00Z"/>
  <w16cex:commentExtensible w16cex:durableId="798240C7" w16cex:dateUtc="2026-03-18T11:59:00Z"/>
  <w16cex:commentExtensible w16cex:durableId="726D67B9" w16cex:dateUtc="2026-03-30T10:41: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5863F" w16cid:durableId="6B7F68A4"/>
  <w16cid:commentId w16cid:paraId="26C082D5" w16cid:durableId="1D91E8C4"/>
  <w16cid:commentId w16cid:paraId="76554A6B" w16cid:durableId="5CF10EA3"/>
  <w16cid:commentId w16cid:paraId="32861E22" w16cid:durableId="5E35C74B"/>
  <w16cid:commentId w16cid:paraId="6C610554" w16cid:durableId="1E945948"/>
  <w16cid:commentId w16cid:paraId="19FCD14E" w16cid:durableId="0E82B9FB"/>
  <w16cid:commentId w16cid:paraId="484F3FEB" w16cid:durableId="6AA61BEC"/>
  <w16cid:commentId w16cid:paraId="45430530" w16cid:durableId="62D17E96"/>
  <w16cid:commentId w16cid:paraId="30F7EBB1" w16cid:durableId="03E1FBCA"/>
  <w16cid:commentId w16cid:paraId="7C2E8F6D" w16cid:durableId="6E26807D"/>
  <w16cid:commentId w16cid:paraId="4E9474AB" w16cid:durableId="584C1F64"/>
  <w16cid:commentId w16cid:paraId="4CD0B150" w16cid:durableId="56E3D6BA"/>
  <w16cid:commentId w16cid:paraId="139B312D" w16cid:durableId="6A947C32"/>
  <w16cid:commentId w16cid:paraId="33040C37" w16cid:durableId="6D7F9375"/>
  <w16cid:commentId w16cid:paraId="79F67AC4" w16cid:durableId="4686DFE8"/>
  <w16cid:commentId w16cid:paraId="34497CF7" w16cid:durableId="48F3E2E1"/>
  <w16cid:commentId w16cid:paraId="15130520" w16cid:durableId="7D4EE14C"/>
  <w16cid:commentId w16cid:paraId="55A3B396" w16cid:durableId="65C5FBA0"/>
  <w16cid:commentId w16cid:paraId="516DF5C4" w16cid:durableId="24A39BD4"/>
  <w16cid:commentId w16cid:paraId="6B8E8773" w16cid:durableId="7B53CA24"/>
  <w16cid:commentId w16cid:paraId="1D0E5102" w16cid:durableId="232B845E"/>
  <w16cid:commentId w16cid:paraId="072D7371" w16cid:durableId="0AD84B84"/>
  <w16cid:commentId w16cid:paraId="787830FF" w16cid:durableId="04116ECE"/>
  <w16cid:commentId w16cid:paraId="0A8A93BB" w16cid:durableId="51E84F4B"/>
  <w16cid:commentId w16cid:paraId="4E3820CB" w16cid:durableId="3EE4C860"/>
  <w16cid:commentId w16cid:paraId="27110819" w16cid:durableId="244E8DB8"/>
  <w16cid:commentId w16cid:paraId="70693FD0" w16cid:durableId="26372FA2"/>
  <w16cid:commentId w16cid:paraId="0842917E" w16cid:durableId="06337712"/>
  <w16cid:commentId w16cid:paraId="52AA4273" w16cid:durableId="65B376E2"/>
  <w16cid:commentId w16cid:paraId="5B097BBB" w16cid:durableId="008FFAC8"/>
  <w16cid:commentId w16cid:paraId="4587610D" w16cid:durableId="6B67F621"/>
  <w16cid:commentId w16cid:paraId="6B77D59D" w16cid:durableId="7EB6783F"/>
  <w16cid:commentId w16cid:paraId="750A8631" w16cid:durableId="05A093CB"/>
  <w16cid:commentId w16cid:paraId="12CD3C04" w16cid:durableId="60D17ED6"/>
  <w16cid:commentId w16cid:paraId="5925ACAA" w16cid:durableId="62C2AE24"/>
  <w16cid:commentId w16cid:paraId="304490C2" w16cid:durableId="14B3A2D4"/>
  <w16cid:commentId w16cid:paraId="5F89694C" w16cid:durableId="35F26342"/>
  <w16cid:commentId w16cid:paraId="35996765" w16cid:durableId="73B3541B"/>
  <w16cid:commentId w16cid:paraId="0E76AD9B" w16cid:durableId="71B11C47"/>
  <w16cid:commentId w16cid:paraId="48650AEE" w16cid:durableId="051B1424"/>
  <w16cid:commentId w16cid:paraId="05DD491E" w16cid:durableId="76A3136C"/>
  <w16cid:commentId w16cid:paraId="2801547D" w16cid:durableId="17CC64F9"/>
  <w16cid:commentId w16cid:paraId="6F5739F2" w16cid:durableId="573695F8"/>
  <w16cid:commentId w16cid:paraId="2C8EE3E9" w16cid:durableId="459013F1"/>
  <w16cid:commentId w16cid:paraId="2F8EC14C" w16cid:durableId="787B60E6"/>
  <w16cid:commentId w16cid:paraId="66236832" w16cid:durableId="4326E25A"/>
  <w16cid:commentId w16cid:paraId="2AAF2059" w16cid:durableId="30B6FD2E"/>
  <w16cid:commentId w16cid:paraId="6C506F79" w16cid:durableId="44CC5D40"/>
  <w16cid:commentId w16cid:paraId="04EF4A01" w16cid:durableId="2FABFE88"/>
  <w16cid:commentId w16cid:paraId="4A177EBF" w16cid:durableId="53CC45C8"/>
  <w16cid:commentId w16cid:paraId="688C34BF" w16cid:durableId="55C9FD7D"/>
  <w16cid:commentId w16cid:paraId="2E90F331" w16cid:durableId="22F1825C"/>
  <w16cid:commentId w16cid:paraId="62091FB3" w16cid:durableId="5AE0B652"/>
  <w16cid:commentId w16cid:paraId="0B2227CC" w16cid:durableId="74248B57"/>
  <w16cid:commentId w16cid:paraId="0B1AF769" w16cid:durableId="18B873CB"/>
  <w16cid:commentId w16cid:paraId="244D6C20" w16cid:durableId="0AB1B1DF"/>
  <w16cid:commentId w16cid:paraId="0A899F02" w16cid:durableId="7164D7C9"/>
  <w16cid:commentId w16cid:paraId="12FA1DD1" w16cid:durableId="046A3ABC"/>
  <w16cid:commentId w16cid:paraId="1282DDBF" w16cid:durableId="008BEF3A"/>
  <w16cid:commentId w16cid:paraId="37374285" w16cid:durableId="7255EBED"/>
  <w16cid:commentId w16cid:paraId="0F414B76" w16cid:durableId="71342A52"/>
  <w16cid:commentId w16cid:paraId="3E33BE67" w16cid:durableId="798240C7"/>
  <w16cid:commentId w16cid:paraId="23630EEE" w16cid:durableId="726D67B9"/>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F10B" w14:textId="77777777" w:rsidR="002114EC" w:rsidRDefault="002114EC">
      <w:r>
        <w:separator/>
      </w:r>
    </w:p>
  </w:endnote>
  <w:endnote w:type="continuationSeparator" w:id="0">
    <w:p w14:paraId="03F6C51C" w14:textId="77777777" w:rsidR="002114EC" w:rsidRDefault="0021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AD78918-0DF0-E549-BA91-3A9A426DACA8}"/>
    <w:embedItalic r:id="rId2" w:fontKey="{CE26BA3A-CF54-5548-B89F-4D604CB2AF88}"/>
  </w:font>
  <w:font w:name="Times New Roman">
    <w:panose1 w:val="02020603050405020304"/>
    <w:charset w:val="00"/>
    <w:family w:val="roman"/>
    <w:pitch w:val="variable"/>
    <w:sig w:usb0="E0002EFF" w:usb1="C000785B" w:usb2="00000009" w:usb3="00000000" w:csb0="000001FF" w:csb1="00000000"/>
    <w:embedRegular r:id="rId3" w:fontKey="{C0B8839A-4896-2749-9DCF-BEB3F4BA027B}"/>
    <w:embedBold r:id="rId4" w:fontKey="{24B31C31-2AB3-B24F-B21D-7F0A83535626}"/>
    <w:embedItalic r:id="rId5" w:fontKey="{9B7C31BA-9AEE-5B4C-BBA1-5401328E799E}"/>
    <w:embedBoldItalic r:id="rId6" w:fontKey="{D02B58C8-AB7E-1D4D-AF77-30D2B0FBAEE1}"/>
  </w:font>
  <w:font w:name="Courier New">
    <w:panose1 w:val="02070309020205020404"/>
    <w:charset w:val="00"/>
    <w:family w:val="modern"/>
    <w:pitch w:val="fixed"/>
    <w:sig w:usb0="E0002AFF" w:usb1="C0007843" w:usb2="00000009" w:usb3="00000000" w:csb0="000001FF" w:csb1="00000000"/>
    <w:embedRegular r:id="rId7" w:fontKey="{BE20568C-517E-BC45-B090-15F35C9A24AE}"/>
  </w:font>
  <w:font w:name="Wingdings">
    <w:panose1 w:val="05000000000000000000"/>
    <w:charset w:val="00"/>
    <w:family w:val="decorative"/>
    <w:pitch w:val="variable"/>
    <w:sig w:usb0="00000003" w:usb1="00000000" w:usb2="00000000" w:usb3="00000000" w:csb0="80000001" w:csb1="00000000"/>
    <w:embedRegular r:id="rId8" w:fontKey="{BF6DCFEE-4FB3-474F-AA57-4EA5B9D4A91B}"/>
  </w:font>
  <w:font w:name="Calibri">
    <w:panose1 w:val="020F0502020204030204"/>
    <w:charset w:val="00"/>
    <w:family w:val="swiss"/>
    <w:pitch w:val="variable"/>
    <w:sig w:usb0="E0002AFF" w:usb1="C000247B" w:usb2="00000009" w:usb3="00000000" w:csb0="000001FF" w:csb1="00000000"/>
    <w:embedRegular r:id="rId9" w:fontKey="{F3C5A4A1-42FA-4A4C-B5E0-3C8FD4796FFB}"/>
    <w:embedBold r:id="rId10" w:fontKey="{377480AB-4E77-194A-80B1-128AE22C062B}"/>
    <w:embedItalic r:id="rId11" w:fontKey="{5C66E81C-53DD-2F4F-8D5C-F9EB208834FD}"/>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2" w:fontKey="{7A6CE393-BDF7-7E41-BFFD-EA590C67D4C4}"/>
    <w:embedItalic r:id="rId13" w:fontKey="{EDBE1EC4-C03B-414D-836E-FA3EDAE916E7}"/>
  </w:font>
  <w:font w:name="Arial">
    <w:panose1 w:val="020B0604020202020204"/>
    <w:charset w:val="00"/>
    <w:family w:val="swiss"/>
    <w:pitch w:val="variable"/>
    <w:sig w:usb0="E0002AFF" w:usb1="C0007843" w:usb2="00000009" w:usb3="00000000" w:csb0="000001FF" w:csb1="00000000"/>
    <w:embedRegular r:id="rId14" w:fontKey="{A2F2E06D-304C-AE46-B929-FF9FF0EC20D7}"/>
    <w:embedBold r:id="rId15" w:fontKey="{E65DFB92-D08D-0A4D-9A36-4FD02130357E}"/>
    <w:embedItalic r:id="rId16" w:fontKey="{004DFE44-5732-E34D-A0E7-831166BB30CA}"/>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17" w:fontKey="{4AC2328A-1120-1745-8CC5-E90FC0BCF1C6}"/>
  </w:font>
  <w:font w:name="Roboto">
    <w:panose1 w:val="02000000000000000000"/>
    <w:charset w:val="00"/>
    <w:family w:val="auto"/>
    <w:pitch w:val="variable"/>
    <w:sig w:usb0="E0000AFF" w:usb1="5000217F" w:usb2="00000021" w:usb3="00000000" w:csb0="0000019F" w:csb1="00000000"/>
    <w:embedRegular r:id="rId18" w:fontKey="{CA2DE218-9ECB-4441-9DB9-E43F3D9F4797}"/>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19" w:fontKey="{92909C3A-45A6-1C47-9F95-8647E62720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54B4" w14:textId="77777777" w:rsidR="002114EC" w:rsidRDefault="002114EC">
      <w:r>
        <w:separator/>
      </w:r>
    </w:p>
  </w:footnote>
  <w:footnote w:type="continuationSeparator" w:id="0">
    <w:p w14:paraId="4C5B5297" w14:textId="77777777" w:rsidR="002114EC" w:rsidRDefault="00211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zz">
    <w15:presenceInfo w15:providerId="None" w15:userId="Li zz"/>
  </w15:person>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METIAN, Marc">
    <w15:presenceInfo w15:providerId="AD" w15:userId="S::M.Metian@iaea.org::a2faa9dd-ab92-498f-958e-e16dbdfc0fbe"/>
  </w15:person>
  <w15:person w15:author="Sam Dupont">
    <w15:presenceInfo w15:providerId="AD" w15:userId="S::sam.dupont@bioenv.gu.se::12802b44-df8e-46d4-806a-1f6a4e1e5b5e"/>
  </w15:person>
  <w15:person w15:author="Natalija Suhareva">
    <w15:presenceInfo w15:providerId="AD" w15:userId="S::wft600@ku.dk::a68057b0-d849-4487-ae5f-572c11f77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16A9"/>
    <w:rsid w:val="000039F9"/>
    <w:rsid w:val="00007708"/>
    <w:rsid w:val="000101AD"/>
    <w:rsid w:val="00012ACA"/>
    <w:rsid w:val="00012AEC"/>
    <w:rsid w:val="0001315E"/>
    <w:rsid w:val="00013DB3"/>
    <w:rsid w:val="00013FF9"/>
    <w:rsid w:val="0001505A"/>
    <w:rsid w:val="00015F4E"/>
    <w:rsid w:val="000169B9"/>
    <w:rsid w:val="000174F1"/>
    <w:rsid w:val="000233D2"/>
    <w:rsid w:val="0003050A"/>
    <w:rsid w:val="00030D67"/>
    <w:rsid w:val="0003115D"/>
    <w:rsid w:val="000334CC"/>
    <w:rsid w:val="00034B28"/>
    <w:rsid w:val="0004034F"/>
    <w:rsid w:val="00043365"/>
    <w:rsid w:val="00045645"/>
    <w:rsid w:val="000473C9"/>
    <w:rsid w:val="0005210E"/>
    <w:rsid w:val="00053184"/>
    <w:rsid w:val="000542DE"/>
    <w:rsid w:val="000548D5"/>
    <w:rsid w:val="00054E42"/>
    <w:rsid w:val="00056991"/>
    <w:rsid w:val="0006325B"/>
    <w:rsid w:val="00064790"/>
    <w:rsid w:val="00065A79"/>
    <w:rsid w:val="0006635A"/>
    <w:rsid w:val="00067009"/>
    <w:rsid w:val="00072322"/>
    <w:rsid w:val="00074B46"/>
    <w:rsid w:val="00075911"/>
    <w:rsid w:val="00077C8F"/>
    <w:rsid w:val="00077F87"/>
    <w:rsid w:val="000813D7"/>
    <w:rsid w:val="000826C4"/>
    <w:rsid w:val="00083016"/>
    <w:rsid w:val="000832CD"/>
    <w:rsid w:val="00083E66"/>
    <w:rsid w:val="00084800"/>
    <w:rsid w:val="000865D6"/>
    <w:rsid w:val="00086B63"/>
    <w:rsid w:val="000906E5"/>
    <w:rsid w:val="000924BA"/>
    <w:rsid w:val="000928BC"/>
    <w:rsid w:val="00094593"/>
    <w:rsid w:val="00094EA6"/>
    <w:rsid w:val="00096636"/>
    <w:rsid w:val="000967C7"/>
    <w:rsid w:val="000A00EB"/>
    <w:rsid w:val="000A0223"/>
    <w:rsid w:val="000A0814"/>
    <w:rsid w:val="000A0D30"/>
    <w:rsid w:val="000A0E09"/>
    <w:rsid w:val="000A2B5C"/>
    <w:rsid w:val="000A3139"/>
    <w:rsid w:val="000A6180"/>
    <w:rsid w:val="000A78CD"/>
    <w:rsid w:val="000A7E91"/>
    <w:rsid w:val="000B00C9"/>
    <w:rsid w:val="000B0DAE"/>
    <w:rsid w:val="000B109C"/>
    <w:rsid w:val="000B223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43EA"/>
    <w:rsid w:val="000E6D90"/>
    <w:rsid w:val="000F01C7"/>
    <w:rsid w:val="000F3AF9"/>
    <w:rsid w:val="000F3BA1"/>
    <w:rsid w:val="000F4017"/>
    <w:rsid w:val="000F4A62"/>
    <w:rsid w:val="000F6857"/>
    <w:rsid w:val="000F71A8"/>
    <w:rsid w:val="000F77CC"/>
    <w:rsid w:val="0010057C"/>
    <w:rsid w:val="00100ED1"/>
    <w:rsid w:val="0010262B"/>
    <w:rsid w:val="001033F1"/>
    <w:rsid w:val="00107392"/>
    <w:rsid w:val="00110A2F"/>
    <w:rsid w:val="00112AD8"/>
    <w:rsid w:val="0011446B"/>
    <w:rsid w:val="001145EA"/>
    <w:rsid w:val="00114811"/>
    <w:rsid w:val="00115216"/>
    <w:rsid w:val="00116E3F"/>
    <w:rsid w:val="00122194"/>
    <w:rsid w:val="0012224B"/>
    <w:rsid w:val="00123BDA"/>
    <w:rsid w:val="00126100"/>
    <w:rsid w:val="00126BB2"/>
    <w:rsid w:val="001276D2"/>
    <w:rsid w:val="0013005C"/>
    <w:rsid w:val="001313BD"/>
    <w:rsid w:val="001325B2"/>
    <w:rsid w:val="00132E04"/>
    <w:rsid w:val="00132F00"/>
    <w:rsid w:val="00133255"/>
    <w:rsid w:val="00140513"/>
    <w:rsid w:val="001446A4"/>
    <w:rsid w:val="001465F1"/>
    <w:rsid w:val="00146A2D"/>
    <w:rsid w:val="00146D98"/>
    <w:rsid w:val="00146E54"/>
    <w:rsid w:val="00146EDB"/>
    <w:rsid w:val="0015030B"/>
    <w:rsid w:val="00150F0F"/>
    <w:rsid w:val="001529D4"/>
    <w:rsid w:val="0015486F"/>
    <w:rsid w:val="00154B74"/>
    <w:rsid w:val="00154F4B"/>
    <w:rsid w:val="001558B2"/>
    <w:rsid w:val="00162CF5"/>
    <w:rsid w:val="0016560A"/>
    <w:rsid w:val="00166952"/>
    <w:rsid w:val="001669D1"/>
    <w:rsid w:val="00166DCB"/>
    <w:rsid w:val="0016713B"/>
    <w:rsid w:val="0017157A"/>
    <w:rsid w:val="00171877"/>
    <w:rsid w:val="00171961"/>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DBF"/>
    <w:rsid w:val="00195E44"/>
    <w:rsid w:val="00197273"/>
    <w:rsid w:val="0019730A"/>
    <w:rsid w:val="00197E70"/>
    <w:rsid w:val="001A1A50"/>
    <w:rsid w:val="001A24C4"/>
    <w:rsid w:val="001A28A8"/>
    <w:rsid w:val="001A3454"/>
    <w:rsid w:val="001A4DF6"/>
    <w:rsid w:val="001A66A8"/>
    <w:rsid w:val="001B0E48"/>
    <w:rsid w:val="001B2949"/>
    <w:rsid w:val="001B2EB8"/>
    <w:rsid w:val="001B306E"/>
    <w:rsid w:val="001B34D3"/>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56A"/>
    <w:rsid w:val="00200A2A"/>
    <w:rsid w:val="002043EF"/>
    <w:rsid w:val="002047A7"/>
    <w:rsid w:val="00204BD3"/>
    <w:rsid w:val="00207E2C"/>
    <w:rsid w:val="0021104F"/>
    <w:rsid w:val="002110BB"/>
    <w:rsid w:val="00211240"/>
    <w:rsid w:val="002114EC"/>
    <w:rsid w:val="00211AB4"/>
    <w:rsid w:val="00212D31"/>
    <w:rsid w:val="00213C2C"/>
    <w:rsid w:val="00215535"/>
    <w:rsid w:val="00215EE3"/>
    <w:rsid w:val="002162FA"/>
    <w:rsid w:val="00216A54"/>
    <w:rsid w:val="0021706C"/>
    <w:rsid w:val="0022009C"/>
    <w:rsid w:val="00220346"/>
    <w:rsid w:val="00220E9B"/>
    <w:rsid w:val="00222994"/>
    <w:rsid w:val="0022317F"/>
    <w:rsid w:val="00223237"/>
    <w:rsid w:val="00223470"/>
    <w:rsid w:val="0022397F"/>
    <w:rsid w:val="002245B8"/>
    <w:rsid w:val="00224AB8"/>
    <w:rsid w:val="002271CB"/>
    <w:rsid w:val="002273D1"/>
    <w:rsid w:val="00235684"/>
    <w:rsid w:val="00235FDD"/>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9F6"/>
    <w:rsid w:val="00260B4B"/>
    <w:rsid w:val="00260BFA"/>
    <w:rsid w:val="00261252"/>
    <w:rsid w:val="002615D5"/>
    <w:rsid w:val="00261A9D"/>
    <w:rsid w:val="002639C4"/>
    <w:rsid w:val="00267592"/>
    <w:rsid w:val="00267D4A"/>
    <w:rsid w:val="00270B4C"/>
    <w:rsid w:val="00271D98"/>
    <w:rsid w:val="00273DFF"/>
    <w:rsid w:val="00274EA2"/>
    <w:rsid w:val="00275014"/>
    <w:rsid w:val="002776B1"/>
    <w:rsid w:val="002813C9"/>
    <w:rsid w:val="002814F3"/>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0AD7"/>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3D6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525"/>
    <w:rsid w:val="00317BD5"/>
    <w:rsid w:val="00317C55"/>
    <w:rsid w:val="00321C19"/>
    <w:rsid w:val="00321FCC"/>
    <w:rsid w:val="00322251"/>
    <w:rsid w:val="00325D52"/>
    <w:rsid w:val="00326158"/>
    <w:rsid w:val="00326890"/>
    <w:rsid w:val="00326B12"/>
    <w:rsid w:val="00330344"/>
    <w:rsid w:val="00333C88"/>
    <w:rsid w:val="003422D2"/>
    <w:rsid w:val="0034239D"/>
    <w:rsid w:val="003425A9"/>
    <w:rsid w:val="003440C6"/>
    <w:rsid w:val="003516C8"/>
    <w:rsid w:val="00352397"/>
    <w:rsid w:val="003555C2"/>
    <w:rsid w:val="00357CCC"/>
    <w:rsid w:val="00361534"/>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59B"/>
    <w:rsid w:val="003B1C6D"/>
    <w:rsid w:val="003B1CEA"/>
    <w:rsid w:val="003B55CC"/>
    <w:rsid w:val="003B5628"/>
    <w:rsid w:val="003C0A9B"/>
    <w:rsid w:val="003C2DDB"/>
    <w:rsid w:val="003C4945"/>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02E4E"/>
    <w:rsid w:val="0041067E"/>
    <w:rsid w:val="004111A1"/>
    <w:rsid w:val="004114CA"/>
    <w:rsid w:val="00411817"/>
    <w:rsid w:val="004118D4"/>
    <w:rsid w:val="004123AB"/>
    <w:rsid w:val="00412B38"/>
    <w:rsid w:val="004137B1"/>
    <w:rsid w:val="004154ED"/>
    <w:rsid w:val="00417345"/>
    <w:rsid w:val="00420BCB"/>
    <w:rsid w:val="00421DA9"/>
    <w:rsid w:val="00422A1B"/>
    <w:rsid w:val="00422B2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5632A"/>
    <w:rsid w:val="00460D1F"/>
    <w:rsid w:val="0046113A"/>
    <w:rsid w:val="004618E4"/>
    <w:rsid w:val="00462D4B"/>
    <w:rsid w:val="00463211"/>
    <w:rsid w:val="00471B27"/>
    <w:rsid w:val="00471EA6"/>
    <w:rsid w:val="00473553"/>
    <w:rsid w:val="00473D9A"/>
    <w:rsid w:val="00474D77"/>
    <w:rsid w:val="00477AA9"/>
    <w:rsid w:val="0048029D"/>
    <w:rsid w:val="00481973"/>
    <w:rsid w:val="00481DEB"/>
    <w:rsid w:val="00481E14"/>
    <w:rsid w:val="004831BB"/>
    <w:rsid w:val="00483506"/>
    <w:rsid w:val="00484F37"/>
    <w:rsid w:val="00485469"/>
    <w:rsid w:val="00487D29"/>
    <w:rsid w:val="0049189E"/>
    <w:rsid w:val="00491EC8"/>
    <w:rsid w:val="00492DC9"/>
    <w:rsid w:val="004939DD"/>
    <w:rsid w:val="00494A75"/>
    <w:rsid w:val="00495B06"/>
    <w:rsid w:val="004960C7"/>
    <w:rsid w:val="00496C5D"/>
    <w:rsid w:val="00497B6E"/>
    <w:rsid w:val="00497F2A"/>
    <w:rsid w:val="004A0197"/>
    <w:rsid w:val="004A034D"/>
    <w:rsid w:val="004A10CC"/>
    <w:rsid w:val="004A34B8"/>
    <w:rsid w:val="004A36B6"/>
    <w:rsid w:val="004A68B1"/>
    <w:rsid w:val="004A7C1E"/>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E5EFE"/>
    <w:rsid w:val="004F0855"/>
    <w:rsid w:val="004F146B"/>
    <w:rsid w:val="004F1A44"/>
    <w:rsid w:val="004F2064"/>
    <w:rsid w:val="004F276D"/>
    <w:rsid w:val="004F3A52"/>
    <w:rsid w:val="004F5372"/>
    <w:rsid w:val="004F566F"/>
    <w:rsid w:val="004F6F2C"/>
    <w:rsid w:val="004F71B4"/>
    <w:rsid w:val="0050016E"/>
    <w:rsid w:val="0050226A"/>
    <w:rsid w:val="0050226F"/>
    <w:rsid w:val="005026C0"/>
    <w:rsid w:val="005031DC"/>
    <w:rsid w:val="0050437B"/>
    <w:rsid w:val="00504F2E"/>
    <w:rsid w:val="005058DF"/>
    <w:rsid w:val="00505EE8"/>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641"/>
    <w:rsid w:val="00554C8B"/>
    <w:rsid w:val="005559BE"/>
    <w:rsid w:val="00555D46"/>
    <w:rsid w:val="00557109"/>
    <w:rsid w:val="00561F62"/>
    <w:rsid w:val="0056447E"/>
    <w:rsid w:val="0056453D"/>
    <w:rsid w:val="00566B54"/>
    <w:rsid w:val="00566F78"/>
    <w:rsid w:val="00567CAA"/>
    <w:rsid w:val="00570B4E"/>
    <w:rsid w:val="005736E5"/>
    <w:rsid w:val="00574F68"/>
    <w:rsid w:val="00575559"/>
    <w:rsid w:val="00580C26"/>
    <w:rsid w:val="00581A82"/>
    <w:rsid w:val="00581B71"/>
    <w:rsid w:val="00582C89"/>
    <w:rsid w:val="005842A7"/>
    <w:rsid w:val="005851E9"/>
    <w:rsid w:val="00585E7C"/>
    <w:rsid w:val="00586C5D"/>
    <w:rsid w:val="00587089"/>
    <w:rsid w:val="0059037B"/>
    <w:rsid w:val="0059062D"/>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22A"/>
    <w:rsid w:val="005B487D"/>
    <w:rsid w:val="005B5228"/>
    <w:rsid w:val="005B57A1"/>
    <w:rsid w:val="005B5BA3"/>
    <w:rsid w:val="005B7128"/>
    <w:rsid w:val="005B775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491"/>
    <w:rsid w:val="005F09C9"/>
    <w:rsid w:val="005F0AF4"/>
    <w:rsid w:val="005F1D0B"/>
    <w:rsid w:val="005F2B62"/>
    <w:rsid w:val="005F478A"/>
    <w:rsid w:val="005F502A"/>
    <w:rsid w:val="005F559A"/>
    <w:rsid w:val="005F5BC4"/>
    <w:rsid w:val="005F6D71"/>
    <w:rsid w:val="005F6DCC"/>
    <w:rsid w:val="00602B5B"/>
    <w:rsid w:val="00604DE0"/>
    <w:rsid w:val="006057BB"/>
    <w:rsid w:val="00605D26"/>
    <w:rsid w:val="00606036"/>
    <w:rsid w:val="00606EC1"/>
    <w:rsid w:val="00607792"/>
    <w:rsid w:val="006111C8"/>
    <w:rsid w:val="0061153C"/>
    <w:rsid w:val="006212B1"/>
    <w:rsid w:val="006216FC"/>
    <w:rsid w:val="00623A9B"/>
    <w:rsid w:val="0062451D"/>
    <w:rsid w:val="00625A0E"/>
    <w:rsid w:val="00625F5A"/>
    <w:rsid w:val="00626E58"/>
    <w:rsid w:val="00627240"/>
    <w:rsid w:val="00630198"/>
    <w:rsid w:val="00630C0F"/>
    <w:rsid w:val="00630CF3"/>
    <w:rsid w:val="00631392"/>
    <w:rsid w:val="00631778"/>
    <w:rsid w:val="00632615"/>
    <w:rsid w:val="00633358"/>
    <w:rsid w:val="006335C3"/>
    <w:rsid w:val="00634664"/>
    <w:rsid w:val="00637EC3"/>
    <w:rsid w:val="0064114C"/>
    <w:rsid w:val="00641B38"/>
    <w:rsid w:val="00645A70"/>
    <w:rsid w:val="00650AB5"/>
    <w:rsid w:val="00650F8B"/>
    <w:rsid w:val="006556E1"/>
    <w:rsid w:val="006607D9"/>
    <w:rsid w:val="0066108F"/>
    <w:rsid w:val="00665CA4"/>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0F0E"/>
    <w:rsid w:val="006C10EC"/>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252D"/>
    <w:rsid w:val="00705D58"/>
    <w:rsid w:val="00706D83"/>
    <w:rsid w:val="00707D0A"/>
    <w:rsid w:val="00710192"/>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4D62"/>
    <w:rsid w:val="007256C5"/>
    <w:rsid w:val="00726CFE"/>
    <w:rsid w:val="007335A3"/>
    <w:rsid w:val="00733C0B"/>
    <w:rsid w:val="00733E8D"/>
    <w:rsid w:val="00735E06"/>
    <w:rsid w:val="00735FE4"/>
    <w:rsid w:val="00736AB4"/>
    <w:rsid w:val="007377C7"/>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55332"/>
    <w:rsid w:val="007600DC"/>
    <w:rsid w:val="00766FA3"/>
    <w:rsid w:val="00770EDE"/>
    <w:rsid w:val="007738D0"/>
    <w:rsid w:val="0077391A"/>
    <w:rsid w:val="00773947"/>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260D"/>
    <w:rsid w:val="007C3E66"/>
    <w:rsid w:val="007C5754"/>
    <w:rsid w:val="007C6E0B"/>
    <w:rsid w:val="007D1217"/>
    <w:rsid w:val="007D2380"/>
    <w:rsid w:val="007D51B7"/>
    <w:rsid w:val="007D51F3"/>
    <w:rsid w:val="007D5D2D"/>
    <w:rsid w:val="007D6407"/>
    <w:rsid w:val="007E10CE"/>
    <w:rsid w:val="007E1204"/>
    <w:rsid w:val="007E4268"/>
    <w:rsid w:val="007E6448"/>
    <w:rsid w:val="007E67CD"/>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390C"/>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5CB"/>
    <w:rsid w:val="00852899"/>
    <w:rsid w:val="0085309A"/>
    <w:rsid w:val="008564FC"/>
    <w:rsid w:val="00860E17"/>
    <w:rsid w:val="00861517"/>
    <w:rsid w:val="00862744"/>
    <w:rsid w:val="008645F7"/>
    <w:rsid w:val="008659D8"/>
    <w:rsid w:val="00865C9A"/>
    <w:rsid w:val="00870CAB"/>
    <w:rsid w:val="008724C9"/>
    <w:rsid w:val="00872B9B"/>
    <w:rsid w:val="00876980"/>
    <w:rsid w:val="0088086E"/>
    <w:rsid w:val="00881F2F"/>
    <w:rsid w:val="00881F5F"/>
    <w:rsid w:val="00882026"/>
    <w:rsid w:val="00886123"/>
    <w:rsid w:val="008863AE"/>
    <w:rsid w:val="00886C06"/>
    <w:rsid w:val="008907A4"/>
    <w:rsid w:val="00890C52"/>
    <w:rsid w:val="008920B0"/>
    <w:rsid w:val="008932BF"/>
    <w:rsid w:val="00893D8B"/>
    <w:rsid w:val="008947D0"/>
    <w:rsid w:val="00896303"/>
    <w:rsid w:val="00896AB3"/>
    <w:rsid w:val="00896AE6"/>
    <w:rsid w:val="008A0109"/>
    <w:rsid w:val="008A016E"/>
    <w:rsid w:val="008A05A1"/>
    <w:rsid w:val="008A09D5"/>
    <w:rsid w:val="008A12FC"/>
    <w:rsid w:val="008A3C94"/>
    <w:rsid w:val="008A4F72"/>
    <w:rsid w:val="008A6213"/>
    <w:rsid w:val="008A69EE"/>
    <w:rsid w:val="008A6B70"/>
    <w:rsid w:val="008B0185"/>
    <w:rsid w:val="008B0737"/>
    <w:rsid w:val="008B0C61"/>
    <w:rsid w:val="008B3A06"/>
    <w:rsid w:val="008B42A5"/>
    <w:rsid w:val="008B44DA"/>
    <w:rsid w:val="008B7378"/>
    <w:rsid w:val="008B7B70"/>
    <w:rsid w:val="008C0AC2"/>
    <w:rsid w:val="008C11AF"/>
    <w:rsid w:val="008C450A"/>
    <w:rsid w:val="008C51F4"/>
    <w:rsid w:val="008D18B7"/>
    <w:rsid w:val="008D3293"/>
    <w:rsid w:val="008D3CAC"/>
    <w:rsid w:val="008D4988"/>
    <w:rsid w:val="008D60D4"/>
    <w:rsid w:val="008D6138"/>
    <w:rsid w:val="008E04A0"/>
    <w:rsid w:val="008E1B72"/>
    <w:rsid w:val="008E1E17"/>
    <w:rsid w:val="008E4BA1"/>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5BCF"/>
    <w:rsid w:val="00917EB1"/>
    <w:rsid w:val="00924565"/>
    <w:rsid w:val="009246AA"/>
    <w:rsid w:val="00930107"/>
    <w:rsid w:val="009302DE"/>
    <w:rsid w:val="009305F7"/>
    <w:rsid w:val="0093163C"/>
    <w:rsid w:val="00931709"/>
    <w:rsid w:val="0093538E"/>
    <w:rsid w:val="0093655F"/>
    <w:rsid w:val="00936EA5"/>
    <w:rsid w:val="009375DC"/>
    <w:rsid w:val="00940713"/>
    <w:rsid w:val="00942A23"/>
    <w:rsid w:val="0094466B"/>
    <w:rsid w:val="00945872"/>
    <w:rsid w:val="00946740"/>
    <w:rsid w:val="00953FE7"/>
    <w:rsid w:val="0095538A"/>
    <w:rsid w:val="00955A42"/>
    <w:rsid w:val="009565C2"/>
    <w:rsid w:val="00957328"/>
    <w:rsid w:val="00957459"/>
    <w:rsid w:val="0096080B"/>
    <w:rsid w:val="009610E9"/>
    <w:rsid w:val="00962276"/>
    <w:rsid w:val="009630E8"/>
    <w:rsid w:val="009634F0"/>
    <w:rsid w:val="009643D9"/>
    <w:rsid w:val="00965A00"/>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0CB0"/>
    <w:rsid w:val="00992201"/>
    <w:rsid w:val="00995BD2"/>
    <w:rsid w:val="00996282"/>
    <w:rsid w:val="0099683D"/>
    <w:rsid w:val="00996AF3"/>
    <w:rsid w:val="0099769E"/>
    <w:rsid w:val="009A08CE"/>
    <w:rsid w:val="009A0C60"/>
    <w:rsid w:val="009A2F76"/>
    <w:rsid w:val="009A3073"/>
    <w:rsid w:val="009A3820"/>
    <w:rsid w:val="009A39DA"/>
    <w:rsid w:val="009A3CE2"/>
    <w:rsid w:val="009A48EB"/>
    <w:rsid w:val="009A66BA"/>
    <w:rsid w:val="009A72ED"/>
    <w:rsid w:val="009B0727"/>
    <w:rsid w:val="009B0BAA"/>
    <w:rsid w:val="009B0D96"/>
    <w:rsid w:val="009B13A5"/>
    <w:rsid w:val="009B42EE"/>
    <w:rsid w:val="009C1353"/>
    <w:rsid w:val="009C1581"/>
    <w:rsid w:val="009C1812"/>
    <w:rsid w:val="009C29A6"/>
    <w:rsid w:val="009C7D33"/>
    <w:rsid w:val="009C7D76"/>
    <w:rsid w:val="009D0121"/>
    <w:rsid w:val="009D0B63"/>
    <w:rsid w:val="009D1551"/>
    <w:rsid w:val="009D21FE"/>
    <w:rsid w:val="009D242B"/>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2BE9"/>
    <w:rsid w:val="00A0596B"/>
    <w:rsid w:val="00A05EBB"/>
    <w:rsid w:val="00A10435"/>
    <w:rsid w:val="00A1131C"/>
    <w:rsid w:val="00A113F8"/>
    <w:rsid w:val="00A11BFA"/>
    <w:rsid w:val="00A12694"/>
    <w:rsid w:val="00A1320A"/>
    <w:rsid w:val="00A16569"/>
    <w:rsid w:val="00A20454"/>
    <w:rsid w:val="00A21AD7"/>
    <w:rsid w:val="00A224E5"/>
    <w:rsid w:val="00A22765"/>
    <w:rsid w:val="00A25938"/>
    <w:rsid w:val="00A25E80"/>
    <w:rsid w:val="00A26251"/>
    <w:rsid w:val="00A305AD"/>
    <w:rsid w:val="00A32D8D"/>
    <w:rsid w:val="00A33605"/>
    <w:rsid w:val="00A33AA3"/>
    <w:rsid w:val="00A34239"/>
    <w:rsid w:val="00A368A0"/>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3E45"/>
    <w:rsid w:val="00A74B0D"/>
    <w:rsid w:val="00A7621F"/>
    <w:rsid w:val="00A7626F"/>
    <w:rsid w:val="00A77AFD"/>
    <w:rsid w:val="00A77FF8"/>
    <w:rsid w:val="00A832A4"/>
    <w:rsid w:val="00A85524"/>
    <w:rsid w:val="00A861CF"/>
    <w:rsid w:val="00A90936"/>
    <w:rsid w:val="00A90F89"/>
    <w:rsid w:val="00A91460"/>
    <w:rsid w:val="00A91C79"/>
    <w:rsid w:val="00A92192"/>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44F"/>
    <w:rsid w:val="00AB6F8C"/>
    <w:rsid w:val="00AC14A0"/>
    <w:rsid w:val="00AC1B83"/>
    <w:rsid w:val="00AC37C2"/>
    <w:rsid w:val="00AC4C0F"/>
    <w:rsid w:val="00AC4F62"/>
    <w:rsid w:val="00AC5B2E"/>
    <w:rsid w:val="00AC5CFF"/>
    <w:rsid w:val="00AC601C"/>
    <w:rsid w:val="00AC607A"/>
    <w:rsid w:val="00AD00D7"/>
    <w:rsid w:val="00AD080F"/>
    <w:rsid w:val="00AD1099"/>
    <w:rsid w:val="00AD118D"/>
    <w:rsid w:val="00AD1CAC"/>
    <w:rsid w:val="00AD5295"/>
    <w:rsid w:val="00AD5347"/>
    <w:rsid w:val="00AE0262"/>
    <w:rsid w:val="00AE7FAA"/>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45E4"/>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7ED"/>
    <w:rsid w:val="00B85833"/>
    <w:rsid w:val="00B86AA9"/>
    <w:rsid w:val="00B87A4E"/>
    <w:rsid w:val="00B91197"/>
    <w:rsid w:val="00B942F0"/>
    <w:rsid w:val="00B949EC"/>
    <w:rsid w:val="00B95051"/>
    <w:rsid w:val="00B9699B"/>
    <w:rsid w:val="00BA733B"/>
    <w:rsid w:val="00BB1AF9"/>
    <w:rsid w:val="00BB2594"/>
    <w:rsid w:val="00BB30D8"/>
    <w:rsid w:val="00BB447C"/>
    <w:rsid w:val="00BB686E"/>
    <w:rsid w:val="00BB6A6E"/>
    <w:rsid w:val="00BB7499"/>
    <w:rsid w:val="00BC2900"/>
    <w:rsid w:val="00BC29BD"/>
    <w:rsid w:val="00BC3157"/>
    <w:rsid w:val="00BC4D7F"/>
    <w:rsid w:val="00BC53D7"/>
    <w:rsid w:val="00BC6018"/>
    <w:rsid w:val="00BC6E3B"/>
    <w:rsid w:val="00BD080A"/>
    <w:rsid w:val="00BD1186"/>
    <w:rsid w:val="00BD2C2B"/>
    <w:rsid w:val="00BD318F"/>
    <w:rsid w:val="00BD3A1B"/>
    <w:rsid w:val="00BD516B"/>
    <w:rsid w:val="00BD5C86"/>
    <w:rsid w:val="00BE1A57"/>
    <w:rsid w:val="00BE1C3A"/>
    <w:rsid w:val="00BE28D4"/>
    <w:rsid w:val="00BE357D"/>
    <w:rsid w:val="00BF0872"/>
    <w:rsid w:val="00BF2076"/>
    <w:rsid w:val="00BF22A8"/>
    <w:rsid w:val="00BF386D"/>
    <w:rsid w:val="00BF544F"/>
    <w:rsid w:val="00BF555E"/>
    <w:rsid w:val="00BF7F35"/>
    <w:rsid w:val="00C002FF"/>
    <w:rsid w:val="00C0128A"/>
    <w:rsid w:val="00C01C94"/>
    <w:rsid w:val="00C02519"/>
    <w:rsid w:val="00C028B6"/>
    <w:rsid w:val="00C0323F"/>
    <w:rsid w:val="00C05AB5"/>
    <w:rsid w:val="00C05CA2"/>
    <w:rsid w:val="00C06494"/>
    <w:rsid w:val="00C1010D"/>
    <w:rsid w:val="00C10166"/>
    <w:rsid w:val="00C10D32"/>
    <w:rsid w:val="00C11F34"/>
    <w:rsid w:val="00C15036"/>
    <w:rsid w:val="00C15329"/>
    <w:rsid w:val="00C15D7C"/>
    <w:rsid w:val="00C162F3"/>
    <w:rsid w:val="00C20A06"/>
    <w:rsid w:val="00C2143C"/>
    <w:rsid w:val="00C23934"/>
    <w:rsid w:val="00C25119"/>
    <w:rsid w:val="00C26AAF"/>
    <w:rsid w:val="00C27828"/>
    <w:rsid w:val="00C30CD6"/>
    <w:rsid w:val="00C31E7D"/>
    <w:rsid w:val="00C31F02"/>
    <w:rsid w:val="00C331C1"/>
    <w:rsid w:val="00C34300"/>
    <w:rsid w:val="00C35CDF"/>
    <w:rsid w:val="00C43255"/>
    <w:rsid w:val="00C4479B"/>
    <w:rsid w:val="00C45991"/>
    <w:rsid w:val="00C47F05"/>
    <w:rsid w:val="00C5211F"/>
    <w:rsid w:val="00C528B2"/>
    <w:rsid w:val="00C54F71"/>
    <w:rsid w:val="00C5590F"/>
    <w:rsid w:val="00C5598E"/>
    <w:rsid w:val="00C559BD"/>
    <w:rsid w:val="00C560ED"/>
    <w:rsid w:val="00C57841"/>
    <w:rsid w:val="00C6179C"/>
    <w:rsid w:val="00C62318"/>
    <w:rsid w:val="00C62EC8"/>
    <w:rsid w:val="00C6471A"/>
    <w:rsid w:val="00C661ED"/>
    <w:rsid w:val="00C67B9C"/>
    <w:rsid w:val="00C71FAC"/>
    <w:rsid w:val="00C726C4"/>
    <w:rsid w:val="00C752E4"/>
    <w:rsid w:val="00C7533D"/>
    <w:rsid w:val="00C755DB"/>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45F0"/>
    <w:rsid w:val="00CA5C7B"/>
    <w:rsid w:val="00CA6BEA"/>
    <w:rsid w:val="00CA6F33"/>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06D"/>
    <w:rsid w:val="00CD2D0C"/>
    <w:rsid w:val="00CD3D98"/>
    <w:rsid w:val="00CD54CB"/>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3CF"/>
    <w:rsid w:val="00D0256F"/>
    <w:rsid w:val="00D027E5"/>
    <w:rsid w:val="00D039DB"/>
    <w:rsid w:val="00D03BF6"/>
    <w:rsid w:val="00D047A9"/>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534B"/>
    <w:rsid w:val="00D57581"/>
    <w:rsid w:val="00D60A39"/>
    <w:rsid w:val="00D62193"/>
    <w:rsid w:val="00D63874"/>
    <w:rsid w:val="00D63C41"/>
    <w:rsid w:val="00D64A88"/>
    <w:rsid w:val="00D64D88"/>
    <w:rsid w:val="00D65741"/>
    <w:rsid w:val="00D67B0A"/>
    <w:rsid w:val="00D70A3C"/>
    <w:rsid w:val="00D70E04"/>
    <w:rsid w:val="00D71C85"/>
    <w:rsid w:val="00D73519"/>
    <w:rsid w:val="00D74008"/>
    <w:rsid w:val="00D7561C"/>
    <w:rsid w:val="00D770D1"/>
    <w:rsid w:val="00D80978"/>
    <w:rsid w:val="00D809CB"/>
    <w:rsid w:val="00D80A82"/>
    <w:rsid w:val="00D82227"/>
    <w:rsid w:val="00D8507F"/>
    <w:rsid w:val="00D8775F"/>
    <w:rsid w:val="00D879AF"/>
    <w:rsid w:val="00D920A0"/>
    <w:rsid w:val="00D921FC"/>
    <w:rsid w:val="00D92684"/>
    <w:rsid w:val="00D92A2D"/>
    <w:rsid w:val="00D94559"/>
    <w:rsid w:val="00D96642"/>
    <w:rsid w:val="00DA2702"/>
    <w:rsid w:val="00DA2ED5"/>
    <w:rsid w:val="00DA3569"/>
    <w:rsid w:val="00DA4D99"/>
    <w:rsid w:val="00DA51AA"/>
    <w:rsid w:val="00DA6A82"/>
    <w:rsid w:val="00DB4535"/>
    <w:rsid w:val="00DB680F"/>
    <w:rsid w:val="00DB7F86"/>
    <w:rsid w:val="00DC379D"/>
    <w:rsid w:val="00DC429B"/>
    <w:rsid w:val="00DD1AE4"/>
    <w:rsid w:val="00DD1CBB"/>
    <w:rsid w:val="00DD4216"/>
    <w:rsid w:val="00DD427D"/>
    <w:rsid w:val="00DD4E54"/>
    <w:rsid w:val="00DD70EA"/>
    <w:rsid w:val="00DE12FD"/>
    <w:rsid w:val="00DE2B81"/>
    <w:rsid w:val="00DE477D"/>
    <w:rsid w:val="00DE6BEC"/>
    <w:rsid w:val="00DF02E8"/>
    <w:rsid w:val="00DF1BAC"/>
    <w:rsid w:val="00DF4038"/>
    <w:rsid w:val="00DF4C2F"/>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3370"/>
    <w:rsid w:val="00E240C9"/>
    <w:rsid w:val="00E25144"/>
    <w:rsid w:val="00E2653C"/>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47910"/>
    <w:rsid w:val="00E50933"/>
    <w:rsid w:val="00E50BAD"/>
    <w:rsid w:val="00E50F4F"/>
    <w:rsid w:val="00E5359A"/>
    <w:rsid w:val="00E55F79"/>
    <w:rsid w:val="00E565A1"/>
    <w:rsid w:val="00E577A4"/>
    <w:rsid w:val="00E602E8"/>
    <w:rsid w:val="00E63FD4"/>
    <w:rsid w:val="00E641E7"/>
    <w:rsid w:val="00E666B1"/>
    <w:rsid w:val="00E67294"/>
    <w:rsid w:val="00E67543"/>
    <w:rsid w:val="00E701BC"/>
    <w:rsid w:val="00E70463"/>
    <w:rsid w:val="00E70653"/>
    <w:rsid w:val="00E710AA"/>
    <w:rsid w:val="00E71190"/>
    <w:rsid w:val="00E721E0"/>
    <w:rsid w:val="00E72798"/>
    <w:rsid w:val="00E75707"/>
    <w:rsid w:val="00E76928"/>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03F7"/>
    <w:rsid w:val="00EB12BE"/>
    <w:rsid w:val="00EB2006"/>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C73C0"/>
    <w:rsid w:val="00ED2863"/>
    <w:rsid w:val="00ED2E41"/>
    <w:rsid w:val="00ED788C"/>
    <w:rsid w:val="00ED7A1D"/>
    <w:rsid w:val="00EE0392"/>
    <w:rsid w:val="00EE0F12"/>
    <w:rsid w:val="00EE1372"/>
    <w:rsid w:val="00EE15A9"/>
    <w:rsid w:val="00EE3075"/>
    <w:rsid w:val="00EE53DB"/>
    <w:rsid w:val="00EE5F6C"/>
    <w:rsid w:val="00EE765D"/>
    <w:rsid w:val="00EE7C31"/>
    <w:rsid w:val="00EF22CE"/>
    <w:rsid w:val="00EF296D"/>
    <w:rsid w:val="00EF3D7E"/>
    <w:rsid w:val="00EF4047"/>
    <w:rsid w:val="00EF4E08"/>
    <w:rsid w:val="00EF5055"/>
    <w:rsid w:val="00EF66CC"/>
    <w:rsid w:val="00EF6A5C"/>
    <w:rsid w:val="00F02816"/>
    <w:rsid w:val="00F032DD"/>
    <w:rsid w:val="00F0439E"/>
    <w:rsid w:val="00F06B57"/>
    <w:rsid w:val="00F07216"/>
    <w:rsid w:val="00F07A98"/>
    <w:rsid w:val="00F10284"/>
    <w:rsid w:val="00F10605"/>
    <w:rsid w:val="00F10752"/>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42431"/>
    <w:rsid w:val="00F46A39"/>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30"/>
    <w:rsid w:val="00F86488"/>
    <w:rsid w:val="00F9215D"/>
    <w:rsid w:val="00F9230A"/>
    <w:rsid w:val="00F94558"/>
    <w:rsid w:val="00F95389"/>
    <w:rsid w:val="00F953D8"/>
    <w:rsid w:val="00FA108C"/>
    <w:rsid w:val="00FA2F66"/>
    <w:rsid w:val="00FA3847"/>
    <w:rsid w:val="00FA4A70"/>
    <w:rsid w:val="00FA5443"/>
    <w:rsid w:val="00FA5D31"/>
    <w:rsid w:val="00FB25E6"/>
    <w:rsid w:val="00FB3B8D"/>
    <w:rsid w:val="00FC1D2B"/>
    <w:rsid w:val="00FC2D5A"/>
    <w:rsid w:val="00FC35E7"/>
    <w:rsid w:val="00FC3764"/>
    <w:rsid w:val="00FC74B1"/>
    <w:rsid w:val="00FC7A08"/>
    <w:rsid w:val="00FD0F51"/>
    <w:rsid w:val="00FD2D68"/>
    <w:rsid w:val="00FD39D1"/>
    <w:rsid w:val="00FD3D45"/>
    <w:rsid w:val="00FD556D"/>
    <w:rsid w:val="00FD7E2A"/>
    <w:rsid w:val="00FE15B7"/>
    <w:rsid w:val="00FE1905"/>
    <w:rsid w:val="00FE1D1D"/>
    <w:rsid w:val="00FE1D79"/>
    <w:rsid w:val="00FE2E9D"/>
    <w:rsid w:val="00FE48C5"/>
    <w:rsid w:val="00FE6A07"/>
    <w:rsid w:val="00FE6F12"/>
    <w:rsid w:val="00FE7386"/>
    <w:rsid w:val="00FF01E9"/>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 w:type="paragraph" w:styleId="FootnoteText">
    <w:name w:val="footnote text"/>
    <w:basedOn w:val="Normal"/>
    <w:link w:val="FootnoteTextChar"/>
    <w:uiPriority w:val="99"/>
    <w:semiHidden/>
    <w:unhideWhenUsed/>
    <w:rsid w:val="0001505A"/>
    <w:pPr>
      <w:snapToGrid w:val="0"/>
    </w:pPr>
    <w:rPr>
      <w:sz w:val="18"/>
      <w:szCs w:val="18"/>
    </w:rPr>
  </w:style>
  <w:style w:type="character" w:customStyle="1" w:styleId="FootnoteTextChar">
    <w:name w:val="Footnote Text Char"/>
    <w:basedOn w:val="DefaultParagraphFont"/>
    <w:link w:val="FootnoteText"/>
    <w:uiPriority w:val="99"/>
    <w:semiHidden/>
    <w:rsid w:val="0001505A"/>
    <w:rPr>
      <w:rFonts w:ascii="Times New Roman" w:eastAsia="Times New Roman" w:hAnsi="Times New Roman" w:cs="Times New Roman"/>
      <w:sz w:val="18"/>
      <w:szCs w:val="18"/>
      <w:lang w:val="en-US"/>
    </w:rPr>
  </w:style>
  <w:style w:type="character" w:styleId="FootnoteReference">
    <w:name w:val="footnote reference"/>
    <w:basedOn w:val="DefaultParagraphFont"/>
    <w:uiPriority w:val="99"/>
    <w:semiHidden/>
    <w:unhideWhenUsed/>
    <w:rsid w:val="000150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i.org/10.1242/jeb.24643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mailto:joanafcf@ua.p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33</Pages>
  <Words>23428</Words>
  <Characters>133541</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101</cp:revision>
  <dcterms:created xsi:type="dcterms:W3CDTF">2026-03-31T07:28:00Z</dcterms:created>
  <dcterms:modified xsi:type="dcterms:W3CDTF">2026-04-01T15:04:00Z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Remapped">
    <vt:lpwstr>true</vt:lpwstr>
  </property>
</Properties>
</file>