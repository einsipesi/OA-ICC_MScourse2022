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9DBC5" w14:textId="739BDC7C" w:rsidR="00865C9A" w:rsidRPr="000169B9" w:rsidRDefault="00865C9A" w:rsidP="00C809A7">
      <w:pPr>
        <w:jc w:val="both"/>
        <w:rPr>
          <w:b/>
          <w:bCs/>
          <w:sz w:val="28"/>
          <w:szCs w:val="28"/>
        </w:rPr>
      </w:pPr>
      <w:r w:rsidRPr="000169B9">
        <w:rPr>
          <w:b/>
          <w:bCs/>
          <w:sz w:val="28"/>
          <w:szCs w:val="28"/>
        </w:rPr>
        <w:t>From single to multiple</w:t>
      </w:r>
      <w:r w:rsidR="0016560A" w:rsidRPr="000169B9">
        <w:rPr>
          <w:b/>
          <w:bCs/>
          <w:sz w:val="28"/>
          <w:szCs w:val="28"/>
        </w:rPr>
        <w:t xml:space="preserve"> </w:t>
      </w:r>
      <w:r w:rsidRPr="000169B9">
        <w:rPr>
          <w:b/>
          <w:bCs/>
          <w:sz w:val="28"/>
          <w:szCs w:val="28"/>
        </w:rPr>
        <w:t>drivers –</w:t>
      </w:r>
      <w:r w:rsidR="0016560A" w:rsidRPr="000169B9">
        <w:rPr>
          <w:b/>
          <w:bCs/>
          <w:sz w:val="28"/>
          <w:szCs w:val="28"/>
        </w:rPr>
        <w:t xml:space="preserve"> </w:t>
      </w:r>
      <w:r w:rsidR="000928BC">
        <w:rPr>
          <w:b/>
          <w:bCs/>
          <w:sz w:val="28"/>
          <w:szCs w:val="28"/>
        </w:rPr>
        <w:t>combined</w:t>
      </w:r>
      <w:r w:rsidR="000928BC" w:rsidRPr="000169B9">
        <w:rPr>
          <w:b/>
          <w:bCs/>
          <w:sz w:val="28"/>
          <w:szCs w:val="28"/>
        </w:rPr>
        <w:t xml:space="preserve"> </w:t>
      </w:r>
      <w:r w:rsidRPr="000169B9">
        <w:rPr>
          <w:b/>
          <w:bCs/>
          <w:sz w:val="28"/>
          <w:szCs w:val="28"/>
        </w:rPr>
        <w:t xml:space="preserve">effect of temperature, pH and lithium on the larvae of the sea urchin </w:t>
      </w:r>
      <w:r w:rsidRPr="000169B9">
        <w:rPr>
          <w:b/>
          <w:bCs/>
          <w:i/>
          <w:iCs/>
          <w:sz w:val="28"/>
          <w:szCs w:val="28"/>
        </w:rPr>
        <w:t>Paracentrotus lividus</w:t>
      </w:r>
    </w:p>
    <w:p w14:paraId="00000023" w14:textId="769D704B" w:rsidR="00F1663E" w:rsidRPr="00B942F0" w:rsidRDefault="00275014" w:rsidP="00260BFA">
      <w:pPr>
        <w:pStyle w:val="Titolo1"/>
        <w:spacing w:line="276" w:lineRule="auto"/>
        <w:ind w:left="720"/>
        <w:jc w:val="both"/>
        <w:rPr>
          <w:rFonts w:eastAsia="Arial"/>
          <w:sz w:val="24"/>
          <w:szCs w:val="24"/>
        </w:rPr>
      </w:pPr>
      <w:r w:rsidRPr="00B942F0">
        <w:rPr>
          <w:rFonts w:eastAsia="Arial"/>
          <w:sz w:val="24"/>
          <w:szCs w:val="24"/>
        </w:rPr>
        <w:t xml:space="preserve">Abstract </w:t>
      </w:r>
    </w:p>
    <w:p w14:paraId="00000024" w14:textId="79691F89" w:rsidR="00F1663E" w:rsidRPr="00B942F0" w:rsidRDefault="00275014" w:rsidP="007F30A3">
      <w:pPr>
        <w:pStyle w:val="Titolo1"/>
        <w:numPr>
          <w:ilvl w:val="0"/>
          <w:numId w:val="3"/>
        </w:numPr>
        <w:spacing w:line="276" w:lineRule="auto"/>
        <w:jc w:val="both"/>
        <w:rPr>
          <w:rFonts w:eastAsia="Arial"/>
          <w:sz w:val="24"/>
          <w:szCs w:val="24"/>
        </w:rPr>
      </w:pPr>
      <w:bookmarkStart w:id="0" w:name="_heading=h.rziiz1pwj21j" w:colFirst="0" w:colLast="0"/>
      <w:bookmarkEnd w:id="0"/>
      <w:r w:rsidRPr="00B942F0">
        <w:rPr>
          <w:rFonts w:eastAsia="Arial"/>
          <w:sz w:val="24"/>
          <w:szCs w:val="24"/>
        </w:rPr>
        <w:t>Introduction</w:t>
      </w:r>
    </w:p>
    <w:p w14:paraId="7ECFB175" w14:textId="4C1EF7CD" w:rsidR="00C809A7" w:rsidRPr="000169B9" w:rsidRDefault="00275014">
      <w:pPr>
        <w:spacing w:line="276" w:lineRule="auto"/>
        <w:jc w:val="both"/>
        <w:rPr>
          <w:rFonts w:eastAsia="Arial"/>
        </w:rPr>
      </w:pPr>
      <w:r w:rsidRPr="000169B9">
        <w:rPr>
          <w:rFonts w:eastAsia="Arial"/>
        </w:rPr>
        <w:t xml:space="preserve">Anthropogenic </w:t>
      </w:r>
      <w:r w:rsidR="00C809A7" w:rsidRPr="000169B9">
        <w:rPr>
          <w:rFonts w:eastAsia="Arial"/>
        </w:rPr>
        <w:t xml:space="preserve">activities lead to ocean </w:t>
      </w:r>
      <w:r w:rsidRPr="000169B9">
        <w:rPr>
          <w:rFonts w:eastAsia="Arial"/>
        </w:rPr>
        <w:t>changes in a host of environmental drivers threaten</w:t>
      </w:r>
      <w:r w:rsidR="00C809A7" w:rsidRPr="000169B9">
        <w:rPr>
          <w:rFonts w:eastAsia="Arial"/>
        </w:rPr>
        <w:t>ing</w:t>
      </w:r>
      <w:r w:rsidRPr="000169B9">
        <w:rPr>
          <w:rFonts w:eastAsia="Arial"/>
        </w:rPr>
        <w:t xml:space="preserve"> ecosystems worldwide</w:t>
      </w:r>
      <w:r w:rsidR="00397B19" w:rsidRPr="000169B9">
        <w:rPr>
          <w:rFonts w:eastAsia="Arial"/>
        </w:rPr>
        <w:t xml:space="preserve"> </w:t>
      </w:r>
      <w:r w:rsidR="00881F5F" w:rsidRPr="000169B9">
        <w:rPr>
          <w:rFonts w:eastAsia="Arial"/>
        </w:rPr>
        <w:fldChar w:fldCharType="begin"/>
      </w:r>
      <w:r w:rsidR="00397B19" w:rsidRPr="000169B9">
        <w:rPr>
          <w:rFonts w:eastAsia="Arial"/>
        </w:rPr>
        <w:instrText xml:space="preserve"> ADDIN ZOTERO_ITEM CSL_CITATION {"citationID":"SIYSRJR0","properties":{"formattedCitation":"(P\\uc0\\u246{}rtner et al., 2021)","plainCitation":"(Pörtner et al., 2021)","noteIndex":0},"citationItems":[{"id":152050,"uris":["http://zotero.org/users/9330120/items/K2EJ7L5Y"],"itemData":{"id":152050,"type":"report","abstract":"The Scientific Outcome was produced by participants in the first-ever IPCC-IPBES co-sponsored workshop which took place in December 2020. This workshop is placed in the context of recent international agreements including the Paris Agreement, the Strategic Plan for Biodiversity 2011-2020 and ongoing preparation for the post-2020 global biodiversity framework, the Sendai Framework for Disaster Risk Reduction and the 2030 Agenda for Sustainable Development that converge on solving the dual crises of climate change and biodiversity loss as essential to support human well-being. The Scientific Outcome further develops and substantiates the conclusions of the Synopsis, summarizes the emerging state of knowledge involving climate change and biodiversity with the objective to inform decision making and highlight options for action, and to identify knowledge gaps to be filled by scientific research. The Scientific Outcome includes seven sections, the references outlining the evidence reviewed within those sections and the report glossary.","DOI":"10.5281/ZENODO.4659158","language":"en","license":"Creative Commons Attribution 4.0 International, Open Access","note":"version: 5","publisher":"Zenodo","source":"DOI.org (Datacite)","title":"Scientific outcome of the IPBES-IPCC co-sponsored workshop on biodiversity and climate change","URL":"https://zenodo.org/record/4659158","author":[{"family":"Pörtner","given":"Hans-Otto"},{"family":"Scholes","given":"Robert J."},{"family":"Agard","given":"John"},{"family":"Archer","given":"Emma"},{"family":"Arneth","given":"Almut"},{"family":"Bai","given":"Xuemei"},{"family":"Barnes","given":"David"},{"family":"Burrows","given":"Michael"},{"family":"Chan","given":"Lena"},{"family":"Cheung","given":"Wai Lung (William)"},{"family":"Diamond","given":"Sarah"},{"family":"Donatti","given":"Camila"},{"family":"Duarte","given":"Carlos"},{"family":"Eisenhauer","given":"Nico"},{"family":"Foden","given":"Wendy"},{"family":"Gasalla","given":"Maria A."},{"family":"Handa","given":"Collins"},{"family":"Hickler","given":"Thomas"},{"family":"Hoegh-Guldberg","given":"Ove"},{"family":"Ichii","given":"Kazuhito"},{"family":"Jacob","given":"Ute"},{"family":"Insarov","given":"Gregory"},{"family":"Kiessling","given":"Wolfgang"},{"family":"Leadley","given":"Paul"},{"family":"Leemans","given":"Rik"},{"family":"Levin","given":"Lisa"},{"family":"Lim","given":"Michelle"},{"family":"Maharaj","given":"Shobha"},{"family":"Managi","given":"Shunsuke"},{"family":"Marquet","given":"Pablo A."},{"family":"McElwee","given":"Pamela"},{"family":"Midgley","given":"Guy"},{"family":"Oberdorff","given":"Thierry"},{"family":"Obura","given":"David"},{"family":"Osman Elasha","given":"Balgis"},{"family":"Pandit","given":"Ram"},{"family":"Pascual","given":"Unai"},{"family":"Pires","given":"Aliny P. F."},{"family":"Popp","given":"Alexander"},{"family":"Reyes-García","given":"Victoria"},{"family":"Sankaran","given":"Mahesh"},{"family":"Settele","given":"Josef"},{"family":"Shin","given":"Yunne-Jai"},{"family":"Sintayehu","given":"Dejene W."},{"family":"Smith","given":"Peter"},{"family":"Steiner","given":"Nadja"},{"family":"Strassburg","given":"Bernardo"},{"family":"Sukumar","given":"Raman"},{"family":"Trisos","given":"Christopher"},{"family":"Val","given":"Adalberto Luis"},{"family":"Wu","given":"Jianguo"},{"family":"Aldrian","given":"Edvin"},{"family":"Parmesan","given":"Camille"},{"family":"Pichs-Madruga","given":"Ramon"},{"family":"Roberts","given":"Debra C."},{"family":"Rogers","given":"Alex D."},{"family":"Díaz","given":"Sandra"},{"family":"Fischer","given":"Markus"},{"family":"Hashimoto","given":"Shizuka"},{"family":"Lavorel","given":"Sandra"},{"family":"Wu","given":"Ning"},{"family":"Ngo","given":"Hien"}],"accessed":{"date-parts":[["2025",7,28]]},"issued":{"date-parts":[["2021",6,24]]}}}],"schema":"https://github.com/citation-style-language/schema/raw/master/csl-citation.json"} </w:instrText>
      </w:r>
      <w:r w:rsidR="00881F5F" w:rsidRPr="000169B9">
        <w:rPr>
          <w:rFonts w:eastAsia="Arial"/>
        </w:rPr>
        <w:fldChar w:fldCharType="separate"/>
      </w:r>
      <w:r w:rsidR="00397B19" w:rsidRPr="000169B9">
        <w:t>(Pörtner et al., 2021)</w:t>
      </w:r>
      <w:r w:rsidR="00881F5F" w:rsidRPr="000169B9">
        <w:rPr>
          <w:rFonts w:eastAsia="Arial"/>
        </w:rPr>
        <w:fldChar w:fldCharType="end"/>
      </w:r>
      <w:r w:rsidR="002C423E" w:rsidRPr="000169B9">
        <w:rPr>
          <w:rFonts w:eastAsia="Arial"/>
        </w:rPr>
        <w:t xml:space="preserve">. </w:t>
      </w:r>
      <w:r w:rsidR="00BB1AF9" w:rsidRPr="000169B9">
        <w:rPr>
          <w:rFonts w:eastAsia="Arial"/>
        </w:rPr>
        <w:t xml:space="preserve">These threats include </w:t>
      </w:r>
      <w:r w:rsidR="00BB1AF9" w:rsidRPr="000169B9">
        <w:rPr>
          <w:rFonts w:eastAsia="Arial"/>
          <w:bCs/>
        </w:rPr>
        <w:t>global changes</w:t>
      </w:r>
      <w:r w:rsidR="00BB1AF9" w:rsidRPr="000169B9">
        <w:rPr>
          <w:rFonts w:eastAsia="Arial"/>
        </w:rPr>
        <w:t xml:space="preserve"> such as ocean warming (OW) and acidification (OA), compounded by </w:t>
      </w:r>
      <w:r w:rsidR="00BB1AF9" w:rsidRPr="000169B9">
        <w:rPr>
          <w:rFonts w:eastAsia="Arial"/>
          <w:bCs/>
        </w:rPr>
        <w:t>local changes</w:t>
      </w:r>
      <w:r w:rsidR="00BB1AF9" w:rsidRPr="000169B9">
        <w:rPr>
          <w:rFonts w:eastAsia="Arial"/>
        </w:rPr>
        <w:t xml:space="preserve"> such as pollution, habitat destruction, and resource over-exploitation</w:t>
      </w:r>
      <w:r w:rsidR="00CF5C21">
        <w:rPr>
          <w:rFonts w:eastAsia="Arial"/>
        </w:rPr>
        <w:t xml:space="preserve"> </w:t>
      </w:r>
      <w:r w:rsidR="00471EA6">
        <w:rPr>
          <w:rFonts w:eastAsia="Arial"/>
        </w:rPr>
        <w:fldChar w:fldCharType="begin"/>
      </w:r>
      <w:r w:rsidR="00CF5C21">
        <w:rPr>
          <w:rFonts w:eastAsia="Arial"/>
        </w:rPr>
        <w:instrText xml:space="preserve"> ADDIN ZOTERO_ITEM CSL_CITATION {"citationID":"jSTjETyj","properties":{"formattedCitation":"(Boyd et al., 2018; IPCC, 2014)","plainCitation":"(Boyd et al., 2018; IPCC, 2014)","noteIndex":0},"citationItems":[{"id":445,"uris":["http://zotero.org/users/9330120/items/WYVZMCTK"],"itemData":{"id":445,"type":"article-journal","abstract":"Marine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Otto"}],"issued":{"date-parts":[["2018"]]}}},{"id":1013,"uris":["http://zotero.org/users/9330120/items/GYT3CX6P"],"itemData":{"id":1013,"type":"report","title":"Climate Change 2014: Impacts, Adaptation and Vulnerability","author":[{"literal":"IPCC"}],"collection-editor":[{"family":"AR5","given":"Intergovernmental panel on climate change IPCC WGII"}],"issued":{"date-parts":[["2014"]]}}}],"schema":"https://github.com/citation-style-language/schema/raw/master/csl-citation.json"} </w:instrText>
      </w:r>
      <w:r w:rsidR="00471EA6">
        <w:rPr>
          <w:rFonts w:eastAsia="Arial"/>
        </w:rPr>
        <w:fldChar w:fldCharType="separate"/>
      </w:r>
      <w:r w:rsidR="00CF5C21">
        <w:rPr>
          <w:rFonts w:eastAsia="Arial"/>
          <w:noProof/>
        </w:rPr>
        <w:t>(Boyd et al., 2018; IPCC, 2014)</w:t>
      </w:r>
      <w:r w:rsidR="00471EA6">
        <w:rPr>
          <w:rFonts w:eastAsia="Arial"/>
        </w:rPr>
        <w:fldChar w:fldCharType="end"/>
      </w:r>
      <w:r w:rsidR="00CF5C21">
        <w:rPr>
          <w:rFonts w:eastAsia="Arial"/>
        </w:rPr>
        <w:t xml:space="preserve">. </w:t>
      </w:r>
      <w:r w:rsidR="00BB1AF9" w:rsidRPr="000169B9">
        <w:rPr>
          <w:rFonts w:eastAsia="Arial"/>
        </w:rPr>
        <w:t xml:space="preserve">Understanding and resolving the cumulative impact of </w:t>
      </w:r>
      <w:r w:rsidR="00BB1AF9" w:rsidRPr="000169B9">
        <w:rPr>
          <w:rFonts w:eastAsia="Arial"/>
          <w:bCs/>
        </w:rPr>
        <w:t xml:space="preserve">multiple </w:t>
      </w:r>
      <w:r w:rsidR="00B60FB3">
        <w:rPr>
          <w:rFonts w:eastAsia="Arial"/>
          <w:bCs/>
        </w:rPr>
        <w:t>driver</w:t>
      </w:r>
      <w:r w:rsidR="00CF5C21">
        <w:rPr>
          <w:rFonts w:eastAsia="Arial"/>
          <w:bCs/>
        </w:rPr>
        <w:t>s</w:t>
      </w:r>
      <w:r w:rsidR="00BB1AF9" w:rsidRPr="000169B9">
        <w:rPr>
          <w:rFonts w:eastAsia="Arial"/>
        </w:rPr>
        <w:t xml:space="preserve"> is one of the UN Decade’s main challenges. Multiple </w:t>
      </w:r>
      <w:r w:rsidR="00B60FB3">
        <w:rPr>
          <w:rFonts w:eastAsia="Arial"/>
        </w:rPr>
        <w:t>drivers</w:t>
      </w:r>
      <w:r w:rsidR="00BB1AF9" w:rsidRPr="000169B9">
        <w:rPr>
          <w:rFonts w:eastAsia="Arial"/>
        </w:rPr>
        <w:t xml:space="preserve"> act simultaneously and often combine in non-linear ways, producing outcomes that are more severe and complex than from individual </w:t>
      </w:r>
      <w:r w:rsidR="00B60FB3">
        <w:rPr>
          <w:rFonts w:eastAsia="Arial"/>
        </w:rPr>
        <w:t>drivers</w:t>
      </w:r>
      <w:r w:rsidR="00BB1AF9" w:rsidRPr="000169B9">
        <w:rPr>
          <w:rFonts w:eastAsia="Arial"/>
        </w:rPr>
        <w:t xml:space="preserve"> alone. These aspects are neglected in the tools currently used for management and policy. The main reason is the lack of scientific understanding of the cumulative biological impact of multiple </w:t>
      </w:r>
      <w:r w:rsidR="00B60FB3">
        <w:rPr>
          <w:rFonts w:eastAsia="Arial"/>
        </w:rPr>
        <w:t>drivers</w:t>
      </w:r>
      <w:r w:rsidR="00BB1AF9" w:rsidRPr="000169B9">
        <w:rPr>
          <w:rFonts w:eastAsia="Arial"/>
        </w:rPr>
        <w:t xml:space="preserve"> due to conceptual and technical complexities. Therefore, these tools strongly underestimate the impacts</w:t>
      </w:r>
      <w:r w:rsidR="00BB1AF9" w:rsidRPr="000169B9">
        <w:rPr>
          <w:rFonts w:eastAsia="Arial"/>
          <w:b/>
          <w:bCs/>
        </w:rPr>
        <w:t xml:space="preserve">, </w:t>
      </w:r>
      <w:r w:rsidR="00BB1AF9" w:rsidRPr="000169B9">
        <w:rPr>
          <w:rFonts w:eastAsia="Arial"/>
        </w:rPr>
        <w:t>with the risk of measures that are not drastic enough to ensure a sustainable and healthy ocean.</w:t>
      </w:r>
    </w:p>
    <w:p w14:paraId="00000027" w14:textId="07C6503A" w:rsidR="00F1663E" w:rsidRPr="00CC1060" w:rsidRDefault="00CC1060">
      <w:pPr>
        <w:pStyle w:val="NormaleWeb"/>
        <w:jc w:val="both"/>
        <w:rPr>
          <w:rPrChange w:id="1" w:author="Mirko Mutalipassi" w:date="2026-03-20T09:28:00Z" w16du:dateUtc="2026-03-20T08:28:00Z">
            <w:rPr>
              <w:rFonts w:eastAsia="Arial"/>
            </w:rPr>
          </w:rPrChange>
        </w:rPr>
        <w:pPrChange w:id="2" w:author="Mirko Mutalipassi" w:date="2026-03-20T09:33:00Z" w16du:dateUtc="2026-03-20T08:33:00Z">
          <w:pPr>
            <w:spacing w:line="276" w:lineRule="auto"/>
            <w:jc w:val="both"/>
          </w:pPr>
        </w:pPrChange>
      </w:pPr>
      <w:commentRangeStart w:id="3"/>
      <w:ins w:id="4" w:author="Mirko Mutalipassi" w:date="2026-03-20T09:27:00Z" w16du:dateUtc="2026-03-20T08:27:00Z">
        <w:r>
          <w:t xml:space="preserve">Experimental studies addressing the biological effects of single drivers and their combined impacts have increased rapidly in recent years </w:t>
        </w:r>
      </w:ins>
      <w:del w:id="5" w:author="Mirko Mutalipassi" w:date="2026-03-20T09:27:00Z" w16du:dateUtc="2026-03-20T08:27:00Z">
        <w:r w:rsidR="00BB1AF9" w:rsidRPr="000169B9" w:rsidDel="00CC1060">
          <w:rPr>
            <w:rFonts w:eastAsia="Arial"/>
          </w:rPr>
          <w:delText xml:space="preserve">Experimental studies on the biological impacts of the exposure to single drivers, and their combined effects has been the subject of many recent studies </w:delText>
        </w:r>
      </w:del>
      <w:r w:rsidR="00A77FF8" w:rsidRPr="000169B9">
        <w:rPr>
          <w:rFonts w:eastAsia="Arial"/>
        </w:rPr>
        <w:fldChar w:fldCharType="begin"/>
      </w:r>
      <w:r w:rsidR="0040114B">
        <w:rPr>
          <w:rFonts w:eastAsia="Arial"/>
        </w:rPr>
        <w:instrText xml:space="preserve"> ADDIN ZOTERO_ITEM CSL_CITATION {"citationID":"2n4B0OoZ","properties":{"formattedCitation":"(Boyd et al., 2018)","plainCitation":"(Boyd et al., 2018)","dontUpdate":true,"noteIndex":0},"citationItems":[{"id":445,"uris":["http://zotero.org/users/9330120/items/WYVZMCTK"],"itemData":{"id":445,"type":"article-journal","abstract":"Marine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A77FF8" w:rsidRPr="000169B9">
        <w:rPr>
          <w:rFonts w:eastAsia="Arial"/>
        </w:rPr>
        <w:fldChar w:fldCharType="separate"/>
      </w:r>
      <w:r w:rsidR="00FF3753" w:rsidRPr="000169B9">
        <w:rPr>
          <w:rFonts w:eastAsia="Arial"/>
          <w:noProof/>
        </w:rPr>
        <w:t>(</w:t>
      </w:r>
      <w:r w:rsidR="00FF3753" w:rsidRPr="000169B9">
        <w:rPr>
          <w:rFonts w:eastAsia="Arial"/>
        </w:rPr>
        <w:t xml:space="preserve">for a review, see </w:t>
      </w:r>
      <w:r w:rsidR="00FF3753" w:rsidRPr="000169B9">
        <w:rPr>
          <w:rFonts w:eastAsia="Arial"/>
          <w:noProof/>
        </w:rPr>
        <w:t>Boyd et al., 2018)</w:t>
      </w:r>
      <w:r w:rsidR="00A77FF8" w:rsidRPr="000169B9">
        <w:rPr>
          <w:rFonts w:eastAsia="Arial"/>
        </w:rPr>
        <w:fldChar w:fldCharType="end"/>
      </w:r>
      <w:r w:rsidR="00FF3753" w:rsidRPr="000169B9">
        <w:rPr>
          <w:rFonts w:eastAsia="Arial"/>
        </w:rPr>
        <w:t>.</w:t>
      </w:r>
      <w:r w:rsidR="00BB1AF9" w:rsidRPr="000169B9">
        <w:rPr>
          <w:rFonts w:eastAsia="Arial"/>
        </w:rPr>
        <w:t xml:space="preserve"> </w:t>
      </w:r>
      <w:ins w:id="6" w:author="Mirko Mutalipassi" w:date="2026-03-20T09:28:00Z" w16du:dateUtc="2026-03-20T08:28:00Z">
        <w:r>
          <w:t xml:space="preserve">Most attempts to resolve the effects of global and local drivers still rely on scenario-based cross designs, typically comparing present-day and future conditions. Although widely used, these designs have important limitations. In particular, they often do not resolve the shape of the response curve for each driver and therefore provide only limited information on whether combined effects are truly additive, antagonistic, or synergistic. As a result, statistical interaction is often treated as equivalent to biological interaction, even though the two are not necessarily the same </w:t>
        </w:r>
        <w:r>
          <w:rPr>
            <w:lang w:val="it-IT"/>
          </w:rPr>
          <w:t xml:space="preserve"> </w:t>
        </w:r>
      </w:ins>
      <w:del w:id="7" w:author="Mirko Mutalipassi" w:date="2026-03-20T09:28:00Z" w16du:dateUtc="2026-03-20T08:28:00Z">
        <w:r w:rsidR="00737921" w:rsidRPr="000169B9" w:rsidDel="00CC1060">
          <w:rPr>
            <w:rFonts w:eastAsia="Arial"/>
          </w:rPr>
          <w:delText xml:space="preserve">At present, attempts to resolve the impact of global and local </w:delText>
        </w:r>
        <w:r w:rsidR="00B60FB3" w:rsidDel="00CC1060">
          <w:rPr>
            <w:rFonts w:eastAsia="Arial"/>
          </w:rPr>
          <w:delText>drivers</w:delText>
        </w:r>
        <w:r w:rsidR="00737921" w:rsidRPr="000169B9" w:rsidDel="00CC1060">
          <w:rPr>
            <w:rFonts w:eastAsia="Arial"/>
          </w:rPr>
          <w:delText xml:space="preserve"> are </w:delText>
        </w:r>
        <w:r w:rsidR="00BC6018" w:rsidRPr="000169B9" w:rsidDel="00CC1060">
          <w:rPr>
            <w:rFonts w:eastAsia="Arial"/>
          </w:rPr>
          <w:delText xml:space="preserve">mostly </w:delText>
        </w:r>
        <w:r w:rsidR="00737921" w:rsidRPr="000169B9" w:rsidDel="00CC1060">
          <w:rPr>
            <w:rFonts w:eastAsia="Arial"/>
          </w:rPr>
          <w:delText xml:space="preserve">performed using scenario-based cross-design experiments. These do not allow identifying non-linear effects or interactions and statistical interactions are often confused with </w:delText>
        </w:r>
        <w:r w:rsidR="00B60FB3" w:rsidDel="00CC1060">
          <w:rPr>
            <w:rFonts w:eastAsia="Arial"/>
          </w:rPr>
          <w:delText>driver</w:delText>
        </w:r>
        <w:r w:rsidR="00737921" w:rsidRPr="000169B9" w:rsidDel="00CC1060">
          <w:rPr>
            <w:rFonts w:eastAsia="Arial"/>
          </w:rPr>
          <w:delText xml:space="preserve"> interactions</w:delText>
        </w:r>
        <w:r w:rsidR="00BE357D" w:rsidRPr="000169B9" w:rsidDel="00CC1060">
          <w:rPr>
            <w:rFonts w:eastAsia="Arial"/>
          </w:rPr>
          <w:delText xml:space="preserve"> </w:delText>
        </w:r>
      </w:del>
      <w:r w:rsidR="00BE357D" w:rsidRPr="000169B9">
        <w:rPr>
          <w:rFonts w:eastAsia="Arial"/>
        </w:rPr>
        <w:fldChar w:fldCharType="begin"/>
      </w:r>
      <w:r w:rsidR="00A861CF" w:rsidRPr="000169B9">
        <w:rPr>
          <w:rFonts w:eastAsia="Arial"/>
        </w:rPr>
        <w:instrText xml:space="preserve"> ADDIN ZOTERO_ITEM CSL_CITATION {"citationID":"f7jIRymA","properties":{"formattedCitation":"(Boyd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BE357D" w:rsidRPr="000169B9">
        <w:rPr>
          <w:rFonts w:eastAsia="Arial"/>
        </w:rPr>
        <w:fldChar w:fldCharType="separate"/>
      </w:r>
      <w:r w:rsidR="00A861CF" w:rsidRPr="000169B9">
        <w:rPr>
          <w:rFonts w:eastAsia="Arial"/>
          <w:noProof/>
        </w:rPr>
        <w:t>(Boyd et al., 2018)</w:t>
      </w:r>
      <w:r w:rsidR="00BE357D" w:rsidRPr="000169B9">
        <w:rPr>
          <w:rFonts w:eastAsia="Arial"/>
        </w:rPr>
        <w:fldChar w:fldCharType="end"/>
      </w:r>
      <w:commentRangeStart w:id="8"/>
      <w:r w:rsidR="00A861CF" w:rsidRPr="000169B9">
        <w:rPr>
          <w:rFonts w:eastAsia="Arial"/>
        </w:rPr>
        <w:t>.</w:t>
      </w:r>
      <w:commentRangeEnd w:id="8"/>
      <w:r w:rsidRPr="000169B9">
        <w:rPr>
          <w:rStyle w:val="Rimandocommento"/>
          <w:rFonts w:eastAsia="Arial"/>
          <w:sz w:val="24"/>
          <w:szCs w:val="24"/>
        </w:rPr>
        <w:commentReference w:id="8"/>
      </w:r>
      <w:r w:rsidR="00A861CF" w:rsidRPr="000169B9">
        <w:rPr>
          <w:rFonts w:eastAsia="Arial"/>
        </w:rPr>
        <w:t xml:space="preserve"> </w:t>
      </w:r>
      <w:ins w:id="9" w:author="Mirko Mutalipassi" w:date="2026-03-20T09:28:00Z" w16du:dateUtc="2026-03-20T08:28:00Z">
        <w:r>
          <w:t>This distinction is critical because non-linear responses can generate apparent interaction patterns even when drivers combine additively on the underlying biological performance curve. Consequently, the nature of combined effects reported across studies often varies widely and may partly reflect differences in experimental design and interpretation rather than true mechanistic differences among systems</w:t>
        </w:r>
        <w:r>
          <w:rPr>
            <w:lang w:val="it-IT"/>
          </w:rPr>
          <w:t xml:space="preserve"> </w:t>
        </w:r>
      </w:ins>
      <w:del w:id="10" w:author="Mirko Mutalipassi" w:date="2026-03-20T09:28:00Z" w16du:dateUtc="2026-03-20T08:28:00Z">
        <w:r w:rsidR="006B32C9" w:rsidRPr="000169B9" w:rsidDel="00CC1060">
          <w:rPr>
            <w:rFonts w:eastAsia="Arial"/>
          </w:rPr>
          <w:delText>Therefore</w:delText>
        </w:r>
        <w:r w:rsidR="00BC6018" w:rsidRPr="000169B9" w:rsidDel="00CC1060">
          <w:rPr>
            <w:rFonts w:eastAsia="Arial"/>
          </w:rPr>
          <w:delText>, the reported</w:delText>
        </w:r>
        <w:r w:rsidR="00BB1AF9" w:rsidRPr="000169B9" w:rsidDel="00CC1060">
          <w:rPr>
            <w:rFonts w:eastAsia="Arial"/>
          </w:rPr>
          <w:delText xml:space="preserve"> nature of interaction</w:delText>
        </w:r>
        <w:r w:rsidR="00BC6018" w:rsidRPr="000169B9" w:rsidDel="00CC1060">
          <w:rPr>
            <w:rFonts w:eastAsia="Arial"/>
          </w:rPr>
          <w:delText xml:space="preserve"> and combined effects</w:delText>
        </w:r>
        <w:r w:rsidR="00BB1AF9" w:rsidRPr="000169B9" w:rsidDel="00CC1060">
          <w:rPr>
            <w:rFonts w:eastAsia="Arial"/>
          </w:rPr>
          <w:delText xml:space="preserve"> varies between studies and</w:delText>
        </w:r>
        <w:r w:rsidR="00D770D1" w:rsidRPr="000169B9" w:rsidDel="00CC1060">
          <w:rPr>
            <w:rFonts w:eastAsia="Arial"/>
          </w:rPr>
          <w:delText xml:space="preserve"> is</w:delText>
        </w:r>
        <w:r w:rsidR="00BB1AF9" w:rsidRPr="000169B9" w:rsidDel="00CC1060">
          <w:rPr>
            <w:rFonts w:eastAsia="Arial"/>
          </w:rPr>
          <w:delText xml:space="preserve"> </w:delText>
        </w:r>
        <w:r w:rsidR="00BC6018" w:rsidRPr="000169B9" w:rsidDel="00CC1060">
          <w:rPr>
            <w:rFonts w:eastAsia="Arial"/>
          </w:rPr>
          <w:delText>often based on misconceptions</w:delText>
        </w:r>
        <w:r w:rsidR="00BB1AF9" w:rsidRPr="000169B9" w:rsidDel="00CC1060">
          <w:rPr>
            <w:rFonts w:eastAsia="Arial"/>
          </w:rPr>
          <w:delText xml:space="preserve"> </w:delText>
        </w:r>
      </w:del>
      <w:r w:rsidR="00A861CF" w:rsidRPr="000169B9">
        <w:rPr>
          <w:rFonts w:eastAsia="Arial"/>
        </w:rPr>
        <w:fldChar w:fldCharType="begin"/>
      </w:r>
      <w:r w:rsidR="0040114B">
        <w:rPr>
          <w:rFonts w:eastAsia="Arial"/>
        </w:rPr>
        <w:instrText xml:space="preserve"> ADDIN ZOTERO_ITEM CSL_CITATION {"citationID":"wBbFeDl1","properties":{"formattedCitation":"(Crain et al., 2008; Stockbridge et al., 2020; Tekin et al., 2020)","plainCitation":"(Crain et al., 2008; Stockbridge et al., 2020; Tekin et al., 2020)","dontUpdate":true,"noteIndex":0},"citationItems":[{"id":152055,"uris":["http://zotero.org/users/9330120/items/NHA4MI47"],"itemData":{"id":152055,"type":"article-journal","abstract":"Humans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speciﬁc stressor pair (seven pairs additive, three pairs each synergistic and antagonistic). Addition of a third stressor changed interaction effects signiﬁcantly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signiﬁcant gaps exist in multiple stressor research, our results suggest an immediate need to account for stressor interactions in ecological studies and conservation planning.","container-title":"Ecology Letters","DOI":"10.1111/j.1461-0248.2008.01253.x","ISSN":"1461-023X, 1461-0248","issue":"12","language":"en","license":"http://onlinelibrary.wiley.com/termsAndConditions#vor","page":"1304-1315","publisher":"Wiley","source":"Crossref","title":"Interactive and cumulative effects of multiple human stressors in marine systems","volume":"11","author":[{"family":"Crain","given":"Caitlin Mullan"},{"family":"Kroeker","given":"Kristy"},{"family":"Halpern","given":"Benjamin S."}],"issued":{"date-parts":[["2008",12]]}}},{"id":152053,"uris":["http://zotero.org/users/9330120/items/5KZJXMJC"],"itemData":{"id":152053,"type":"article-journal","abstract":"AbstractHumans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M."}],"accessed":{"date-parts":[["2025",7,28]]},"issued":{"date-parts":[["2020",7,20]]}}},{"id":152057,"uris":["http://zotero.org/users/9330120/items/89MGTB4G"],"itemData":{"id":152057,"type":"article-journal","abstract":"Understanding how stressors combine to affect population abundances and trajectories is a fundamental ecological problem with increasingly important implications worldwide. Generalisations about interactions among stressors are challenging due to different categorisation methods and how stressors vary across species and systems. Here, we propose using a newly introduced framework to analyse data from the last 25 years on ecological stressor interactions, for example combined effects of temperature, salinity and nutrients on population survival and growth. We contrast our results with the most commonly used existing method – analysis of variance (ANOVA) – and show that ANOVA assumptions are often violated and have inherent limitations for detecting interactions. Moreover, we argue that rescaling – examining relative rather than absolute responses – is critical for ensuring that any interaction measure is independent of the strength of single-stressor effects. In contrast, non-rescaled measures – like ANOVA – ﬁnd fewer interactions when single-stressor effects are weak. After re-examining 840 two-stressor combinations, we conclude that antagonism and additivity are the most frequent interaction types, in strong contrast to previous reports that synergy dominates yet supportive of more recent studies that ﬁnd more antagonism. Consequently, measuring and re-assessing the frequency of stressor interaction types is imperative for a better understanding of how stressors affect populations.","container-title":"Ecology Letters","DOI":"10.1111/ele.13533","ISSN":"1461-023X, 1461-0248","issue":"9","language":"en","license":"http://onlinelibrary.wiley.com/termsAndConditions#am","page":"1391-1403","publisher":"Wiley","source":"Crossref","title":"Using a newly introduced framework to measure ecological stressor interactions","volume":"23","author":[{"family":"Tekin","given":"Elif"},{"family":"Diamant","given":"Eleanor S."},{"family":"Cruz‐Loya","given":"Mauricio"},{"family":"Enriquez","given":"Vivien"},{"family":"Singh","given":"Nina"},{"family":"Savage","given":"Van M."},{"family":"Yeh","given":"Pamela J."}],"editor":[{"family":"Cleland","given":"Elsa"}],"issued":{"date-parts":[["2020",9]]}}}],"schema":"https://github.com/citation-style-language/schema/raw/master/csl-citation.json"} </w:instrText>
      </w:r>
      <w:r w:rsidR="00A861CF" w:rsidRPr="000169B9">
        <w:rPr>
          <w:rFonts w:eastAsia="Arial"/>
        </w:rPr>
        <w:fldChar w:fldCharType="separate"/>
      </w:r>
      <w:r w:rsidR="0095538A" w:rsidRPr="000169B9">
        <w:rPr>
          <w:rFonts w:eastAsia="Arial"/>
          <w:noProof/>
        </w:rPr>
        <w:t>(</w:t>
      </w:r>
      <w:r w:rsidR="0095538A" w:rsidRPr="000169B9">
        <w:rPr>
          <w:rFonts w:eastAsia="Arial"/>
        </w:rPr>
        <w:t xml:space="preserve">see </w:t>
      </w:r>
      <w:r w:rsidR="0095538A" w:rsidRPr="000169B9">
        <w:rPr>
          <w:rFonts w:eastAsia="Arial"/>
          <w:noProof/>
        </w:rPr>
        <w:t>Crain et al., 2008; Stockbridge et al., 2020; Tekin et al., 2020</w:t>
      </w:r>
      <w:r w:rsidR="00D82227">
        <w:rPr>
          <w:rFonts w:eastAsia="Arial"/>
          <w:noProof/>
        </w:rPr>
        <w:t xml:space="preserve"> </w:t>
      </w:r>
      <w:r w:rsidR="00D82227" w:rsidRPr="000169B9">
        <w:rPr>
          <w:rFonts w:eastAsia="Arial"/>
        </w:rPr>
        <w:t>for contrasting reported interactions</w:t>
      </w:r>
      <w:r w:rsidR="0095538A" w:rsidRPr="000169B9">
        <w:rPr>
          <w:rFonts w:eastAsia="Arial"/>
          <w:noProof/>
        </w:rPr>
        <w:t>)</w:t>
      </w:r>
      <w:r w:rsidR="00A861CF" w:rsidRPr="000169B9">
        <w:rPr>
          <w:rFonts w:eastAsia="Arial"/>
        </w:rPr>
        <w:fldChar w:fldCharType="end"/>
      </w:r>
      <w:r w:rsidR="00BB1AF9" w:rsidRPr="000169B9">
        <w:rPr>
          <w:rFonts w:eastAsia="Arial"/>
        </w:rPr>
        <w:t xml:space="preserve">. </w:t>
      </w:r>
      <w:commentRangeEnd w:id="3"/>
      <w:r w:rsidRPr="00CC1060">
        <w:rPr>
          <w:rStyle w:val="Rimandocommento"/>
          <w:sz w:val="24"/>
          <w:szCs w:val="24"/>
          <w:rPrChange w:id="11" w:author="Mirko Mutalipassi" w:date="2026-03-20T09:28:00Z" w16du:dateUtc="2026-03-20T08:28:00Z">
            <w:rPr>
              <w:rStyle w:val="Rimandocommento"/>
              <w:rFonts w:eastAsia="Arial"/>
              <w:sz w:val="24"/>
              <w:szCs w:val="24"/>
            </w:rPr>
          </w:rPrChange>
        </w:rPr>
        <w:commentReference w:id="3"/>
      </w:r>
    </w:p>
    <w:p w14:paraId="00000028" w14:textId="277728D0" w:rsidR="00F1663E" w:rsidRPr="000169B9" w:rsidRDefault="00FA108C">
      <w:pPr>
        <w:spacing w:line="276" w:lineRule="auto"/>
        <w:jc w:val="both"/>
        <w:rPr>
          <w:rFonts w:eastAsia="Arial"/>
        </w:rPr>
      </w:pPr>
      <w:r w:rsidRPr="000169B9">
        <w:rPr>
          <w:rFonts w:eastAsia="Arial"/>
        </w:rPr>
        <w:t xml:space="preserve">Resolving the biological effects of temperature </w:t>
      </w:r>
      <w:r w:rsidR="0095538A" w:rsidRPr="000169B9">
        <w:rPr>
          <w:rFonts w:eastAsia="Arial"/>
        </w:rPr>
        <w:fldChar w:fldCharType="begin"/>
      </w:r>
      <w:r w:rsidR="008A4F72" w:rsidRPr="000169B9">
        <w:rPr>
          <w:rFonts w:eastAsia="Arial"/>
        </w:rPr>
        <w:instrText xml:space="preserve"> ADDIN ZOTERO_ITEM CSL_CITATION {"citationID":"A6Epk6wS","properties":{"formattedCitation":"(Byrne et al., 2022)","plainCitation":"(Byrne et al., 2022)","noteIndex":0},"citationItems":[{"id":415,"uris":["http://zotero.org/users/9330120/items/SDYLDBQ4"],"itemData":{"id":415,"type":"article-journal","abstract":"For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P."}],"issued":{"date-parts":[["2022",5]]}}}],"schema":"https://github.com/citation-style-language/schema/raw/master/csl-citation.json"} </w:instrText>
      </w:r>
      <w:r w:rsidR="0095538A" w:rsidRPr="000169B9">
        <w:rPr>
          <w:rFonts w:eastAsia="Arial"/>
        </w:rPr>
        <w:fldChar w:fldCharType="separate"/>
      </w:r>
      <w:r w:rsidR="008A4F72" w:rsidRPr="000169B9">
        <w:rPr>
          <w:rFonts w:eastAsia="Arial"/>
          <w:noProof/>
        </w:rPr>
        <w:t>(Byrne et al., 2022)</w:t>
      </w:r>
      <w:r w:rsidR="0095538A" w:rsidRPr="000169B9">
        <w:rPr>
          <w:rFonts w:eastAsia="Arial"/>
        </w:rPr>
        <w:fldChar w:fldCharType="end"/>
      </w:r>
      <w:r w:rsidR="008A4F72" w:rsidRPr="000169B9">
        <w:rPr>
          <w:rFonts w:eastAsia="Arial"/>
        </w:rPr>
        <w:t xml:space="preserve"> </w:t>
      </w:r>
      <w:r w:rsidRPr="000169B9">
        <w:rPr>
          <w:rFonts w:eastAsia="Arial"/>
        </w:rPr>
        <w:t>and pH (</w:t>
      </w:r>
      <w:commentRangeStart w:id="12"/>
      <w:r w:rsidRPr="000169B9">
        <w:rPr>
          <w:rFonts w:eastAsia="Arial"/>
        </w:rPr>
        <w:t>Caiollon et al., 2023)</w:t>
      </w:r>
      <w:commentRangeEnd w:id="12"/>
      <w:r w:rsidR="004A0197" w:rsidRPr="000169B9">
        <w:rPr>
          <w:rStyle w:val="Rimandocommento"/>
          <w:rFonts w:eastAsia="Arial"/>
          <w:sz w:val="24"/>
          <w:szCs w:val="24"/>
        </w:rPr>
        <w:commentReference w:id="12"/>
      </w:r>
      <w:r w:rsidRPr="000169B9">
        <w:rPr>
          <w:rFonts w:eastAsia="Arial"/>
        </w:rPr>
        <w:t xml:space="preserve">, alone or in combination, are highly relevant for global change studies. Their response curves over a large gradient are commonly unimodal. Different dose-response curves are traditionally observed for toxicants. For example, lithium from industry and pharmaceuticals are running off into the marine environment and is a concern especially in urbanized coastal areas </w:t>
      </w:r>
      <w:r w:rsidR="007B463A" w:rsidRPr="000169B9">
        <w:rPr>
          <w:rFonts w:eastAsia="Arial"/>
        </w:rPr>
        <w:fldChar w:fldCharType="begin"/>
      </w:r>
      <w:r w:rsidR="00D921FC" w:rsidRPr="000169B9">
        <w:rPr>
          <w:rFonts w:eastAsia="Arial"/>
        </w:rPr>
        <w:instrText xml:space="preserve"> ADDIN ZOTERO_ITEM CSL_CITATION {"citationID":"q6SmNnVL","properties":{"formattedCitation":"(Ruocco et al., 2016)","plainCitation":"(Ruocco et al., 2016)","noteIndex":0},"citationItems":[{"id":1124,"uris":["http://zotero.org/users/9330120/items/2FXJ3NI6"],"itemData":{"id":1124,"type":"article-journal","abstract":"Abstract\n            \n              The diffuse use of lithium in a number of industrial processes has produced a significant contamination of groundwater and surface water with it. The increased use of lithium has generated only scarce studies on its concentrations in ambient waters and on its effects on aquatic organisms. Only few contributions have focused on the toxicity of lithium in marine organisms (such as marine animals, algae and vegetables), showing that the toxic effect depends on the animal species. In the present study we describe the morphological and the molecular effects of lithium chloride (LiCl), using the sea urchin\n              Paracentrotus lividus\n              as a model organism. We show that LiCl, if added to the eggs before fertilization, induces malformations in the embryos in a dose-dependent manner. We have also followed by RT qPCR the expression levels of thirty seven genes (belonging to different classes of functional processes, such as stress, development, differentiation, skeletogenesis and detoxifications) to identify the molecular targets of LiCl. This study opens new perspectives for the understanding of the mechanism of action of lithium on marine organisms. The findings may also have relevance outside the world of marine organisms since lithium is widely prescribed for the treatment of human bipolar disorders.","container-title":"Scientific Reports","DOI":"10.1038/srep32157","ISSN":"2045-2322","issue":"1","journalAbbreviation":"Sci Rep","language":"en","page":"32157","source":"DOI.org (Crossref)","title":"New insights into negative effects of lithium on sea urchin Paracentrotus lividus embryos","volume":"6","author":[{"family":"Ruocco","given":"Nadia"},{"family":"Costantini","given":"Maria"},{"family":"Santella","given":"Luigia"}],"issued":{"date-parts":[["2016",8,26]]}}}],"schema":"https://github.com/citation-style-language/schema/raw/master/csl-citation.json"} </w:instrText>
      </w:r>
      <w:r w:rsidR="007B463A" w:rsidRPr="000169B9">
        <w:rPr>
          <w:rFonts w:eastAsia="Arial"/>
        </w:rPr>
        <w:fldChar w:fldCharType="separate"/>
      </w:r>
      <w:r w:rsidR="00D921FC" w:rsidRPr="000169B9">
        <w:rPr>
          <w:rFonts w:eastAsia="Arial"/>
          <w:noProof/>
        </w:rPr>
        <w:t>(Ruocco et al., 2016)</w:t>
      </w:r>
      <w:r w:rsidR="007B463A" w:rsidRPr="000169B9">
        <w:rPr>
          <w:rFonts w:eastAsia="Arial"/>
        </w:rPr>
        <w:fldChar w:fldCharType="end"/>
      </w:r>
      <w:r w:rsidRPr="000169B9">
        <w:rPr>
          <w:rFonts w:eastAsia="Arial"/>
        </w:rPr>
        <w:t>. Response curves over toxicant gradients are often described as sigmoidal, with thresholds below which adverse effects are not expected to occur</w:t>
      </w:r>
      <w:r w:rsidR="00D921FC" w:rsidRPr="000169B9">
        <w:rPr>
          <w:rFonts w:eastAsia="Arial"/>
        </w:rPr>
        <w:t xml:space="preserve"> </w:t>
      </w:r>
      <w:r w:rsidR="00D921FC" w:rsidRPr="000169B9">
        <w:rPr>
          <w:rFonts w:eastAsia="Arial"/>
        </w:rPr>
        <w:fldChar w:fldCharType="begin"/>
      </w:r>
      <w:r w:rsidR="005031DC" w:rsidRPr="000169B9">
        <w:rPr>
          <w:rFonts w:eastAsia="Arial"/>
        </w:rPr>
        <w:instrText xml:space="preserve"> ADDIN ZOTERO_ITEM CSL_CITATION {"citationID":"F01LbOh3","properties":{"formattedCitation":"(Bellas,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D921FC" w:rsidRPr="000169B9">
        <w:rPr>
          <w:rFonts w:eastAsia="Arial"/>
        </w:rPr>
        <w:fldChar w:fldCharType="separate"/>
      </w:r>
      <w:r w:rsidR="005031DC" w:rsidRPr="000169B9">
        <w:rPr>
          <w:rFonts w:eastAsia="Arial"/>
          <w:noProof/>
        </w:rPr>
        <w:t>(Bellas, 2008; Morroni et al., 2023; Philibert et al., 2021)</w:t>
      </w:r>
      <w:r w:rsidR="00D921FC" w:rsidRPr="000169B9">
        <w:rPr>
          <w:rFonts w:eastAsia="Arial"/>
        </w:rPr>
        <w:fldChar w:fldCharType="end"/>
      </w:r>
      <w:r w:rsidR="005031DC" w:rsidRPr="000169B9">
        <w:rPr>
          <w:rFonts w:eastAsia="Arial"/>
        </w:rPr>
        <w:t xml:space="preserve">. </w:t>
      </w:r>
    </w:p>
    <w:p w14:paraId="00000029" w14:textId="354A9A53" w:rsidR="00F1663E" w:rsidRPr="000169B9" w:rsidRDefault="006B32C9">
      <w:pPr>
        <w:spacing w:line="276" w:lineRule="auto"/>
        <w:jc w:val="both"/>
        <w:rPr>
          <w:rFonts w:eastAsia="Arial"/>
        </w:rPr>
      </w:pPr>
      <w:r w:rsidRPr="000169B9">
        <w:rPr>
          <w:rFonts w:eastAsia="Arial"/>
        </w:rPr>
        <w:lastRenderedPageBreak/>
        <w:t>Because of</w:t>
      </w:r>
      <w:r w:rsidR="007F229B" w:rsidRPr="000169B9">
        <w:rPr>
          <w:rFonts w:eastAsia="Arial"/>
        </w:rPr>
        <w:t xml:space="preserve"> practical limitations, multi-driver studies are often limited to two or three treatment levels per driver, using an ANOVA-based experimental design of ‘control’ and ‘future’ conditions. Not only</w:t>
      </w:r>
      <w:r w:rsidR="00B412B6" w:rsidRPr="000169B9">
        <w:rPr>
          <w:rFonts w:eastAsia="Arial"/>
        </w:rPr>
        <w:t xml:space="preserve"> does</w:t>
      </w:r>
      <w:r w:rsidR="007F229B" w:rsidRPr="000169B9">
        <w:rPr>
          <w:rFonts w:eastAsia="Arial"/>
        </w:rPr>
        <w:t xml:space="preserve"> this approach often ignore the high level of present natural variability experienced by the tested species or ecosystems</w:t>
      </w:r>
      <w:r w:rsidR="005031DC" w:rsidRPr="000169B9">
        <w:rPr>
          <w:rFonts w:eastAsia="Arial"/>
        </w:rPr>
        <w:t xml:space="preserve"> </w:t>
      </w:r>
      <w:r w:rsidR="005031DC" w:rsidRPr="000169B9">
        <w:rPr>
          <w:rFonts w:eastAsia="Arial"/>
        </w:rPr>
        <w:fldChar w:fldCharType="begin"/>
      </w:r>
      <w:r w:rsidR="0040114B">
        <w:rPr>
          <w:rFonts w:eastAsia="Arial"/>
        </w:rPr>
        <w:instrText xml:space="preserve"> ADDIN ZOTERO_ITEM CSL_CITATION {"citationID":"dAkW1E9p","properties":{"formattedCitation":"(Vargas et al., 2017, 2022)","plainCitation":"(Vargas et al., 2017, 2022)","dontUpdate":true,"noteIndex":0},"citationItems":[{"id":668,"uris":["http://zotero.org/users/9330120/items/SXPJ4CGZ"],"itemData":{"id":668,"type":"article-journal","abstract":"Global stressors, such as ocean acidification, constitute a rapidly emerging and significant problem for marine organisms, ecosystem functioning and services. The coastal ecosystems of the Humboldt Current System (HCS) off Chile harbour a broad physical–chemical latitudinal and temporal gradient with considerable patchiness in local oceanographic conditions. This heterogeneity may, in turn, modulate the specific tolerances of organisms to climate stress in species with populations distributed along this environmental gradient. Negative response ratios are observed in species models (mussels, gastropods and planktonic copepods) exposed to changes in the partial pressure of CO2 (pCO2 \np \nCO \n2 \n) far from the average and extreme pCO2 \np \nCO \n2 \n levels experienced in their native habitats. This variability in response between populations reveals the potential role of local adaptation and/or adaptive phenotypic plasticity in increasing resilience of species to environmental change. The growing use of standard ocean acidification scenarios and treatment levels in experimental protocols brings with it a danger that inter-population differences are confounded by the varying environmental conditions naturally experienced by different populations. Here, we propose the use of a simple index taking into account the natural pCO2 \np \nCO \n2 \n variability, for a better interpretation of the potential consequences of ocean acidification on species inhabiting variable coastal ecosystems. Using scenarios that take into account the natural variability will allow understanding of the limits to plasticity across organismal traits, populations and species.","container-title":"Nature Ecology &amp; Evolution","DOI":"10.1038/s41559-017-0084","ISSN":"2397-334X","issue":"4","note":"ISBN: 2397-334X","page":"0084","publisher":"Macmillan Publishers Limited, part of Springer Nature.","title":"Species-specific responses to ocean acidification should account for local adaptation and adaptive plasticity","volume":"1","author":[{"family":"Vargas","given":"Cristian A."},{"family":"Lagos","given":"Nelson A."},{"family":"Lardies","given":"Marco A."},{"family":"Duarte","given":"Cristian"},{"family":"Manríquez","given":"Patricio H."},{"family":"Aguilera","given":"Victor M."},{"family":"Broitman","given":"Bernardo"},{"family":"Widdicombe","given":"Steve"},{"family":"Dupont","given":"Sam"}],"issued":{"date-parts":[["2017"]]}}},{"id":1178,"uris":["http://zotero.org/users/9330120/items/MM5IDED2"],"itemData":{"id":1178,"type":"article-journal","container-title":"Nature Climate Change","issue":"2","page":"200-207","title":"Upper environmental pCO2 drives sensitivity to ocean acidification in marine invertebrates","volume":"12","author":[{"family":"Vargas","given":"Cristian A."},{"family":"Cuevas","given":"L. Antonio"},{"family":"Broitman","given":"Bernardo R."},{"family":"San Martin","given":"Valeska A."},{"family":"Lagos","given":"Nelson A."},{"family":"Gaitán-Espitia","given":"Juan Diego"},{"family":"Dupont","given":"Sam"}],"issued":{"date-parts":[["2022"]]}}}],"schema":"https://github.com/citation-style-language/schema/raw/master/csl-citation.json"} </w:instrText>
      </w:r>
      <w:r w:rsidR="005031DC" w:rsidRPr="000169B9">
        <w:rPr>
          <w:rFonts w:eastAsia="Arial"/>
        </w:rPr>
        <w:fldChar w:fldCharType="separate"/>
      </w:r>
      <w:r w:rsidR="00AC37C2" w:rsidRPr="000169B9">
        <w:rPr>
          <w:rFonts w:eastAsia="Arial"/>
          <w:noProof/>
        </w:rPr>
        <w:t>(</w:t>
      </w:r>
      <w:ins w:id="13" w:author="Mirko Mutalipassi" w:date="2026-03-20T09:35:00Z" w16du:dateUtc="2026-03-20T08:35:00Z">
        <w:r w:rsidR="00AC607A" w:rsidRPr="00B64479">
          <w:rPr>
            <w:rFonts w:eastAsia="Arial"/>
            <w:i/>
            <w:iCs/>
            <w:noProof/>
          </w:rPr>
          <w:t>e.g.</w:t>
        </w:r>
        <w:r w:rsidR="00AC607A">
          <w:rPr>
            <w:rFonts w:eastAsia="Arial"/>
            <w:noProof/>
          </w:rPr>
          <w:t>,</w:t>
        </w:r>
      </w:ins>
      <w:del w:id="14" w:author="Mirko Mutalipassi" w:date="2026-03-20T09:35:00Z" w16du:dateUtc="2026-03-20T08:35:00Z">
        <w:r w:rsidR="00AC37C2" w:rsidRPr="000169B9" w:rsidDel="00AC607A">
          <w:rPr>
            <w:rFonts w:eastAsia="Arial"/>
            <w:noProof/>
          </w:rPr>
          <w:delText>e.g.</w:delText>
        </w:r>
      </w:del>
      <w:r w:rsidR="00AC37C2" w:rsidRPr="000169B9">
        <w:rPr>
          <w:rFonts w:eastAsia="Arial"/>
          <w:noProof/>
        </w:rPr>
        <w:t xml:space="preserve"> Vargas et al., 2017, 2022)</w:t>
      </w:r>
      <w:r w:rsidR="005031DC" w:rsidRPr="000169B9">
        <w:rPr>
          <w:rFonts w:eastAsia="Arial"/>
        </w:rPr>
        <w:fldChar w:fldCharType="end"/>
      </w:r>
      <w:r w:rsidR="007F229B" w:rsidRPr="000169B9">
        <w:rPr>
          <w:rFonts w:eastAsia="Arial"/>
        </w:rPr>
        <w:t xml:space="preserve">, </w:t>
      </w:r>
      <w:r w:rsidR="007506A4" w:rsidRPr="000169B9">
        <w:rPr>
          <w:rFonts w:eastAsia="Arial"/>
        </w:rPr>
        <w:t xml:space="preserve">but neither does it </w:t>
      </w:r>
      <w:r w:rsidR="007F229B" w:rsidRPr="000169B9">
        <w:rPr>
          <w:rFonts w:eastAsia="Arial"/>
        </w:rPr>
        <w:t xml:space="preserve">allow for an evaluation of potential interactions. Many authors assume linearity of the response and confuse statistical interaction with more complex non-linear </w:t>
      </w:r>
      <w:r w:rsidR="00B60FB3">
        <w:rPr>
          <w:rFonts w:eastAsia="Arial"/>
        </w:rPr>
        <w:t>driver</w:t>
      </w:r>
      <w:r w:rsidR="007F229B" w:rsidRPr="000169B9">
        <w:rPr>
          <w:rFonts w:eastAsia="Arial"/>
        </w:rPr>
        <w:t xml:space="preserve"> interactions</w:t>
      </w:r>
      <w:r w:rsidR="00AC37C2" w:rsidRPr="000169B9">
        <w:rPr>
          <w:rFonts w:eastAsia="Arial"/>
        </w:rPr>
        <w:t xml:space="preserve"> </w:t>
      </w:r>
      <w:r w:rsidR="00AC37C2" w:rsidRPr="000169B9">
        <w:rPr>
          <w:rFonts w:eastAsia="Arial"/>
        </w:rPr>
        <w:fldChar w:fldCharType="begin"/>
      </w:r>
      <w:r w:rsidR="00EA48F7" w:rsidRPr="000169B9">
        <w:rPr>
          <w:rFonts w:eastAsia="Arial"/>
        </w:rPr>
        <w:instrText xml:space="preserve"> ADDIN ZOTERO_ITEM CSL_CITATION {"citationID":"vqGHVBBd","properties":{"formattedCitation":"(Burgess et al., 2021; Kreyling et al., 2018)","plainCitation":"(Burgess et al., 2021; Kreyling et al., 2018)","noteIndex":0},"citationItems":[{"id":152069,"uris":["http://zotero.org/users/9330120/items/T6R3IYF8"],"itemData":{"id":152069,"type":"article-journal","abstract":"Understanding how multiple co-­occurring environmental stressors combine to affect biodiversity and ecosystem services is an on-­going grand challenge for ecology. Currently, progress has been made through accumulating large numbers of smaller-­scale empirical studies that are then investigated by meta-­analyses to detect general patterns. There is particular interest in detecting, understanding and predicting ‘ecological surprises’ where stressors interact in a non-a­ dditive (e.g. antagonistic or synergistic) manner, but so far few general results have emerged. However, the ability of the statistical tools to recover non-­additive interactions in the face of data uncertainty is unstudied, so crucially, we do not know how well the empirical results reflect the true stressor interactions. Here, we investigate the performance of the commonly implemented additive null model. A meta-­analysis of a large (545 interactions) empirical dataset for the effects of pairs of stressors on freshwater communities reveals additive interactions dominate individual studies, whereas pooling the data leads to an antagonistic summary interaction class. However, analyses of simulated data from food chain models, where the underlying interactions are known, suggest both sets of results may be due to observation error within the data. Specifically, we show that the additive null model is highly sensitive to observation error, with non-­additive interactions being reliably detected at only unrealistically low levels of data uncertainty. Similarly, plausible levels of observation error lead to meta-­analyses reporting antagonistic summary interaction classifications even when synergies co-­dominate. Therefore, while our empirical results broadly agree with those of previous freshwater meta-­analyses, we conclude these patterns may be driven by statistical sampling rather than any ecological mechanisms. Further investigation of candidate null models used to define stressor-­pair interactions is essential, and once any artefacts are accounted for, the so-­called ‘ecological surprises’ may be more frequent than was previously assumed.","container-title":"Global Change Biology","DOI":"10.1111/gcb.15630","ISSN":"1354-1013, 1365-2486","issue":"13","language":"en","license":"http://creativecommons.org/licenses/by/4.0/","page":"3052-3065","publisher":"Wiley","source":"Crossref","title":"Classifying ecosystem stressor interactions: Theory highlights the data limitations of the additive null model and the difficulty in revealing ecological surprises","title-short":"Classifying ecosystem stressor interactions","volume":"27","author":[{"family":"Burgess","given":"Benjamin J."},{"family":"Purves","given":"Drew"},{"family":"Mace","given":"Georgina"},{"family":"Murrell","given":"David J."}],"issued":{"date-parts":[["2021",7]]}}},{"id":152071,"uris":["http://zotero.org/users/9330120/items/G9GK2T4G"],"itemData":{"id":152071,"type":"article-journal","abstract":"A fundamental challenge in experimental ecology is to capture nonlinearities of ecological responses to interacting environmental drivers. Here, we demonstrate that gradient designs outperform replicated designs for detecting and quantifying nonlinear responses. We report the results of (1) multiple computer simulations and (2) two purpose-designed empirical experiments. The ﬁndings consistently revealed that unreplicated sampling at a maximum number of sampling locations maximised prediction success (i.e. the R² to the known truth) irrespective of the amount of stochasticity and the underlying response surfaces, including combinations of two linear, unimodal or saturating drivers. For the two empirical experiments, the same pattern was found, with gradient designs outperforming replicated designs in revealing the response surfaces of underlying drivers. Our ﬁndings suggest that a move to gradient designs in ecological experiments could be a major step towards unravelling underlying response patterns to continuous and interacting environmental drivers in a feasible and statistically powerful way.","container-title":"Ecology Letters","DOI":"10.1111/ele.13134","ISSN":"1461-023X, 1461-0248","issue":"11","language":"en","license":"http://onlinelibrary.wiley.com/termsAndConditions#vor","page":"1629-1638","publisher":"Wiley","source":"Crossref","title":"To replicate, or not to replicate – that is the question: how to tackle nonlinear responses in ecological experiments","title-short":"To replicate, or not to replicate – that is the question","volume":"21","author":[{"family":"Kreyling","given":"Juergen"},{"family":"Schweiger","given":"Andreas H."},{"family":"Bahn","given":"Michael"},{"family":"Ineson","given":"Phil"},{"family":"Migliavacca","given":"Mirco"},{"family":"Morel‐Journel","given":"Thibaut"},{"family":"Christiansen","given":"Jesper Riis"},{"family":"Schtickzelle","given":"Nicolas"},{"family":"Larsen","given":"Klaus Steenberg"}],"editor":[{"family":"Chase","given":"Jonathan"}],"issued":{"date-parts":[["2018",11]]}}}],"schema":"https://github.com/citation-style-language/schema/raw/master/csl-citation.json"} </w:instrText>
      </w:r>
      <w:r w:rsidR="00AC37C2" w:rsidRPr="000169B9">
        <w:rPr>
          <w:rFonts w:eastAsia="Arial"/>
        </w:rPr>
        <w:fldChar w:fldCharType="separate"/>
      </w:r>
      <w:r w:rsidR="00EA48F7" w:rsidRPr="000169B9">
        <w:rPr>
          <w:rFonts w:eastAsia="Arial"/>
          <w:noProof/>
        </w:rPr>
        <w:t>(Burgess et al., 2021; Kreyling et al., 2018)</w:t>
      </w:r>
      <w:r w:rsidR="00AC37C2" w:rsidRPr="000169B9">
        <w:rPr>
          <w:rFonts w:eastAsia="Arial"/>
        </w:rPr>
        <w:fldChar w:fldCharType="end"/>
      </w:r>
      <w:r w:rsidR="00EA48F7" w:rsidRPr="000169B9">
        <w:rPr>
          <w:rFonts w:eastAsia="Arial"/>
        </w:rPr>
        <w:t>.</w:t>
      </w:r>
      <w:r w:rsidR="007F229B" w:rsidRPr="000169B9">
        <w:rPr>
          <w:rFonts w:eastAsia="Arial"/>
        </w:rPr>
        <w:t xml:space="preserve"> There is an increased awareness of the drawbacks of this experimental design </w:t>
      </w:r>
      <w:r w:rsidR="00EA48F7" w:rsidRPr="000169B9">
        <w:rPr>
          <w:rFonts w:eastAsia="Arial"/>
        </w:rPr>
        <w:fldChar w:fldCharType="begin"/>
      </w:r>
      <w:r w:rsidR="0040114B">
        <w:rPr>
          <w:rFonts w:eastAsia="Arial"/>
        </w:rPr>
        <w:instrText xml:space="preserve"> ADDIN ZOTERO_ITEM CSL_CITATION {"citationID":"CBcmpUy6","properties":{"formattedCitation":"(Collins et al., 2022; Kreyling et al., 2014)","plainCitation":"(Collins et al., 2022; Kreyling et al., 2014)","dontUpdate":true,"noteIndex":0},"citationItems":[{"id":113462,"uris":["http://zotero.org/users/9330120/items/UV2QF6RE"],"itemData":{"id":113462,"type":"article-journal","container-title":"Current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K"}],"issued":{"date-parts":[["2022",8]]}}},{"id":152059,"uris":["http://zotero.org/users/9330120/items/XNBNEN2A"],"itemData":{"id":152059,"type":"article-journal","abstract":"Experimental evidence for impacts of increased climatic variability and extremes on ecosystems is urgently needed. The constraint in our knowledge, however, is not caused by the uncertainty in the applied climate scenarios. We need mechanistic understanding from experiments challenging ecological thresholds coupled with ecosystem models to allow for meaningful up-scaling.","container-title":"Ecology Letters","DOI":"10.1111/ele.12193","ISSN":"1461-023X, 1461-0248","issue":"1","language":"en","license":"http://onlinelibrary.wiley.com/termsAndConditions#vor","page":"125","publisher":"Wiley","source":"Crossref","title":"Beyond realism in climate change experiments: gradient approaches identify thresholds and tipping points","title-short":"Beyond realism in climate change experiments","volume":"17","author":[{"family":"Kreyling","given":"Juergen"},{"family":"Jentsch","given":"Anke"},{"family":"Beier","given":"Claus"}],"editor":[{"family":"Lloret","given":"Francisco"}],"issued":{"date-parts":[["2014",1]]}}}],"schema":"https://github.com/citation-style-language/schema/raw/master/csl-citation.json"} </w:instrText>
      </w:r>
      <w:r w:rsidR="00EA48F7" w:rsidRPr="000169B9">
        <w:rPr>
          <w:rFonts w:eastAsia="Arial"/>
        </w:rPr>
        <w:fldChar w:fldCharType="separate"/>
      </w:r>
      <w:r w:rsidR="00CA6BEA" w:rsidRPr="000169B9">
        <w:rPr>
          <w:rFonts w:eastAsia="Arial"/>
          <w:noProof/>
        </w:rPr>
        <w:t>(</w:t>
      </w:r>
      <w:r w:rsidR="00CA6BEA" w:rsidRPr="00AC607A">
        <w:rPr>
          <w:rFonts w:eastAsia="Arial"/>
          <w:i/>
          <w:iCs/>
          <w:noProof/>
          <w:rPrChange w:id="15" w:author="Mirko Mutalipassi" w:date="2026-03-20T09:35:00Z" w16du:dateUtc="2026-03-20T08:35:00Z">
            <w:rPr>
              <w:rFonts w:eastAsia="Arial"/>
              <w:noProof/>
            </w:rPr>
          </w:rPrChange>
        </w:rPr>
        <w:t>e.g.</w:t>
      </w:r>
      <w:ins w:id="16" w:author="Mirko Mutalipassi" w:date="2026-03-20T09:35:00Z" w16du:dateUtc="2026-03-20T08:35:00Z">
        <w:r w:rsidR="00AC607A">
          <w:rPr>
            <w:rFonts w:eastAsia="Arial"/>
            <w:noProof/>
          </w:rPr>
          <w:t>,</w:t>
        </w:r>
      </w:ins>
      <w:r w:rsidR="00CA6BEA" w:rsidRPr="000169B9">
        <w:rPr>
          <w:rFonts w:eastAsia="Arial"/>
          <w:noProof/>
        </w:rPr>
        <w:t xml:space="preserve"> Collins et al., 2022; Kreyling et al., 2014)</w:t>
      </w:r>
      <w:r w:rsidR="00EA48F7" w:rsidRPr="000169B9">
        <w:rPr>
          <w:rFonts w:eastAsia="Arial"/>
        </w:rPr>
        <w:fldChar w:fldCharType="end"/>
      </w:r>
      <w:r w:rsidR="00CA6BEA" w:rsidRPr="000169B9">
        <w:rPr>
          <w:rFonts w:eastAsia="Arial"/>
        </w:rPr>
        <w:t xml:space="preserve">, </w:t>
      </w:r>
      <w:r w:rsidR="007F229B" w:rsidRPr="000169B9">
        <w:rPr>
          <w:rFonts w:eastAsia="Arial"/>
        </w:rPr>
        <w:t xml:space="preserve">leading to different experimental designs and strategies </w:t>
      </w:r>
      <w:r w:rsidR="00CA6BEA" w:rsidRPr="000169B9">
        <w:rPr>
          <w:rFonts w:eastAsia="Arial"/>
        </w:rPr>
        <w:fldChar w:fldCharType="begin"/>
      </w:r>
      <w:r w:rsidR="00722D6E" w:rsidRPr="000169B9">
        <w:rPr>
          <w:rFonts w:eastAsia="Arial"/>
        </w:rPr>
        <w:instrText xml:space="preserve"> ADDIN ZOTERO_ITEM CSL_CITATION {"citationID":"zWdNky68","properties":{"formattedCitation":"(Carmichael et al., 2025)","plainCitation":"(Carmichael et al., 2025)","noteIndex":0},"citationItems":[{"id":152048,"uris":["http://zotero.org/users/9330120/items/VTJ4Y2Q3"],"itemData":{"id":152048,"type":"article-journal","abstract":"Understanding the effects of multiple stressors has become a major focus in ecology and evolution. While many studies have investigated the combined effects of stressors, revealing massive variability, a mechanistic understanding that reconciles the diversity of multiple stressor outcomes is lacking. Here, we show how performance curves can fill this gap by revealing mechanisms that shape multiple stressor outcomes. Our experiments with 12 bacterial taxa, demonstrate that additional stressors alter the shape of temperature, pH and salinity performance curves. This leads to changes in stressor interaction outcomes—for example, shifts between additive, antagonistic or synergistic interactions—along gradients, revealing that small changes in a stressor along nonlinear performance curves can dramatically impact the stressor interaction. These findings help to explain the lack of generality found across multiple stressor studies and highlight how a performance curve approach can provide a more holistic view of multiple stressor interactions.","container-title":"Ecology Letters","DOI":"10.1111/ele.70065","ISSN":"1461-023X, 1461-0248","issue":"1","language":"en","license":"http://creativecommons.org/licenses/by/4.0/","publisher":"Wiley","source":"Crossref","title":"Reconciling Variability in Multiple Stressor Effects Using Environmental Performance Curves","URL":"https://onlinelibrary.wiley.com/doi/10.1111/ele.70065","volume":"28","author":[{"family":"Carmichael","given":"Hebe"},{"family":"Warfield","given":"Ruth"},{"family":"Yvon‐Durocher","given":"Gabriel"}],"accessed":{"date-parts":[["2025",7,25]]},"issued":{"date-parts":[["2025",1]]}}}],"schema":"https://github.com/citation-style-language/schema/raw/master/csl-citation.json"} </w:instrText>
      </w:r>
      <w:r w:rsidR="00CA6BEA" w:rsidRPr="000169B9">
        <w:rPr>
          <w:rFonts w:eastAsia="Arial"/>
        </w:rPr>
        <w:fldChar w:fldCharType="separate"/>
      </w:r>
      <w:r w:rsidR="00722D6E" w:rsidRPr="000169B9">
        <w:rPr>
          <w:rFonts w:eastAsia="Arial"/>
          <w:noProof/>
        </w:rPr>
        <w:t>(Carmichael et al., 2025)</w:t>
      </w:r>
      <w:r w:rsidR="00CA6BEA" w:rsidRPr="000169B9">
        <w:rPr>
          <w:rFonts w:eastAsia="Arial"/>
        </w:rPr>
        <w:fldChar w:fldCharType="end"/>
      </w:r>
      <w:r w:rsidR="007F229B" w:rsidRPr="000169B9">
        <w:rPr>
          <w:rFonts w:eastAsia="Arial"/>
        </w:rPr>
        <w:t>.</w:t>
      </w:r>
    </w:p>
    <w:p w14:paraId="5E2436B5" w14:textId="0DE56D8D" w:rsidR="002E112E" w:rsidRPr="00CC1060" w:rsidRDefault="00CC1060">
      <w:pPr>
        <w:pStyle w:val="NormaleWeb"/>
        <w:jc w:val="both"/>
        <w:rPr>
          <w:rFonts w:eastAsia="Arial"/>
        </w:rPr>
        <w:pPrChange w:id="17" w:author="Mirko Mutalipassi" w:date="2026-03-20T09:33:00Z" w16du:dateUtc="2026-03-20T08:33:00Z">
          <w:pPr>
            <w:spacing w:line="276" w:lineRule="auto"/>
            <w:jc w:val="both"/>
          </w:pPr>
        </w:pPrChange>
      </w:pPr>
      <w:commentRangeStart w:id="18"/>
      <w:ins w:id="19" w:author="Mirko Mutalipassi" w:date="2026-03-20T09:33:00Z" w16du:dateUtc="2026-03-20T08:33:00Z">
        <w:r>
          <w:t xml:space="preserve">The aim of our study was to test an experimental and analytical strategy designed to distinguish additive from non-additive multi-driver effects. Specifically, we combined: (i) the resolution of the response curves for three drivers, temperature, pH, and lithium, across broad gradients; (ii) the use of these single-driver performance curves to project their expected combined effects under a concentration-addition framework; and (iii) the evaluation of these projections using a fully crossed 2 × 2 × 2 multi-driver design. By comparing the observed outcome of the multiple-driver experiment with the prediction derived from a non-linear additive model, this approach allows the identification of potential biological interactions that would not be resolved by a standard factorial interpretation alone </w:t>
        </w:r>
      </w:ins>
      <w:del w:id="20" w:author="Mirko Mutalipassi" w:date="2026-03-20T09:33:00Z" w16du:dateUtc="2026-03-20T08:33:00Z">
        <w:r w:rsidR="00275014" w:rsidRPr="000169B9" w:rsidDel="00CC1060">
          <w:rPr>
            <w:rFonts w:eastAsia="Arial"/>
          </w:rPr>
          <w:delText xml:space="preserve">The aim of our study is to </w:delText>
        </w:r>
        <w:r w:rsidR="007F229B" w:rsidRPr="000169B9" w:rsidDel="00CC1060">
          <w:rPr>
            <w:rFonts w:eastAsia="Arial"/>
          </w:rPr>
          <w:delText xml:space="preserve">test </w:delText>
        </w:r>
        <w:r w:rsidR="006B32C9" w:rsidRPr="000169B9" w:rsidDel="00CC1060">
          <w:rPr>
            <w:rFonts w:eastAsia="Arial"/>
          </w:rPr>
          <w:delText>a strategy</w:delText>
        </w:r>
        <w:r w:rsidR="00275014" w:rsidRPr="000169B9" w:rsidDel="00CC1060">
          <w:rPr>
            <w:rFonts w:eastAsia="Arial"/>
          </w:rPr>
          <w:delText xml:space="preserve"> that </w:delText>
        </w:r>
        <w:r w:rsidR="007F229B" w:rsidRPr="000169B9" w:rsidDel="00CC1060">
          <w:rPr>
            <w:rFonts w:eastAsia="Arial"/>
          </w:rPr>
          <w:delText xml:space="preserve">combines (i) the resolution of the shape of the </w:delText>
        </w:r>
        <w:r w:rsidR="00275014" w:rsidRPr="000169B9" w:rsidDel="00CC1060">
          <w:rPr>
            <w:rFonts w:eastAsia="Arial"/>
          </w:rPr>
          <w:delText xml:space="preserve">response curves of </w:delText>
        </w:r>
        <w:r w:rsidR="007F229B" w:rsidRPr="000169B9" w:rsidDel="00CC1060">
          <w:rPr>
            <w:rFonts w:eastAsia="Arial"/>
          </w:rPr>
          <w:delText xml:space="preserve">3 </w:delText>
        </w:r>
        <w:r w:rsidR="00275014" w:rsidRPr="000169B9" w:rsidDel="00CC1060">
          <w:rPr>
            <w:rFonts w:eastAsia="Arial"/>
          </w:rPr>
          <w:delText>drivers</w:delText>
        </w:r>
        <w:r w:rsidR="007F229B" w:rsidRPr="000169B9" w:rsidDel="00CC1060">
          <w:rPr>
            <w:rFonts w:eastAsia="Arial"/>
          </w:rPr>
          <w:delText xml:space="preserve"> (temperature, pH, and lithium)</w:delText>
        </w:r>
        <w:r w:rsidR="006B32C9" w:rsidRPr="000169B9" w:rsidDel="00CC1060">
          <w:rPr>
            <w:rFonts w:eastAsia="Arial"/>
          </w:rPr>
          <w:delText xml:space="preserve">; (ii) use these performance to project their combined impacts under a concentration-addition hypothesis; </w:delText>
        </w:r>
        <w:r w:rsidR="00275014" w:rsidRPr="000169B9" w:rsidDel="00CC1060">
          <w:rPr>
            <w:rFonts w:eastAsia="Arial"/>
          </w:rPr>
          <w:delText xml:space="preserve"> and</w:delText>
        </w:r>
        <w:r w:rsidR="006B32C9" w:rsidRPr="000169B9" w:rsidDel="00CC1060">
          <w:rPr>
            <w:rFonts w:eastAsia="Arial"/>
          </w:rPr>
          <w:delText xml:space="preserve"> (iii) evaluate the projections</w:delText>
        </w:r>
        <w:r w:rsidR="00275014" w:rsidRPr="000169B9" w:rsidDel="00CC1060">
          <w:rPr>
            <w:rFonts w:eastAsia="Arial"/>
          </w:rPr>
          <w:delText xml:space="preserve"> </w:delText>
        </w:r>
        <w:r w:rsidR="007F229B" w:rsidRPr="000169B9" w:rsidDel="00CC1060">
          <w:rPr>
            <w:rFonts w:eastAsia="Arial"/>
          </w:rPr>
          <w:delText>using a fully crossed design (2x2x2=8 treatments)</w:delText>
        </w:r>
        <w:r w:rsidR="00275014" w:rsidRPr="000169B9" w:rsidDel="00CC1060">
          <w:rPr>
            <w:rFonts w:eastAsia="Arial"/>
          </w:rPr>
          <w:delText xml:space="preserve">. </w:delText>
        </w:r>
        <w:r w:rsidR="006B32C9" w:rsidRPr="000169B9" w:rsidDel="00CC1060">
          <w:rPr>
            <w:rFonts w:eastAsia="Arial"/>
          </w:rPr>
          <w:delText>This</w:delText>
        </w:r>
        <w:r w:rsidR="00A25938" w:rsidRPr="000169B9" w:rsidDel="00CC1060">
          <w:rPr>
            <w:rFonts w:eastAsia="Arial"/>
          </w:rPr>
          <w:delText xml:space="preserve"> </w:delText>
        </w:r>
        <w:r w:rsidR="006B32C9" w:rsidRPr="000169B9" w:rsidDel="00CC1060">
          <w:rPr>
            <w:rFonts w:eastAsia="Arial"/>
          </w:rPr>
          <w:delText>allows to</w:delText>
        </w:r>
        <w:r w:rsidR="00A25938" w:rsidRPr="000169B9" w:rsidDel="00CC1060">
          <w:rPr>
            <w:rFonts w:eastAsia="Arial"/>
          </w:rPr>
          <w:delText xml:space="preserve"> identify potential interactions (non-additive effects) by comparing the outcome of the multiple </w:delText>
        </w:r>
        <w:r w:rsidR="00B60FB3" w:rsidDel="00CC1060">
          <w:rPr>
            <w:rFonts w:eastAsia="Arial"/>
          </w:rPr>
          <w:delText>driver</w:delText>
        </w:r>
        <w:r w:rsidR="00A25938" w:rsidRPr="000169B9" w:rsidDel="00CC1060">
          <w:rPr>
            <w:rFonts w:eastAsia="Arial"/>
          </w:rPr>
          <w:delText xml:space="preserve"> experiment with </w:delText>
        </w:r>
        <w:r w:rsidR="006B32C9" w:rsidRPr="000169B9" w:rsidDel="00CC1060">
          <w:rPr>
            <w:rFonts w:eastAsia="Arial"/>
          </w:rPr>
          <w:delText>the results of a</w:delText>
        </w:r>
        <w:r w:rsidR="00A25938" w:rsidRPr="000169B9" w:rsidDel="00CC1060">
          <w:rPr>
            <w:rFonts w:eastAsia="Arial"/>
          </w:rPr>
          <w:delText xml:space="preserve"> non-linear additiv</w:delText>
        </w:r>
        <w:r w:rsidR="006B32C9" w:rsidRPr="000169B9" w:rsidDel="00CC1060">
          <w:rPr>
            <w:rFonts w:eastAsia="Arial"/>
          </w:rPr>
          <w:delText>e</w:delText>
        </w:r>
        <w:r w:rsidR="00A25938" w:rsidRPr="000169B9" w:rsidDel="00CC1060">
          <w:rPr>
            <w:rFonts w:eastAsia="Arial"/>
          </w:rPr>
          <w:delText xml:space="preserve"> </w:delText>
        </w:r>
        <w:r w:rsidR="006B32C9" w:rsidRPr="000169B9" w:rsidDel="00CC1060">
          <w:rPr>
            <w:rFonts w:eastAsia="Arial"/>
          </w:rPr>
          <w:delText>model</w:delText>
        </w:r>
        <w:r w:rsidR="002E112E" w:rsidRPr="000169B9" w:rsidDel="00CC1060">
          <w:rPr>
            <w:rFonts w:eastAsia="Arial"/>
          </w:rPr>
          <w:delText xml:space="preserve"> </w:delText>
        </w:r>
      </w:del>
      <w:r w:rsidR="002E112E" w:rsidRPr="000169B9">
        <w:rPr>
          <w:rFonts w:eastAsia="Arial"/>
        </w:rPr>
        <w:fldChar w:fldCharType="begin"/>
      </w:r>
      <w:r w:rsidR="0040114B">
        <w:rPr>
          <w:rFonts w:eastAsia="Arial"/>
        </w:rPr>
        <w:instrText xml:space="preserve"> ADDIN ZOTERO_ITEM CSL_CITATION {"citationID":"n4jIrpbk","properties":{"formattedCitation":"(Espinel-Velasco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002E112E" w:rsidRPr="000169B9">
        <w:rPr>
          <w:rFonts w:eastAsia="Arial"/>
        </w:rPr>
        <w:fldChar w:fldCharType="separate"/>
      </w:r>
      <w:r w:rsidR="002E112E" w:rsidRPr="000169B9">
        <w:rPr>
          <w:rFonts w:eastAsia="Arial"/>
          <w:noProof/>
        </w:rPr>
        <w:t>(</w:t>
      </w:r>
      <w:ins w:id="21" w:author="Mirko Mutalipassi" w:date="2026-03-20T09:37:00Z" w16du:dateUtc="2026-03-20T08:37:00Z">
        <w:r w:rsidR="00AC607A" w:rsidRPr="00B64479">
          <w:rPr>
            <w:rFonts w:eastAsia="Arial"/>
            <w:i/>
            <w:iCs/>
            <w:noProof/>
          </w:rPr>
          <w:t>e.g.</w:t>
        </w:r>
        <w:r w:rsidR="00AC607A">
          <w:rPr>
            <w:rFonts w:eastAsia="Arial"/>
            <w:noProof/>
          </w:rPr>
          <w:t>,</w:t>
        </w:r>
      </w:ins>
      <w:del w:id="22" w:author="Mirko Mutalipassi" w:date="2026-03-20T09:37:00Z" w16du:dateUtc="2026-03-20T08:37:00Z">
        <w:r w:rsidR="002E112E" w:rsidRPr="00CC1060" w:rsidDel="00AC607A">
          <w:rPr>
            <w:rFonts w:eastAsia="Arial"/>
            <w:noProof/>
          </w:rPr>
          <w:delText>e.g.</w:delText>
        </w:r>
      </w:del>
      <w:r w:rsidR="002E112E" w:rsidRPr="000169B9">
        <w:rPr>
          <w:rFonts w:eastAsia="Arial"/>
          <w:noProof/>
        </w:rPr>
        <w:t xml:space="preserve"> Espinel-Velasco et al., 2025)</w:t>
      </w:r>
      <w:r w:rsidR="002E112E" w:rsidRPr="000169B9">
        <w:rPr>
          <w:rFonts w:eastAsia="Arial"/>
        </w:rPr>
        <w:fldChar w:fldCharType="end"/>
      </w:r>
      <w:r w:rsidR="002E112E" w:rsidRPr="000169B9">
        <w:rPr>
          <w:rFonts w:eastAsia="Arial"/>
        </w:rPr>
        <w:t>.</w:t>
      </w:r>
      <w:commentRangeEnd w:id="18"/>
      <w:r w:rsidRPr="00CC1060">
        <w:rPr>
          <w:rStyle w:val="Rimandocommento"/>
          <w:rFonts w:eastAsia="Arial"/>
          <w:sz w:val="24"/>
          <w:szCs w:val="24"/>
        </w:rPr>
        <w:commentReference w:id="18"/>
      </w:r>
    </w:p>
    <w:p w14:paraId="0000002B" w14:textId="2B40562F" w:rsidR="00F1663E" w:rsidRPr="000169B9" w:rsidDel="00AC607A" w:rsidRDefault="00A25938" w:rsidP="00AC607A">
      <w:pPr>
        <w:spacing w:line="276" w:lineRule="auto"/>
        <w:jc w:val="both"/>
        <w:rPr>
          <w:del w:id="23" w:author="Mirko Mutalipassi" w:date="2026-03-20T09:40:00Z" w16du:dateUtc="2026-03-20T08:40:00Z"/>
          <w:rFonts w:eastAsia="Arial"/>
        </w:rPr>
      </w:pPr>
      <w:r w:rsidRPr="000169B9">
        <w:rPr>
          <w:rFonts w:eastAsia="Arial"/>
        </w:rPr>
        <w:t>The implementation of such complex experiments is only realistic by using simple assays that are well-established and allow for the collection of robust data relatively fast. Sea urchins are such model organisms due to their ecological importance in benthic ecosystems, their sensitivity to environmental change, and their well-established use in ecotoxicology and climate change research</w:t>
      </w:r>
      <w:r w:rsidR="0069397B" w:rsidRPr="000169B9">
        <w:rPr>
          <w:rFonts w:eastAsia="Arial"/>
        </w:rPr>
        <w:t xml:space="preserve"> </w:t>
      </w:r>
      <w:r w:rsidR="00412B38" w:rsidRPr="000169B9">
        <w:rPr>
          <w:rFonts w:eastAsia="Arial"/>
        </w:rPr>
        <w:fldChar w:fldCharType="begin"/>
      </w:r>
      <w:r w:rsidR="00530344" w:rsidRPr="000169B9">
        <w:rPr>
          <w:rFonts w:eastAsia="Arial"/>
        </w:rPr>
        <w:instrText xml:space="preserve"> ADDIN ZOTERO_ITEM CSL_CITATION {"citationID":"Qj7zR9nR","properties":{"formattedCitation":"(Agnetta et al., 2015; Bellas, 2008; Cuthbert et al., 2021; Dupont et al., 2010; Pagano et al., 2017)","plainCitation":"(Agnetta et al., 2015; Bellas, 2008; Cuthbert et al., 2021; Dupont et al., 2010; Pagano et al., 2017)","noteIndex":0},"citationItems":[{"id":152063,"uris":["http://zotero.org/users/9330120/items/L6AJWL99"],"itemData":{"id":152063,"type":"article-journal","abstract":"In the Mediterranean Sea the co-occurring sea urchins Paracentrotus lividus and Arbacia lixula are usually considered to share the same ecological role in the formation of barren from Cystoseira canopy. However, their foraging ability may vary due to feeding behavior and species-speciﬁc morphological traits. The relative effects of P. lividus and A. lixula on Cystoseira canopy was tested experimentally both in the laboratory, at a density of about 20 ind./m2, and in the ﬁeld by gut content analysis. Field and laboratory results show that A. lixula is unable to affect Cystoseira spp. Furthermore, these results conﬁrmed the great ability of P. lividus to consume Cystoseira canopy, thus supporting the evidence of the major role of this species in the creation of a barren state.","container-title":"Estuarine, Coastal and Shelf Science","DOI":"10.1016/j.ecss.2014.11.023","ISSN":"0272-7714","language":"en","license":"https://www.elsevier.com/tdm/userlicense/1.0/","page":"73-77","publisher":"Elsevier BV","source":"Crossref","title":"Role of two co-occurring Mediterranean sea urchins in the formation of barren from Cystoseira canopy","volume":"152","author":[{"family":"Agnetta","given":"D."},{"family":"Badalamenti","given":"F."},{"family":"Ceccherelli","given":"G."},{"family":"Di Trapani","given":"F."},{"family":"Bonaviri","given":"C."},{"family":"Gianguzza","given":"P."}],"issued":{"date-parts":[["2015",1]]}}},{"id":1161,"uris":["http://zotero.org/users/9330120/items/8LF2GLW4"],"itemData":{"id":1161,"type":"article-journal","abstract":"The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bioassay","volume":"88","author":[{"family":"Bellas","given":"Juan"}],"issued":{"date-parts":[["2008",7]]}}},{"id":113446,"uris":["http://zotero.org/users/9330120/items/TBRQGR8Q"],"itemData":{"id":113446,"type":"article-journal","abstract":"Aquatic ecosystems are threatened by multiple stressors which might interact in non-additive ways. Two key stressors in marine systems that are likely to be mediated by ongoing climate change are temperature and salinity. Here, we experimentally examine the influence of warming and desalination on mortality rates of a key herbivorous sea urchin, Paracentrotus lividus, between two populations over time. Mortality rates were signifi­ cantly increased by warming and desalination as individual stressors, with up to total mortality exhibited at the highest water temperature (27 ◦C) and lowest salinity (25). However, these stressors interacted, with desali­ nation significantly exacerbating mortality rates at the highest temperature, but not under lower thermal regimes (21 ◦C and 25 ◦C). Mortality rates were relatively consistent between two sea urchin populations. Overall, temperature and salinity stressors can significantly interact to mediate mortality rates of key aquatic species, in ways that cannot be predicted by considering individual stressors in isolation. Future research should incorporate multiple environmental contexts to better understand and predict species responses to changing climate.","container-title":"Journal of Sea Research","DOI":"10.1016/j.seares.2021.102126","ISSN":"13851101","journalAbbreviation":"Journal of Sea Research","language":"en","page":"102126","source":"DOI.org (Crossref)","title":"Emergent effects of temperature and salinity on mortality of a key herbivore","volume":"177","author":[{"family":"Cuthbert","given":"Ross N."},{"family":"Sidow","given":"Alena"},{"family":"Frost","given":"Kim F."},{"family":"Kotronaki","given":"Syrmalenia G."},{"family":"Briski","given":"Elizabeta"}],"issued":{"date-parts":[["2021",11]]}}},{"id":1030,"uris":["http://zotero.org/users/9330120/items/BJACCFNE"],"itemData":{"id":1030,"type":"article-journal","container-title":"Ecotoxicology","DOI":"10.1007/s10646-010-0463-6","ISSN":"0963-9292",</w:instrText>
      </w:r>
      <w:r w:rsidR="00530344" w:rsidRPr="000928BC">
        <w:rPr>
          <w:rFonts w:eastAsia="Arial"/>
          <w:lang w:val="fr-FR"/>
        </w:rPr>
        <w:instrText xml:space="preserve">"issue":"3","journalAbbreviation":"Ecotoxicology","language":"English","page":"449-462","title":"Impact of near-future ocean acidification on echinoderms","volume":"19","author":[{"family":"Dupont","given":"S."},{"family":"Ortega-Martínez","given":"O."},{"family":"Thorndyke","given":"M."}],"issued":{"date-parts":[["2010",3,1]]}}},{"id":152067,"uris":["http://zotero.org/users/9330120/items/NSJBN8UA"],"itemData":{"id":152067,"type":"article-journal","container-title":"Expert Opinion on Environmental Biology","DOI":"10.4172/2325-9655.1000142","ISSN":"2325-9655","issue":"01","journalAbbreviation":"Expert Opin Environ Biol","language":"en","publisher":"OMICS Publishing Group","source":"Crossref","title":"Sea Urchin Bioassays in Toxicity Testing: I. Inorganics, Organics, Complex Mixtures and Natural Products","title-short":"Sea Urchin Bioassays in Toxicity Testing","URL":"http://www.scitechnol.com/peer-review/sea-urchin-bioassays-intoxicity-testing-i-inorganicsorganics-complex-mixturesand-natural-products-9VMA.php?article_id=5758","volume":"06","author":[{"family":"Pagano","given":"Giovanni"},{"family":"Guida","given":"Marco"},{"family":"Trifuoggi","given":"Marco"},{"family":"Thomas","given":"Philippe"},{"family":"Palumbo","given":"Anna"},{"family":"Romano","given":"Giovanna"},{"family":"Oral","given":"Rahime"}],"accessed":{"date-parts":[["2025",7,29]]},"issued":{"date-parts":[["2017"]]}}}],"schema":"https://github.com/citation-style-language/schema/raw/master/csl-citation.json"} </w:instrText>
      </w:r>
      <w:r w:rsidR="00412B38" w:rsidRPr="000169B9">
        <w:rPr>
          <w:rFonts w:eastAsia="Arial"/>
        </w:rPr>
        <w:fldChar w:fldCharType="separate"/>
      </w:r>
      <w:r w:rsidR="00530344" w:rsidRPr="000928BC">
        <w:rPr>
          <w:rFonts w:eastAsia="Arial"/>
          <w:noProof/>
          <w:lang w:val="fr-FR"/>
        </w:rPr>
        <w:t>(Agnetta et al., 2015; Bellas, 2008; Cuthbert et al., 2021; Dupont et al., 2010; Pagano et al., 2017)</w:t>
      </w:r>
      <w:r w:rsidR="00412B38" w:rsidRPr="000169B9">
        <w:rPr>
          <w:rFonts w:eastAsia="Arial"/>
        </w:rPr>
        <w:fldChar w:fldCharType="end"/>
      </w:r>
      <w:r w:rsidRPr="000928BC">
        <w:rPr>
          <w:rFonts w:eastAsia="Arial"/>
          <w:lang w:val="fr-FR"/>
        </w:rPr>
        <w:t>.</w:t>
      </w:r>
      <w:r w:rsidR="0069397B" w:rsidRPr="000928BC">
        <w:rPr>
          <w:rFonts w:eastAsia="Arial"/>
          <w:lang w:val="fr-FR"/>
        </w:rPr>
        <w:t xml:space="preserve"> </w:t>
      </w:r>
      <w:commentRangeStart w:id="24"/>
      <w:ins w:id="25" w:author="Mirko Mutalipassi" w:date="2026-03-20T09:40:00Z" w16du:dateUtc="2026-03-20T08:40:00Z">
        <w:r w:rsidR="00AC607A" w:rsidRPr="00AC607A">
          <w:rPr>
            <w:rFonts w:eastAsia="Arial"/>
          </w:rPr>
          <w:t xml:space="preserve">We assessed the effect of temperature, pH, and lithium, alone and in combination, on larval growth rate in the purple sea urchin </w:t>
        </w:r>
        <w:r w:rsidR="00AC607A" w:rsidRPr="00AC607A">
          <w:rPr>
            <w:rFonts w:eastAsia="Arial"/>
            <w:i/>
            <w:iCs/>
            <w:rPrChange w:id="26" w:author="Mirko Mutalipassi" w:date="2026-03-20T09:40:00Z" w16du:dateUtc="2026-03-20T08:40:00Z">
              <w:rPr>
                <w:rFonts w:eastAsia="Arial"/>
              </w:rPr>
            </w:rPrChange>
          </w:rPr>
          <w:t>Paracentrotus lividus</w:t>
        </w:r>
        <w:r w:rsidR="00AC607A" w:rsidRPr="00AC607A">
          <w:rPr>
            <w:rFonts w:eastAsia="Arial"/>
          </w:rPr>
          <w:t xml:space="preserve"> to address two main questions: (</w:t>
        </w:r>
        <w:r w:rsidR="00AC607A" w:rsidRPr="00AC607A">
          <w:rPr>
            <w:rFonts w:eastAsia="Arial"/>
            <w:i/>
            <w:iCs/>
            <w:rPrChange w:id="27" w:author="Mirko Mutalipassi" w:date="2026-03-20T09:43:00Z" w16du:dateUtc="2026-03-20T08:43:00Z">
              <w:rPr>
                <w:rFonts w:eastAsia="Arial"/>
              </w:rPr>
            </w:rPrChange>
          </w:rPr>
          <w:t>i</w:t>
        </w:r>
        <w:r w:rsidR="00AC607A" w:rsidRPr="00AC607A">
          <w:rPr>
            <w:rFonts w:eastAsia="Arial"/>
          </w:rPr>
          <w:t>) do these three drivers generate response curves that can be described within a comparable performance framework, and (</w:t>
        </w:r>
        <w:r w:rsidR="00AC607A" w:rsidRPr="00AC607A">
          <w:rPr>
            <w:rFonts w:eastAsia="Arial"/>
            <w:i/>
            <w:iCs/>
            <w:rPrChange w:id="28" w:author="Mirko Mutalipassi" w:date="2026-03-20T09:43:00Z" w16du:dateUtc="2026-03-20T08:43:00Z">
              <w:rPr>
                <w:rFonts w:eastAsia="Arial"/>
              </w:rPr>
            </w:rPrChange>
          </w:rPr>
          <w:t>ii</w:t>
        </w:r>
        <w:r w:rsidR="00AC607A" w:rsidRPr="00AC607A">
          <w:rPr>
            <w:rFonts w:eastAsia="Arial"/>
          </w:rPr>
          <w:t>) do the observed multi-driver responses deviate from the non-linear additive expectation derived from the single-driver experiments, thereby indicating true non-additive interactions?</w:t>
        </w:r>
      </w:ins>
      <w:commentRangeEnd w:id="24"/>
      <w:r w:rsidR="00AC607A" w:rsidRPr="000169B9">
        <w:rPr>
          <w:rStyle w:val="Rimandocommento"/>
          <w:rFonts w:eastAsia="Arial"/>
          <w:sz w:val="24"/>
          <w:szCs w:val="24"/>
        </w:rPr>
        <w:commentReference w:id="24"/>
      </w:r>
      <w:del w:id="29" w:author="Mirko Mutalipassi" w:date="2026-03-20T09:40:00Z" w16du:dateUtc="2026-03-20T08:40:00Z">
        <w:r w:rsidRPr="000169B9" w:rsidDel="00AC607A">
          <w:rPr>
            <w:rFonts w:eastAsia="Arial"/>
          </w:rPr>
          <w:delText>We assessed the effect of temperature, pH and lithium alone and combined on the growth rate and fitness of larvae of the purple sea urchin (</w:delText>
        </w:r>
        <w:r w:rsidRPr="000169B9" w:rsidDel="00AC607A">
          <w:rPr>
            <w:rFonts w:eastAsia="Arial"/>
            <w:i/>
          </w:rPr>
          <w:delText>Paracentrotus lividus</w:delText>
        </w:r>
        <w:r w:rsidRPr="000169B9" w:rsidDel="00AC607A">
          <w:rPr>
            <w:rFonts w:eastAsia="Arial"/>
          </w:rPr>
          <w:delText>) to answer</w:delText>
        </w:r>
        <w:r w:rsidR="0069397B" w:rsidRPr="000169B9" w:rsidDel="00AC607A">
          <w:rPr>
            <w:rFonts w:eastAsia="Arial"/>
          </w:rPr>
          <w:delText xml:space="preserve"> two main questions</w:delText>
        </w:r>
        <w:r w:rsidRPr="000169B9" w:rsidDel="00AC607A">
          <w:rPr>
            <w:rFonts w:eastAsia="Arial"/>
          </w:rPr>
          <w:delText xml:space="preserve">: </w:delText>
        </w:r>
      </w:del>
    </w:p>
    <w:p w14:paraId="0000002C" w14:textId="4E7F037B" w:rsidR="00F1663E" w:rsidRPr="000169B9" w:rsidDel="00AC607A" w:rsidRDefault="00275014" w:rsidP="00AC607A">
      <w:pPr>
        <w:spacing w:line="276" w:lineRule="auto"/>
        <w:jc w:val="both"/>
        <w:rPr>
          <w:del w:id="30" w:author="Mirko Mutalipassi" w:date="2026-03-20T09:40:00Z" w16du:dateUtc="2026-03-20T08:40:00Z"/>
          <w:rFonts w:eastAsia="Arial"/>
        </w:rPr>
      </w:pPr>
      <w:del w:id="31" w:author="Mirko Mutalipassi" w:date="2026-03-20T09:40:00Z" w16du:dateUtc="2026-03-20T08:40:00Z">
        <w:r w:rsidRPr="000169B9" w:rsidDel="00AC607A">
          <w:rPr>
            <w:rFonts w:eastAsia="Arial"/>
          </w:rPr>
          <w:delText xml:space="preserve">(i) </w:delText>
        </w:r>
        <w:r w:rsidR="006B32C9" w:rsidRPr="000169B9" w:rsidDel="00AC607A">
          <w:rPr>
            <w:rFonts w:eastAsia="Arial"/>
            <w:i/>
          </w:rPr>
          <w:delText xml:space="preserve">What </w:delText>
        </w:r>
        <w:r w:rsidRPr="000169B9" w:rsidDel="00AC607A">
          <w:rPr>
            <w:rFonts w:eastAsia="Arial"/>
            <w:i/>
          </w:rPr>
          <w:delText>is the shape of the</w:delText>
        </w:r>
        <w:r w:rsidR="0069397B" w:rsidRPr="000169B9" w:rsidDel="00AC607A">
          <w:rPr>
            <w:rFonts w:eastAsia="Arial"/>
            <w:i/>
          </w:rPr>
          <w:delText>ir</w:delText>
        </w:r>
        <w:r w:rsidRPr="000169B9" w:rsidDel="00AC607A">
          <w:rPr>
            <w:rFonts w:eastAsia="Arial"/>
            <w:i/>
          </w:rPr>
          <w:delText xml:space="preserve"> response curves for temperature, pH and lithium?</w:delText>
        </w:r>
        <w:r w:rsidRPr="000169B9" w:rsidDel="00AC607A">
          <w:rPr>
            <w:rFonts w:eastAsia="Arial"/>
          </w:rPr>
          <w:delText xml:space="preserve"> </w:delText>
        </w:r>
      </w:del>
    </w:p>
    <w:p w14:paraId="0E210F28" w14:textId="66AA07ED" w:rsidR="007F30A3" w:rsidRPr="000169B9" w:rsidRDefault="00275014" w:rsidP="00AC607A">
      <w:pPr>
        <w:spacing w:line="276" w:lineRule="auto"/>
        <w:jc w:val="both"/>
        <w:rPr>
          <w:rFonts w:eastAsia="Arial"/>
        </w:rPr>
      </w:pPr>
      <w:del w:id="32" w:author="Mirko Mutalipassi" w:date="2026-03-20T09:40:00Z" w16du:dateUtc="2026-03-20T08:40:00Z">
        <w:r w:rsidRPr="000169B9" w:rsidDel="00AC607A">
          <w:rPr>
            <w:rFonts w:eastAsia="Arial"/>
          </w:rPr>
          <w:delText xml:space="preserve">(ii) </w:delText>
        </w:r>
        <w:r w:rsidR="006B32C9" w:rsidRPr="000169B9" w:rsidDel="00AC607A">
          <w:rPr>
            <w:rFonts w:eastAsia="Arial"/>
            <w:i/>
          </w:rPr>
          <w:delText xml:space="preserve">Are </w:delText>
        </w:r>
        <w:r w:rsidR="0069397B" w:rsidRPr="000169B9" w:rsidDel="00AC607A">
          <w:rPr>
            <w:rFonts w:eastAsia="Arial"/>
            <w:i/>
          </w:rPr>
          <w:delText>there interactions (non-additive effects)</w:delText>
        </w:r>
        <w:r w:rsidRPr="000169B9" w:rsidDel="00AC607A">
          <w:rPr>
            <w:rFonts w:eastAsia="Arial"/>
            <w:i/>
          </w:rPr>
          <w:delText xml:space="preserve"> between the drivers?</w:delText>
        </w:r>
      </w:del>
      <w:bookmarkStart w:id="33" w:name="_heading=h.rsceinwdbwhe" w:colFirst="0" w:colLast="0"/>
      <w:bookmarkEnd w:id="33"/>
    </w:p>
    <w:p w14:paraId="02341484" w14:textId="77777777" w:rsidR="0082432F" w:rsidRDefault="0082432F" w:rsidP="007F30A3">
      <w:pPr>
        <w:spacing w:line="276" w:lineRule="auto"/>
        <w:jc w:val="both"/>
        <w:rPr>
          <w:rFonts w:eastAsia="Arial"/>
        </w:rPr>
      </w:pPr>
    </w:p>
    <w:p w14:paraId="00000030" w14:textId="31E55024" w:rsidR="00F1663E" w:rsidRPr="000169B9" w:rsidRDefault="00275014" w:rsidP="007F30A3">
      <w:pPr>
        <w:pStyle w:val="Paragrafoelenco"/>
        <w:numPr>
          <w:ilvl w:val="0"/>
          <w:numId w:val="3"/>
        </w:numPr>
        <w:spacing w:line="276" w:lineRule="auto"/>
        <w:jc w:val="both"/>
        <w:rPr>
          <w:rFonts w:eastAsia="Arial"/>
          <w:b/>
          <w:bCs/>
          <w:sz w:val="24"/>
          <w:szCs w:val="24"/>
        </w:rPr>
      </w:pPr>
      <w:r w:rsidRPr="000169B9">
        <w:rPr>
          <w:rFonts w:eastAsia="Arial"/>
          <w:b/>
          <w:bCs/>
          <w:sz w:val="24"/>
          <w:szCs w:val="24"/>
        </w:rPr>
        <w:t>Materials and methods</w:t>
      </w:r>
    </w:p>
    <w:p w14:paraId="00000032" w14:textId="77777777" w:rsidR="00F1663E" w:rsidRPr="000169B9" w:rsidRDefault="00275014">
      <w:pPr>
        <w:spacing w:line="276" w:lineRule="auto"/>
        <w:jc w:val="both"/>
        <w:rPr>
          <w:rFonts w:eastAsia="Arial"/>
          <w:i/>
        </w:rPr>
      </w:pPr>
      <w:r w:rsidRPr="000169B9">
        <w:rPr>
          <w:rFonts w:eastAsia="Arial"/>
          <w:i/>
        </w:rPr>
        <w:t>2.1 Sampling and larval culture</w:t>
      </w:r>
    </w:p>
    <w:p w14:paraId="00000033" w14:textId="376577D9" w:rsidR="00F1663E" w:rsidRPr="000169B9" w:rsidRDefault="00275014">
      <w:pPr>
        <w:spacing w:line="276" w:lineRule="auto"/>
        <w:jc w:val="both"/>
        <w:rPr>
          <w:rFonts w:eastAsia="Arial"/>
        </w:rPr>
      </w:pPr>
      <w:r w:rsidRPr="000169B9">
        <w:rPr>
          <w:rFonts w:eastAsia="Arial"/>
        </w:rPr>
        <w:t xml:space="preserve">Adults of the sea urchin </w:t>
      </w:r>
      <w:r w:rsidRPr="000169B9">
        <w:rPr>
          <w:rFonts w:eastAsia="Arial"/>
          <w:i/>
        </w:rPr>
        <w:t>Paracentrotus lividus</w:t>
      </w:r>
      <w:r w:rsidRPr="000169B9">
        <w:rPr>
          <w:rFonts w:eastAsia="Arial"/>
        </w:rPr>
        <w:t xml:space="preserve"> were collected in Cap d’Ail, France, at 2-4m depth by </w:t>
      </w:r>
      <w:del w:id="34" w:author="Mirko Mutalipassi" w:date="2026-03-20T09:36:00Z" w16du:dateUtc="2026-03-20T08:36:00Z">
        <w:r w:rsidR="0082432F" w:rsidRPr="000169B9" w:rsidDel="00AC607A">
          <w:rPr>
            <w:rFonts w:eastAsia="Arial"/>
          </w:rPr>
          <w:delText>snorkelling</w:delText>
        </w:r>
      </w:del>
      <w:ins w:id="35" w:author="Mirko Mutalipassi" w:date="2026-03-20T09:36:00Z" w16du:dateUtc="2026-03-20T08:36:00Z">
        <w:r w:rsidR="00AC607A" w:rsidRPr="000169B9">
          <w:rPr>
            <w:rFonts w:eastAsia="Arial"/>
          </w:rPr>
          <w:t>snorkeling</w:t>
        </w:r>
      </w:ins>
      <w:r w:rsidRPr="000169B9">
        <w:rPr>
          <w:rFonts w:eastAsia="Arial"/>
        </w:rPr>
        <w:t xml:space="preserve"> in October 2022. Organisms were </w:t>
      </w:r>
      <w:r w:rsidR="0082432F" w:rsidRPr="000169B9">
        <w:rPr>
          <w:rFonts w:eastAsia="Arial"/>
        </w:rPr>
        <w:t>kept</w:t>
      </w:r>
      <w:r w:rsidRPr="000169B9">
        <w:rPr>
          <w:rFonts w:eastAsia="Arial"/>
        </w:rPr>
        <w:t xml:space="preserve"> in tanks with aerated seawater</w:t>
      </w:r>
      <w:r w:rsidR="0082432F" w:rsidRPr="000169B9">
        <w:rPr>
          <w:rFonts w:eastAsia="Arial"/>
        </w:rPr>
        <w:t xml:space="preserve"> and transported within 30 minutes</w:t>
      </w:r>
      <w:r w:rsidRPr="000169B9">
        <w:rPr>
          <w:rFonts w:eastAsia="Arial"/>
        </w:rPr>
        <w:t xml:space="preserve"> to the </w:t>
      </w:r>
      <w:r w:rsidR="006B32C9" w:rsidRPr="000169B9">
        <w:rPr>
          <w:rFonts w:eastAsia="Arial"/>
        </w:rPr>
        <w:t>Marine Environment</w:t>
      </w:r>
      <w:r w:rsidRPr="000169B9">
        <w:rPr>
          <w:rFonts w:eastAsia="Arial"/>
        </w:rPr>
        <w:t xml:space="preserve"> Laboratories of the International Atomic Energy Agency (IAEA) in Monaco. Animals were acclimated and maintained for 24h in an aquarium with flowing natural seawater (average pH</w:t>
      </w:r>
      <w:r w:rsidRPr="000169B9">
        <w:rPr>
          <w:rFonts w:eastAsia="Arial"/>
          <w:vertAlign w:val="subscript"/>
        </w:rPr>
        <w:t>T</w:t>
      </w:r>
      <w:r w:rsidRPr="000169B9">
        <w:rPr>
          <w:rFonts w:eastAsia="Arial"/>
        </w:rPr>
        <w:t xml:space="preserve"> = 8.1, temperature = 20°C, salinity = 38</w:t>
      </w:r>
      <w:commentRangeStart w:id="36"/>
      <w:sdt>
        <w:sdtPr>
          <w:tag w:val="goog_rdk_23"/>
          <w:id w:val="982917786"/>
        </w:sdtPr>
        <w:sdtContent>
          <w:ins w:id="37" w:author="Joana Filipa Fernandes" w:date="2025-08-28T12:01:00Z">
            <w:r w:rsidRPr="000169B9">
              <w:rPr>
                <w:rFonts w:eastAsia="Arial"/>
              </w:rPr>
              <w:t>, dissolved oxygen? (x%)</w:t>
            </w:r>
          </w:ins>
        </w:sdtContent>
      </w:sdt>
      <w:commentRangeEnd w:id="36"/>
      <w:r w:rsidR="004A0197" w:rsidRPr="000169B9">
        <w:rPr>
          <w:rStyle w:val="Rimandocommento"/>
          <w:rFonts w:eastAsia="Arial"/>
          <w:sz w:val="24"/>
          <w:szCs w:val="24"/>
        </w:rPr>
        <w:commentReference w:id="36"/>
      </w:r>
      <w:r w:rsidRPr="000169B9">
        <w:rPr>
          <w:rFonts w:eastAsia="Arial"/>
        </w:rPr>
        <w:t>).</w:t>
      </w:r>
    </w:p>
    <w:p w14:paraId="00000034" w14:textId="0DC61D84" w:rsidR="00F1663E" w:rsidRPr="000169B9" w:rsidRDefault="00275014">
      <w:pPr>
        <w:spacing w:line="276" w:lineRule="auto"/>
        <w:jc w:val="both"/>
        <w:rPr>
          <w:rFonts w:eastAsia="Arial"/>
        </w:rPr>
      </w:pPr>
      <w:r w:rsidRPr="000169B9">
        <w:rPr>
          <w:rFonts w:eastAsia="Arial"/>
        </w:rPr>
        <w:t xml:space="preserve">Spawning was triggered by injection of 1mL 0.5M KCl in seawater across the peristomial membrane. Sperm was collected dry whereas eggs were collected into 50 mL beakers </w:t>
      </w:r>
      <w:r w:rsidRPr="000169B9">
        <w:rPr>
          <w:rFonts w:eastAsia="Arial"/>
        </w:rPr>
        <w:lastRenderedPageBreak/>
        <w:t>filled with filtered seawater. Gametes from one male and one female were fertilized (20 µL of activated sperm in 1L of egg solution). Three hours post-fertilization, two cell stages were transferred to 100 and 500 mL glass experimental bottles (</w:t>
      </w:r>
      <w:r w:rsidR="0082432F" w:rsidRPr="000169B9">
        <w:rPr>
          <w:rFonts w:eastAsia="Arial"/>
        </w:rPr>
        <w:t>~</w:t>
      </w:r>
      <w:r w:rsidRPr="000169B9">
        <w:rPr>
          <w:rFonts w:eastAsia="Arial"/>
        </w:rPr>
        <w:t>10 larvae mL</w:t>
      </w:r>
      <w:sdt>
        <w:sdtPr>
          <w:tag w:val="goog_rdk_24"/>
          <w:id w:val="620549929"/>
        </w:sdtPr>
        <w:sdtContent>
          <w:r w:rsidRPr="000169B9">
            <w:rPr>
              <w:rFonts w:eastAsia="Arial Unicode MS"/>
              <w:vertAlign w:val="superscript"/>
            </w:rPr>
            <w:t>−1</w:t>
          </w:r>
        </w:sdtContent>
      </w:sdt>
      <w:r w:rsidRPr="000169B9">
        <w:rPr>
          <w:rFonts w:eastAsia="Arial"/>
        </w:rPr>
        <w:t xml:space="preserve">). </w:t>
      </w:r>
      <w:r w:rsidR="0082432F" w:rsidRPr="000169B9">
        <w:rPr>
          <w:rFonts w:eastAsia="Arial"/>
        </w:rPr>
        <w:t xml:space="preserve">A small subsample of eggs </w:t>
      </w:r>
      <w:r w:rsidR="006736A4">
        <w:rPr>
          <w:rFonts w:eastAsia="Arial"/>
        </w:rPr>
        <w:t>was</w:t>
      </w:r>
      <w:r w:rsidR="0082432F" w:rsidRPr="000169B9">
        <w:rPr>
          <w:rFonts w:eastAsia="Arial"/>
        </w:rPr>
        <w:t xml:space="preserve"> fixed</w:t>
      </w:r>
      <w:ins w:id="38" w:author="Mirko Mutalipassi" w:date="2026-03-20T09:46:00Z" w16du:dateUtc="2026-03-20T08:46:00Z">
        <w:r w:rsidR="004478EC">
          <w:rPr>
            <w:rFonts w:eastAsia="Arial"/>
          </w:rPr>
          <w:t>,</w:t>
        </w:r>
      </w:ins>
      <w:r w:rsidR="0082432F" w:rsidRPr="000169B9">
        <w:rPr>
          <w:rFonts w:eastAsia="Arial"/>
        </w:rPr>
        <w:t xml:space="preserve"> and the </w:t>
      </w:r>
      <w:r w:rsidRPr="000169B9">
        <w:rPr>
          <w:rFonts w:eastAsia="Arial"/>
        </w:rPr>
        <w:t>initial size of eggs (IS) was recorded</w:t>
      </w:r>
      <w:r w:rsidR="0082432F" w:rsidRPr="000169B9">
        <w:rPr>
          <w:rFonts w:eastAsia="Arial"/>
        </w:rPr>
        <w:t xml:space="preserve"> (see below)</w:t>
      </w:r>
      <w:r w:rsidRPr="000169B9">
        <w:rPr>
          <w:rFonts w:eastAsia="Arial"/>
        </w:rPr>
        <w:t xml:space="preserve">. </w:t>
      </w:r>
    </w:p>
    <w:p w14:paraId="00000035" w14:textId="77777777" w:rsidR="00F1663E" w:rsidRPr="000169B9" w:rsidRDefault="00F1663E">
      <w:pPr>
        <w:spacing w:line="276" w:lineRule="auto"/>
        <w:jc w:val="both"/>
        <w:rPr>
          <w:rFonts w:eastAsia="Arial"/>
          <w:i/>
        </w:rPr>
      </w:pPr>
    </w:p>
    <w:p w14:paraId="00000036" w14:textId="77777777" w:rsidR="00F1663E" w:rsidRPr="000169B9" w:rsidRDefault="00275014">
      <w:pPr>
        <w:spacing w:line="276" w:lineRule="auto"/>
        <w:jc w:val="both"/>
        <w:rPr>
          <w:rFonts w:eastAsia="Arial"/>
          <w:i/>
        </w:rPr>
      </w:pPr>
      <w:r w:rsidRPr="000169B9">
        <w:rPr>
          <w:rFonts w:eastAsia="Arial"/>
          <w:i/>
        </w:rPr>
        <w:t>2.2 Experimental design</w:t>
      </w:r>
    </w:p>
    <w:p w14:paraId="3034B9DC" w14:textId="18983AB6" w:rsidR="005D6B49" w:rsidRPr="000169B9" w:rsidRDefault="00275014">
      <w:pPr>
        <w:spacing w:line="276" w:lineRule="auto"/>
        <w:jc w:val="both"/>
        <w:rPr>
          <w:rFonts w:eastAsia="Arial"/>
        </w:rPr>
      </w:pPr>
      <w:r w:rsidRPr="000169B9">
        <w:rPr>
          <w:rFonts w:eastAsia="Arial"/>
        </w:rPr>
        <w:t>Both single and multi-driver experiments were performed to evaluate the effect of pH, temperature and lithium alone and in combination. pH was manipulated by bubbling seawater with CO</w:t>
      </w:r>
      <w:r w:rsidRPr="000169B9">
        <w:rPr>
          <w:rFonts w:eastAsia="Arial"/>
          <w:vertAlign w:val="subscript"/>
        </w:rPr>
        <w:t>2</w:t>
      </w:r>
      <w:r w:rsidRPr="000169B9">
        <w:rPr>
          <w:rFonts w:eastAsia="Arial"/>
        </w:rPr>
        <w:t xml:space="preserve"> till the target level was reached; lithium levels were reached using a 1000 ppm stock solution, and the temperature was controlled using </w:t>
      </w:r>
      <w:r w:rsidR="008F12C1" w:rsidRPr="000169B9">
        <w:rPr>
          <w:rFonts w:eastAsia="Arial"/>
        </w:rPr>
        <w:t xml:space="preserve">water </w:t>
      </w:r>
      <w:r w:rsidRPr="000169B9">
        <w:rPr>
          <w:rFonts w:eastAsia="Arial"/>
        </w:rPr>
        <w:t xml:space="preserve">baths connected to a feedback </w:t>
      </w:r>
      <w:r w:rsidR="00744D9C" w:rsidRPr="000169B9">
        <w:rPr>
          <w:rFonts w:eastAsia="Arial"/>
        </w:rPr>
        <w:t>system (IKS Aquastar</w:t>
      </w:r>
      <w:r w:rsidRPr="000169B9">
        <w:rPr>
          <w:rFonts w:eastAsia="Arial"/>
        </w:rPr>
        <w:t xml:space="preserve">, Germany). </w:t>
      </w:r>
      <w:r w:rsidR="008F12C1" w:rsidRPr="000169B9">
        <w:rPr>
          <w:rFonts w:eastAsia="Arial"/>
        </w:rPr>
        <w:t>E</w:t>
      </w:r>
      <w:r w:rsidRPr="000169B9">
        <w:rPr>
          <w:rFonts w:eastAsia="Arial"/>
        </w:rPr>
        <w:t>xperiments were carried out in closed 100 mL glass bottles, except for the temperature</w:t>
      </w:r>
      <w:r w:rsidR="006B11A6">
        <w:rPr>
          <w:rFonts w:eastAsia="Arial"/>
        </w:rPr>
        <w:t xml:space="preserve"> gradient</w:t>
      </w:r>
      <w:r w:rsidRPr="000169B9">
        <w:rPr>
          <w:rFonts w:eastAsia="Arial"/>
        </w:rPr>
        <w:t xml:space="preserve"> experiment, which used 500 mL bottles. Embryos and larvae were exposed for 96 hours </w:t>
      </w:r>
      <w:r w:rsidR="008F12C1" w:rsidRPr="000169B9">
        <w:rPr>
          <w:rFonts w:eastAsia="Arial"/>
        </w:rPr>
        <w:t>without addition of food</w:t>
      </w:r>
      <w:r w:rsidRPr="000169B9">
        <w:rPr>
          <w:rFonts w:eastAsia="Arial"/>
        </w:rPr>
        <w:t xml:space="preserve">. At the end of the exposure, seawater analyses and biological measurements were performed as described below. </w:t>
      </w:r>
    </w:p>
    <w:p w14:paraId="18418A20" w14:textId="0F5904BC" w:rsidR="00A95F12" w:rsidRPr="000169B9" w:rsidRDefault="00504F2E">
      <w:pPr>
        <w:spacing w:line="276" w:lineRule="auto"/>
        <w:jc w:val="both"/>
        <w:rPr>
          <w:rFonts w:eastAsia="Arial"/>
        </w:rPr>
      </w:pPr>
      <w:r w:rsidRPr="000169B9">
        <w:rPr>
          <w:rFonts w:eastAsia="Arial"/>
        </w:rPr>
        <w:t>Reference</w:t>
      </w:r>
      <w:r w:rsidR="007957B0" w:rsidRPr="000169B9">
        <w:rPr>
          <w:rFonts w:eastAsia="Arial"/>
        </w:rPr>
        <w:t xml:space="preserve"> condition</w:t>
      </w:r>
      <w:r w:rsidR="007B3B22" w:rsidRPr="000169B9">
        <w:rPr>
          <w:rFonts w:eastAsia="Arial"/>
        </w:rPr>
        <w:t>s</w:t>
      </w:r>
      <w:r w:rsidR="007957B0" w:rsidRPr="000169B9">
        <w:rPr>
          <w:rFonts w:eastAsia="Arial"/>
        </w:rPr>
        <w:t xml:space="preserve"> (control</w:t>
      </w:r>
      <w:r w:rsidR="007B3B22" w:rsidRPr="000169B9">
        <w:rPr>
          <w:rFonts w:eastAsia="Arial"/>
        </w:rPr>
        <w:t>s</w:t>
      </w:r>
      <w:r w:rsidR="007957B0" w:rsidRPr="000169B9">
        <w:rPr>
          <w:rFonts w:eastAsia="Arial"/>
        </w:rPr>
        <w:t xml:space="preserve">) of the experiments </w:t>
      </w:r>
      <w:r w:rsidR="007B3B22" w:rsidRPr="000169B9">
        <w:rPr>
          <w:rFonts w:eastAsia="Arial"/>
        </w:rPr>
        <w:t>were</w:t>
      </w:r>
      <w:r w:rsidR="007957B0" w:rsidRPr="000169B9">
        <w:rPr>
          <w:rFonts w:eastAsia="Arial"/>
        </w:rPr>
        <w:t xml:space="preserve"> chosen </w:t>
      </w:r>
      <w:r w:rsidR="007B3B22" w:rsidRPr="000169B9">
        <w:rPr>
          <w:rFonts w:eastAsia="Arial"/>
        </w:rPr>
        <w:t xml:space="preserve">with </w:t>
      </w:r>
      <w:r w:rsidR="00984A00" w:rsidRPr="000169B9">
        <w:rPr>
          <w:rFonts w:eastAsia="Arial"/>
        </w:rPr>
        <w:t>the sampling site’s average level in mind: 20°C, pH 8 and lithium 0.18 ppm</w:t>
      </w:r>
      <w:r w:rsidRPr="000169B9">
        <w:rPr>
          <w:rFonts w:eastAsia="Arial"/>
        </w:rPr>
        <w:t>, and the ranges of the</w:t>
      </w:r>
      <w:r w:rsidR="00976248" w:rsidRPr="000169B9">
        <w:rPr>
          <w:rFonts w:eastAsia="Arial"/>
        </w:rPr>
        <w:t xml:space="preserve"> treatment levels chosen to extend beyond the natural variability</w:t>
      </w:r>
      <w:r w:rsidR="00F53831" w:rsidRPr="000169B9">
        <w:rPr>
          <w:rFonts w:eastAsia="Arial"/>
        </w:rPr>
        <w:t xml:space="preserve"> </w:t>
      </w:r>
      <w:r w:rsidR="006C6585" w:rsidRPr="000169B9">
        <w:rPr>
          <w:rFonts w:eastAsia="Arial"/>
        </w:rPr>
        <w:t xml:space="preserve">for October/November </w:t>
      </w:r>
      <w:r w:rsidR="00F53831" w:rsidRPr="000169B9">
        <w:rPr>
          <w:rFonts w:eastAsia="Arial"/>
        </w:rPr>
        <w:t>of 15°C – 2</w:t>
      </w:r>
      <w:r w:rsidR="00CC74F8" w:rsidRPr="000169B9">
        <w:rPr>
          <w:rFonts w:eastAsia="Arial"/>
        </w:rPr>
        <w:t>3</w:t>
      </w:r>
      <w:r w:rsidR="00F53831" w:rsidRPr="000169B9">
        <w:rPr>
          <w:rFonts w:eastAsia="Arial"/>
        </w:rPr>
        <w:t>°C</w:t>
      </w:r>
      <w:r w:rsidR="001918E8" w:rsidRPr="000169B9">
        <w:rPr>
          <w:rFonts w:eastAsia="Arial"/>
        </w:rPr>
        <w:t xml:space="preserve"> and</w:t>
      </w:r>
      <w:r w:rsidR="00F53831" w:rsidRPr="000169B9">
        <w:rPr>
          <w:rFonts w:eastAsia="Arial"/>
        </w:rPr>
        <w:t xml:space="preserve"> pH 8</w:t>
      </w:r>
      <w:r w:rsidR="001918E8" w:rsidRPr="000169B9">
        <w:rPr>
          <w:rFonts w:eastAsia="Arial"/>
        </w:rPr>
        <w:t>.15</w:t>
      </w:r>
      <w:r w:rsidR="00F53831" w:rsidRPr="000169B9">
        <w:rPr>
          <w:rFonts w:eastAsia="Arial"/>
        </w:rPr>
        <w:t xml:space="preserve"> </w:t>
      </w:r>
      <w:r w:rsidR="006C6585" w:rsidRPr="000169B9">
        <w:rPr>
          <w:rFonts w:eastAsia="Arial"/>
        </w:rPr>
        <w:t>–</w:t>
      </w:r>
      <w:r w:rsidR="00B31B53">
        <w:rPr>
          <w:rFonts w:eastAsia="Arial"/>
        </w:rPr>
        <w:t xml:space="preserve"> </w:t>
      </w:r>
      <w:r w:rsidR="006C6585" w:rsidRPr="000169B9">
        <w:rPr>
          <w:rFonts w:eastAsia="Arial"/>
        </w:rPr>
        <w:t>7</w:t>
      </w:r>
      <w:r w:rsidR="001918E8" w:rsidRPr="000169B9">
        <w:rPr>
          <w:rFonts w:eastAsia="Arial"/>
        </w:rPr>
        <w:t>.97</w:t>
      </w:r>
      <w:r w:rsidR="004A034D" w:rsidRPr="000169B9">
        <w:rPr>
          <w:rFonts w:eastAsia="Arial"/>
        </w:rPr>
        <w:t xml:space="preserve"> </w:t>
      </w:r>
      <w:r w:rsidR="004A034D" w:rsidRPr="000169B9">
        <w:rPr>
          <w:rFonts w:eastAsia="Arial"/>
        </w:rPr>
        <w:fldChar w:fldCharType="begin"/>
      </w:r>
      <w:r w:rsidR="0040114B">
        <w:rPr>
          <w:rFonts w:eastAsia="Arial"/>
        </w:rPr>
        <w:instrText xml:space="preserve"> ADDIN ZOTERO_ITEM CSL_CITATION {"citationID":"pI9BpWU8","properties":{"formattedCitation":"({\\i{}Gattuso, J. P., Alliouane, S., &amp; Mousseau, L. (2021). Seawater Carbonate Chemistry in the Bay of Villefranche, Point B (France), January 2007-June 2023.}, n.d.)","plainCitation":"(Gattuso, J. P., Alliouane, S., &amp; Mousseau, L. (2021). Seawater Carbonate Chemistry in the Bay of Villefranche, Point B (France), January 2007-June 2023., n.d.)","dontUpdate":true,"noteIndex":0},"citationItems":[{"id":152072,"uris":["http://zotero.org/users/9330120/items/URH96DVV"],"itemData":{"id":152072,"type":"article-journal","title":"Gattuso, J. P., Alliouane, S., &amp; Mousseau, L. (2021). Seawater carbonate chemistry in the Bay of Villefranche, Point B (France), January 2007-June 2023."}}],"schema":"https://github.com/citation-style-language/schema/raw/master/csl-citation.json"} </w:instrText>
      </w:r>
      <w:r w:rsidR="004A034D" w:rsidRPr="000169B9">
        <w:rPr>
          <w:rFonts w:eastAsia="Arial"/>
        </w:rPr>
        <w:fldChar w:fldCharType="separate"/>
      </w:r>
      <w:r w:rsidR="00645A70" w:rsidRPr="000169B9">
        <w:rPr>
          <w:rFonts w:eastAsia="Arial"/>
        </w:rPr>
        <w:t>(Gattuso et al., 2021)</w:t>
      </w:r>
      <w:r w:rsidR="004A034D" w:rsidRPr="000169B9">
        <w:rPr>
          <w:rFonts w:eastAsia="Arial"/>
        </w:rPr>
        <w:fldChar w:fldCharType="end"/>
      </w:r>
      <w:r w:rsidR="00E224B6" w:rsidRPr="000169B9">
        <w:rPr>
          <w:rFonts w:eastAsia="Arial"/>
        </w:rPr>
        <w:t>,</w:t>
      </w:r>
      <w:r w:rsidR="001918E8" w:rsidRPr="000169B9">
        <w:rPr>
          <w:rFonts w:eastAsia="Arial"/>
        </w:rPr>
        <w:t xml:space="preserve"> as well as </w:t>
      </w:r>
      <w:r w:rsidR="005C2D50" w:rsidRPr="000169B9">
        <w:rPr>
          <w:rFonts w:eastAsia="Arial"/>
        </w:rPr>
        <w:t xml:space="preserve">providing a lithium range from </w:t>
      </w:r>
      <w:r w:rsidR="00645A70" w:rsidRPr="000169B9">
        <w:rPr>
          <w:rFonts w:eastAsia="Arial"/>
        </w:rPr>
        <w:t>ocean</w:t>
      </w:r>
      <w:r w:rsidR="005C2D50" w:rsidRPr="000169B9">
        <w:rPr>
          <w:rFonts w:eastAsia="Arial"/>
        </w:rPr>
        <w:t xml:space="preserve"> average up to heavily contaminated</w:t>
      </w:r>
      <w:r w:rsidR="00162CF5" w:rsidRPr="000169B9">
        <w:rPr>
          <w:rFonts w:eastAsia="Arial"/>
        </w:rPr>
        <w:t xml:space="preserve"> seawater</w:t>
      </w:r>
      <w:r w:rsidR="004A034D" w:rsidRPr="000169B9">
        <w:rPr>
          <w:rFonts w:eastAsia="Arial"/>
        </w:rPr>
        <w:t xml:space="preserve"> </w:t>
      </w:r>
      <w:r w:rsidR="00282304" w:rsidRPr="000169B9">
        <w:rPr>
          <w:rFonts w:eastAsia="Arial"/>
        </w:rPr>
        <w:fldChar w:fldCharType="begin"/>
      </w:r>
      <w:r w:rsidR="00282304" w:rsidRPr="000169B9">
        <w:rPr>
          <w:rFonts w:eastAsia="Arial"/>
        </w:rPr>
        <w:instrText xml:space="preserve"> ADDIN ZOTERO_ITEM CSL_CITATION {"citationID":"fnj9aWjj","properties":{"formattedCitation":"(Barbosa et al., 2023)","plainCitation":"(Barbosa et al., 2023)","noteIndex":0},"citationItems":[{"id":268512,"uris":["http://zotero.org/users/9330120/items/4LRHV2AV"],"itemData":{"id":268512,"type":"article-journal","container-title":"Science of The Total Environment","DOI":"10.1016/j.scitotenv.2022.159374","ISSN":"00489697","journalAbbreviation":"Science of The Total Environment","language":"en","page":"159374","source":"DOI.org (Crossref)","title":"Lithium: A review on concentrations and impacts in marine and coastal systems","title-short":"Lithium","volume":"857","author":[{"family":"Barbosa","given":"Helena"},{"family":"Soares","given":"Amadeu M.V.M."},{"family":"Pereira","given":"Eduarda"},{"family":"Freitas","given":"Rosa"}],"issued":{"date-parts":[["2023",1]]}}}],"schema":"https://github.com/citation-style-language/schema/raw/master/csl-citation.json"} </w:instrText>
      </w:r>
      <w:r w:rsidR="00282304" w:rsidRPr="000169B9">
        <w:rPr>
          <w:rFonts w:eastAsia="Arial"/>
        </w:rPr>
        <w:fldChar w:fldCharType="separate"/>
      </w:r>
      <w:r w:rsidR="00282304" w:rsidRPr="000169B9">
        <w:rPr>
          <w:rFonts w:eastAsia="Arial"/>
          <w:noProof/>
        </w:rPr>
        <w:t>(Barbosa et al., 2023)</w:t>
      </w:r>
      <w:r w:rsidR="00282304" w:rsidRPr="000169B9">
        <w:rPr>
          <w:rFonts w:eastAsia="Arial"/>
        </w:rPr>
        <w:fldChar w:fldCharType="end"/>
      </w:r>
      <w:r w:rsidR="00251521" w:rsidRPr="000169B9">
        <w:rPr>
          <w:rFonts w:eastAsia="Arial"/>
        </w:rPr>
        <w:t xml:space="preserve">. </w:t>
      </w:r>
    </w:p>
    <w:p w14:paraId="79470E06" w14:textId="6C5B66DB" w:rsidR="00F16C32" w:rsidRPr="000169B9" w:rsidRDefault="005D7BA6">
      <w:pPr>
        <w:spacing w:line="276" w:lineRule="auto"/>
        <w:jc w:val="both"/>
        <w:rPr>
          <w:rFonts w:eastAsia="Arial"/>
        </w:rPr>
      </w:pPr>
      <w:r w:rsidRPr="000169B9">
        <w:rPr>
          <w:rFonts w:eastAsia="Arial"/>
        </w:rPr>
        <w:t>The single driver experiment (experiment #1) was carried out in 15 bottles</w:t>
      </w:r>
      <w:r w:rsidR="00A05EBB" w:rsidRPr="000169B9">
        <w:rPr>
          <w:rFonts w:eastAsia="Arial"/>
        </w:rPr>
        <w:t xml:space="preserve">, </w:t>
      </w:r>
      <w:r w:rsidR="00E83423" w:rsidRPr="000169B9">
        <w:rPr>
          <w:rFonts w:eastAsia="Arial"/>
        </w:rPr>
        <w:t xml:space="preserve">where </w:t>
      </w:r>
      <w:r w:rsidR="00E50F4F" w:rsidRPr="000169B9">
        <w:rPr>
          <w:rFonts w:eastAsia="Arial"/>
        </w:rPr>
        <w:t xml:space="preserve">there were </w:t>
      </w:r>
      <w:r w:rsidR="00A05EBB" w:rsidRPr="000169B9">
        <w:rPr>
          <w:rFonts w:eastAsia="Arial"/>
        </w:rPr>
        <w:t>five bottles (treatment levels) for each driver</w:t>
      </w:r>
      <w:r w:rsidR="00F16C32" w:rsidRPr="000169B9">
        <w:rPr>
          <w:rFonts w:eastAsia="Arial"/>
        </w:rPr>
        <w:t xml:space="preserve">, providing a range of </w:t>
      </w:r>
      <w:r w:rsidR="00CC17A5" w:rsidRPr="000169B9">
        <w:rPr>
          <w:rFonts w:eastAsia="Arial"/>
        </w:rPr>
        <w:t>temperature (15°C to 30°C), pH (</w:t>
      </w:r>
      <w:r w:rsidR="00A611D8" w:rsidRPr="000169B9">
        <w:rPr>
          <w:rFonts w:eastAsia="Arial"/>
        </w:rPr>
        <w:t xml:space="preserve">pH 8 to 7.45) and lithium (0.18 to 20 ppm) treatments in </w:t>
      </w:r>
      <w:r w:rsidR="000B3C1E" w:rsidRPr="000169B9">
        <w:rPr>
          <w:rFonts w:eastAsia="Arial"/>
        </w:rPr>
        <w:t>regression-based designs</w:t>
      </w:r>
      <w:r w:rsidR="00E50F4F" w:rsidRPr="000169B9">
        <w:rPr>
          <w:rFonts w:eastAsia="Arial"/>
        </w:rPr>
        <w:t xml:space="preserve"> (Fig</w:t>
      </w:r>
      <w:r w:rsidR="004E54FC">
        <w:rPr>
          <w:rFonts w:eastAsia="Arial"/>
        </w:rPr>
        <w:t xml:space="preserve">ure </w:t>
      </w:r>
      <w:r w:rsidR="00804834">
        <w:rPr>
          <w:rFonts w:eastAsia="Arial"/>
        </w:rPr>
        <w:t>1</w:t>
      </w:r>
      <w:r w:rsidR="00E50F4F" w:rsidRPr="000169B9">
        <w:rPr>
          <w:rFonts w:eastAsia="Arial"/>
        </w:rPr>
        <w:t>a)</w:t>
      </w:r>
      <w:r w:rsidR="000B3C1E" w:rsidRPr="000169B9">
        <w:rPr>
          <w:rFonts w:eastAsia="Arial"/>
        </w:rPr>
        <w:t xml:space="preserve">. </w:t>
      </w:r>
      <w:r w:rsidR="00E50F4F" w:rsidRPr="000169B9">
        <w:rPr>
          <w:rFonts w:eastAsia="Arial"/>
        </w:rPr>
        <w:t>The multiple driver experiment (</w:t>
      </w:r>
      <w:r w:rsidR="00317BD5" w:rsidRPr="000169B9">
        <w:rPr>
          <w:rFonts w:eastAsia="Arial"/>
        </w:rPr>
        <w:t xml:space="preserve">experiment #2) </w:t>
      </w:r>
      <w:r w:rsidR="00296E7B" w:rsidRPr="000169B9">
        <w:rPr>
          <w:rFonts w:eastAsia="Arial"/>
        </w:rPr>
        <w:t>used</w:t>
      </w:r>
      <w:r w:rsidR="00317BD5" w:rsidRPr="000169B9">
        <w:rPr>
          <w:rFonts w:eastAsia="Arial"/>
        </w:rPr>
        <w:t xml:space="preserve"> two levels of each of these </w:t>
      </w:r>
      <w:r w:rsidR="0093538E" w:rsidRPr="000169B9">
        <w:rPr>
          <w:rFonts w:eastAsia="Arial"/>
        </w:rPr>
        <w:t xml:space="preserve">drivers </w:t>
      </w:r>
      <w:r w:rsidR="00296E7B" w:rsidRPr="000169B9">
        <w:rPr>
          <w:rFonts w:eastAsia="Arial"/>
        </w:rPr>
        <w:t>in a</w:t>
      </w:r>
      <w:r w:rsidR="008B0185" w:rsidRPr="000169B9">
        <w:rPr>
          <w:rFonts w:eastAsia="Arial"/>
        </w:rPr>
        <w:t xml:space="preserve"> full</w:t>
      </w:r>
      <w:r w:rsidR="00296E7B" w:rsidRPr="000169B9">
        <w:rPr>
          <w:rFonts w:eastAsia="Arial"/>
        </w:rPr>
        <w:t xml:space="preserve"> cross</w:t>
      </w:r>
      <w:r w:rsidR="008B0185" w:rsidRPr="000169B9">
        <w:rPr>
          <w:rFonts w:eastAsia="Arial"/>
        </w:rPr>
        <w:t xml:space="preserve">ed </w:t>
      </w:r>
      <w:r w:rsidR="00296E7B" w:rsidRPr="000169B9">
        <w:rPr>
          <w:rFonts w:eastAsia="Arial"/>
        </w:rPr>
        <w:t>design to form eight treatments</w:t>
      </w:r>
      <w:r w:rsidR="008B0185" w:rsidRPr="000169B9">
        <w:rPr>
          <w:rFonts w:eastAsia="Arial"/>
        </w:rPr>
        <w:t>, performed in duplicates (Fig</w:t>
      </w:r>
      <w:r w:rsidR="004E54FC">
        <w:rPr>
          <w:rFonts w:eastAsia="Arial"/>
        </w:rPr>
        <w:t xml:space="preserve">ure </w:t>
      </w:r>
      <w:r w:rsidR="00804834">
        <w:rPr>
          <w:rFonts w:eastAsia="Arial"/>
        </w:rPr>
        <w:t>1</w:t>
      </w:r>
      <w:r w:rsidR="008B0185" w:rsidRPr="000169B9">
        <w:rPr>
          <w:rFonts w:eastAsia="Arial"/>
        </w:rPr>
        <w:t>a)</w:t>
      </w:r>
      <w:r w:rsidR="005559BE">
        <w:rPr>
          <w:rFonts w:eastAsia="Arial"/>
        </w:rPr>
        <w:t>.</w:t>
      </w:r>
    </w:p>
    <w:p w14:paraId="15C50F26" w14:textId="77777777" w:rsidR="006335C3" w:rsidRDefault="006335C3">
      <w:pPr>
        <w:jc w:val="both"/>
        <w:rPr>
          <w:rFonts w:eastAsia="Arial"/>
          <w:b/>
        </w:rPr>
      </w:pPr>
      <w:bookmarkStart w:id="39" w:name="_heading=h.gjdgxs" w:colFirst="0" w:colLast="0"/>
      <w:bookmarkEnd w:id="39"/>
    </w:p>
    <w:p w14:paraId="36B985E9" w14:textId="3BB1FBF4" w:rsidR="006335C3" w:rsidRPr="00DB7F86" w:rsidRDefault="008724C9">
      <w:pPr>
        <w:jc w:val="both"/>
        <w:rPr>
          <w:rFonts w:ascii="Arial" w:eastAsia="Arial" w:hAnsi="Arial" w:cs="Arial"/>
        </w:rPr>
      </w:pPr>
      <w:r w:rsidRPr="008724C9">
        <w:rPr>
          <w:rFonts w:eastAsia="Arial"/>
          <w:b/>
          <w:noProof/>
        </w:rPr>
        <w:drawing>
          <wp:inline distT="0" distB="0" distL="0" distR="0" wp14:anchorId="48E691A7" wp14:editId="21A33026">
            <wp:extent cx="2776756" cy="2115220"/>
            <wp:effectExtent l="0" t="0" r="0" b="0"/>
            <wp:docPr id="6" name="Picture 5" descr="A diagram of a line with colored dots&#10;&#10;AI-generated content may be incorrect.">
              <a:extLst xmlns:a="http://schemas.openxmlformats.org/drawingml/2006/main">
                <a:ext uri="{FF2B5EF4-FFF2-40B4-BE49-F238E27FC236}">
                  <a16:creationId xmlns:a16="http://schemas.microsoft.com/office/drawing/2014/main" id="{6819CA94-726B-753C-A067-A2C7AF0774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line with colored dots&#10;&#10;AI-generated content may be incorrect.">
                      <a:extLst>
                        <a:ext uri="{FF2B5EF4-FFF2-40B4-BE49-F238E27FC236}">
                          <a16:creationId xmlns:a16="http://schemas.microsoft.com/office/drawing/2014/main" id="{6819CA94-726B-753C-A067-A2C7AF077406}"/>
                        </a:ext>
                      </a:extLst>
                    </pic:cNvPr>
                    <pic:cNvPicPr>
                      <a:picLocks noChangeAspect="1"/>
                    </pic:cNvPicPr>
                  </pic:nvPicPr>
                  <pic:blipFill>
                    <a:blip r:embed="rId13"/>
                    <a:stretch>
                      <a:fillRect/>
                    </a:stretch>
                  </pic:blipFill>
                  <pic:spPr>
                    <a:xfrm>
                      <a:off x="0" y="0"/>
                      <a:ext cx="2798930" cy="2132111"/>
                    </a:xfrm>
                    <a:prstGeom prst="rect">
                      <a:avLst/>
                    </a:prstGeom>
                  </pic:spPr>
                </pic:pic>
              </a:graphicData>
            </a:graphic>
          </wp:inline>
        </w:drawing>
      </w:r>
      <w:r w:rsidR="003D1050">
        <w:rPr>
          <w:rFonts w:ascii="Arial" w:eastAsia="Arial" w:hAnsi="Arial" w:cs="Arial"/>
          <w:noProof/>
        </w:rPr>
        <w:drawing>
          <wp:inline distT="0" distB="0" distL="0" distR="0" wp14:anchorId="31573CD8" wp14:editId="0868BB0D">
            <wp:extent cx="2575420" cy="2004969"/>
            <wp:effectExtent l="0" t="0" r="3175" b="1905"/>
            <wp:docPr id="2074927082" name="image1.jpg" descr="Diagram of a toot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2074927082" name="image1.jpg" descr="Diagram of a tooth with text and numbers&#10;&#10;AI-generated content may be incorrect."/>
                    <pic:cNvPicPr preferRelativeResize="0"/>
                  </pic:nvPicPr>
                  <pic:blipFill rotWithShape="1">
                    <a:blip r:embed="rId14"/>
                    <a:srcRect l="3529" t="9796" r="2478" b="10368"/>
                    <a:stretch>
                      <a:fillRect/>
                    </a:stretch>
                  </pic:blipFill>
                  <pic:spPr bwMode="auto">
                    <a:xfrm>
                      <a:off x="0" y="0"/>
                      <a:ext cx="2599339" cy="2023590"/>
                    </a:xfrm>
                    <a:prstGeom prst="rect">
                      <a:avLst/>
                    </a:prstGeom>
                    <a:ln>
                      <a:noFill/>
                    </a:ln>
                    <a:extLst>
                      <a:ext uri="{53640926-AAD7-44D8-BBD7-CCE9431645EC}">
                        <a14:shadowObscured xmlns:a14="http://schemas.microsoft.com/office/drawing/2010/main"/>
                      </a:ext>
                    </a:extLst>
                  </pic:spPr>
                </pic:pic>
              </a:graphicData>
            </a:graphic>
          </wp:inline>
        </w:drawing>
      </w:r>
    </w:p>
    <w:p w14:paraId="0000003A" w14:textId="63F97D12" w:rsidR="00F1663E" w:rsidRPr="00B63343" w:rsidRDefault="006335C3">
      <w:pPr>
        <w:jc w:val="both"/>
        <w:rPr>
          <w:rFonts w:eastAsia="Arial"/>
        </w:rPr>
      </w:pPr>
      <w:commentRangeStart w:id="40"/>
      <w:r w:rsidRPr="00B63343">
        <w:rPr>
          <w:rFonts w:eastAsia="Arial"/>
          <w:b/>
        </w:rPr>
        <w:t xml:space="preserve">Figure </w:t>
      </w:r>
      <w:commentRangeEnd w:id="40"/>
      <w:r w:rsidR="00C002FF">
        <w:rPr>
          <w:rStyle w:val="Rimandocommento"/>
          <w:rFonts w:eastAsia="Arial"/>
          <w:b/>
          <w:sz w:val="24"/>
          <w:szCs w:val="24"/>
        </w:rPr>
        <w:commentReference w:id="40"/>
      </w:r>
      <w:r w:rsidR="004E54FC">
        <w:rPr>
          <w:rFonts w:eastAsia="Arial"/>
          <w:b/>
        </w:rPr>
        <w:t>1</w:t>
      </w:r>
      <w:r w:rsidR="00275014" w:rsidRPr="00B63343">
        <w:rPr>
          <w:rFonts w:eastAsia="Arial"/>
          <w:b/>
        </w:rPr>
        <w:t xml:space="preserve">. </w:t>
      </w:r>
      <w:r w:rsidR="00440B16">
        <w:rPr>
          <w:rFonts w:eastAsia="Arial"/>
          <w:b/>
        </w:rPr>
        <w:t xml:space="preserve"> </w:t>
      </w:r>
      <w:r w:rsidR="003D1050" w:rsidRPr="00440B16">
        <w:rPr>
          <w:rFonts w:eastAsia="Arial"/>
          <w:bCs/>
        </w:rPr>
        <w:t>a)</w:t>
      </w:r>
      <w:r w:rsidR="003D1050" w:rsidRPr="00B63343">
        <w:rPr>
          <w:rFonts w:eastAsia="Arial"/>
          <w:b/>
        </w:rPr>
        <w:t xml:space="preserve"> </w:t>
      </w:r>
      <w:r w:rsidR="00275014" w:rsidRPr="00B63343">
        <w:rPr>
          <w:rFonts w:eastAsia="Arial"/>
        </w:rPr>
        <w:t>A</w:t>
      </w:r>
      <w:r w:rsidR="00A32D8D" w:rsidRPr="00B63343">
        <w:rPr>
          <w:rFonts w:eastAsia="Arial"/>
        </w:rPr>
        <w:t xml:space="preserve">n overview </w:t>
      </w:r>
      <w:r w:rsidR="00275014" w:rsidRPr="00B63343">
        <w:rPr>
          <w:rFonts w:eastAsia="Arial"/>
        </w:rPr>
        <w:t xml:space="preserve">of the single and multi-driver </w:t>
      </w:r>
      <w:r w:rsidR="00A32D8D" w:rsidRPr="00B63343">
        <w:rPr>
          <w:rFonts w:eastAsia="Arial"/>
        </w:rPr>
        <w:t>treatment levels</w:t>
      </w:r>
      <w:r w:rsidR="00275014" w:rsidRPr="00B63343">
        <w:rPr>
          <w:rFonts w:eastAsia="Arial"/>
        </w:rPr>
        <w:t xml:space="preserve">, showing the target levels of the three drivers for all 23 treatments. </w:t>
      </w:r>
      <w:r w:rsidR="00372FCA" w:rsidRPr="00440B16">
        <w:rPr>
          <w:rFonts w:eastAsia="Arial"/>
        </w:rPr>
        <w:t>b)</w:t>
      </w:r>
      <w:r w:rsidR="00372FCA" w:rsidRPr="00B63343">
        <w:rPr>
          <w:rFonts w:eastAsia="Arial"/>
        </w:rPr>
        <w:t xml:space="preserve"> </w:t>
      </w:r>
      <w:r w:rsidR="00372FCA" w:rsidRPr="00B63343">
        <w:rPr>
          <w:rFonts w:eastAsia="Arial"/>
          <w:i/>
        </w:rPr>
        <w:t>Paracentrotus lividus</w:t>
      </w:r>
      <w:r w:rsidR="00372FCA" w:rsidRPr="00B63343">
        <w:rPr>
          <w:rFonts w:eastAsia="Arial"/>
        </w:rPr>
        <w:t xml:space="preserve"> pluteus larvae morphology and morphometric variables. BL: body length, BR: body rod, ALR: antero lateral rod, and POR: post oral rod.</w:t>
      </w:r>
    </w:p>
    <w:p w14:paraId="000000D3" w14:textId="77777777" w:rsidR="00F1663E" w:rsidRPr="00B63343" w:rsidRDefault="00F1663E">
      <w:pPr>
        <w:jc w:val="both"/>
        <w:rPr>
          <w:rFonts w:eastAsia="Arial"/>
        </w:rPr>
      </w:pPr>
    </w:p>
    <w:p w14:paraId="000000D4" w14:textId="78CC859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3 </w:t>
      </w:r>
      <w:r w:rsidRPr="00B63343">
        <w:rPr>
          <w:rFonts w:eastAsia="Arial"/>
          <w:i/>
        </w:rPr>
        <w:t>Biological measurements</w:t>
      </w:r>
    </w:p>
    <w:p w14:paraId="09CB0F44" w14:textId="040FD884" w:rsidR="00E44A11" w:rsidRPr="00B63343" w:rsidRDefault="00275014">
      <w:pPr>
        <w:spacing w:line="276" w:lineRule="auto"/>
        <w:jc w:val="both"/>
        <w:rPr>
          <w:rFonts w:eastAsia="Arial"/>
        </w:rPr>
      </w:pPr>
      <w:r w:rsidRPr="00B63343">
        <w:rPr>
          <w:rFonts w:eastAsia="Arial"/>
        </w:rPr>
        <w:lastRenderedPageBreak/>
        <w:t xml:space="preserve">After 96 hours, a 10 mL sample was taken from each bottle and fixed with 4% formaldehyde. </w:t>
      </w:r>
      <w:commentRangeStart w:id="41"/>
      <w:commentRangeStart w:id="42"/>
      <w:commentRangeStart w:id="43"/>
      <w:r w:rsidRPr="00B63343">
        <w:rPr>
          <w:rFonts w:eastAsia="Arial"/>
        </w:rPr>
        <w:t xml:space="preserve">Larvae were counted for density </w:t>
      </w:r>
      <w:commentRangeEnd w:id="41"/>
      <w:r w:rsidR="004A0197" w:rsidRPr="00B63343">
        <w:rPr>
          <w:rStyle w:val="Rimandocommento"/>
          <w:rFonts w:eastAsia="Arial"/>
          <w:sz w:val="24"/>
          <w:szCs w:val="24"/>
        </w:rPr>
        <w:commentReference w:id="41"/>
      </w:r>
      <w:commentRangeEnd w:id="42"/>
      <w:r w:rsidR="00F33EDC" w:rsidRPr="00B63343">
        <w:rPr>
          <w:rStyle w:val="Rimandocommento"/>
          <w:rFonts w:eastAsia="Arial"/>
          <w:sz w:val="24"/>
          <w:szCs w:val="24"/>
        </w:rPr>
        <w:commentReference w:id="42"/>
      </w:r>
      <w:commentRangeEnd w:id="43"/>
      <w:r w:rsidR="00F551AB" w:rsidRPr="00B63343">
        <w:rPr>
          <w:rStyle w:val="Rimandocommento"/>
          <w:rFonts w:eastAsia="Arial"/>
          <w:sz w:val="24"/>
          <w:szCs w:val="24"/>
        </w:rPr>
        <w:commentReference w:id="43"/>
      </w:r>
      <w:r w:rsidRPr="00B63343">
        <w:rPr>
          <w:rFonts w:eastAsia="Arial"/>
        </w:rPr>
        <w:t>and photographed under a 10x microscope</w:t>
      </w:r>
      <w:sdt>
        <w:sdtPr>
          <w:tag w:val="goog_rdk_29"/>
          <w:id w:val="427276857"/>
        </w:sdtPr>
        <w:sdtContent>
          <w:sdt>
            <w:sdtPr>
              <w:tag w:val="goog_rdk_30"/>
              <w:id w:val="-1419210279"/>
            </w:sdtPr>
            <w:sdtContent/>
          </w:sdt>
          <w:r w:rsidRPr="00B63343">
            <w:rPr>
              <w:rFonts w:eastAsia="Arial"/>
            </w:rPr>
            <w:t xml:space="preserve"> (</w:t>
          </w:r>
          <w:commentRangeStart w:id="44"/>
          <w:r w:rsidRPr="00B63343">
            <w:rPr>
              <w:rFonts w:eastAsia="Arial"/>
            </w:rPr>
            <w:t>Brand of the microscope</w:t>
          </w:r>
          <w:commentRangeEnd w:id="44"/>
          <w:r w:rsidR="004A0197" w:rsidRPr="00B63343">
            <w:rPr>
              <w:rStyle w:val="Rimandocommento"/>
              <w:rFonts w:eastAsia="Arial"/>
              <w:sz w:val="24"/>
              <w:szCs w:val="24"/>
            </w:rPr>
            <w:commentReference w:id="44"/>
          </w:r>
          <w:r w:rsidRPr="00B63343">
            <w:rPr>
              <w:rFonts w:eastAsia="Arial"/>
            </w:rPr>
            <w:t>)</w:t>
          </w:r>
        </w:sdtContent>
      </w:sdt>
      <w:r w:rsidRPr="00B63343">
        <w:rPr>
          <w:rFonts w:eastAsia="Arial"/>
        </w:rPr>
        <w:t>. Ten larvae were randomly selected from each treatment and body length (BL</w:t>
      </w:r>
      <w:r w:rsidR="00B91197" w:rsidRPr="00B63343">
        <w:rPr>
          <w:rFonts w:eastAsia="Arial"/>
        </w:rPr>
        <w:t>)</w:t>
      </w:r>
      <w:r w:rsidRPr="00B63343">
        <w:rPr>
          <w:rFonts w:eastAsia="Arial"/>
        </w:rPr>
        <w:t xml:space="preserve"> measured using the Fiji software</w:t>
      </w:r>
      <w:r w:rsidR="00A9310F">
        <w:rPr>
          <w:rFonts w:eastAsia="Arial"/>
        </w:rPr>
        <w:t xml:space="preserve"> </w:t>
      </w:r>
      <w:r w:rsidR="00A9310F">
        <w:rPr>
          <w:rFonts w:eastAsia="Arial"/>
        </w:rPr>
        <w:fldChar w:fldCharType="begin"/>
      </w:r>
      <w:r w:rsidR="0019730A">
        <w:rPr>
          <w:rFonts w:eastAsia="Arial"/>
        </w:rPr>
        <w:instrText xml:space="preserve"> ADDIN ZOTERO_ITEM CSL_CITATION {"citationID":"4LGx1m2y","properties":{"formattedCitation":"(Schindelin et al., 2012)","plainCitation":"(Schindelin et al., 2012)","noteIndex":0},"citationItems":[{"id":510,"uris":["http://zotero.org/users/9330120/items/JTL832ZB"],"itemData":{"id":510,"type":"article-journal","abstract":"Fiji is a distribution of the popular open-source software ImageJ focused on biological-image analysis. Fiji uses modern software engineering practices to combine powerful software libraries with a broad range of scripting languages to enable rapid prototyping of image-processing algorithms. Fiji facilitates the transformation of new algorithms into ImageJ plugins that can be shared with end users through an integrated update system. We propose Fiji as a platform for productive collaboration between computer science and biology research communities. © 2012 Nature America, Inc. All rights reserved.","container-title":"Nature Methods","DOI":"10.1038/nmeth.2019","ISSN":"15487091","PMID":"22743772","title":"Fiji: An open-source platform for biological-image analysis","author":[{"family":"Schindelin","given":"Johannes"},{"family":"Arganda-Carreras","given":"Ignacio"},{"family":"Frise","given":"Erwin"},{"family":"Kaynig","given":"Verena"},{"family":"Longair","given":"Mark"},{"family":"Pietzsch","given":"Tobias"},{"family":"Preibisch","given":"Stephan"},{"family":"Rueden","given":"Curtis"},{"family":"Saalfeld","given":"Stephan"},{"family":"Schmid","given":"Benjamin"},{"family":"Tinevez","given":"Jean Yves"},{"family":"White","given":"Daniel James"},{"family":"Hartenstein","given":"Volker"},{"family":"Eliceiri","given":"Kevin"},{"family":"Tomancak","given":"Pavel"},{"family":"Cardona","given":"Albert"}],"issued":{"date-parts":[["2012"]]}}}],"schema":"https://github.com/citation-style-language/schema/raw/master/csl-citation.json"} </w:instrText>
      </w:r>
      <w:r w:rsidR="00A9310F">
        <w:rPr>
          <w:rFonts w:eastAsia="Arial"/>
        </w:rPr>
        <w:fldChar w:fldCharType="separate"/>
      </w:r>
      <w:r w:rsidR="0019730A">
        <w:rPr>
          <w:rFonts w:eastAsia="Arial"/>
          <w:noProof/>
        </w:rPr>
        <w:t>(Schindelin et al., 2012)</w:t>
      </w:r>
      <w:r w:rsidR="00A9310F">
        <w:rPr>
          <w:rFonts w:eastAsia="Arial"/>
        </w:rPr>
        <w:fldChar w:fldCharType="end"/>
      </w:r>
      <w:r w:rsidR="0019730A">
        <w:rPr>
          <w:rFonts w:eastAsia="Arial"/>
        </w:rPr>
        <w:t xml:space="preserve"> </w:t>
      </w:r>
      <w:r w:rsidRPr="00B63343">
        <w:rPr>
          <w:rFonts w:eastAsia="Arial"/>
        </w:rPr>
        <w:t xml:space="preserve"> (Fig</w:t>
      </w:r>
      <w:r w:rsidR="004E54FC">
        <w:rPr>
          <w:rFonts w:eastAsia="Arial"/>
        </w:rPr>
        <w:t>ure</w:t>
      </w:r>
      <w:r w:rsidRPr="00B63343">
        <w:rPr>
          <w:rFonts w:eastAsia="Arial"/>
        </w:rPr>
        <w:t xml:space="preserve"> </w:t>
      </w:r>
      <w:r w:rsidR="00440B16">
        <w:rPr>
          <w:rFonts w:eastAsia="Arial"/>
        </w:rPr>
        <w:t>1</w:t>
      </w:r>
      <w:r w:rsidR="00B91197" w:rsidRPr="00B63343">
        <w:rPr>
          <w:rFonts w:eastAsia="Arial"/>
        </w:rPr>
        <w:t>b</w:t>
      </w:r>
      <w:r w:rsidR="001145EA" w:rsidRPr="00B63343">
        <w:rPr>
          <w:rFonts w:eastAsia="Arial"/>
        </w:rPr>
        <w:t>).</w:t>
      </w:r>
      <w:r w:rsidRPr="00B63343">
        <w:rPr>
          <w:rFonts w:eastAsia="Arial"/>
        </w:rPr>
        <w:t xml:space="preserve"> </w:t>
      </w:r>
      <w:r w:rsidR="00E44A11" w:rsidRPr="00B63343">
        <w:rPr>
          <w:rFonts w:eastAsia="Arial"/>
        </w:rPr>
        <w:t>The diameter of the eggs at the beginning of the experiment (Initial egg size, IS) was also measured.</w:t>
      </w:r>
      <w:r w:rsidR="00595120" w:rsidRPr="00B63343">
        <w:rPr>
          <w:rFonts w:eastAsia="Arial"/>
        </w:rPr>
        <w:t xml:space="preserve"> No </w:t>
      </w:r>
      <w:r w:rsidR="00D039DB" w:rsidRPr="00B63343">
        <w:rPr>
          <w:rFonts w:eastAsia="Arial"/>
        </w:rPr>
        <w:t xml:space="preserve">change in density was detected except in the highest temperature treatment. </w:t>
      </w:r>
    </w:p>
    <w:p w14:paraId="000000D5" w14:textId="7A44E2E2" w:rsidR="00F1663E" w:rsidRPr="00B63343" w:rsidRDefault="00275014">
      <w:pPr>
        <w:spacing w:line="276" w:lineRule="auto"/>
        <w:jc w:val="both"/>
        <w:rPr>
          <w:rFonts w:eastAsia="Arial"/>
        </w:rPr>
      </w:pPr>
      <w:r w:rsidRPr="00B63343">
        <w:rPr>
          <w:rFonts w:eastAsia="Arial"/>
        </w:rPr>
        <w:t>Larval growth rate (GR</w:t>
      </w:r>
      <w:r w:rsidR="00E44A11" w:rsidRPr="00B63343">
        <w:rPr>
          <w:rFonts w:eastAsia="Arial"/>
        </w:rPr>
        <w:t xml:space="preserve"> in µm</w:t>
      </w:r>
      <w:r w:rsidR="005E0D7F" w:rsidRPr="005E0D7F">
        <w:rPr>
          <w:rFonts w:ascii="Symbol" w:eastAsia="Arial" w:hAnsi="Symbol"/>
        </w:rPr>
        <w:t>*</w:t>
      </w:r>
      <w:r w:rsidR="00E44A11" w:rsidRPr="00B63343">
        <w:rPr>
          <w:rFonts w:eastAsia="Arial"/>
        </w:rPr>
        <w:t>day</w:t>
      </w:r>
      <w:r w:rsidR="00E44A11" w:rsidRPr="00B63343">
        <w:rPr>
          <w:rFonts w:eastAsia="Arial"/>
          <w:vertAlign w:val="superscript"/>
        </w:rPr>
        <w:t>-1</w:t>
      </w:r>
      <w:r w:rsidRPr="00B63343">
        <w:rPr>
          <w:rFonts w:eastAsia="Arial"/>
        </w:rPr>
        <w:t xml:space="preserve">) was calculated for each </w:t>
      </w:r>
      <w:r w:rsidR="00E44A11" w:rsidRPr="00B63343">
        <w:rPr>
          <w:rFonts w:eastAsia="Arial"/>
        </w:rPr>
        <w:t xml:space="preserve">aquarium </w:t>
      </w:r>
      <w:r w:rsidRPr="00B63343">
        <w:rPr>
          <w:rFonts w:eastAsia="Arial"/>
        </w:rPr>
        <w:t xml:space="preserve">as the difference between BL (µm) and IS (µm) </w:t>
      </w:r>
      <w:r w:rsidR="00E44A11" w:rsidRPr="00B63343">
        <w:rPr>
          <w:rFonts w:eastAsia="Arial"/>
        </w:rPr>
        <w:t xml:space="preserve">divided by exposure </w:t>
      </w:r>
      <w:r w:rsidRPr="00B63343">
        <w:rPr>
          <w:rFonts w:eastAsia="Arial"/>
        </w:rPr>
        <w:t>time</w:t>
      </w:r>
      <w:r w:rsidR="00E44A11" w:rsidRPr="00B63343">
        <w:rPr>
          <w:rFonts w:eastAsia="Arial"/>
        </w:rPr>
        <w:t xml:space="preserve"> (3 days)</w:t>
      </w:r>
      <w:r w:rsidRPr="00B63343">
        <w:rPr>
          <w:rFonts w:eastAsia="Arial"/>
        </w:rPr>
        <w:t xml:space="preserve">. </w:t>
      </w:r>
    </w:p>
    <w:p w14:paraId="000000D6" w14:textId="77777777" w:rsidR="00F1663E" w:rsidRPr="00B63343" w:rsidRDefault="00F1663E">
      <w:pPr>
        <w:spacing w:line="276" w:lineRule="auto"/>
        <w:jc w:val="both"/>
        <w:rPr>
          <w:rFonts w:eastAsia="Arial"/>
          <w:b/>
        </w:rPr>
      </w:pPr>
    </w:p>
    <w:p w14:paraId="000000D7" w14:textId="3C25302A" w:rsidR="00F1663E" w:rsidRPr="00B63343" w:rsidRDefault="00275014">
      <w:pPr>
        <w:spacing w:line="276" w:lineRule="auto"/>
        <w:jc w:val="both"/>
        <w:rPr>
          <w:rFonts w:eastAsia="Arial"/>
          <w:i/>
        </w:rPr>
      </w:pPr>
      <w:r w:rsidRPr="00B63343">
        <w:rPr>
          <w:rFonts w:eastAsia="Arial"/>
          <w:i/>
        </w:rPr>
        <w:t>2.</w:t>
      </w:r>
      <w:r w:rsidR="00E44A11" w:rsidRPr="00B63343">
        <w:rPr>
          <w:rFonts w:eastAsia="Arial"/>
          <w:i/>
        </w:rPr>
        <w:t xml:space="preserve">4 </w:t>
      </w:r>
      <w:r w:rsidRPr="00B63343">
        <w:rPr>
          <w:rFonts w:eastAsia="Arial"/>
          <w:i/>
        </w:rPr>
        <w:t xml:space="preserve">Data analyses </w:t>
      </w:r>
    </w:p>
    <w:p w14:paraId="000000D8" w14:textId="67A64F52" w:rsidR="00F1663E" w:rsidRPr="00B63343" w:rsidRDefault="00275014">
      <w:pPr>
        <w:spacing w:line="276" w:lineRule="auto"/>
        <w:jc w:val="both"/>
        <w:rPr>
          <w:rFonts w:eastAsia="Arial"/>
        </w:rPr>
      </w:pPr>
      <w:r w:rsidRPr="00B63343">
        <w:rPr>
          <w:rFonts w:eastAsia="Arial"/>
        </w:rPr>
        <w:t>The consistency</w:t>
      </w:r>
      <w:r w:rsidR="00507003" w:rsidRPr="00B63343">
        <w:rPr>
          <w:rFonts w:eastAsia="Arial"/>
        </w:rPr>
        <w:t xml:space="preserve"> in</w:t>
      </w:r>
      <w:r w:rsidR="00437FB5" w:rsidRPr="00B63343">
        <w:rPr>
          <w:rFonts w:eastAsia="Arial"/>
        </w:rPr>
        <w:t xml:space="preserve"> growth rate </w:t>
      </w:r>
      <w:r w:rsidRPr="00B63343">
        <w:rPr>
          <w:rFonts w:eastAsia="Arial"/>
        </w:rPr>
        <w:t>between</w:t>
      </w:r>
      <w:r w:rsidR="00507003" w:rsidRPr="00B63343">
        <w:rPr>
          <w:rFonts w:eastAsia="Arial"/>
        </w:rPr>
        <w:t xml:space="preserve"> treatments in common </w:t>
      </w:r>
      <w:r w:rsidR="00A62526" w:rsidRPr="00B63343">
        <w:rPr>
          <w:rFonts w:eastAsia="Arial"/>
        </w:rPr>
        <w:t>in the</w:t>
      </w:r>
      <w:r w:rsidR="00606036" w:rsidRPr="00B63343">
        <w:rPr>
          <w:rFonts w:eastAsia="Arial"/>
        </w:rPr>
        <w:t xml:space="preserve"> </w:t>
      </w:r>
      <w:r w:rsidRPr="00B63343">
        <w:rPr>
          <w:rFonts w:eastAsia="Arial"/>
        </w:rPr>
        <w:t xml:space="preserve">single- </w:t>
      </w:r>
      <w:r w:rsidR="00896AB3" w:rsidRPr="00B63343">
        <w:rPr>
          <w:rFonts w:eastAsia="Arial"/>
        </w:rPr>
        <w:t xml:space="preserve">(experiment #1) </w:t>
      </w:r>
      <w:r w:rsidRPr="00B63343">
        <w:rPr>
          <w:rFonts w:eastAsia="Arial"/>
        </w:rPr>
        <w:t xml:space="preserve">and multiple-driver </w:t>
      </w:r>
      <w:r w:rsidR="00896AB3" w:rsidRPr="00B63343">
        <w:rPr>
          <w:rFonts w:eastAsia="Arial"/>
        </w:rPr>
        <w:t>(experiment #2)</w:t>
      </w:r>
      <w:r w:rsidR="00A62526" w:rsidRPr="00B63343">
        <w:rPr>
          <w:rFonts w:eastAsia="Arial"/>
        </w:rPr>
        <w:t xml:space="preserve"> experiments</w:t>
      </w:r>
      <w:r w:rsidR="00896AB3" w:rsidRPr="00B63343">
        <w:rPr>
          <w:rFonts w:eastAsia="Arial"/>
        </w:rPr>
        <w:t xml:space="preserve"> </w:t>
      </w:r>
      <w:r w:rsidRPr="00B63343">
        <w:rPr>
          <w:rFonts w:eastAsia="Arial"/>
        </w:rPr>
        <w:t xml:space="preserve">was evaluated with one-way ANOVAs and t-tests. A Shapiro-Wilks test indicated </w:t>
      </w:r>
      <w:r w:rsidR="00A62526" w:rsidRPr="00B63343">
        <w:rPr>
          <w:rFonts w:eastAsia="Arial"/>
        </w:rPr>
        <w:t xml:space="preserve">a </w:t>
      </w:r>
      <w:r w:rsidRPr="00B63343">
        <w:rPr>
          <w:rFonts w:eastAsia="Arial"/>
        </w:rPr>
        <w:t xml:space="preserve">modest deviation from normality for the residuals </w:t>
      </w:r>
      <w:r w:rsidR="00A62526" w:rsidRPr="00B63343">
        <w:rPr>
          <w:rFonts w:eastAsia="Arial"/>
        </w:rPr>
        <w:t xml:space="preserve">for </w:t>
      </w:r>
      <w:r w:rsidRPr="00B63343">
        <w:rPr>
          <w:rFonts w:eastAsia="Arial"/>
        </w:rPr>
        <w:t xml:space="preserve">some of the tests, but these tests are robust to </w:t>
      </w:r>
      <w:r w:rsidR="00A62526" w:rsidRPr="00B63343">
        <w:rPr>
          <w:rFonts w:eastAsia="Arial"/>
        </w:rPr>
        <w:t>such deviations</w:t>
      </w:r>
      <w:r w:rsidR="005C5166" w:rsidRPr="00B63343">
        <w:rPr>
          <w:rFonts w:eastAsia="Arial"/>
        </w:rPr>
        <w:t xml:space="preserve"> </w:t>
      </w:r>
      <w:r w:rsidR="002F6924" w:rsidRPr="00B63343">
        <w:rPr>
          <w:rFonts w:eastAsia="Arial"/>
        </w:rPr>
        <w:fldChar w:fldCharType="begin"/>
      </w:r>
      <w:r w:rsidR="00E055A5" w:rsidRPr="00B63343">
        <w:rPr>
          <w:rFonts w:eastAsia="Arial"/>
        </w:rPr>
        <w:instrText xml:space="preserve"> ADDIN ZOTERO_ITEM CSL_CITATION {"citationID":"TiDG64TU","properties":{"formattedCitation":"(Glass et al., 1972; Knief &amp; Forstmeier, 2021)","plainCitation":"(Glass et al., 1972; Knief &amp; Forstmeier, 2021)","noteIndex":0},"citationItems":[{"id":268507,"uris":["http://zotero.org/users/9330120/items/EH4KLCEA"],"itemData":{"id":268507,"type":"article-journal","container-title":"Review of Educational Research","DOI":"10.3102/00346543042003237","issue":"3","note":"_eprint: https://doi.org/10.3102/00346543042003237","page":"237-288","title":"Consequences of Failure to Meet Assumptions Underlying the Fixed Effects Analyses of Variance and Covariance","volume":"42","author":[{"family":"Glass","given":"Gene V."},{"family":"Peckham","given":"Percy D."},{"family":"Sanders","given":"James R."}],"issued":{"date-parts":[["1972"]]}}},{"id":152074,"uris":["http://zotero.org/users/9330120/items/JYS3J8IW"],"itemData":{"id":152074,"type":"article-journal","abstract":"When data are not normally distributed, researchers are often uncertain whether it is legitimate to use tests that assume Gaussian errors, or whether one has to either model a more specific error structure or use randomization techniques. Here we use Monte Carlo simulations to explore the pros and cons of fitting Gaussian models to non-normal data in terms of risk of type I error, power and utility for parameter estimation. We find that Gaussian models are robust to non-normality over a wide range of conditions, meaning that p values remain fairly reliable except for data with influential outliers judged at strict alpha levels. Gaussian models also performed well in terms of power across all simulated scenarios. Parameter estimates were mostly unbiased and precise except if sample sizes were small or the distribution of the predictor was highly skewed. Transformation of data before analysis is often advisable and visual inspection for outliers and heteroscedasticity is important for assessment. In strong contrast, some non-Gaussian models and randomization techniques bear a range of risks that are often insufficiently known. High rates of false-positive conclusions can arise for instance when overdispersion in count data is not controlled appropriately or when randomization procedures ignore existing non-independencies in the data. Hence, newly developed statistical methods not only bring new opportunities, but they can also pose new threats to reliability. We argue that violating the normality assumption bears risks that are limited and manageable, while several more sophisticated approaches are relatively error prone and particularly difficult to check during peer review. Scientists and reviewers who are not fully aware of the risks might benefit from preferentially trusting Gaussian mixed models in which random effects account for non-independencies in the data.","container-title":"Behavior Research Methods","DOI":"10.3758/s13428-021-01587-5","ISSN":"1554-3528","issue":"6","journalAbbreviation":"Behav Res","language":"en","page":"2576-2590","source":"DOI.org (Crossref)","title":"Violating the normality assumption may be the lesser of two evils","volume":"53","author":[{"family":"Knief","given":"Ulrich"},{"family":"Forstmeier","given":"Wolfgang"}],"issued":{"date-parts":[["2021",12]]}}}],"schema":"https://github.com/citation-style-language/schema/raw/master/csl-citation.json"} </w:instrText>
      </w:r>
      <w:r w:rsidR="002F6924" w:rsidRPr="00B63343">
        <w:rPr>
          <w:rFonts w:eastAsia="Arial"/>
        </w:rPr>
        <w:fldChar w:fldCharType="separate"/>
      </w:r>
      <w:r w:rsidR="00E055A5" w:rsidRPr="00B63343">
        <w:rPr>
          <w:rFonts w:eastAsia="Arial"/>
          <w:noProof/>
        </w:rPr>
        <w:t>(Glass et al., 1972; Knief &amp; Forstmeier, 2021)</w:t>
      </w:r>
      <w:r w:rsidR="002F6924" w:rsidRPr="00B63343">
        <w:rPr>
          <w:rFonts w:eastAsia="Arial"/>
        </w:rPr>
        <w:fldChar w:fldCharType="end"/>
      </w:r>
      <w:r w:rsidR="00E055A5" w:rsidRPr="00B63343">
        <w:rPr>
          <w:rFonts w:eastAsia="Arial"/>
        </w:rPr>
        <w:t xml:space="preserve">. </w:t>
      </w:r>
    </w:p>
    <w:p w14:paraId="27E9E896" w14:textId="1752D96A" w:rsidR="00B05F3D" w:rsidRPr="00B63343" w:rsidRDefault="00362EE8">
      <w:pPr>
        <w:spacing w:line="276" w:lineRule="auto"/>
        <w:jc w:val="both"/>
        <w:rPr>
          <w:rFonts w:eastAsia="Arial"/>
        </w:rPr>
      </w:pPr>
      <w:r w:rsidRPr="00B63343">
        <w:rPr>
          <w:rFonts w:eastAsia="Arial"/>
        </w:rPr>
        <w:t>For each driver</w:t>
      </w:r>
      <w:r w:rsidR="00896AB3" w:rsidRPr="00B63343">
        <w:rPr>
          <w:rFonts w:eastAsia="Arial"/>
        </w:rPr>
        <w:t xml:space="preserve"> in </w:t>
      </w:r>
      <w:r w:rsidR="00967F2C" w:rsidRPr="00B63343">
        <w:rPr>
          <w:rFonts w:eastAsia="Arial"/>
        </w:rPr>
        <w:t xml:space="preserve">the </w:t>
      </w:r>
      <w:r w:rsidR="00896AB3" w:rsidRPr="00B63343">
        <w:rPr>
          <w:rFonts w:eastAsia="Arial"/>
        </w:rPr>
        <w:t>experiment #1</w:t>
      </w:r>
      <w:r w:rsidRPr="00B63343">
        <w:rPr>
          <w:rFonts w:eastAsia="Arial"/>
        </w:rPr>
        <w:t>, the shape of the response curve for</w:t>
      </w:r>
      <w:r w:rsidR="00437FB5" w:rsidRPr="00B63343">
        <w:rPr>
          <w:rFonts w:eastAsia="Arial"/>
        </w:rPr>
        <w:t xml:space="preserve"> growth rate </w:t>
      </w:r>
      <w:r w:rsidRPr="00B63343">
        <w:rPr>
          <w:rFonts w:eastAsia="Arial"/>
        </w:rPr>
        <w:t>was evaluated using linear models, second degree polynomial models, general additive models (GAMs), logit models and exponential models. There were no severe violations of assumptions for the models. The performance of the models was evaluated by comparing their R</w:t>
      </w:r>
      <w:r w:rsidRPr="00B63343">
        <w:rPr>
          <w:rFonts w:eastAsia="Arial"/>
          <w:vertAlign w:val="superscript"/>
        </w:rPr>
        <w:t>2</w:t>
      </w:r>
      <w:r w:rsidRPr="00B63343">
        <w:rPr>
          <w:rFonts w:eastAsia="Arial"/>
        </w:rPr>
        <w:t xml:space="preserve">, standard error and AIC scores, and the appropriate model chosen for each driver based on these metrics. Other response curve models were also explored using the rTPC package in R </w:t>
      </w:r>
      <w:r w:rsidR="00E055A5" w:rsidRPr="00B63343">
        <w:rPr>
          <w:rFonts w:eastAsia="Arial"/>
        </w:rPr>
        <w:fldChar w:fldCharType="begin"/>
      </w:r>
      <w:r w:rsidR="00F6361D" w:rsidRPr="00B63343">
        <w:rPr>
          <w:rFonts w:eastAsia="Arial"/>
        </w:rPr>
        <w:instrText xml:space="preserve"> ADDIN ZOTERO_ITEM CSL_CITATION {"citationID":"yzbQ0VaI","properties":{"formattedCitation":"(Padfield et al., 2021)","plainCitation":"(Padfield et al., 2021)","noteIndex":0},"citationItems":[{"id":154776,"uris":["http://zotero.org/users/9330120/items/F6PJUDPX"],"itemData":{"id":154776,"type":"article-journal","abstract":"Abstract\n            \n              \n                \n                  Quantifying thermal performance curves (TPCs) for biological rates has many applications to important problems such as predicting responses of biological systems—from individuals to communities—to directional climate change or climatic fluctuations.\n                \n                \n                  Current software tools for fitting TPC models to data are not adequate for dealing with the immense size of new datasets that are increasingly becoming available. We require tools capable of tackling this issue in a simple, reproducible and accessible way.\n                \n                \n                  \n                    We present a new, reproducible pipeline in\n                    r\n                    that allows for relatively simple fitting of 24 different TPC models using nonlinear least squares (NLLS) regression. The pipeline consists of two packages—\n                    rTPC\n                    and\n                    nls.multstart\n                    —\n                    that provide functions which conveniently address common problems with NLLS fitting such as the NLLS parameter starting values problem.\n                    rTPC\n                    also includes functions to set starting values, estimate key TPC parameters and calculate uncertainty around parameter estimates as well as the fitted model as a whole.\n                  \n                \n                \n                  \n                    We demonstrate how this pipeline can be combined with other packages in\n                    r\n                    to robustly and reproducibly fit multiple mathematical models to multiple TPC datasets at once. In addition, we show how model selection or averaging, weighted model fitting and bootstrapping can be easily implemented within the pipeline.\n                  \n                \n                \n                  This new pipeline provides a flexible and reproducible approach that makes the challenging task of fitting multiple TPC models to data accessible to a wide range of users across ecology and evolution.","container-title":"Methods in Ecology and Evolution","DOI":"10.1111/2041-210X.13585","ISSN":"2041-210X, 2041-210X","issue":"6","journalAbbreviation":"Methods Ecol Evol","language":"en","page":"1138-1143","source":"DOI.org (Crossref)","title":"&lt;i&gt;rTPC&lt;/i&gt; and &lt;i&gt;nls.multstart&lt;/i&gt; : A new pipeline to fit thermal performance curves in &lt;span style=\"font-variant:small-caps;\"&gt;r&lt;/span&gt;","title-short":"&lt;i&gt;rTPC&lt;/i&gt; and &lt;i&gt;nls.multstart&lt;/i&gt;","volume":"12","author":[{"family":"Padfield","given":"Daniel"},{"family":"O'Sullivan","given":"Hannah"},{"family":"Pawar","given":"Samraat"}],"issued":{"date-parts":[["2021",6]]}}}],"schema":"https://github.com/citation-style-language/schema/raw/master/csl-citation.json"} </w:instrText>
      </w:r>
      <w:r w:rsidR="00E055A5" w:rsidRPr="00B63343">
        <w:rPr>
          <w:rFonts w:eastAsia="Arial"/>
        </w:rPr>
        <w:fldChar w:fldCharType="separate"/>
      </w:r>
      <w:r w:rsidR="00F6361D" w:rsidRPr="00B63343">
        <w:rPr>
          <w:rFonts w:eastAsia="Arial"/>
          <w:noProof/>
        </w:rPr>
        <w:t>(Padfield et al., 2021)</w:t>
      </w:r>
      <w:r w:rsidR="00E055A5" w:rsidRPr="00B63343">
        <w:rPr>
          <w:rFonts w:eastAsia="Arial"/>
        </w:rPr>
        <w:fldChar w:fldCharType="end"/>
      </w:r>
      <w:r w:rsidRPr="00B63343">
        <w:rPr>
          <w:rFonts w:eastAsia="Arial"/>
        </w:rPr>
        <w:t xml:space="preserve">, but none fit well. </w:t>
      </w:r>
    </w:p>
    <w:p w14:paraId="000000DA" w14:textId="38AE6D0D" w:rsidR="00F1663E" w:rsidRPr="00B63343" w:rsidRDefault="00B95051">
      <w:pPr>
        <w:spacing w:line="276" w:lineRule="auto"/>
        <w:jc w:val="both"/>
        <w:rPr>
          <w:rFonts w:eastAsia="Arial"/>
        </w:rPr>
      </w:pPr>
      <w:r w:rsidRPr="00B63343">
        <w:rPr>
          <w:rFonts w:eastAsia="Arial"/>
        </w:rPr>
        <w:t>For</w:t>
      </w:r>
      <w:r w:rsidR="005A606E" w:rsidRPr="00B63343">
        <w:rPr>
          <w:rFonts w:eastAsia="Arial"/>
        </w:rPr>
        <w:t xml:space="preserve"> the experiment #2, </w:t>
      </w:r>
      <w:r w:rsidRPr="00B63343">
        <w:rPr>
          <w:rFonts w:eastAsia="Arial"/>
        </w:rPr>
        <w:t>the effect of each driver on</w:t>
      </w:r>
      <w:r w:rsidR="00437FB5" w:rsidRPr="00B63343">
        <w:rPr>
          <w:rFonts w:eastAsia="Arial"/>
        </w:rPr>
        <w:t xml:space="preserve"> growth rate </w:t>
      </w:r>
      <w:r w:rsidRPr="00B63343">
        <w:rPr>
          <w:rFonts w:eastAsia="Arial"/>
        </w:rPr>
        <w:t>was compared when considered as a single driver (</w:t>
      </w:r>
      <w:ins w:id="45" w:author="Mirko Mutalipassi" w:date="2026-03-20T09:36:00Z" w16du:dateUtc="2026-03-20T08:36:00Z">
        <w:r w:rsidR="00AC607A" w:rsidRPr="00B64479">
          <w:rPr>
            <w:rFonts w:eastAsia="Arial"/>
            <w:i/>
            <w:iCs/>
            <w:noProof/>
          </w:rPr>
          <w:t>e.g.</w:t>
        </w:r>
        <w:r w:rsidR="00AC607A">
          <w:rPr>
            <w:rFonts w:eastAsia="Arial"/>
            <w:noProof/>
          </w:rPr>
          <w:t xml:space="preserve">, </w:t>
        </w:r>
      </w:ins>
      <w:del w:id="46" w:author="Mirko Mutalipassi" w:date="2026-03-20T09:36:00Z" w16du:dateUtc="2026-03-20T08:36:00Z">
        <w:r w:rsidRPr="00B63343" w:rsidDel="00AC607A">
          <w:rPr>
            <w:rFonts w:eastAsia="Arial"/>
          </w:rPr>
          <w:delText xml:space="preserve">e.g. </w:delText>
        </w:r>
      </w:del>
      <w:r w:rsidRPr="00B63343">
        <w:rPr>
          <w:rFonts w:eastAsia="Arial"/>
        </w:rPr>
        <w:t>only high temperature) or when combined with one or two of the other drivers (</w:t>
      </w:r>
      <w:ins w:id="47" w:author="Mirko Mutalipassi" w:date="2026-03-20T09:36:00Z" w16du:dateUtc="2026-03-20T08:36:00Z">
        <w:r w:rsidR="00AC607A" w:rsidRPr="00B64479">
          <w:rPr>
            <w:rFonts w:eastAsia="Arial"/>
            <w:i/>
            <w:iCs/>
            <w:noProof/>
          </w:rPr>
          <w:t>e.g.</w:t>
        </w:r>
        <w:r w:rsidR="00AC607A">
          <w:rPr>
            <w:rFonts w:eastAsia="Arial"/>
            <w:noProof/>
          </w:rPr>
          <w:t xml:space="preserve">, </w:t>
        </w:r>
      </w:ins>
      <w:del w:id="48" w:author="Mirko Mutalipassi" w:date="2026-03-20T09:36:00Z" w16du:dateUtc="2026-03-20T08:36:00Z">
        <w:r w:rsidRPr="00B63343" w:rsidDel="00AC607A">
          <w:rPr>
            <w:rFonts w:eastAsia="Arial"/>
          </w:rPr>
          <w:delText xml:space="preserve">e.g. </w:delText>
        </w:r>
      </w:del>
      <w:r w:rsidRPr="00B63343">
        <w:rPr>
          <w:rFonts w:eastAsia="Arial"/>
        </w:rPr>
        <w:t>any combination with low pH and/or high lithium).</w:t>
      </w:r>
      <w:r w:rsidR="000B6C88" w:rsidRPr="00B63343">
        <w:rPr>
          <w:rFonts w:eastAsia="Arial"/>
        </w:rPr>
        <w:t xml:space="preserve"> </w:t>
      </w:r>
      <w:commentRangeStart w:id="49"/>
      <w:commentRangeStart w:id="50"/>
      <w:commentRangeStart w:id="51"/>
      <w:commentRangeStart w:id="52"/>
      <w:r w:rsidR="00362EE8" w:rsidRPr="00B63343">
        <w:rPr>
          <w:rFonts w:eastAsia="Arial"/>
        </w:rPr>
        <w:t xml:space="preserve">Wilcoxon rank-sum tests were used to test for statistical significance in the comparison of each pair. </w:t>
      </w:r>
      <w:commentRangeEnd w:id="49"/>
      <w:r w:rsidR="004A0197" w:rsidRPr="00B63343">
        <w:rPr>
          <w:rStyle w:val="Rimandocommento"/>
          <w:rFonts w:eastAsia="Arial"/>
          <w:sz w:val="24"/>
          <w:szCs w:val="24"/>
        </w:rPr>
        <w:commentReference w:id="49"/>
      </w:r>
      <w:commentRangeEnd w:id="50"/>
      <w:r w:rsidR="00FD39D1" w:rsidRPr="00B63343">
        <w:rPr>
          <w:rStyle w:val="Rimandocommento"/>
          <w:rFonts w:eastAsia="Arial"/>
          <w:sz w:val="24"/>
          <w:szCs w:val="24"/>
        </w:rPr>
        <w:commentReference w:id="50"/>
      </w:r>
      <w:commentRangeEnd w:id="51"/>
      <w:r w:rsidR="00AF5D5C" w:rsidRPr="00B63343">
        <w:rPr>
          <w:rStyle w:val="Rimandocommento"/>
          <w:rFonts w:eastAsia="Arial"/>
          <w:sz w:val="24"/>
          <w:szCs w:val="24"/>
        </w:rPr>
        <w:commentReference w:id="51"/>
      </w:r>
      <w:commentRangeEnd w:id="52"/>
      <w:r w:rsidR="008F64E3" w:rsidRPr="00B63343">
        <w:rPr>
          <w:rStyle w:val="Rimandocommento"/>
          <w:rFonts w:eastAsia="Arial"/>
          <w:sz w:val="24"/>
          <w:szCs w:val="24"/>
        </w:rPr>
        <w:commentReference w:id="52"/>
      </w:r>
    </w:p>
    <w:p w14:paraId="69C1DBD9" w14:textId="622EC022" w:rsidR="00B05F3D" w:rsidRDefault="0054199B">
      <w:pPr>
        <w:spacing w:line="276" w:lineRule="auto"/>
        <w:jc w:val="both"/>
        <w:rPr>
          <w:rFonts w:eastAsia="Arial"/>
        </w:rPr>
      </w:pPr>
      <w:r w:rsidRPr="00B63343">
        <w:rPr>
          <w:rFonts w:eastAsia="Arial"/>
        </w:rPr>
        <w:t xml:space="preserve">For </w:t>
      </w:r>
      <w:r w:rsidR="00626E58" w:rsidRPr="00B63343">
        <w:rPr>
          <w:rFonts w:eastAsia="Arial"/>
        </w:rPr>
        <w:t xml:space="preserve">a </w:t>
      </w:r>
      <w:r w:rsidRPr="00B63343">
        <w:rPr>
          <w:rFonts w:eastAsia="Arial"/>
        </w:rPr>
        <w:t xml:space="preserve">comparison </w:t>
      </w:r>
      <w:r w:rsidR="00B95051" w:rsidRPr="00B63343">
        <w:rPr>
          <w:rFonts w:eastAsia="Arial"/>
        </w:rPr>
        <w:t>between the 3 different drivers</w:t>
      </w:r>
      <w:r w:rsidR="00FE6A07" w:rsidRPr="00B63343">
        <w:rPr>
          <w:rFonts w:eastAsia="Arial"/>
        </w:rPr>
        <w:t xml:space="preserve">, </w:t>
      </w:r>
      <w:r w:rsidR="00840725" w:rsidRPr="00B63343">
        <w:rPr>
          <w:rFonts w:eastAsia="Arial"/>
        </w:rPr>
        <w:t xml:space="preserve">a </w:t>
      </w:r>
      <w:r w:rsidR="00A0596B" w:rsidRPr="00B63343">
        <w:rPr>
          <w:rFonts w:eastAsia="Arial"/>
        </w:rPr>
        <w:t>driver index</w:t>
      </w:r>
      <w:r w:rsidR="00840725" w:rsidRPr="00B63343">
        <w:rPr>
          <w:rFonts w:eastAsia="Arial"/>
        </w:rPr>
        <w:t xml:space="preserve"> was calculated for </w:t>
      </w:r>
      <w:r w:rsidR="00B95051" w:rsidRPr="00B63343">
        <w:rPr>
          <w:rFonts w:eastAsia="Arial"/>
        </w:rPr>
        <w:t>each driver (temperature, pH and lithium)</w:t>
      </w:r>
      <w:r w:rsidR="00B460E6" w:rsidRPr="00B63343">
        <w:rPr>
          <w:rFonts w:eastAsia="Arial"/>
        </w:rPr>
        <w:t xml:space="preserve"> </w:t>
      </w:r>
      <w:r w:rsidR="00840725" w:rsidRPr="00B63343">
        <w:rPr>
          <w:rFonts w:eastAsia="Arial"/>
        </w:rPr>
        <w:t xml:space="preserve">as </w:t>
      </w:r>
      <w:r w:rsidR="00F34010" w:rsidRPr="00B63343">
        <w:rPr>
          <w:rFonts w:eastAsia="Arial"/>
        </w:rPr>
        <w:t xml:space="preserve">the </w:t>
      </w:r>
      <w:r w:rsidR="00840725" w:rsidRPr="00B63343">
        <w:rPr>
          <w:rFonts w:eastAsia="Arial"/>
        </w:rPr>
        <w:t>weighted</w:t>
      </w:r>
      <w:r w:rsidR="00840725">
        <w:rPr>
          <w:rFonts w:eastAsia="Arial"/>
        </w:rPr>
        <w:t xml:space="preserve"> </w:t>
      </w:r>
      <w:r w:rsidR="00840725" w:rsidRPr="00B63343">
        <w:rPr>
          <w:rFonts w:eastAsia="Arial"/>
        </w:rPr>
        <w:t>(</w:t>
      </w:r>
      <w:r w:rsidR="00840725" w:rsidRPr="00840725">
        <w:rPr>
          <w:rFonts w:ascii="Symbol" w:eastAsia="Arial" w:hAnsi="Symbol"/>
        </w:rPr>
        <w:t>a</w:t>
      </w:r>
      <w:r w:rsidR="004B6B57" w:rsidRPr="00B63343">
        <w:rPr>
          <w:rFonts w:eastAsia="Arial"/>
          <w:vertAlign w:val="subscript"/>
        </w:rPr>
        <w:t>driver</w:t>
      </w:r>
      <w:r w:rsidR="00840725" w:rsidRPr="00B63343">
        <w:rPr>
          <w:rFonts w:eastAsia="Arial"/>
        </w:rPr>
        <w:t>)</w:t>
      </w:r>
      <w:r w:rsidR="00840725">
        <w:rPr>
          <w:rFonts w:eastAsia="Arial"/>
        </w:rPr>
        <w:t xml:space="preserve"> </w:t>
      </w:r>
      <w:r w:rsidR="00F34010" w:rsidRPr="00B63343">
        <w:rPr>
          <w:rFonts w:eastAsia="Arial"/>
        </w:rPr>
        <w:t xml:space="preserve">deviation from </w:t>
      </w:r>
      <w:r w:rsidR="00930107" w:rsidRPr="00B63343">
        <w:rPr>
          <w:rFonts w:eastAsia="Arial"/>
        </w:rPr>
        <w:t xml:space="preserve">the </w:t>
      </w:r>
      <w:r w:rsidR="00F34010" w:rsidRPr="00B63343">
        <w:rPr>
          <w:rFonts w:eastAsia="Arial"/>
        </w:rPr>
        <w:t>reference condition</w:t>
      </w:r>
      <w:r w:rsidR="00F34010">
        <w:rPr>
          <w:rFonts w:eastAsia="Arial"/>
        </w:rPr>
        <w:t xml:space="preserve"> </w:t>
      </w:r>
      <w:r w:rsidR="00840725" w:rsidRPr="00B63343">
        <w:rPr>
          <w:rFonts w:eastAsia="Arial"/>
        </w:rPr>
        <w:t>(</w:t>
      </w:r>
      <w:r w:rsidR="00840725">
        <w:rPr>
          <w:rFonts w:ascii="Symbol" w:eastAsia="Arial" w:hAnsi="Symbol"/>
        </w:rPr>
        <w:t>D</w:t>
      </w:r>
      <w:r w:rsidR="004B6B57" w:rsidRPr="00B63343">
        <w:rPr>
          <w:rFonts w:eastAsia="Arial"/>
          <w:vertAlign w:val="subscript"/>
        </w:rPr>
        <w:t>driver</w:t>
      </w:r>
      <w:r w:rsidR="00840725" w:rsidRPr="00B63343">
        <w:rPr>
          <w:rFonts w:eastAsia="Arial"/>
        </w:rPr>
        <w:t>)</w:t>
      </w:r>
      <w:r w:rsidR="00930107" w:rsidRPr="00B63343">
        <w:rPr>
          <w:rFonts w:eastAsia="Arial"/>
        </w:rPr>
        <w:t>:</w:t>
      </w:r>
      <w:r w:rsidR="00930107">
        <w:rPr>
          <w:rFonts w:eastAsia="Arial"/>
        </w:rPr>
        <w:t xml:space="preserve"> </w:t>
      </w:r>
    </w:p>
    <w:p w14:paraId="74D2DBB4" w14:textId="04F53AC6" w:rsidR="001669D1" w:rsidRDefault="004B6B57" w:rsidP="001669D1">
      <w:pPr>
        <w:ind w:left="720"/>
        <w:rPr>
          <w:i/>
          <w:iCs/>
        </w:rPr>
      </w:pPr>
      <w:r>
        <w:rPr>
          <w:i/>
          <w:iCs/>
        </w:rPr>
        <w:t>DI</w:t>
      </w:r>
      <w:r>
        <w:rPr>
          <w:i/>
          <w:iCs/>
          <w:vertAlign w:val="subscript"/>
        </w:rPr>
        <w:t xml:space="preserve">driver </w:t>
      </w:r>
      <w:r w:rsidR="001669D1" w:rsidRPr="00184AF4">
        <w:rPr>
          <w:i/>
          <w:iCs/>
        </w:rPr>
        <w:t xml:space="preserve">= </w:t>
      </w:r>
      <w:r w:rsidR="001669D1" w:rsidRPr="00184AF4">
        <w:rPr>
          <w:rFonts w:ascii="Symbol" w:hAnsi="Symbol"/>
          <w:i/>
          <w:iCs/>
        </w:rPr>
        <w:t>a</w:t>
      </w:r>
      <w:r>
        <w:rPr>
          <w:i/>
          <w:iCs/>
          <w:vertAlign w:val="subscript"/>
        </w:rPr>
        <w:t>driver</w:t>
      </w:r>
      <w:r w:rsidR="001669D1" w:rsidRPr="00184AF4">
        <w:rPr>
          <w:i/>
          <w:iCs/>
        </w:rPr>
        <w:t xml:space="preserve"> </w:t>
      </w:r>
      <w:r w:rsidR="00554C8B" w:rsidRPr="00554C8B">
        <w:rPr>
          <w:rFonts w:ascii="Symbol" w:hAnsi="Symbol"/>
          <w:i/>
          <w:iCs/>
        </w:rPr>
        <w:t>*</w:t>
      </w:r>
      <w:r w:rsidR="001669D1" w:rsidRPr="00184AF4">
        <w:rPr>
          <w:i/>
          <w:iCs/>
        </w:rPr>
        <w:t xml:space="preserve"> </w:t>
      </w:r>
      <w:r w:rsidR="001669D1" w:rsidRPr="00184AF4">
        <w:rPr>
          <w:rFonts w:ascii="Symbol" w:hAnsi="Symbol"/>
          <w:i/>
          <w:iCs/>
        </w:rPr>
        <w:t>D</w:t>
      </w:r>
      <w:r>
        <w:rPr>
          <w:i/>
          <w:iCs/>
        </w:rPr>
        <w:t>driver</w:t>
      </w:r>
    </w:p>
    <w:p w14:paraId="49838877" w14:textId="1794902A" w:rsidR="00840725" w:rsidRPr="00B63343" w:rsidRDefault="00325D52">
      <w:pPr>
        <w:spacing w:line="276" w:lineRule="auto"/>
        <w:jc w:val="both"/>
        <w:rPr>
          <w:rFonts w:eastAsia="Arial"/>
        </w:rPr>
      </w:pPr>
      <w:r w:rsidRPr="00184AF4">
        <w:rPr>
          <w:rFonts w:ascii="Symbol" w:hAnsi="Symbol"/>
          <w:i/>
          <w:iCs/>
        </w:rPr>
        <w:t>a</w:t>
      </w:r>
      <w:r>
        <w:rPr>
          <w:rFonts w:eastAsia="Arial"/>
        </w:rPr>
        <w:t xml:space="preserve"> </w:t>
      </w:r>
      <w:r w:rsidR="00840725" w:rsidRPr="00B63343">
        <w:rPr>
          <w:rFonts w:eastAsia="Arial"/>
        </w:rPr>
        <w:t>was estimated</w:t>
      </w:r>
      <w:r w:rsidRPr="00B63343">
        <w:rPr>
          <w:rFonts w:eastAsia="Arial"/>
        </w:rPr>
        <w:t xml:space="preserve"> </w:t>
      </w:r>
      <w:r w:rsidR="00840725" w:rsidRPr="00B63343">
        <w:rPr>
          <w:rFonts w:eastAsia="Arial"/>
        </w:rPr>
        <w:t>for</w:t>
      </w:r>
      <w:r w:rsidRPr="00B63343">
        <w:rPr>
          <w:rFonts w:eastAsia="Arial"/>
        </w:rPr>
        <w:t xml:space="preserve"> each driver</w:t>
      </w:r>
      <w:r w:rsidR="002C5815" w:rsidRPr="00B63343">
        <w:rPr>
          <w:rFonts w:eastAsia="Arial"/>
        </w:rPr>
        <w:t xml:space="preserve"> </w:t>
      </w:r>
      <w:r w:rsidR="00840725" w:rsidRPr="00B63343">
        <w:rPr>
          <w:rFonts w:eastAsia="Arial"/>
        </w:rPr>
        <w:t>by</w:t>
      </w:r>
      <w:r w:rsidRPr="00B63343">
        <w:rPr>
          <w:rFonts w:eastAsia="Arial"/>
        </w:rPr>
        <w:t xml:space="preserve"> align</w:t>
      </w:r>
      <w:r w:rsidR="00840725" w:rsidRPr="00B63343">
        <w:rPr>
          <w:rFonts w:eastAsia="Arial"/>
        </w:rPr>
        <w:t>ing</w:t>
      </w:r>
      <w:r w:rsidRPr="00B63343">
        <w:rPr>
          <w:rFonts w:eastAsia="Arial"/>
        </w:rPr>
        <w:t xml:space="preserve"> </w:t>
      </w:r>
      <w:r w:rsidR="003A2FC1" w:rsidRPr="00B63343">
        <w:rPr>
          <w:rFonts w:eastAsia="Arial"/>
        </w:rPr>
        <w:t>the three single driver performance curves</w:t>
      </w:r>
      <w:r w:rsidR="0059037B" w:rsidRPr="00B63343">
        <w:rPr>
          <w:rFonts w:eastAsia="Arial"/>
        </w:rPr>
        <w:t xml:space="preserve"> along the </w:t>
      </w:r>
      <w:r w:rsidR="00A0596B" w:rsidRPr="00B63343">
        <w:rPr>
          <w:rFonts w:eastAsia="Arial"/>
        </w:rPr>
        <w:t>driver index</w:t>
      </w:r>
      <w:r w:rsidR="0059037B" w:rsidRPr="00B63343">
        <w:rPr>
          <w:rFonts w:eastAsia="Arial"/>
        </w:rPr>
        <w:t xml:space="preserve"> axis</w:t>
      </w:r>
      <w:r w:rsidR="003A2FC1" w:rsidRPr="00B63343">
        <w:rPr>
          <w:rFonts w:eastAsia="Arial"/>
        </w:rPr>
        <w:t xml:space="preserve">. </w:t>
      </w:r>
      <w:r w:rsidR="00AA0F18" w:rsidRPr="00B63343">
        <w:rPr>
          <w:rFonts w:eastAsia="Arial"/>
        </w:rPr>
        <w:t xml:space="preserve">These curves </w:t>
      </w:r>
      <w:r w:rsidR="00C47F05" w:rsidRPr="00B63343">
        <w:rPr>
          <w:rFonts w:eastAsia="Arial"/>
        </w:rPr>
        <w:t>were subsequently</w:t>
      </w:r>
      <w:r w:rsidR="00AA0F18" w:rsidRPr="00B63343">
        <w:rPr>
          <w:rFonts w:eastAsia="Arial"/>
        </w:rPr>
        <w:t xml:space="preserve"> merged into one performance curve </w:t>
      </w:r>
      <w:r w:rsidR="00CA5C7B" w:rsidRPr="00B63343">
        <w:rPr>
          <w:rFonts w:eastAsia="Arial"/>
        </w:rPr>
        <w:t>modelled from all the single driver data</w:t>
      </w:r>
      <w:r w:rsidR="00840725" w:rsidRPr="00B63343">
        <w:rPr>
          <w:rFonts w:eastAsia="Arial"/>
        </w:rPr>
        <w:t>.</w:t>
      </w:r>
    </w:p>
    <w:p w14:paraId="6AB4DAE4" w14:textId="6F855193" w:rsidR="007256C5" w:rsidRPr="00172F7E" w:rsidRDefault="00840725" w:rsidP="004B1B4A">
      <w:pPr>
        <w:rPr>
          <w:i/>
          <w:iCs/>
        </w:rPr>
      </w:pPr>
      <w:r w:rsidRPr="00B63343">
        <w:rPr>
          <w:rFonts w:eastAsia="Arial"/>
        </w:rPr>
        <w:t xml:space="preserve">Assuming a similar mode of action between drivers and using a concentration-addition approach, the </w:t>
      </w:r>
      <w:r w:rsidR="004B6B57" w:rsidRPr="00B63343">
        <w:rPr>
          <w:rFonts w:eastAsia="Arial"/>
        </w:rPr>
        <w:t>DI</w:t>
      </w:r>
      <w:r w:rsidRPr="00B63343">
        <w:rPr>
          <w:rFonts w:eastAsia="Arial"/>
        </w:rPr>
        <w:t xml:space="preserve"> was then calculated for the multiple </w:t>
      </w:r>
      <w:del w:id="53" w:author="Mirko Mutalipassi" w:date="2026-03-20T09:46:00Z" w16du:dateUtc="2026-03-20T08:46:00Z">
        <w:r w:rsidR="00293536" w:rsidDel="004478EC">
          <w:rPr>
            <w:rFonts w:eastAsia="Arial"/>
          </w:rPr>
          <w:delText>driver</w:delText>
        </w:r>
      </w:del>
      <w:ins w:id="54" w:author="Mirko Mutalipassi" w:date="2026-03-20T09:46:00Z" w16du:dateUtc="2026-03-20T08:46:00Z">
        <w:r w:rsidR="004478EC">
          <w:rPr>
            <w:rFonts w:eastAsia="Arial"/>
          </w:rPr>
          <w:t>drivers</w:t>
        </w:r>
      </w:ins>
      <w:r w:rsidRPr="00B63343">
        <w:rPr>
          <w:rFonts w:eastAsia="Arial"/>
        </w:rPr>
        <w:t xml:space="preserve"> experiments as:</w:t>
      </w:r>
      <w:r w:rsidR="004B6B57">
        <w:rPr>
          <w:rFonts w:eastAsia="Arial"/>
        </w:rPr>
        <w:t xml:space="preserve"> </w:t>
      </w:r>
      <w:r w:rsidR="004B6B57" w:rsidRPr="002B72AB">
        <w:rPr>
          <w:i/>
          <w:iCs/>
        </w:rPr>
        <w:t>DI</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Temp</w:t>
      </w:r>
      <w:r w:rsidR="008109DA" w:rsidRPr="002B72AB">
        <w:rPr>
          <w:i/>
          <w:iCs/>
        </w:rPr>
        <w:t xml:space="preserve"> </w:t>
      </w:r>
      <w:r w:rsidR="004B6B57" w:rsidRPr="002B72AB">
        <w:rPr>
          <w:i/>
          <w:iCs/>
        </w:rPr>
        <w:t>DI</w:t>
      </w:r>
      <w:r w:rsidR="007256C5" w:rsidRPr="002B72AB">
        <w:rPr>
          <w:i/>
          <w:iCs/>
          <w:vertAlign w:val="subscript"/>
        </w:rPr>
        <w:t>Temp</w:t>
      </w:r>
      <w:r w:rsidR="007256C5" w:rsidRPr="002B72AB">
        <w:rPr>
          <w:i/>
          <w:iCs/>
        </w:rPr>
        <w:t xml:space="preserve"> +</w:t>
      </w:r>
      <w:r w:rsidR="007256C5" w:rsidRPr="00172F7E">
        <w:rPr>
          <w:i/>
          <w:iCs/>
        </w:rPr>
        <w:t xml:space="preserve"> </w:t>
      </w:r>
      <w:r w:rsidR="008109DA" w:rsidRPr="00184AF4">
        <w:rPr>
          <w:rFonts w:ascii="Symbol" w:hAnsi="Symbol"/>
          <w:i/>
          <w:iCs/>
        </w:rPr>
        <w:t>a</w:t>
      </w:r>
      <w:r w:rsidR="008109DA" w:rsidRPr="002B72AB">
        <w:rPr>
          <w:i/>
          <w:iCs/>
          <w:vertAlign w:val="subscript"/>
        </w:rPr>
        <w:t>pH</w:t>
      </w:r>
      <w:r w:rsidR="008109DA" w:rsidRPr="002B72AB">
        <w:rPr>
          <w:i/>
          <w:iCs/>
        </w:rPr>
        <w:t xml:space="preserve"> </w:t>
      </w:r>
      <w:r w:rsidR="004B6B57" w:rsidRPr="002B72AB">
        <w:rPr>
          <w:i/>
          <w:iCs/>
        </w:rPr>
        <w:t>DI</w:t>
      </w:r>
      <w:r w:rsidR="007256C5" w:rsidRPr="002B72AB">
        <w:rPr>
          <w:i/>
          <w:iCs/>
          <w:vertAlign w:val="subscript"/>
        </w:rPr>
        <w:t>pH</w:t>
      </w:r>
      <w:r w:rsidR="007256C5" w:rsidRPr="002B72AB">
        <w:rPr>
          <w:i/>
          <w:iCs/>
        </w:rPr>
        <w:t xml:space="preserve"> </w:t>
      </w:r>
      <w:r w:rsidR="008109DA" w:rsidRPr="002B72AB">
        <w:rPr>
          <w:i/>
          <w:iCs/>
        </w:rPr>
        <w:t xml:space="preserve">+ </w:t>
      </w:r>
      <w:r w:rsidR="008109DA" w:rsidRPr="00184AF4">
        <w:rPr>
          <w:rFonts w:ascii="Symbol" w:hAnsi="Symbol"/>
          <w:i/>
          <w:iCs/>
        </w:rPr>
        <w:t>a</w:t>
      </w:r>
      <w:r w:rsidR="008109DA" w:rsidRPr="008109DA">
        <w:rPr>
          <w:i/>
          <w:iCs/>
          <w:vertAlign w:val="subscript"/>
        </w:rPr>
        <w:t xml:space="preserve"> </w:t>
      </w:r>
      <w:r w:rsidR="008109DA" w:rsidRPr="002B72AB">
        <w:rPr>
          <w:i/>
          <w:iCs/>
          <w:vertAlign w:val="subscript"/>
        </w:rPr>
        <w:t>Li</w:t>
      </w:r>
      <w:r w:rsidR="008109DA" w:rsidRPr="002B72AB">
        <w:rPr>
          <w:i/>
          <w:iCs/>
        </w:rPr>
        <w:t xml:space="preserve"> </w:t>
      </w:r>
      <w:r w:rsidR="004B6B57" w:rsidRPr="002B72AB">
        <w:rPr>
          <w:i/>
          <w:iCs/>
        </w:rPr>
        <w:t>DI</w:t>
      </w:r>
      <w:r w:rsidR="008109DA" w:rsidRPr="002B72AB">
        <w:rPr>
          <w:i/>
          <w:iCs/>
          <w:vertAlign w:val="subscript"/>
        </w:rPr>
        <w:t>Li</w:t>
      </w:r>
      <w:r w:rsidR="008109DA" w:rsidRPr="00172F7E">
        <w:rPr>
          <w:i/>
          <w:iCs/>
          <w:vertAlign w:val="subscript"/>
        </w:rPr>
        <w:t xml:space="preserve"> </w:t>
      </w:r>
    </w:p>
    <w:p w14:paraId="0B82EA34" w14:textId="7EF831BD" w:rsidR="007A7103" w:rsidRPr="002B72AB" w:rsidRDefault="00840725">
      <w:pPr>
        <w:spacing w:line="276" w:lineRule="auto"/>
        <w:jc w:val="both"/>
        <w:rPr>
          <w:rFonts w:eastAsia="Arial"/>
        </w:rPr>
      </w:pPr>
      <w:r w:rsidRPr="002B72AB">
        <w:rPr>
          <w:rFonts w:eastAsia="Arial"/>
        </w:rPr>
        <w:t xml:space="preserve">The data from the single- and multiple </w:t>
      </w:r>
      <w:r w:rsidR="004B6B57" w:rsidRPr="002B72AB">
        <w:rPr>
          <w:rFonts w:eastAsia="Arial"/>
        </w:rPr>
        <w:t>driver</w:t>
      </w:r>
      <w:r w:rsidRPr="002B72AB">
        <w:rPr>
          <w:rFonts w:eastAsia="Arial"/>
        </w:rPr>
        <w:t xml:space="preserve"> experiments were compared</w:t>
      </w:r>
      <w:r w:rsidR="003B1C6D">
        <w:rPr>
          <w:rFonts w:eastAsia="Arial"/>
        </w:rPr>
        <w:t xml:space="preserve"> on this driver inde</w:t>
      </w:r>
      <w:r w:rsidR="00D31B00">
        <w:rPr>
          <w:rFonts w:eastAsia="Arial"/>
        </w:rPr>
        <w:t>x</w:t>
      </w:r>
      <w:r w:rsidRPr="002B72AB">
        <w:rPr>
          <w:rFonts w:eastAsia="Arial"/>
        </w:rPr>
        <w:t xml:space="preserve">. Any deviation from the model built from the single </w:t>
      </w:r>
      <w:r w:rsidR="00F63150" w:rsidRPr="002B72AB">
        <w:rPr>
          <w:rFonts w:eastAsia="Arial"/>
        </w:rPr>
        <w:t>driver</w:t>
      </w:r>
      <w:r w:rsidRPr="002B72AB">
        <w:rPr>
          <w:rFonts w:eastAsia="Arial"/>
        </w:rPr>
        <w:t xml:space="preserve"> experiment reveals an interaction between the </w:t>
      </w:r>
      <w:r w:rsidR="00F63150" w:rsidRPr="002B72AB">
        <w:rPr>
          <w:rFonts w:eastAsia="Arial"/>
        </w:rPr>
        <w:t>drivers</w:t>
      </w:r>
      <w:r w:rsidRPr="002B72AB">
        <w:rPr>
          <w:rFonts w:eastAsia="Arial"/>
        </w:rPr>
        <w:t>.</w:t>
      </w:r>
    </w:p>
    <w:p w14:paraId="000000E2" w14:textId="77777777" w:rsidR="00F1663E" w:rsidRPr="007F30A3" w:rsidRDefault="00F1663E">
      <w:pPr>
        <w:spacing w:line="276" w:lineRule="auto"/>
        <w:jc w:val="both"/>
        <w:rPr>
          <w:rFonts w:eastAsia="Arial"/>
          <w:i/>
          <w:sz w:val="2"/>
          <w:szCs w:val="2"/>
        </w:rPr>
      </w:pPr>
    </w:p>
    <w:p w14:paraId="000000E3" w14:textId="546856CA" w:rsidR="00F1663E" w:rsidRPr="002B72AB" w:rsidRDefault="00275014">
      <w:pPr>
        <w:spacing w:line="276" w:lineRule="auto"/>
        <w:jc w:val="both"/>
        <w:rPr>
          <w:rFonts w:eastAsia="Arial"/>
        </w:rPr>
      </w:pPr>
      <w:r w:rsidRPr="002B72AB">
        <w:rPr>
          <w:rFonts w:eastAsia="Arial"/>
          <w:i/>
        </w:rPr>
        <w:t>2.</w:t>
      </w:r>
      <w:r w:rsidR="00260B4B" w:rsidRPr="002B72AB">
        <w:rPr>
          <w:rFonts w:eastAsia="Arial"/>
          <w:i/>
        </w:rPr>
        <w:t>5</w:t>
      </w:r>
      <w:r w:rsidRPr="002B72AB">
        <w:rPr>
          <w:rFonts w:eastAsia="Arial"/>
          <w:i/>
        </w:rPr>
        <w:t xml:space="preserve"> Seawater parameters</w:t>
      </w:r>
    </w:p>
    <w:p w14:paraId="000000E4" w14:textId="6715EC5B" w:rsidR="00F1663E" w:rsidRPr="002B72AB" w:rsidRDefault="00275014">
      <w:pPr>
        <w:spacing w:line="256" w:lineRule="auto"/>
        <w:jc w:val="both"/>
        <w:rPr>
          <w:rFonts w:eastAsia="Arial"/>
        </w:rPr>
      </w:pPr>
      <w:r w:rsidRPr="002B72AB">
        <w:rPr>
          <w:rFonts w:eastAsia="Arial"/>
        </w:rPr>
        <w:t>Temperature data were collected from continuous sensors</w:t>
      </w:r>
      <w:r w:rsidR="00955A42">
        <w:rPr>
          <w:rFonts w:eastAsia="Arial"/>
        </w:rPr>
        <w:t xml:space="preserve"> (</w:t>
      </w:r>
      <w:r w:rsidR="00955A42" w:rsidRPr="00955A42">
        <w:rPr>
          <w:rFonts w:eastAsia="Arial"/>
          <w:color w:val="4472C4" w:themeColor="accent1"/>
        </w:rPr>
        <w:t>brand of probes</w:t>
      </w:r>
      <w:r w:rsidR="00955A42">
        <w:rPr>
          <w:rFonts w:eastAsia="Arial"/>
        </w:rPr>
        <w:t>).</w:t>
      </w:r>
      <w:r w:rsidRPr="002B72AB">
        <w:rPr>
          <w:rFonts w:eastAsia="Arial"/>
        </w:rPr>
        <w:t xml:space="preserve"> pH</w:t>
      </w:r>
      <w:r w:rsidRPr="002B72AB">
        <w:rPr>
          <w:rFonts w:eastAsia="Arial"/>
          <w:vertAlign w:val="subscript"/>
        </w:rPr>
        <w:t xml:space="preserve">T </w:t>
      </w:r>
      <w:r w:rsidRPr="002B72AB">
        <w:rPr>
          <w:rFonts w:eastAsia="Arial"/>
        </w:rPr>
        <w:t xml:space="preserve">(pH on the total scale) of the seawater was measured </w:t>
      </w:r>
      <w:r w:rsidR="00F7509E" w:rsidRPr="002B72AB">
        <w:rPr>
          <w:rFonts w:eastAsia="Arial"/>
        </w:rPr>
        <w:t xml:space="preserve">in each aquarium </w:t>
      </w:r>
      <w:r w:rsidRPr="002B72AB">
        <w:rPr>
          <w:rFonts w:eastAsia="Arial"/>
        </w:rPr>
        <w:t xml:space="preserve">at the end of the </w:t>
      </w:r>
      <w:r w:rsidRPr="002B72AB">
        <w:rPr>
          <w:rFonts w:eastAsia="Arial"/>
        </w:rPr>
        <w:lastRenderedPageBreak/>
        <w:t>experiment with a glass pH electrode</w:t>
      </w:r>
      <w:sdt>
        <w:sdtPr>
          <w:tag w:val="goog_rdk_35"/>
          <w:id w:val="-264897879"/>
        </w:sdtPr>
        <w:sdtContent>
          <w:sdt>
            <w:sdtPr>
              <w:tag w:val="goog_rdk_36"/>
              <w:id w:val="1542667255"/>
            </w:sdtPr>
            <w:sdtContent/>
          </w:sdt>
          <w:sdt>
            <w:sdtPr>
              <w:tag w:val="goog_rdk_37"/>
              <w:id w:val="2018783552"/>
            </w:sdtPr>
            <w:sdtContent/>
          </w:sdt>
          <w:r w:rsidRPr="002B72AB">
            <w:rPr>
              <w:rFonts w:eastAsia="Arial"/>
            </w:rPr>
            <w:t xml:space="preserve"> (</w:t>
          </w:r>
          <w:commentRangeStart w:id="55"/>
          <w:r w:rsidRPr="002B72AB">
            <w:rPr>
              <w:rFonts w:eastAsia="Arial"/>
            </w:rPr>
            <w:t>brand?</w:t>
          </w:r>
          <w:commentRangeEnd w:id="55"/>
          <w:r w:rsidR="004A0197" w:rsidRPr="002B72AB">
            <w:rPr>
              <w:rStyle w:val="Rimandocommento"/>
              <w:rFonts w:eastAsia="Arial"/>
              <w:sz w:val="24"/>
              <w:szCs w:val="24"/>
            </w:rPr>
            <w:commentReference w:id="55"/>
          </w:r>
          <w:r w:rsidRPr="002B72AB">
            <w:rPr>
              <w:rFonts w:eastAsia="Arial"/>
            </w:rPr>
            <w:t>)</w:t>
          </w:r>
        </w:sdtContent>
      </w:sdt>
      <w:r w:rsidRPr="002B72AB">
        <w:rPr>
          <w:rFonts w:eastAsia="Arial"/>
        </w:rPr>
        <w:t xml:space="preserve"> calibrated with TRIS buffer solution (Andrew Dickson, Scripps Institution of Oceanography, San Diego, USA). Total Alkalinity (TA) </w:t>
      </w:r>
      <w:r w:rsidR="00F7509E" w:rsidRPr="002B72AB">
        <w:rPr>
          <w:rFonts w:eastAsia="Arial"/>
        </w:rPr>
        <w:t>was measured</w:t>
      </w:r>
      <w:r w:rsidRPr="002B72AB">
        <w:rPr>
          <w:rFonts w:eastAsia="Arial"/>
        </w:rPr>
        <w:t xml:space="preserve"> using the automatic open cell potentiometric titration method</w:t>
      </w:r>
      <w:ins w:id="56" w:author="Sam Dupont" w:date="2026-02-13T09:04:00Z" w16du:dateUtc="2026-02-13T08:04:00Z">
        <w:r w:rsidR="00840725" w:rsidRPr="002B72AB">
          <w:rPr>
            <w:rFonts w:eastAsia="Arial"/>
          </w:rPr>
          <w:t xml:space="preserve"> (</w:t>
        </w:r>
        <w:commentRangeStart w:id="57"/>
        <w:r w:rsidR="00840725" w:rsidRPr="002B72AB">
          <w:rPr>
            <w:rFonts w:eastAsia="Arial"/>
          </w:rPr>
          <w:t>brand</w:t>
        </w:r>
      </w:ins>
      <w:commentRangeEnd w:id="57"/>
      <w:ins w:id="58" w:author="Sam Dupont" w:date="2026-02-13T09:05:00Z" w16du:dateUtc="2026-02-13T08:05:00Z">
        <w:r w:rsidR="004A0197" w:rsidRPr="002B72AB">
          <w:rPr>
            <w:rStyle w:val="Rimandocommento"/>
            <w:rFonts w:eastAsia="Arial"/>
            <w:sz w:val="24"/>
            <w:szCs w:val="24"/>
          </w:rPr>
          <w:commentReference w:id="57"/>
        </w:r>
      </w:ins>
      <w:ins w:id="59" w:author="Sam Dupont" w:date="2026-02-13T09:04:00Z" w16du:dateUtc="2026-02-13T08:04:00Z">
        <w:r w:rsidR="00840725" w:rsidRPr="002B72AB">
          <w:rPr>
            <w:rFonts w:eastAsia="Arial"/>
          </w:rPr>
          <w:t>)</w:t>
        </w:r>
      </w:ins>
      <w:r w:rsidRPr="002B72AB">
        <w:rPr>
          <w:rFonts w:eastAsia="Arial"/>
        </w:rPr>
        <w:t xml:space="preserve"> following the protocol described by Dickson et al. (2007). </w:t>
      </w:r>
      <w:r w:rsidRPr="002B72AB">
        <w:rPr>
          <w:rFonts w:eastAsia="Arial"/>
          <w:i/>
        </w:rPr>
        <w:t>p</w:t>
      </w:r>
      <w:r w:rsidRPr="002B72AB">
        <w:rPr>
          <w:rFonts w:eastAsia="Arial"/>
        </w:rPr>
        <w:t>CO</w:t>
      </w:r>
      <w:r w:rsidRPr="002B72AB">
        <w:rPr>
          <w:rFonts w:eastAsia="Arial"/>
          <w:vertAlign w:val="subscript"/>
        </w:rPr>
        <w:t>2</w:t>
      </w:r>
      <w:r w:rsidRPr="002B72AB">
        <w:rPr>
          <w:rFonts w:eastAsia="Arial"/>
        </w:rPr>
        <w:t>, calcite and aragonite saturation values were calculated from TA, pH</w:t>
      </w:r>
      <w:r w:rsidRPr="002B72AB">
        <w:rPr>
          <w:rFonts w:eastAsia="Arial"/>
          <w:vertAlign w:val="subscript"/>
        </w:rPr>
        <w:t>T</w:t>
      </w:r>
      <w:r w:rsidRPr="002B72AB">
        <w:rPr>
          <w:rFonts w:eastAsia="Arial"/>
        </w:rPr>
        <w:t>,</w:t>
      </w:r>
      <w:r w:rsidR="00F7509E" w:rsidRPr="002B72AB">
        <w:rPr>
          <w:rFonts w:eastAsia="Arial"/>
        </w:rPr>
        <w:t xml:space="preserve"> and</w:t>
      </w:r>
      <w:r w:rsidRPr="002B72AB">
        <w:rPr>
          <w:rFonts w:eastAsia="Arial"/>
        </w:rPr>
        <w:t xml:space="preserve"> temperature at a salinity of 38 psu using the R package </w:t>
      </w:r>
      <w:r w:rsidRPr="002B72AB">
        <w:rPr>
          <w:rFonts w:eastAsia="Arial"/>
          <w:i/>
        </w:rPr>
        <w:t>seacarb</w:t>
      </w:r>
      <w:r w:rsidRPr="002B72AB">
        <w:rPr>
          <w:rFonts w:eastAsia="Arial"/>
        </w:rPr>
        <w:t xml:space="preserve"> </w:t>
      </w:r>
      <w:r w:rsidR="00015F4E" w:rsidRPr="002B72AB">
        <w:rPr>
          <w:rFonts w:eastAsia="Arial"/>
        </w:rPr>
        <w:fldChar w:fldCharType="begin"/>
      </w:r>
      <w:r w:rsidR="005F6DCC" w:rsidRPr="002B72AB">
        <w:rPr>
          <w:rFonts w:eastAsia="Arial"/>
        </w:rPr>
        <w:instrText xml:space="preserve"> ADDIN ZOTERO_ITEM CSL_CITATION {"citationID":"RcfL4z97","properties":{"formattedCitation":"(Gattuso et al., 2016)","plainCitation":"(Gattuso et al., 2016)","noteIndex":0},"citationItems":[{"id":1292,"uris":["http://zotero.org/users/9330120/items/5CAQ3YCC"],"itemData":{"id":1292,"type":"software","collection-title":"http://CRAN.R-project.org/package=seacarb","title":"seacarb: seawater carbonate chemistry with R. R package version 3.0.14","author":[{"family":"Gattuso","given":"Jean-Pierre"},{"family":"Epitalon","given":"Jean-Marie"},{"family":"Lavigne","given":"Heloise"}],"issued":{"date-parts":[["2016"]]}}}],"schema":"https://github.com/citation-style-language/schema/raw/master/csl-citation.json"} </w:instrText>
      </w:r>
      <w:r w:rsidR="00015F4E" w:rsidRPr="002B72AB">
        <w:rPr>
          <w:rFonts w:eastAsia="Arial"/>
        </w:rPr>
        <w:fldChar w:fldCharType="separate"/>
      </w:r>
      <w:r w:rsidR="005F6DCC" w:rsidRPr="002B72AB">
        <w:rPr>
          <w:rFonts w:eastAsia="Arial"/>
          <w:noProof/>
        </w:rPr>
        <w:t>(Gattuso et al., 2016)</w:t>
      </w:r>
      <w:r w:rsidR="00015F4E" w:rsidRPr="002B72AB">
        <w:rPr>
          <w:rFonts w:eastAsia="Arial"/>
        </w:rPr>
        <w:fldChar w:fldCharType="end"/>
      </w:r>
      <w:r w:rsidRPr="002B72AB">
        <w:rPr>
          <w:rFonts w:eastAsia="Arial"/>
        </w:rPr>
        <w:t xml:space="preserve">, using the dissociation constants </w:t>
      </w:r>
      <w:r w:rsidR="00F7509E" w:rsidRPr="002B72AB">
        <w:rPr>
          <w:rFonts w:eastAsia="Arial"/>
        </w:rPr>
        <w:t>from</w:t>
      </w:r>
      <w:r w:rsidR="00223470" w:rsidRPr="002B72AB">
        <w:rPr>
          <w:rFonts w:eastAsia="Arial"/>
        </w:rPr>
        <w:t xml:space="preserve"> </w:t>
      </w:r>
      <w:r w:rsidR="00223470" w:rsidRPr="002B72AB">
        <w:rPr>
          <w:rFonts w:eastAsia="Arial"/>
        </w:rPr>
        <w:fldChar w:fldCharType="begin"/>
      </w:r>
      <w:r w:rsidR="0040114B">
        <w:rPr>
          <w:rFonts w:eastAsia="Arial"/>
        </w:rPr>
        <w:instrText xml:space="preserve"> ADDIN ZOTERO_ITEM CSL_CITATION {"citationID":"okLQ8Moe","properties":{"formattedCitation":"(Lueker et al., 5 C.E.)","plainCitation":"(Lueker et al., 5 C.E.)","dontUpdate":true,"noteIndex":0},"citationItems":[{"id":32,"uris":["http://zotero.org/users/9330120/items/H3H395ZM"],"itemData":{"id":32,"type":"article-journal","container-title":"Marine Chemistry","DOI":"10.1016/S0304-4203(00)00022-0","ISSN":"0304-4203","issue":"1–3","page":"105-119","title":"Ocean pCO2 calculated from dissolved inorganic carbon, alkalinity, and equations for K1 and K2: validation based on laboratory measurements of CO2 in gas and seawater at equilibrium","volume":"70","author":[{"family":"Lueker","given":"Timothy J."},{"family":"Dickson","given":"Andrew G."},{"family":"Keeling","given":"Charles D."}],"issued":{"date-parts":[["5"]]}}}],"schema":"https://github.com/citation-style-language/schema/raw/master/csl-citation.json"} </w:instrText>
      </w:r>
      <w:r w:rsidR="00223470" w:rsidRPr="002B72AB">
        <w:rPr>
          <w:rFonts w:eastAsia="Arial"/>
        </w:rPr>
        <w:fldChar w:fldCharType="separate"/>
      </w:r>
      <w:r w:rsidR="00223470" w:rsidRPr="002B72AB">
        <w:rPr>
          <w:rFonts w:eastAsia="Arial"/>
          <w:noProof/>
        </w:rPr>
        <w:t xml:space="preserve">Lueker et al. </w:t>
      </w:r>
      <w:r w:rsidR="00D31B00">
        <w:rPr>
          <w:rFonts w:eastAsia="Arial"/>
          <w:noProof/>
        </w:rPr>
        <w:t>(</w:t>
      </w:r>
      <w:r w:rsidR="00223470" w:rsidRPr="002B72AB">
        <w:rPr>
          <w:rFonts w:eastAsia="Arial"/>
          <w:noProof/>
        </w:rPr>
        <w:t>2005)</w:t>
      </w:r>
      <w:r w:rsidR="00223470" w:rsidRPr="002B72AB">
        <w:rPr>
          <w:rFonts w:eastAsia="Arial"/>
        </w:rPr>
        <w:fldChar w:fldCharType="end"/>
      </w:r>
      <w:r w:rsidR="00223470" w:rsidRPr="002B72AB">
        <w:rPr>
          <w:rFonts w:eastAsia="Arial"/>
        </w:rPr>
        <w:t>.</w:t>
      </w:r>
    </w:p>
    <w:p w14:paraId="000000E5" w14:textId="1021EA5D" w:rsidR="00F1663E" w:rsidRPr="002B72AB" w:rsidRDefault="00275014">
      <w:pPr>
        <w:spacing w:line="276" w:lineRule="auto"/>
        <w:jc w:val="both"/>
        <w:rPr>
          <w:rFonts w:eastAsia="Arial"/>
          <w:b/>
        </w:rPr>
      </w:pPr>
      <w:r w:rsidRPr="002B72AB">
        <w:rPr>
          <w:rFonts w:eastAsia="Arial"/>
        </w:rPr>
        <w:t>Lithium samples were filtered through 1.0 μm polycarbonate filters and lithium concentration analyses in seawater samples were carried out by Inductively coupled plasma - optical emission spectrometry technique</w:t>
      </w:r>
      <w:sdt>
        <w:sdtPr>
          <w:tag w:val="goog_rdk_38"/>
          <w:id w:val="1654903084"/>
        </w:sdtPr>
        <w:sdtContent/>
      </w:sdt>
      <w:sdt>
        <w:sdtPr>
          <w:tag w:val="goog_rdk_39"/>
          <w:id w:val="-1246819073"/>
        </w:sdtPr>
        <w:sdtContent/>
      </w:sdt>
      <w:r w:rsidRPr="002B72AB">
        <w:rPr>
          <w:rFonts w:eastAsia="Arial"/>
        </w:rPr>
        <w:t xml:space="preserve"> (ICP-OES; Plasma Quant 9100, Analytik Jena, Germany). Samples were acidified with ultrapure HNO</w:t>
      </w:r>
      <w:r w:rsidRPr="002B72AB">
        <w:rPr>
          <w:rFonts w:eastAsia="Arial"/>
          <w:vertAlign w:val="subscript"/>
        </w:rPr>
        <w:t>3</w:t>
      </w:r>
      <w:r w:rsidRPr="002B72AB">
        <w:rPr>
          <w:rFonts w:eastAsia="Arial"/>
        </w:rPr>
        <w:t xml:space="preserve"> and diluted 10 times with ultrapure H</w:t>
      </w:r>
      <w:r w:rsidRPr="002B72AB">
        <w:rPr>
          <w:rFonts w:eastAsia="Arial"/>
          <w:vertAlign w:val="subscript"/>
        </w:rPr>
        <w:t>2</w:t>
      </w:r>
      <w:r w:rsidRPr="002B72AB">
        <w:rPr>
          <w:rFonts w:eastAsia="Arial Unicode MS"/>
        </w:rPr>
        <w:t xml:space="preserve">O before analysis. The instrumental conditions are summarized in supplementary material (Table S1). The radial analysis mode was used for </w:t>
      </w:r>
      <w:r w:rsidR="000334CC" w:rsidRPr="002B72AB">
        <w:rPr>
          <w:rFonts w:eastAsia="Arial Unicode MS"/>
        </w:rPr>
        <w:t>lithium</w:t>
      </w:r>
      <w:r w:rsidRPr="002B72AB">
        <w:rPr>
          <w:rFonts w:eastAsia="Arial Unicode MS"/>
        </w:rPr>
        <w:t xml:space="preserve"> enriched samples while the axial mode (more sensitive) was used for non-enriched seawater samples. The quantification was carried out by means of external calibration, using proper dilution of </w:t>
      </w:r>
      <w:r w:rsidR="000334CC" w:rsidRPr="002B72AB">
        <w:rPr>
          <w:rFonts w:eastAsia="Arial Unicode MS"/>
        </w:rPr>
        <w:t>lithium</w:t>
      </w:r>
      <w:r w:rsidRPr="002B72AB">
        <w:rPr>
          <w:rFonts w:eastAsia="Arial Unicode MS"/>
        </w:rPr>
        <w:t xml:space="preserve"> stock standard (TraceCert®, 997 ± 4 mg/L, Sigma Aldrich, Switzerland) in 0.35 % ultrapure NaCl (ESI Elemental Scientific, USA), to assure matrix match with seawater samples diluted 10 times. In the absence of a seawater Reference Material certified for </w:t>
      </w:r>
      <w:r w:rsidR="000334CC" w:rsidRPr="002B72AB">
        <w:rPr>
          <w:rFonts w:eastAsia="Arial Unicode MS"/>
        </w:rPr>
        <w:t>lithium</w:t>
      </w:r>
      <w:r w:rsidRPr="002B72AB">
        <w:rPr>
          <w:rFonts w:eastAsia="Arial Unicode MS"/>
        </w:rPr>
        <w:t xml:space="preserve"> (not available in the market), several spiked samples were analyzed to account for possible matrix effect and to evaluate the accuracy of results. The recoveries were always within acceptable range (90-110 %). The results are reported in mg/L (≈ ppm) together with respective expanded uncertainty (Ue, k=2).</w:t>
      </w:r>
    </w:p>
    <w:p w14:paraId="000000E7" w14:textId="29B9F1CF" w:rsidR="00F1663E" w:rsidRPr="002B72AB" w:rsidRDefault="00275014" w:rsidP="007F30A3">
      <w:pPr>
        <w:pStyle w:val="Titolo1"/>
        <w:numPr>
          <w:ilvl w:val="0"/>
          <w:numId w:val="3"/>
        </w:numPr>
        <w:spacing w:line="276" w:lineRule="auto"/>
        <w:jc w:val="both"/>
        <w:rPr>
          <w:rFonts w:eastAsia="Arial"/>
          <w:sz w:val="24"/>
          <w:szCs w:val="24"/>
        </w:rPr>
      </w:pPr>
      <w:bookmarkStart w:id="60" w:name="_heading=h.wt8h0mcvfhq5" w:colFirst="0" w:colLast="0"/>
      <w:bookmarkStart w:id="61" w:name="_heading=h.4v8znebodlzr" w:colFirst="0" w:colLast="0"/>
      <w:bookmarkEnd w:id="60"/>
      <w:bookmarkEnd w:id="61"/>
      <w:r w:rsidRPr="002B72AB">
        <w:rPr>
          <w:rFonts w:eastAsia="Arial"/>
          <w:sz w:val="24"/>
          <w:szCs w:val="24"/>
        </w:rPr>
        <w:t>Results</w:t>
      </w:r>
    </w:p>
    <w:p w14:paraId="63197AFC" w14:textId="5D0345DB" w:rsidR="00F31ADF" w:rsidRPr="002B72AB" w:rsidRDefault="0050226F" w:rsidP="00E602E8">
      <w:pPr>
        <w:spacing w:line="276" w:lineRule="auto"/>
        <w:jc w:val="both"/>
        <w:rPr>
          <w:rFonts w:eastAsia="Arial"/>
        </w:rPr>
      </w:pPr>
      <w:r w:rsidRPr="002B72AB">
        <w:rPr>
          <w:rFonts w:eastAsia="Arial"/>
        </w:rPr>
        <w:t>While exposed to the same treatments in the two experiments, larvae</w:t>
      </w:r>
      <w:r w:rsidR="00C57841" w:rsidRPr="002B72AB">
        <w:rPr>
          <w:rFonts w:eastAsia="Arial"/>
        </w:rPr>
        <w:t xml:space="preserve"> </w:t>
      </w:r>
      <w:r w:rsidRPr="002B72AB">
        <w:rPr>
          <w:rFonts w:eastAsia="Arial"/>
        </w:rPr>
        <w:t xml:space="preserve">had </w:t>
      </w:r>
      <w:r w:rsidR="00C85270" w:rsidRPr="002B72AB">
        <w:rPr>
          <w:rFonts w:eastAsia="Arial"/>
        </w:rPr>
        <w:t>no significant</w:t>
      </w:r>
      <w:r w:rsidR="002D0509" w:rsidRPr="002B72AB">
        <w:rPr>
          <w:rFonts w:eastAsia="Arial"/>
        </w:rPr>
        <w:t xml:space="preserve"> growth rate</w:t>
      </w:r>
      <w:r w:rsidR="00C85270" w:rsidRPr="002B72AB">
        <w:rPr>
          <w:rFonts w:eastAsia="Arial"/>
        </w:rPr>
        <w:t xml:space="preserve"> differences between the two experiments </w:t>
      </w:r>
      <w:r w:rsidR="004D7868" w:rsidRPr="002B72AB">
        <w:rPr>
          <w:rFonts w:eastAsia="Arial"/>
        </w:rPr>
        <w:t>for pH and temperature</w:t>
      </w:r>
      <w:r w:rsidR="00B45954" w:rsidRPr="002B72AB">
        <w:rPr>
          <w:rFonts w:eastAsia="Arial"/>
        </w:rPr>
        <w:t xml:space="preserve"> </w:t>
      </w:r>
      <w:r w:rsidRPr="002B72AB">
        <w:rPr>
          <w:rFonts w:eastAsia="Arial"/>
        </w:rPr>
        <w:t>(Figure</w:t>
      </w:r>
      <w:r w:rsidR="00A26251">
        <w:rPr>
          <w:rFonts w:eastAsia="Arial"/>
        </w:rPr>
        <w:t xml:space="preserve"> 2</w:t>
      </w:r>
      <w:r w:rsidRPr="002B72AB">
        <w:rPr>
          <w:rFonts w:eastAsia="Arial"/>
        </w:rPr>
        <w:t xml:space="preserve">). </w:t>
      </w:r>
      <w:r w:rsidR="00275014" w:rsidRPr="002B72AB">
        <w:rPr>
          <w:rFonts w:eastAsia="Arial"/>
        </w:rPr>
        <w:t xml:space="preserve">The </w:t>
      </w:r>
      <w:r w:rsidR="002D0B99" w:rsidRPr="002B72AB">
        <w:rPr>
          <w:rFonts w:eastAsia="Arial"/>
        </w:rPr>
        <w:t xml:space="preserve">lithium 7 ppm treatment </w:t>
      </w:r>
      <w:r w:rsidR="00B45954" w:rsidRPr="002B72AB">
        <w:rPr>
          <w:rFonts w:eastAsia="Arial"/>
        </w:rPr>
        <w:t xml:space="preserve">had a higher growth rate in </w:t>
      </w:r>
      <w:r w:rsidR="00483506" w:rsidRPr="002B72AB">
        <w:rPr>
          <w:rFonts w:eastAsia="Arial"/>
        </w:rPr>
        <w:t>experiment #1</w:t>
      </w:r>
      <w:r w:rsidR="00B45954" w:rsidRPr="002B72AB">
        <w:rPr>
          <w:rFonts w:eastAsia="Arial"/>
        </w:rPr>
        <w:t xml:space="preserve"> (</w:t>
      </w:r>
      <w:r w:rsidR="005D284F" w:rsidRPr="002B72AB">
        <w:rPr>
          <w:rFonts w:eastAsia="Arial"/>
        </w:rPr>
        <w:t>74.5 um/day, SD=2.</w:t>
      </w:r>
      <w:r w:rsidR="0056453D" w:rsidRPr="002B72AB">
        <w:rPr>
          <w:rFonts w:eastAsia="Arial"/>
        </w:rPr>
        <w:t>8</w:t>
      </w:r>
      <w:r w:rsidR="00B45954" w:rsidRPr="002B72AB">
        <w:rPr>
          <w:rFonts w:eastAsia="Arial"/>
        </w:rPr>
        <w:t>) than in the experiment</w:t>
      </w:r>
      <w:r w:rsidR="00483506" w:rsidRPr="002B72AB">
        <w:rPr>
          <w:rFonts w:eastAsia="Arial"/>
        </w:rPr>
        <w:t xml:space="preserve"> #2</w:t>
      </w:r>
      <w:r w:rsidR="00B45954" w:rsidRPr="002B72AB">
        <w:rPr>
          <w:rFonts w:eastAsia="Arial"/>
        </w:rPr>
        <w:t xml:space="preserve"> (</w:t>
      </w:r>
      <w:r w:rsidR="002C190F" w:rsidRPr="002B72AB">
        <w:rPr>
          <w:rFonts w:eastAsia="Arial"/>
        </w:rPr>
        <w:t>68.6 um/day, SD=6.6</w:t>
      </w:r>
      <w:r w:rsidR="009D7E40" w:rsidRPr="002B72AB">
        <w:rPr>
          <w:rFonts w:eastAsia="Arial"/>
        </w:rPr>
        <w:t>, Welch’s t-test: t(</w:t>
      </w:r>
      <w:r w:rsidR="00D879AF" w:rsidRPr="002B72AB">
        <w:rPr>
          <w:rFonts w:eastAsia="Arial"/>
        </w:rPr>
        <w:t>24.6</w:t>
      </w:r>
      <w:r w:rsidR="00B45954" w:rsidRPr="002B72AB">
        <w:rPr>
          <w:rFonts w:eastAsia="Arial"/>
        </w:rPr>
        <w:t>)</w:t>
      </w:r>
      <w:r w:rsidR="00607792" w:rsidRPr="002B72AB">
        <w:rPr>
          <w:rFonts w:eastAsia="Arial"/>
        </w:rPr>
        <w:t>=3.4</w:t>
      </w:r>
      <w:r w:rsidR="00D027E5" w:rsidRPr="002B72AB">
        <w:rPr>
          <w:rFonts w:eastAsia="Arial"/>
        </w:rPr>
        <w:t>, p=</w:t>
      </w:r>
      <w:r w:rsidR="00D027E5" w:rsidRPr="002B72AB">
        <w:t xml:space="preserve"> </w:t>
      </w:r>
      <w:r w:rsidR="00D027E5" w:rsidRPr="002B72AB">
        <w:rPr>
          <w:rFonts w:eastAsia="Arial"/>
        </w:rPr>
        <w:t>0.0026)</w:t>
      </w:r>
      <w:r w:rsidR="00B45954" w:rsidRPr="002B72AB">
        <w:rPr>
          <w:rFonts w:eastAsia="Arial"/>
        </w:rPr>
        <w:t xml:space="preserve">. </w:t>
      </w:r>
      <w:r w:rsidR="00861517" w:rsidRPr="002B72AB">
        <w:rPr>
          <w:rFonts w:eastAsia="Arial"/>
        </w:rPr>
        <w:t>There was also a slight</w:t>
      </w:r>
      <w:r w:rsidR="001325B2" w:rsidRPr="002B72AB">
        <w:rPr>
          <w:rFonts w:eastAsia="Arial"/>
        </w:rPr>
        <w:t xml:space="preserve"> </w:t>
      </w:r>
      <w:r w:rsidR="00861517" w:rsidRPr="002B72AB">
        <w:rPr>
          <w:rFonts w:eastAsia="Arial"/>
        </w:rPr>
        <w:t>but significant</w:t>
      </w:r>
      <w:r w:rsidR="001325B2" w:rsidRPr="002B72AB">
        <w:rPr>
          <w:rFonts w:eastAsia="Arial"/>
        </w:rPr>
        <w:t xml:space="preserve"> </w:t>
      </w:r>
      <w:r w:rsidR="00861517" w:rsidRPr="002B72AB">
        <w:rPr>
          <w:rFonts w:eastAsia="Arial"/>
        </w:rPr>
        <w:t>difference between the reference treatments</w:t>
      </w:r>
      <w:r w:rsidR="001325B2" w:rsidRPr="002B72AB">
        <w:rPr>
          <w:rFonts w:eastAsia="Arial"/>
        </w:rPr>
        <w:t xml:space="preserve">, </w:t>
      </w:r>
      <w:r w:rsidR="00483506" w:rsidRPr="002B72AB">
        <w:rPr>
          <w:rFonts w:eastAsia="Arial"/>
        </w:rPr>
        <w:t xml:space="preserve">again </w:t>
      </w:r>
      <w:r w:rsidR="001325B2" w:rsidRPr="002B72AB">
        <w:rPr>
          <w:rFonts w:eastAsia="Arial"/>
        </w:rPr>
        <w:t>with a higher growth rate</w:t>
      </w:r>
      <w:r w:rsidR="00483506" w:rsidRPr="002B72AB">
        <w:rPr>
          <w:rFonts w:eastAsia="Arial"/>
        </w:rPr>
        <w:t xml:space="preserve"> in experiment #1 (</w:t>
      </w:r>
      <w:r w:rsidR="0056453D" w:rsidRPr="002B72AB">
        <w:rPr>
          <w:rFonts w:eastAsia="Arial"/>
        </w:rPr>
        <w:t>74 um/day, SD=4.6</w:t>
      </w:r>
      <w:r w:rsidR="00483506" w:rsidRPr="002B72AB">
        <w:rPr>
          <w:rFonts w:eastAsia="Arial"/>
        </w:rPr>
        <w:t>) than in experiment #2 (</w:t>
      </w:r>
      <w:r w:rsidR="004123AB" w:rsidRPr="002B72AB">
        <w:rPr>
          <w:rFonts w:eastAsia="Arial"/>
        </w:rPr>
        <w:t>69.6 um/day, SD=5.9</w:t>
      </w:r>
      <w:r w:rsidR="00532339" w:rsidRPr="002B72AB">
        <w:rPr>
          <w:rFonts w:eastAsia="Arial"/>
        </w:rPr>
        <w:t>, Wilcoxon</w:t>
      </w:r>
      <w:r w:rsidR="006C6397" w:rsidRPr="002B72AB">
        <w:rPr>
          <w:rFonts w:eastAsia="Arial"/>
        </w:rPr>
        <w:t xml:space="preserve"> rank test</w:t>
      </w:r>
      <w:r w:rsidR="00721BC5" w:rsidRPr="002B72AB">
        <w:rPr>
          <w:rFonts w:eastAsia="Arial"/>
        </w:rPr>
        <w:t xml:space="preserve"> r=</w:t>
      </w:r>
      <w:r w:rsidR="00710D6A" w:rsidRPr="002B72AB">
        <w:rPr>
          <w:rFonts w:eastAsia="Arial"/>
        </w:rPr>
        <w:t>0.32</w:t>
      </w:r>
      <w:r w:rsidR="00A44C78" w:rsidRPr="002B72AB">
        <w:rPr>
          <w:rFonts w:eastAsia="Arial"/>
        </w:rPr>
        <w:t>, p=0.0</w:t>
      </w:r>
      <w:r w:rsidR="00450294" w:rsidRPr="002B72AB">
        <w:rPr>
          <w:rFonts w:eastAsia="Arial"/>
        </w:rPr>
        <w:t>0</w:t>
      </w:r>
      <w:r w:rsidR="00A44C78" w:rsidRPr="002B72AB">
        <w:rPr>
          <w:rFonts w:eastAsia="Arial"/>
        </w:rPr>
        <w:t>91</w:t>
      </w:r>
      <w:r w:rsidR="00483506" w:rsidRPr="002B72AB">
        <w:rPr>
          <w:rFonts w:eastAsia="Arial"/>
        </w:rPr>
        <w:t xml:space="preserve">), </w:t>
      </w:r>
      <w:r w:rsidR="00322251" w:rsidRPr="002B72AB">
        <w:rPr>
          <w:rFonts w:eastAsia="Arial"/>
        </w:rPr>
        <w:t>with one of the replicates in experiment</w:t>
      </w:r>
      <w:r w:rsidR="00965A10" w:rsidRPr="002B72AB">
        <w:rPr>
          <w:rFonts w:eastAsia="Arial"/>
        </w:rPr>
        <w:t xml:space="preserve"> #2</w:t>
      </w:r>
      <w:r w:rsidR="001A4DF6" w:rsidRPr="002B72AB">
        <w:rPr>
          <w:rFonts w:eastAsia="Arial"/>
        </w:rPr>
        <w:t xml:space="preserve"> having </w:t>
      </w:r>
      <w:r w:rsidR="00965A10" w:rsidRPr="002B72AB">
        <w:rPr>
          <w:rFonts w:eastAsia="Arial"/>
        </w:rPr>
        <w:t xml:space="preserve">lower </w:t>
      </w:r>
      <w:r w:rsidR="001A4DF6" w:rsidRPr="002B72AB">
        <w:rPr>
          <w:rFonts w:eastAsia="Arial"/>
        </w:rPr>
        <w:t xml:space="preserve">growth rate </w:t>
      </w:r>
      <w:r w:rsidR="00965A10" w:rsidRPr="002B72AB">
        <w:rPr>
          <w:rFonts w:eastAsia="Arial"/>
        </w:rPr>
        <w:t>than the other one (</w:t>
      </w:r>
      <w:r w:rsidR="005A7799" w:rsidRPr="002B72AB">
        <w:rPr>
          <w:rFonts w:eastAsia="Arial"/>
        </w:rPr>
        <w:t>63.8 vs. 74.9 um/day</w:t>
      </w:r>
      <w:r w:rsidR="00965A10" w:rsidRPr="002B72AB">
        <w:rPr>
          <w:rFonts w:eastAsia="Arial"/>
        </w:rPr>
        <w:t>)</w:t>
      </w:r>
      <w:r w:rsidR="00D70A3C" w:rsidRPr="002B72AB">
        <w:rPr>
          <w:rFonts w:eastAsia="Arial"/>
        </w:rPr>
        <w:t xml:space="preserve">. </w:t>
      </w:r>
    </w:p>
    <w:p w14:paraId="1EA8D8E8" w14:textId="77777777" w:rsidR="00B3082D" w:rsidRDefault="00B3082D" w:rsidP="00E602E8">
      <w:pPr>
        <w:spacing w:line="276" w:lineRule="auto"/>
        <w:jc w:val="both"/>
        <w:rPr>
          <w:rFonts w:eastAsia="Arial"/>
        </w:rPr>
      </w:pPr>
    </w:p>
    <w:p w14:paraId="72FC02AC" w14:textId="1089C808" w:rsidR="00B3082D" w:rsidRDefault="00BD516B" w:rsidP="00E602E8">
      <w:pPr>
        <w:spacing w:line="276" w:lineRule="auto"/>
        <w:jc w:val="both"/>
        <w:rPr>
          <w:rFonts w:eastAsia="Arial"/>
        </w:rPr>
      </w:pPr>
      <w:r>
        <w:rPr>
          <w:rFonts w:eastAsia="Arial"/>
          <w:noProof/>
        </w:rPr>
        <w:lastRenderedPageBreak/>
        <w:drawing>
          <wp:inline distT="0" distB="0" distL="0" distR="0" wp14:anchorId="10CBA311" wp14:editId="3C6BBED9">
            <wp:extent cx="5400040" cy="3599815"/>
            <wp:effectExtent l="0" t="0" r="0" b="0"/>
            <wp:docPr id="138430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06313" name="Picture 1384306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7EF9E70A" w14:textId="024777A2" w:rsidR="00D63C41" w:rsidRPr="002B72AB" w:rsidRDefault="00B3082D" w:rsidP="00E602E8">
      <w:pPr>
        <w:spacing w:line="276" w:lineRule="auto"/>
        <w:jc w:val="both"/>
        <w:rPr>
          <w:ins w:id="62" w:author="Einar Pétur Jónsson - HAFRO" w:date="2026-02-19T15:10:00Z" w16du:dateUtc="2026-02-19T15:10:00Z"/>
          <w:rFonts w:eastAsia="Arial"/>
        </w:rPr>
      </w:pPr>
      <w:r w:rsidRPr="002B72AB">
        <w:rPr>
          <w:rFonts w:eastAsia="Arial"/>
          <w:b/>
          <w:bCs/>
        </w:rPr>
        <w:t xml:space="preserve">Figure </w:t>
      </w:r>
      <w:r w:rsidR="00A26251">
        <w:rPr>
          <w:rFonts w:eastAsia="Arial"/>
          <w:b/>
          <w:bCs/>
        </w:rPr>
        <w:t>2</w:t>
      </w:r>
      <w:r w:rsidRPr="002B72AB">
        <w:rPr>
          <w:rFonts w:eastAsia="Arial"/>
          <w:b/>
          <w:bCs/>
        </w:rPr>
        <w:t xml:space="preserve">. </w:t>
      </w:r>
      <w:r w:rsidR="00E50BAD" w:rsidRPr="002B72AB">
        <w:rPr>
          <w:rFonts w:eastAsia="Arial"/>
        </w:rPr>
        <w:t xml:space="preserve">Growth rate comparison of the treatments in common to </w:t>
      </w:r>
      <w:r w:rsidR="00A726F3" w:rsidRPr="002B72AB">
        <w:rPr>
          <w:rFonts w:eastAsia="Arial"/>
        </w:rPr>
        <w:t xml:space="preserve">the two experiments. </w:t>
      </w:r>
      <w:r w:rsidR="00422A1B" w:rsidRPr="002B72AB">
        <w:rPr>
          <w:rFonts w:eastAsia="Arial"/>
        </w:rPr>
        <w:t xml:space="preserve">The </w:t>
      </w:r>
      <w:r w:rsidR="000865D6" w:rsidRPr="002B72AB">
        <w:rPr>
          <w:rFonts w:eastAsia="Arial"/>
        </w:rPr>
        <w:t xml:space="preserve">reference conditions and </w:t>
      </w:r>
      <w:r w:rsidR="00422A1B" w:rsidRPr="002B72AB">
        <w:rPr>
          <w:rFonts w:eastAsia="Arial"/>
        </w:rPr>
        <w:t xml:space="preserve">lithium 7 ppm </w:t>
      </w:r>
      <w:r w:rsidR="000865D6" w:rsidRPr="002B72AB">
        <w:rPr>
          <w:rFonts w:eastAsia="Arial"/>
        </w:rPr>
        <w:t>are</w:t>
      </w:r>
      <w:r w:rsidR="00422A1B" w:rsidRPr="002B72AB">
        <w:rPr>
          <w:rFonts w:eastAsia="Arial"/>
        </w:rPr>
        <w:t xml:space="preserve"> the only significantly different comparison</w:t>
      </w:r>
      <w:r w:rsidR="000865D6" w:rsidRPr="002B72AB">
        <w:rPr>
          <w:rFonts w:eastAsia="Arial"/>
        </w:rPr>
        <w:t>s</w:t>
      </w:r>
      <w:r w:rsidR="00422A1B" w:rsidRPr="002B72AB">
        <w:rPr>
          <w:rFonts w:eastAsia="Arial"/>
        </w:rPr>
        <w:t xml:space="preserve">. </w:t>
      </w:r>
    </w:p>
    <w:p w14:paraId="000001DB" w14:textId="77777777" w:rsidR="00F1663E" w:rsidRPr="002B72AB" w:rsidRDefault="00F1663E" w:rsidP="00E602E8">
      <w:pPr>
        <w:spacing w:line="276" w:lineRule="auto"/>
        <w:jc w:val="both"/>
        <w:rPr>
          <w:rFonts w:eastAsia="Arial"/>
        </w:rPr>
      </w:pPr>
    </w:p>
    <w:p w14:paraId="000001DC" w14:textId="6F7C7EF1" w:rsidR="00F1663E" w:rsidRPr="002B72AB" w:rsidRDefault="00B007A7" w:rsidP="00E602E8">
      <w:pPr>
        <w:spacing w:line="276" w:lineRule="auto"/>
        <w:jc w:val="both"/>
        <w:rPr>
          <w:rFonts w:eastAsia="Arial"/>
        </w:rPr>
      </w:pPr>
      <w:r w:rsidRPr="002B72AB">
        <w:rPr>
          <w:rFonts w:eastAsia="Arial"/>
        </w:rPr>
        <w:t xml:space="preserve">The </w:t>
      </w:r>
      <w:r w:rsidR="00213C2C" w:rsidRPr="002B72AB">
        <w:rPr>
          <w:rFonts w:eastAsia="Arial"/>
        </w:rPr>
        <w:t>second-degree</w:t>
      </w:r>
      <w:r w:rsidR="00275014" w:rsidRPr="002B72AB">
        <w:rPr>
          <w:rFonts w:eastAsia="Arial"/>
        </w:rPr>
        <w:t xml:space="preserve"> polynomial model </w:t>
      </w:r>
      <w:r w:rsidRPr="002B72AB">
        <w:rPr>
          <w:rFonts w:eastAsia="Arial"/>
        </w:rPr>
        <w:t xml:space="preserve">was significant and the best </w:t>
      </w:r>
      <w:r w:rsidR="00275014" w:rsidRPr="002B72AB">
        <w:rPr>
          <w:rFonts w:eastAsia="Arial"/>
        </w:rPr>
        <w:t xml:space="preserve">fit </w:t>
      </w:r>
      <w:r w:rsidRPr="002B72AB">
        <w:rPr>
          <w:rFonts w:eastAsia="Arial"/>
        </w:rPr>
        <w:t xml:space="preserve">for </w:t>
      </w:r>
      <w:r w:rsidR="00275014" w:rsidRPr="002B72AB">
        <w:rPr>
          <w:rFonts w:eastAsia="Arial"/>
        </w:rPr>
        <w:t>each drivers’ growth rate data (Fig</w:t>
      </w:r>
      <w:r w:rsidR="00213C2C">
        <w:rPr>
          <w:rFonts w:eastAsia="Arial"/>
        </w:rPr>
        <w:t>ures 3</w:t>
      </w:r>
      <w:r w:rsidR="00275014" w:rsidRPr="002B72AB">
        <w:rPr>
          <w:rFonts w:eastAsia="Arial"/>
        </w:rPr>
        <w:t>a-c, Table S</w:t>
      </w:r>
      <w:r w:rsidR="00300302">
        <w:rPr>
          <w:rFonts w:eastAsia="Arial"/>
        </w:rPr>
        <w:t>2</w:t>
      </w:r>
      <w:r w:rsidR="00275014" w:rsidRPr="002B72AB">
        <w:rPr>
          <w:rFonts w:eastAsia="Arial"/>
        </w:rPr>
        <w:t xml:space="preserve">). </w:t>
      </w:r>
      <w:r w:rsidR="00BF555E" w:rsidRPr="002B72AB">
        <w:rPr>
          <w:rFonts w:eastAsia="Arial"/>
        </w:rPr>
        <w:t xml:space="preserve">For temperature, the </w:t>
      </w:r>
      <w:r w:rsidR="00275014" w:rsidRPr="002B72AB">
        <w:rPr>
          <w:rFonts w:eastAsia="Arial"/>
        </w:rPr>
        <w:t xml:space="preserve">curve was bell-shaped </w:t>
      </w:r>
      <w:r w:rsidR="00BF555E" w:rsidRPr="002B72AB">
        <w:rPr>
          <w:rFonts w:eastAsia="Arial"/>
        </w:rPr>
        <w:t>with</w:t>
      </w:r>
      <w:r w:rsidR="00275014" w:rsidRPr="002B72AB">
        <w:rPr>
          <w:rFonts w:eastAsia="Arial"/>
        </w:rPr>
        <w:t xml:space="preserve"> a good fit (adj. R</w:t>
      </w:r>
      <w:r w:rsidR="00275014" w:rsidRPr="002B72AB">
        <w:rPr>
          <w:rFonts w:eastAsia="Arial"/>
          <w:vertAlign w:val="superscript"/>
        </w:rPr>
        <w:t xml:space="preserve">2 </w:t>
      </w:r>
      <w:r w:rsidR="00275014" w:rsidRPr="002B72AB">
        <w:rPr>
          <w:rFonts w:eastAsia="Arial"/>
        </w:rPr>
        <w:t>= 0.70, F</w:t>
      </w:r>
      <w:r w:rsidR="00275014" w:rsidRPr="002B72AB">
        <w:rPr>
          <w:rFonts w:eastAsia="Arial"/>
          <w:vertAlign w:val="subscript"/>
        </w:rPr>
        <w:t>(2, 54)</w:t>
      </w:r>
      <w:r w:rsidR="00275014" w:rsidRPr="002B72AB">
        <w:rPr>
          <w:rFonts w:eastAsia="Arial"/>
        </w:rPr>
        <w:t xml:space="preserve">= 66.82, p&lt;0.05) and a tight confidence interval. </w:t>
      </w:r>
      <w:r w:rsidR="00BF555E" w:rsidRPr="002B72AB">
        <w:rPr>
          <w:rFonts w:eastAsia="Arial"/>
        </w:rPr>
        <w:t>S</w:t>
      </w:r>
      <w:r w:rsidR="00275014" w:rsidRPr="002B72AB">
        <w:rPr>
          <w:rFonts w:eastAsia="Arial"/>
        </w:rPr>
        <w:t xml:space="preserve">econd degree polynomial model and GAM had comparable fits for the growth rate data from the pH treatments, but the polynomial was chosen with parsimony in mind. </w:t>
      </w:r>
      <w:r w:rsidR="00BF555E" w:rsidRPr="002B72AB">
        <w:rPr>
          <w:rFonts w:eastAsia="Arial"/>
        </w:rPr>
        <w:t xml:space="preserve">Compared to temperature, the </w:t>
      </w:r>
      <w:r w:rsidR="00275014" w:rsidRPr="002B72AB">
        <w:rPr>
          <w:rFonts w:eastAsia="Arial"/>
        </w:rPr>
        <w:t xml:space="preserve">polynomial model fit </w:t>
      </w:r>
      <w:r w:rsidR="00BF555E" w:rsidRPr="002B72AB">
        <w:rPr>
          <w:rFonts w:eastAsia="Arial"/>
        </w:rPr>
        <w:t>for pH had</w:t>
      </w:r>
      <w:r w:rsidR="00275014" w:rsidRPr="002B72AB">
        <w:rPr>
          <w:rFonts w:eastAsia="Arial"/>
        </w:rPr>
        <w:t xml:space="preserve"> a lower fit and wider confidence interval (adj. R</w:t>
      </w:r>
      <w:r w:rsidR="00275014" w:rsidRPr="002B72AB">
        <w:rPr>
          <w:rFonts w:eastAsia="Arial"/>
          <w:vertAlign w:val="superscript"/>
        </w:rPr>
        <w:t>2</w:t>
      </w:r>
      <w:r w:rsidR="00275014" w:rsidRPr="002B72AB">
        <w:rPr>
          <w:rFonts w:eastAsia="Arial"/>
        </w:rPr>
        <w:t>: 0.36, F(</w:t>
      </w:r>
      <w:r w:rsidR="00275014" w:rsidRPr="002B72AB">
        <w:rPr>
          <w:rFonts w:eastAsia="Arial"/>
          <w:vertAlign w:val="subscript"/>
        </w:rPr>
        <w:t>2, 49</w:t>
      </w:r>
      <w:r w:rsidR="00275014" w:rsidRPr="002B72AB">
        <w:rPr>
          <w:rFonts w:eastAsia="Arial"/>
        </w:rPr>
        <w:t>)=15.68  p=5.837e-06)</w:t>
      </w:r>
      <w:r w:rsidR="00BF555E" w:rsidRPr="002B72AB">
        <w:rPr>
          <w:rFonts w:eastAsia="Arial"/>
        </w:rPr>
        <w:t>.</w:t>
      </w:r>
      <w:r w:rsidR="00275014" w:rsidRPr="002B72AB">
        <w:rPr>
          <w:rFonts w:eastAsia="Arial"/>
        </w:rPr>
        <w:t xml:space="preserve"> </w:t>
      </w:r>
      <w:r w:rsidR="00BF555E" w:rsidRPr="002B72AB">
        <w:rPr>
          <w:rFonts w:eastAsia="Arial"/>
        </w:rPr>
        <w:t xml:space="preserve">For lithium, </w:t>
      </w:r>
      <w:r w:rsidR="00275014" w:rsidRPr="002B72AB">
        <w:rPr>
          <w:rFonts w:eastAsia="Arial"/>
        </w:rPr>
        <w:t>the models had the poorest fit</w:t>
      </w:r>
      <w:r w:rsidR="00BF555E" w:rsidRPr="002B72AB">
        <w:rPr>
          <w:rFonts w:eastAsia="Arial"/>
        </w:rPr>
        <w:t xml:space="preserve"> with the</w:t>
      </w:r>
      <w:r w:rsidR="00275014" w:rsidRPr="002B72AB">
        <w:rPr>
          <w:rFonts w:eastAsia="Arial"/>
        </w:rPr>
        <w:t xml:space="preserve"> polynomial model</w:t>
      </w:r>
      <w:r w:rsidR="00BF555E" w:rsidRPr="002B72AB">
        <w:rPr>
          <w:rFonts w:eastAsia="Arial"/>
        </w:rPr>
        <w:t xml:space="preserve"> being the best</w:t>
      </w:r>
      <w:r w:rsidR="00275014" w:rsidRPr="002B72AB">
        <w:rPr>
          <w:rFonts w:eastAsia="Arial"/>
        </w:rPr>
        <w:t xml:space="preserve"> (adj. R</w:t>
      </w:r>
      <w:r w:rsidR="00275014" w:rsidRPr="002B72AB">
        <w:rPr>
          <w:rFonts w:eastAsia="Arial"/>
          <w:vertAlign w:val="superscript"/>
        </w:rPr>
        <w:t>2</w:t>
      </w:r>
      <w:r w:rsidR="00275014" w:rsidRPr="002B72AB">
        <w:rPr>
          <w:rFonts w:eastAsia="Arial"/>
        </w:rPr>
        <w:t>: 0.30, F(</w:t>
      </w:r>
      <w:r w:rsidR="00275014" w:rsidRPr="002B72AB">
        <w:rPr>
          <w:rFonts w:eastAsia="Arial"/>
          <w:vertAlign w:val="subscript"/>
        </w:rPr>
        <w:t>2,78</w:t>
      </w:r>
      <w:r w:rsidR="00275014" w:rsidRPr="002B72AB">
        <w:rPr>
          <w:rFonts w:eastAsia="Arial"/>
        </w:rPr>
        <w:t>)=17.99, p=</w:t>
      </w:r>
      <w:r w:rsidR="00275014" w:rsidRPr="002B72AB">
        <w:rPr>
          <w:rFonts w:eastAsia="Arial"/>
          <w:highlight w:val="white"/>
        </w:rPr>
        <w:t>3.771e-07</w:t>
      </w:r>
      <w:r w:rsidR="00275014" w:rsidRPr="002B72AB">
        <w:rPr>
          <w:rFonts w:eastAsia="Arial"/>
        </w:rPr>
        <w:t xml:space="preserve">), although the </w:t>
      </w:r>
      <w:r w:rsidR="002A0F55" w:rsidRPr="002B72AB">
        <w:rPr>
          <w:rFonts w:eastAsia="Arial"/>
        </w:rPr>
        <w:t>second-degree</w:t>
      </w:r>
      <w:r w:rsidR="00275014" w:rsidRPr="002B72AB">
        <w:rPr>
          <w:rFonts w:eastAsia="Arial"/>
        </w:rPr>
        <w:t xml:space="preserve"> component was not significant.</w:t>
      </w:r>
      <w:r w:rsidR="00215535" w:rsidRPr="002B72AB">
        <w:rPr>
          <w:rFonts w:eastAsia="Arial"/>
        </w:rPr>
        <w:t xml:space="preserve"> For all drivers, the reference treatments (20ºC, pH</w:t>
      </w:r>
      <w:r w:rsidR="00215535" w:rsidRPr="002B72AB">
        <w:rPr>
          <w:rFonts w:eastAsia="Arial"/>
          <w:vertAlign w:val="subscript"/>
        </w:rPr>
        <w:t>T</w:t>
      </w:r>
      <w:r w:rsidR="00215535" w:rsidRPr="002B72AB">
        <w:rPr>
          <w:rFonts w:eastAsia="Arial"/>
        </w:rPr>
        <w:t xml:space="preserve"> 8.0, lithium 0.18</w:t>
      </w:r>
      <w:r w:rsidR="00EF66CC" w:rsidRPr="002B72AB">
        <w:rPr>
          <w:rFonts w:eastAsia="Arial"/>
        </w:rPr>
        <w:t xml:space="preserve"> </w:t>
      </w:r>
      <w:r w:rsidR="00215535" w:rsidRPr="002B72AB">
        <w:rPr>
          <w:rFonts w:eastAsia="Arial"/>
        </w:rPr>
        <w:t xml:space="preserve">ppm) had the highest GR. </w:t>
      </w:r>
    </w:p>
    <w:p w14:paraId="000001DD" w14:textId="77777777" w:rsidR="00F1663E" w:rsidRPr="007F30A3" w:rsidRDefault="00F1663E" w:rsidP="00E602E8">
      <w:pPr>
        <w:spacing w:line="276" w:lineRule="auto"/>
        <w:jc w:val="both"/>
        <w:rPr>
          <w:rFonts w:eastAsia="Arial"/>
        </w:rPr>
      </w:pPr>
    </w:p>
    <w:p w14:paraId="000001DE" w14:textId="77777777" w:rsidR="00F1663E" w:rsidRPr="007F30A3" w:rsidRDefault="00F1663E" w:rsidP="00E602E8">
      <w:pPr>
        <w:spacing w:line="276" w:lineRule="auto"/>
        <w:jc w:val="both"/>
        <w:rPr>
          <w:rFonts w:eastAsia="Arial"/>
        </w:rPr>
      </w:pPr>
    </w:p>
    <w:p w14:paraId="000001DF" w14:textId="77777777" w:rsidR="00F1663E" w:rsidRPr="007F30A3" w:rsidRDefault="00275014" w:rsidP="00E602E8">
      <w:pPr>
        <w:spacing w:line="276" w:lineRule="auto"/>
        <w:jc w:val="both"/>
        <w:rPr>
          <w:rFonts w:eastAsia="Arial"/>
          <w:color w:val="FF0000"/>
        </w:rPr>
      </w:pPr>
      <w:r w:rsidRPr="007F30A3">
        <w:rPr>
          <w:rFonts w:eastAsia="Arial"/>
          <w:color w:val="FF0000"/>
        </w:rPr>
        <w:t xml:space="preserve"> </w:t>
      </w:r>
    </w:p>
    <w:p w14:paraId="000001E0" w14:textId="7682721A" w:rsidR="00F1663E" w:rsidRPr="007F30A3" w:rsidRDefault="003904C3" w:rsidP="00E602E8">
      <w:pPr>
        <w:spacing w:line="276" w:lineRule="auto"/>
        <w:jc w:val="both"/>
        <w:rPr>
          <w:rFonts w:eastAsia="Arial"/>
          <w:color w:val="FF0000"/>
        </w:rPr>
      </w:pPr>
      <w:r>
        <w:rPr>
          <w:rFonts w:eastAsia="Arial"/>
          <w:noProof/>
          <w:color w:val="FF0000"/>
        </w:rPr>
        <w:lastRenderedPageBreak/>
        <w:drawing>
          <wp:inline distT="0" distB="0" distL="0" distR="0" wp14:anchorId="05604875" wp14:editId="21FA2060">
            <wp:extent cx="3762375" cy="8892540"/>
            <wp:effectExtent l="0" t="0" r="0" b="0"/>
            <wp:docPr id="538281430" name="Picture 2" descr="A graph of growth and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81430" name="Picture 2" descr="A graph of growth and temperatur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2375" cy="8892540"/>
                    </a:xfrm>
                    <a:prstGeom prst="rect">
                      <a:avLst/>
                    </a:prstGeom>
                  </pic:spPr>
                </pic:pic>
              </a:graphicData>
            </a:graphic>
          </wp:inline>
        </w:drawing>
      </w:r>
    </w:p>
    <w:p w14:paraId="000001E1" w14:textId="5240C5BF" w:rsidR="00F1663E" w:rsidRPr="002B72AB" w:rsidRDefault="00275014" w:rsidP="00E602E8">
      <w:pPr>
        <w:spacing w:line="276" w:lineRule="auto"/>
        <w:jc w:val="both"/>
        <w:rPr>
          <w:rFonts w:eastAsia="Arial"/>
        </w:rPr>
      </w:pPr>
      <w:r w:rsidRPr="002B72AB">
        <w:rPr>
          <w:rFonts w:eastAsia="Arial"/>
          <w:b/>
        </w:rPr>
        <w:lastRenderedPageBreak/>
        <w:t xml:space="preserve">Figure </w:t>
      </w:r>
      <w:r w:rsidR="00213C2C">
        <w:rPr>
          <w:rFonts w:eastAsia="Arial"/>
          <w:b/>
        </w:rPr>
        <w:t>3</w:t>
      </w:r>
      <w:r w:rsidR="007D1217">
        <w:rPr>
          <w:rFonts w:eastAsia="Arial"/>
          <w:b/>
        </w:rPr>
        <w:t>a</w:t>
      </w:r>
      <w:r w:rsidRPr="002B72AB">
        <w:rPr>
          <w:rFonts w:eastAsia="Arial"/>
          <w:b/>
        </w:rPr>
        <w:t>-</w:t>
      </w:r>
      <w:r w:rsidR="007D1217">
        <w:rPr>
          <w:rFonts w:eastAsia="Arial"/>
          <w:b/>
        </w:rPr>
        <w:t>c</w:t>
      </w:r>
      <w:r w:rsidRPr="002B72AB">
        <w:rPr>
          <w:rFonts w:eastAsia="Arial"/>
          <w:b/>
        </w:rPr>
        <w:t>.</w:t>
      </w:r>
      <w:r w:rsidR="00437FB5" w:rsidRPr="002B72AB">
        <w:rPr>
          <w:rFonts w:eastAsia="Arial"/>
          <w:b/>
        </w:rPr>
        <w:t xml:space="preserve"> </w:t>
      </w:r>
      <w:r w:rsidR="00E93AE2">
        <w:rPr>
          <w:rFonts w:eastAsia="Arial"/>
          <w:bCs/>
        </w:rPr>
        <w:t>G</w:t>
      </w:r>
      <w:r w:rsidR="00437FB5" w:rsidRPr="00E93AE2">
        <w:rPr>
          <w:rFonts w:eastAsia="Arial"/>
          <w:bCs/>
        </w:rPr>
        <w:t>rowth rate</w:t>
      </w:r>
      <w:r w:rsidR="00437FB5" w:rsidRPr="002B72AB">
        <w:rPr>
          <w:rFonts w:eastAsia="Arial"/>
          <w:b/>
        </w:rPr>
        <w:t xml:space="preserve"> </w:t>
      </w:r>
      <w:r w:rsidRPr="002B72AB">
        <w:rPr>
          <w:rFonts w:eastAsia="Arial"/>
        </w:rPr>
        <w:t xml:space="preserve">of </w:t>
      </w:r>
      <w:r w:rsidRPr="002B72AB">
        <w:rPr>
          <w:rFonts w:eastAsia="Arial"/>
          <w:i/>
        </w:rPr>
        <w:t>P. lividus</w:t>
      </w:r>
      <w:r w:rsidRPr="002B72AB">
        <w:rPr>
          <w:rFonts w:eastAsia="Arial"/>
        </w:rPr>
        <w:t xml:space="preserve"> </w:t>
      </w:r>
      <w:r w:rsidR="00BF555E" w:rsidRPr="002B72AB">
        <w:rPr>
          <w:rFonts w:eastAsia="Arial"/>
        </w:rPr>
        <w:t xml:space="preserve">larvae </w:t>
      </w:r>
      <w:r w:rsidRPr="002B72AB">
        <w:rPr>
          <w:rFonts w:eastAsia="Arial"/>
        </w:rPr>
        <w:t>across different (</w:t>
      </w:r>
      <w:r w:rsidR="00541C86">
        <w:rPr>
          <w:rFonts w:eastAsia="Arial"/>
        </w:rPr>
        <w:t>A</w:t>
      </w:r>
      <w:r w:rsidRPr="002B72AB">
        <w:rPr>
          <w:rFonts w:eastAsia="Arial"/>
        </w:rPr>
        <w:t>) temperature, (</w:t>
      </w:r>
      <w:r w:rsidR="00541C86">
        <w:rPr>
          <w:rFonts w:eastAsia="Arial"/>
        </w:rPr>
        <w:t>B</w:t>
      </w:r>
      <w:r w:rsidRPr="002B72AB">
        <w:rPr>
          <w:rFonts w:eastAsia="Arial"/>
        </w:rPr>
        <w:t>) pH</w:t>
      </w:r>
      <w:r w:rsidRPr="002B72AB">
        <w:rPr>
          <w:rFonts w:eastAsia="Arial"/>
          <w:vertAlign w:val="subscript"/>
        </w:rPr>
        <w:t>T</w:t>
      </w:r>
      <w:r w:rsidRPr="002B72AB">
        <w:rPr>
          <w:rFonts w:eastAsia="Arial"/>
        </w:rPr>
        <w:t>, and (</w:t>
      </w:r>
      <w:r w:rsidR="00541C86">
        <w:rPr>
          <w:rFonts w:eastAsia="Arial"/>
        </w:rPr>
        <w:t>C</w:t>
      </w:r>
      <w:r w:rsidRPr="002B72AB">
        <w:rPr>
          <w:rFonts w:eastAsia="Arial"/>
        </w:rPr>
        <w:t xml:space="preserve">) lithium concentrations. The solid lines indicate second degree polynomial models fitted to the datapoints and the ribbons the 95% confidence interval for each model. </w:t>
      </w:r>
    </w:p>
    <w:p w14:paraId="000001E2" w14:textId="77777777" w:rsidR="00F1663E" w:rsidRPr="002B72AB" w:rsidRDefault="00F1663E" w:rsidP="00E602E8">
      <w:pPr>
        <w:spacing w:line="276" w:lineRule="auto"/>
        <w:jc w:val="both"/>
        <w:rPr>
          <w:rFonts w:eastAsia="Arial"/>
        </w:rPr>
      </w:pPr>
    </w:p>
    <w:p w14:paraId="000001E3" w14:textId="660837ED" w:rsidR="00F1663E" w:rsidRPr="002B72AB" w:rsidRDefault="00215535" w:rsidP="00E602E8">
      <w:pPr>
        <w:spacing w:line="276" w:lineRule="auto"/>
        <w:jc w:val="both"/>
        <w:rPr>
          <w:rFonts w:eastAsia="Arial"/>
        </w:rPr>
      </w:pPr>
      <w:r w:rsidRPr="002B72AB">
        <w:rPr>
          <w:rFonts w:eastAsia="Arial"/>
        </w:rPr>
        <w:t xml:space="preserve">The comparison of </w:t>
      </w:r>
      <w:r w:rsidR="00437FB5" w:rsidRPr="002B72AB">
        <w:rPr>
          <w:rFonts w:eastAsia="Arial"/>
        </w:rPr>
        <w:t xml:space="preserve">growth rate </w:t>
      </w:r>
      <w:r w:rsidRPr="002B72AB">
        <w:rPr>
          <w:rFonts w:eastAsia="Arial"/>
        </w:rPr>
        <w:t xml:space="preserve">of larvae exposed to single or multiple </w:t>
      </w:r>
      <w:r w:rsidR="001C6A27" w:rsidRPr="002B72AB">
        <w:rPr>
          <w:rFonts w:eastAsia="Arial"/>
        </w:rPr>
        <w:t>drivers</w:t>
      </w:r>
      <w:r w:rsidRPr="002B72AB">
        <w:rPr>
          <w:rFonts w:eastAsia="Arial"/>
        </w:rPr>
        <w:t xml:space="preserve"> in the experiment #2 revealed </w:t>
      </w:r>
      <w:r w:rsidR="00150F0F" w:rsidRPr="002B72AB">
        <w:rPr>
          <w:rFonts w:eastAsia="Arial"/>
        </w:rPr>
        <w:t xml:space="preserve">(i) </w:t>
      </w:r>
      <w:r w:rsidRPr="002B72AB">
        <w:rPr>
          <w:rFonts w:eastAsia="Arial"/>
        </w:rPr>
        <w:t xml:space="preserve">no significant differences at high temperature </w:t>
      </w:r>
      <w:r w:rsidR="00A20454" w:rsidRPr="002B72AB">
        <w:rPr>
          <w:rFonts w:eastAsia="Arial"/>
        </w:rPr>
        <w:t xml:space="preserve">or high lithium </w:t>
      </w:r>
      <w:r w:rsidRPr="002B72AB">
        <w:rPr>
          <w:rFonts w:eastAsia="Arial"/>
        </w:rPr>
        <w:t xml:space="preserve">when the larvae were exposed to </w:t>
      </w:r>
      <w:r w:rsidR="00A20454" w:rsidRPr="002B72AB">
        <w:rPr>
          <w:rFonts w:eastAsia="Arial"/>
        </w:rPr>
        <w:t>those drivers</w:t>
      </w:r>
      <w:r w:rsidRPr="002B72AB">
        <w:rPr>
          <w:rFonts w:eastAsia="Arial"/>
        </w:rPr>
        <w:t xml:space="preserve"> alone or when combined with other </w:t>
      </w:r>
      <w:r w:rsidR="00A20454" w:rsidRPr="002B72AB">
        <w:rPr>
          <w:rFonts w:eastAsia="Arial"/>
        </w:rPr>
        <w:t>drivers</w:t>
      </w:r>
      <w:r w:rsidRPr="002B72AB">
        <w:rPr>
          <w:rFonts w:eastAsia="Arial"/>
        </w:rPr>
        <w:t xml:space="preserve"> (Fig</w:t>
      </w:r>
      <w:r w:rsidR="00744284">
        <w:rPr>
          <w:rFonts w:eastAsia="Arial"/>
        </w:rPr>
        <w:t>ures</w:t>
      </w:r>
      <w:r w:rsidRPr="002B72AB">
        <w:rPr>
          <w:rFonts w:eastAsia="Arial"/>
        </w:rPr>
        <w:t xml:space="preserve"> 2a</w:t>
      </w:r>
      <w:r w:rsidR="00A20454" w:rsidRPr="002B72AB">
        <w:rPr>
          <w:rFonts w:eastAsia="Arial"/>
        </w:rPr>
        <w:t xml:space="preserve"> and 2c</w:t>
      </w:r>
      <w:r w:rsidRPr="002B72AB">
        <w:rPr>
          <w:rFonts w:eastAsia="Arial"/>
        </w:rPr>
        <w:t>)</w:t>
      </w:r>
      <w:r w:rsidR="00150F0F" w:rsidRPr="002B72AB">
        <w:rPr>
          <w:rFonts w:eastAsia="Arial"/>
        </w:rPr>
        <w:t xml:space="preserve">, and </w:t>
      </w:r>
      <w:r w:rsidRPr="002B72AB">
        <w:rPr>
          <w:rFonts w:eastAsia="Arial"/>
        </w:rPr>
        <w:t xml:space="preserve">(ii) </w:t>
      </w:r>
      <w:r w:rsidR="009634F0" w:rsidRPr="002B72AB">
        <w:rPr>
          <w:rFonts w:eastAsia="Arial"/>
        </w:rPr>
        <w:t>a higher growth</w:t>
      </w:r>
      <w:r w:rsidR="00890C52" w:rsidRPr="002B72AB">
        <w:rPr>
          <w:rFonts w:eastAsia="Arial"/>
        </w:rPr>
        <w:t xml:space="preserve"> </w:t>
      </w:r>
      <w:r w:rsidR="00822AA2" w:rsidRPr="002B72AB">
        <w:rPr>
          <w:rFonts w:eastAsia="Arial"/>
        </w:rPr>
        <w:t>at</w:t>
      </w:r>
      <w:r w:rsidR="00890C52" w:rsidRPr="002B72AB">
        <w:rPr>
          <w:rFonts w:eastAsia="Arial"/>
        </w:rPr>
        <w:t xml:space="preserve"> low pH </w:t>
      </w:r>
      <w:r w:rsidR="00822AA2" w:rsidRPr="002B72AB">
        <w:rPr>
          <w:rFonts w:eastAsia="Arial"/>
        </w:rPr>
        <w:t>when combined</w:t>
      </w:r>
      <w:r w:rsidR="00890C52" w:rsidRPr="002B72AB">
        <w:rPr>
          <w:rFonts w:eastAsia="Arial"/>
        </w:rPr>
        <w:t xml:space="preserve"> with other drivers than </w:t>
      </w:r>
      <w:r w:rsidR="00802923" w:rsidRPr="002B72AB">
        <w:rPr>
          <w:rFonts w:eastAsia="Arial"/>
        </w:rPr>
        <w:t>when</w:t>
      </w:r>
      <w:r w:rsidR="00FF16A9" w:rsidRPr="002B72AB">
        <w:rPr>
          <w:rFonts w:eastAsia="Arial"/>
        </w:rPr>
        <w:t xml:space="preserve"> </w:t>
      </w:r>
      <w:r w:rsidR="00C726C4" w:rsidRPr="002B72AB">
        <w:rPr>
          <w:rFonts w:eastAsia="Arial"/>
        </w:rPr>
        <w:t>(Fig</w:t>
      </w:r>
      <w:r w:rsidR="00744284">
        <w:rPr>
          <w:rFonts w:eastAsia="Arial"/>
        </w:rPr>
        <w:t>ure</w:t>
      </w:r>
      <w:r w:rsidR="00C726C4" w:rsidRPr="002B72AB">
        <w:rPr>
          <w:rFonts w:eastAsia="Arial"/>
        </w:rPr>
        <w:t xml:space="preserve"> 2b)</w:t>
      </w:r>
      <w:r w:rsidR="001F7F8E" w:rsidRPr="002B72AB">
        <w:rPr>
          <w:rFonts w:eastAsia="Arial"/>
        </w:rPr>
        <w:t xml:space="preserve"> </w:t>
      </w:r>
      <w:r w:rsidR="00275014" w:rsidRPr="002B72AB">
        <w:rPr>
          <w:rFonts w:eastAsia="Arial"/>
        </w:rPr>
        <w:t>(see Table S3 for Wilcoxon tests)</w:t>
      </w:r>
      <w:r w:rsidR="0006635A" w:rsidRPr="002B72AB">
        <w:rPr>
          <w:rFonts w:eastAsia="Arial"/>
        </w:rPr>
        <w:t xml:space="preserve">. </w:t>
      </w:r>
    </w:p>
    <w:p w14:paraId="68635758" w14:textId="18639EE8" w:rsidR="00DA3569" w:rsidRPr="002B72AB" w:rsidRDefault="00497F2A" w:rsidP="00E602E8">
      <w:pPr>
        <w:spacing w:line="276" w:lineRule="auto"/>
        <w:jc w:val="both"/>
        <w:rPr>
          <w:rFonts w:eastAsia="Arial"/>
        </w:rPr>
      </w:pPr>
      <w:r w:rsidRPr="002B72AB">
        <w:rPr>
          <w:rFonts w:eastAsia="Arial"/>
        </w:rPr>
        <w:t xml:space="preserve">Several </w:t>
      </w:r>
      <w:r w:rsidR="006951BE" w:rsidRPr="00D2006D">
        <w:rPr>
          <w:rFonts w:ascii="Symbol" w:eastAsia="Arial" w:hAnsi="Symbol"/>
          <w:i/>
          <w:iCs/>
        </w:rPr>
        <w:t>a</w:t>
      </w:r>
      <w:r w:rsidR="006951BE" w:rsidRPr="00726CFE">
        <w:rPr>
          <w:rFonts w:eastAsia="Arial"/>
        </w:rPr>
        <w:t xml:space="preserve"> </w:t>
      </w:r>
      <w:r w:rsidR="006951BE" w:rsidRPr="002B72AB">
        <w:rPr>
          <w:rFonts w:eastAsia="Arial"/>
        </w:rPr>
        <w:t xml:space="preserve">values </w:t>
      </w:r>
      <w:r w:rsidRPr="002B72AB">
        <w:rPr>
          <w:rFonts w:eastAsia="Arial"/>
        </w:rPr>
        <w:t xml:space="preserve">were compared </w:t>
      </w:r>
      <w:r w:rsidR="006951BE" w:rsidRPr="002B72AB">
        <w:rPr>
          <w:rFonts w:eastAsia="Arial"/>
        </w:rPr>
        <w:t xml:space="preserve">to </w:t>
      </w:r>
      <w:r w:rsidR="00715041" w:rsidRPr="002B72AB">
        <w:rPr>
          <w:rFonts w:eastAsia="Arial"/>
        </w:rPr>
        <w:t xml:space="preserve">synchronize and </w:t>
      </w:r>
      <w:r w:rsidR="006951BE" w:rsidRPr="002B72AB">
        <w:rPr>
          <w:rFonts w:eastAsia="Arial"/>
        </w:rPr>
        <w:t xml:space="preserve">align the </w:t>
      </w:r>
      <w:r w:rsidR="00715041" w:rsidRPr="002B72AB">
        <w:rPr>
          <w:rFonts w:eastAsia="Arial"/>
        </w:rPr>
        <w:t xml:space="preserve">three </w:t>
      </w:r>
      <w:r w:rsidR="006951BE" w:rsidRPr="002B72AB">
        <w:rPr>
          <w:rFonts w:eastAsia="Arial"/>
        </w:rPr>
        <w:t xml:space="preserve">single driver performance curves along the </w:t>
      </w:r>
      <w:r w:rsidR="00DA3569" w:rsidRPr="002B72AB">
        <w:rPr>
          <w:rFonts w:eastAsia="Arial"/>
        </w:rPr>
        <w:t xml:space="preserve">driver </w:t>
      </w:r>
      <w:r w:rsidR="006951BE" w:rsidRPr="002B72AB">
        <w:rPr>
          <w:rFonts w:eastAsia="Arial"/>
        </w:rPr>
        <w:t>index</w:t>
      </w:r>
      <w:r w:rsidRPr="002B72AB">
        <w:rPr>
          <w:rFonts w:eastAsia="Arial"/>
        </w:rPr>
        <w:t xml:space="preserve"> axis. The best fits</w:t>
      </w:r>
      <w:r w:rsidR="006951BE" w:rsidRPr="002B72AB">
        <w:rPr>
          <w:rFonts w:eastAsia="Arial"/>
        </w:rPr>
        <w:t xml:space="preserve"> were 1, 28 and 0. 35 </w:t>
      </w:r>
      <w:r w:rsidR="009E676B" w:rsidRPr="002B72AB">
        <w:rPr>
          <w:rFonts w:eastAsia="Arial"/>
        </w:rPr>
        <w:t>for temperature, pH and lithium, respectively</w:t>
      </w:r>
      <w:r w:rsidR="00211240" w:rsidRPr="002B72AB">
        <w:rPr>
          <w:rFonts w:eastAsia="Arial"/>
        </w:rPr>
        <w:t xml:space="preserve"> (Fig</w:t>
      </w:r>
      <w:r w:rsidR="00132F00">
        <w:rPr>
          <w:rFonts w:eastAsia="Arial"/>
        </w:rPr>
        <w:t>ure</w:t>
      </w:r>
      <w:r w:rsidR="00211240" w:rsidRPr="002B72AB">
        <w:rPr>
          <w:rFonts w:eastAsia="Arial"/>
        </w:rPr>
        <w:t xml:space="preserve"> 3a)</w:t>
      </w:r>
      <w:r w:rsidR="00625A0E" w:rsidRPr="002B72AB">
        <w:rPr>
          <w:rFonts w:eastAsia="Arial"/>
        </w:rPr>
        <w:t>. These can be interpreted as a decrease by 1 pH unit relative to the reference pH 8.0 is corresponding to an equivalent effect on the temperature performance curve of a 28ºC increase relative to the reference 20ºC</w:t>
      </w:r>
      <w:r w:rsidR="009E676B" w:rsidRPr="002B72AB">
        <w:rPr>
          <w:rFonts w:eastAsia="Arial"/>
        </w:rPr>
        <w:t>.</w:t>
      </w:r>
      <w:r w:rsidR="00000D44" w:rsidRPr="002B72AB">
        <w:rPr>
          <w:rFonts w:eastAsia="Arial"/>
        </w:rPr>
        <w:t xml:space="preserve"> </w:t>
      </w:r>
      <w:r w:rsidR="00625A0E" w:rsidRPr="002B72AB">
        <w:rPr>
          <w:rFonts w:eastAsia="Arial"/>
        </w:rPr>
        <w:t>A performance curve combining the 3 single drivers</w:t>
      </w:r>
      <w:r w:rsidR="00437FB5" w:rsidRPr="002B72AB">
        <w:rPr>
          <w:rFonts w:eastAsia="Arial"/>
        </w:rPr>
        <w:t xml:space="preserve"> growth rate </w:t>
      </w:r>
      <w:r w:rsidR="00625A0E" w:rsidRPr="002B72AB">
        <w:rPr>
          <w:rFonts w:eastAsia="Arial"/>
        </w:rPr>
        <w:t xml:space="preserve">data was fitted after transformation into a </w:t>
      </w:r>
      <w:r w:rsidR="00DA3569" w:rsidRPr="002B72AB">
        <w:rPr>
          <w:rFonts w:eastAsia="Arial"/>
        </w:rPr>
        <w:t xml:space="preserve">driver </w:t>
      </w:r>
      <w:r w:rsidR="00625A0E" w:rsidRPr="002B72AB">
        <w:rPr>
          <w:rFonts w:eastAsia="Arial"/>
        </w:rPr>
        <w:t xml:space="preserve">index </w:t>
      </w:r>
      <w:r w:rsidR="003A6D2D" w:rsidRPr="002B72AB">
        <w:rPr>
          <w:rFonts w:eastAsia="Arial"/>
        </w:rPr>
        <w:t>(Fig</w:t>
      </w:r>
      <w:r w:rsidR="00132F00">
        <w:rPr>
          <w:rFonts w:eastAsia="Arial"/>
        </w:rPr>
        <w:t>ure</w:t>
      </w:r>
      <w:r w:rsidR="003A6D2D" w:rsidRPr="002B72AB">
        <w:rPr>
          <w:rFonts w:eastAsia="Arial"/>
        </w:rPr>
        <w:t xml:space="preserve"> 3a</w:t>
      </w:r>
      <w:r w:rsidR="004369C0" w:rsidRPr="002B72AB">
        <w:rPr>
          <w:rFonts w:eastAsia="Arial"/>
        </w:rPr>
        <w:t>)</w:t>
      </w:r>
      <w:r w:rsidR="003A6D2D" w:rsidRPr="002B72AB">
        <w:rPr>
          <w:rFonts w:eastAsia="Arial"/>
        </w:rPr>
        <w:t>,</w:t>
      </w:r>
      <w:r w:rsidR="0055133F" w:rsidRPr="002B72AB">
        <w:rPr>
          <w:rFonts w:eastAsia="Arial"/>
        </w:rPr>
        <w:t xml:space="preserve"> </w:t>
      </w:r>
      <w:r w:rsidR="00DA3569" w:rsidRPr="002B72AB">
        <w:rPr>
          <w:rFonts w:eastAsia="Arial"/>
        </w:rPr>
        <w:t>and</w:t>
      </w:r>
      <w:r w:rsidR="0055133F" w:rsidRPr="002B72AB">
        <w:rPr>
          <w:rFonts w:eastAsia="Arial"/>
        </w:rPr>
        <w:t xml:space="preserve"> the best fit was a </w:t>
      </w:r>
      <w:r w:rsidR="00976DE6" w:rsidRPr="002B72AB">
        <w:rPr>
          <w:rFonts w:eastAsia="Arial"/>
        </w:rPr>
        <w:t>second-degree</w:t>
      </w:r>
      <w:r w:rsidR="0055133F" w:rsidRPr="002B72AB">
        <w:rPr>
          <w:rFonts w:eastAsia="Arial"/>
        </w:rPr>
        <w:t xml:space="preserve"> polynomial curve</w:t>
      </w:r>
      <w:r w:rsidR="00F56C4F" w:rsidRPr="002B72AB">
        <w:rPr>
          <w:rFonts w:eastAsia="Arial"/>
        </w:rPr>
        <w:t xml:space="preserve"> (</w:t>
      </w:r>
      <w:r w:rsidR="00EC7141" w:rsidRPr="002B72AB">
        <w:rPr>
          <w:rFonts w:eastAsia="Arial"/>
        </w:rPr>
        <w:t>adj. R² = 0.58, F(2, 187) = 129.43, p &lt; 0.05</w:t>
      </w:r>
      <w:r w:rsidR="00F56C4F" w:rsidRPr="002B72AB">
        <w:rPr>
          <w:rFonts w:eastAsia="Arial"/>
        </w:rPr>
        <w:t>)</w:t>
      </w:r>
      <w:r w:rsidR="0055133F" w:rsidRPr="002B72AB">
        <w:rPr>
          <w:rFonts w:eastAsia="Arial"/>
        </w:rPr>
        <w:t>.</w:t>
      </w:r>
      <w:r w:rsidR="00F56C4F" w:rsidRPr="002B72AB">
        <w:rPr>
          <w:rFonts w:eastAsia="Arial"/>
        </w:rPr>
        <w:t xml:space="preserve"> </w:t>
      </w:r>
      <w:r w:rsidR="003A6D2D" w:rsidRPr="002B72AB">
        <w:rPr>
          <w:rFonts w:eastAsia="Arial"/>
        </w:rPr>
        <w:t xml:space="preserve"> </w:t>
      </w:r>
    </w:p>
    <w:p w14:paraId="6EF27E3C" w14:textId="79987F43" w:rsidR="00625A0E" w:rsidRPr="002B72AB" w:rsidRDefault="00625A0E" w:rsidP="00E602E8">
      <w:pPr>
        <w:spacing w:line="276" w:lineRule="auto"/>
        <w:jc w:val="both"/>
      </w:pPr>
      <w:r w:rsidRPr="002B72AB">
        <w:rPr>
          <w:rFonts w:eastAsia="Arial"/>
        </w:rPr>
        <w:t xml:space="preserve">The 8 treatments of the multiple driver experiment were converted into </w:t>
      </w:r>
      <w:r w:rsidR="00207E2C" w:rsidRPr="002B72AB">
        <w:rPr>
          <w:rFonts w:eastAsia="Arial"/>
        </w:rPr>
        <w:t xml:space="preserve">a driver </w:t>
      </w:r>
      <w:r w:rsidRPr="002B72AB">
        <w:rPr>
          <w:rFonts w:eastAsia="Arial"/>
        </w:rPr>
        <w:t>index</w:t>
      </w:r>
      <w:r w:rsidR="00326158" w:rsidRPr="002B72AB">
        <w:rPr>
          <w:rFonts w:eastAsia="Arial"/>
        </w:rPr>
        <w:t xml:space="preserve"> following the concentration addition model and the</w:t>
      </w:r>
      <w:r w:rsidR="00437FB5" w:rsidRPr="002B72AB">
        <w:rPr>
          <w:rFonts w:eastAsia="Arial"/>
        </w:rPr>
        <w:t xml:space="preserve"> growth rate </w:t>
      </w:r>
      <w:r w:rsidR="00326158" w:rsidRPr="002B72AB">
        <w:rPr>
          <w:rFonts w:eastAsia="Arial"/>
        </w:rPr>
        <w:t>data were plotted and compared with the polynomial model derived from the single driver experiment (Fig</w:t>
      </w:r>
      <w:r w:rsidR="00220346">
        <w:rPr>
          <w:rFonts w:eastAsia="Arial"/>
        </w:rPr>
        <w:t>ure</w:t>
      </w:r>
      <w:r w:rsidR="00326158" w:rsidRPr="002B72AB">
        <w:rPr>
          <w:rFonts w:eastAsia="Arial"/>
        </w:rPr>
        <w:t xml:space="preserve"> 3</w:t>
      </w:r>
      <w:r w:rsidR="00397542" w:rsidRPr="002B72AB">
        <w:rPr>
          <w:rFonts w:eastAsia="Arial"/>
        </w:rPr>
        <w:t>b</w:t>
      </w:r>
      <w:r w:rsidR="00326158" w:rsidRPr="002B72AB">
        <w:rPr>
          <w:rFonts w:eastAsia="Arial"/>
        </w:rPr>
        <w:t>). All the multiple driver treatments involving low pH were deviating from the polynomial model with higher</w:t>
      </w:r>
      <w:r w:rsidR="00437FB5" w:rsidRPr="002B72AB">
        <w:rPr>
          <w:rFonts w:eastAsia="Arial"/>
        </w:rPr>
        <w:t xml:space="preserve"> growth rate </w:t>
      </w:r>
      <w:r w:rsidR="00326158" w:rsidRPr="002B72AB">
        <w:rPr>
          <w:rFonts w:eastAsia="Arial"/>
        </w:rPr>
        <w:t>than predicted and suggesting</w:t>
      </w:r>
      <w:r w:rsidR="008D6138" w:rsidRPr="002B72AB">
        <w:rPr>
          <w:rFonts w:eastAsia="Arial"/>
        </w:rPr>
        <w:t xml:space="preserve"> an</w:t>
      </w:r>
      <w:r w:rsidR="00326158" w:rsidRPr="002B72AB">
        <w:rPr>
          <w:rFonts w:eastAsia="Arial"/>
        </w:rPr>
        <w:t xml:space="preserve"> antagonistic interaction. </w:t>
      </w:r>
    </w:p>
    <w:p w14:paraId="02A1798A" w14:textId="77777777" w:rsidR="00391EFC" w:rsidRDefault="00391EFC">
      <w:pPr>
        <w:jc w:val="both"/>
        <w:rPr>
          <w:rFonts w:eastAsia="Arial"/>
          <w:color w:val="FF0000"/>
        </w:rPr>
      </w:pPr>
    </w:p>
    <w:p w14:paraId="000001E7" w14:textId="2B8F55D9" w:rsidR="00F1663E" w:rsidRDefault="00F1663E">
      <w:pPr>
        <w:jc w:val="both"/>
        <w:rPr>
          <w:rFonts w:eastAsia="Arial"/>
          <w:color w:val="FF0000"/>
        </w:rPr>
      </w:pPr>
    </w:p>
    <w:p w14:paraId="491D653E" w14:textId="41FA2E0A" w:rsidR="00F9215D" w:rsidRDefault="00F9215D">
      <w:pPr>
        <w:jc w:val="both"/>
        <w:rPr>
          <w:rFonts w:eastAsia="Arial"/>
          <w:color w:val="FF0000"/>
        </w:rPr>
      </w:pPr>
    </w:p>
    <w:p w14:paraId="404FE30C" w14:textId="7905E506" w:rsidR="002A7706" w:rsidRPr="007F30A3" w:rsidRDefault="00637EC3">
      <w:pPr>
        <w:jc w:val="both"/>
        <w:rPr>
          <w:rFonts w:eastAsia="Arial"/>
          <w:color w:val="FF0000"/>
        </w:rPr>
      </w:pPr>
      <w:r>
        <w:rPr>
          <w:rFonts w:eastAsia="Arial"/>
          <w:noProof/>
          <w:color w:val="FF0000"/>
        </w:rPr>
        <w:lastRenderedPageBreak/>
        <w:drawing>
          <wp:inline distT="0" distB="0" distL="0" distR="0" wp14:anchorId="72301D26" wp14:editId="3CE1D14B">
            <wp:extent cx="4788535" cy="8892540"/>
            <wp:effectExtent l="0" t="0" r="0" b="0"/>
            <wp:docPr id="344249778"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49778" name="Picture 3" descr="A screenshot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88535" cy="8892540"/>
                    </a:xfrm>
                    <a:prstGeom prst="rect">
                      <a:avLst/>
                    </a:prstGeom>
                  </pic:spPr>
                </pic:pic>
              </a:graphicData>
            </a:graphic>
          </wp:inline>
        </w:drawing>
      </w:r>
    </w:p>
    <w:p w14:paraId="000001E8" w14:textId="0F959A68" w:rsidR="00F1663E" w:rsidRPr="007F30A3" w:rsidRDefault="00275014">
      <w:pPr>
        <w:spacing w:line="301" w:lineRule="auto"/>
        <w:jc w:val="both"/>
        <w:rPr>
          <w:rFonts w:eastAsia="Arial"/>
        </w:rPr>
      </w:pPr>
      <w:commentRangeStart w:id="63"/>
      <w:r w:rsidRPr="007F30A3">
        <w:rPr>
          <w:rFonts w:eastAsia="Arial"/>
          <w:b/>
        </w:rPr>
        <w:lastRenderedPageBreak/>
        <w:t xml:space="preserve">Figure </w:t>
      </w:r>
      <w:ins w:id="64" w:author="Mirko Mutalipassi" w:date="2026-03-20T10:21:00Z" w16du:dateUtc="2026-03-20T09:21:00Z">
        <w:r w:rsidR="00E71190">
          <w:rPr>
            <w:rFonts w:eastAsia="Arial"/>
            <w:b/>
          </w:rPr>
          <w:t>4???</w:t>
        </w:r>
      </w:ins>
      <w:del w:id="65" w:author="Mirko Mutalipassi" w:date="2026-03-20T10:21:00Z" w16du:dateUtc="2026-03-20T09:21:00Z">
        <w:r w:rsidRPr="007F30A3" w:rsidDel="00E71190">
          <w:rPr>
            <w:rFonts w:eastAsia="Arial"/>
            <w:b/>
          </w:rPr>
          <w:delText>2</w:delText>
        </w:r>
      </w:del>
      <w:sdt>
        <w:sdtPr>
          <w:tag w:val="goog_rdk_50"/>
          <w:id w:val="-2044902528"/>
          <w:showingPlcHdr/>
        </w:sdtPr>
        <w:sdtContent>
          <w:r w:rsidR="00E71190">
            <w:t xml:space="preserve">     </w:t>
          </w:r>
        </w:sdtContent>
      </w:sdt>
      <w:r w:rsidR="007D1217">
        <w:rPr>
          <w:rFonts w:eastAsia="Arial"/>
          <w:b/>
        </w:rPr>
        <w:t>a</w:t>
      </w:r>
      <w:r w:rsidRPr="007F30A3">
        <w:rPr>
          <w:rFonts w:eastAsia="Arial"/>
          <w:b/>
        </w:rPr>
        <w:t>-</w:t>
      </w:r>
      <w:r w:rsidR="007D1217">
        <w:rPr>
          <w:rFonts w:eastAsia="Arial"/>
          <w:b/>
        </w:rPr>
        <w:t>c</w:t>
      </w:r>
      <w:r w:rsidRPr="007F30A3">
        <w:rPr>
          <w:rFonts w:eastAsia="Arial"/>
          <w:b/>
        </w:rPr>
        <w:t xml:space="preserve">. </w:t>
      </w:r>
      <w:r w:rsidR="00B9699B">
        <w:rPr>
          <w:rFonts w:eastAsia="Arial"/>
        </w:rPr>
        <w:t>Comparison the growth rate of those</w:t>
      </w:r>
      <w:r w:rsidR="00CB1E1F" w:rsidRPr="00287FE6">
        <w:rPr>
          <w:rFonts w:eastAsia="Arial"/>
        </w:rPr>
        <w:t xml:space="preserve"> of</w:t>
      </w:r>
      <w:r w:rsidR="00EC004D" w:rsidRPr="00287FE6">
        <w:rPr>
          <w:rFonts w:eastAsia="Arial"/>
        </w:rPr>
        <w:t xml:space="preserve"> multi</w:t>
      </w:r>
      <w:r w:rsidR="00685B5D" w:rsidRPr="00287FE6">
        <w:rPr>
          <w:rFonts w:eastAsia="Arial"/>
        </w:rPr>
        <w:t>-driver</w:t>
      </w:r>
      <w:r w:rsidRPr="00287FE6">
        <w:rPr>
          <w:rFonts w:eastAsia="Arial"/>
        </w:rPr>
        <w:t xml:space="preserve"> treatments </w:t>
      </w:r>
      <w:r w:rsidR="001446A4">
        <w:rPr>
          <w:rFonts w:eastAsia="Arial"/>
        </w:rPr>
        <w:t>that had</w:t>
      </w:r>
      <w:r w:rsidR="00FC74B1" w:rsidRPr="00287FE6">
        <w:rPr>
          <w:rFonts w:eastAsia="Arial"/>
        </w:rPr>
        <w:t xml:space="preserve"> one</w:t>
      </w:r>
      <w:r w:rsidR="001446A4">
        <w:rPr>
          <w:rFonts w:eastAsia="Arial"/>
        </w:rPr>
        <w:t xml:space="preserve"> driver out of reference </w:t>
      </w:r>
      <w:commentRangeEnd w:id="63"/>
      <w:r w:rsidR="00E71190">
        <w:rPr>
          <w:rStyle w:val="Rimandocommento"/>
          <w:rFonts w:eastAsia="Arial"/>
          <w:sz w:val="24"/>
          <w:szCs w:val="24"/>
        </w:rPr>
        <w:commentReference w:id="63"/>
      </w:r>
      <w:r w:rsidR="001446A4">
        <w:rPr>
          <w:rFonts w:eastAsia="Arial"/>
        </w:rPr>
        <w:t>conditions and those that additionally had more drivers out of reference conditions.</w:t>
      </w:r>
    </w:p>
    <w:p w14:paraId="000001E9" w14:textId="77777777" w:rsidR="00F1663E" w:rsidRPr="007F30A3" w:rsidRDefault="00F1663E">
      <w:pPr>
        <w:jc w:val="both"/>
        <w:rPr>
          <w:rFonts w:eastAsia="Arial"/>
        </w:rPr>
      </w:pPr>
    </w:p>
    <w:p w14:paraId="0F964CED" w14:textId="792F8FF9" w:rsidR="00326B12" w:rsidRPr="00D36660" w:rsidRDefault="00326B12" w:rsidP="007F0828">
      <w:pPr>
        <w:spacing w:line="301" w:lineRule="auto"/>
        <w:jc w:val="both"/>
        <w:rPr>
          <w:rFonts w:eastAsia="Arial"/>
        </w:rPr>
      </w:pPr>
    </w:p>
    <w:p w14:paraId="270B5E97" w14:textId="2C3496AA" w:rsidR="006D40E7" w:rsidRDefault="006D40E7" w:rsidP="000C30D1">
      <w:pPr>
        <w:jc w:val="both"/>
        <w:rPr>
          <w:rFonts w:eastAsia="Arial"/>
          <w:color w:val="FF0000"/>
        </w:rPr>
      </w:pPr>
    </w:p>
    <w:p w14:paraId="705C5442" w14:textId="186C0125" w:rsidR="001E5A4C" w:rsidRDefault="001E5A4C" w:rsidP="000C30D1">
      <w:pPr>
        <w:jc w:val="both"/>
        <w:rPr>
          <w:rFonts w:eastAsia="Arial"/>
          <w:color w:val="FF0000"/>
        </w:rPr>
      </w:pPr>
    </w:p>
    <w:p w14:paraId="6D459078" w14:textId="1C6214FB" w:rsidR="00094593" w:rsidRDefault="00316A71" w:rsidP="000C30D1">
      <w:pPr>
        <w:jc w:val="both"/>
        <w:rPr>
          <w:rFonts w:eastAsia="Arial"/>
          <w:color w:val="FF0000"/>
        </w:rPr>
      </w:pPr>
      <w:r>
        <w:rPr>
          <w:rFonts w:eastAsia="Arial"/>
          <w:noProof/>
          <w:color w:val="FF0000"/>
        </w:rPr>
        <w:drawing>
          <wp:inline distT="0" distB="0" distL="0" distR="0" wp14:anchorId="79CBA7C3" wp14:editId="38B6A4A3">
            <wp:extent cx="6364941" cy="2728153"/>
            <wp:effectExtent l="0" t="0" r="0" b="2540"/>
            <wp:docPr id="1662162631" name="Picture 4" descr="A graph of growth and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2631" name="Picture 4" descr="A graph of growth and growt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18680" cy="2751187"/>
                    </a:xfrm>
                    <a:prstGeom prst="rect">
                      <a:avLst/>
                    </a:prstGeom>
                  </pic:spPr>
                </pic:pic>
              </a:graphicData>
            </a:graphic>
          </wp:inline>
        </w:drawing>
      </w:r>
    </w:p>
    <w:p w14:paraId="56E993F2" w14:textId="7B0D62F1" w:rsidR="001E5A4C" w:rsidRPr="00743779" w:rsidRDefault="00700070" w:rsidP="000C30D1">
      <w:pPr>
        <w:jc w:val="both"/>
        <w:rPr>
          <w:rFonts w:eastAsia="Arial"/>
        </w:rPr>
      </w:pPr>
      <w:r w:rsidRPr="00743779">
        <w:rPr>
          <w:rFonts w:eastAsia="Arial"/>
          <w:b/>
          <w:bCs/>
        </w:rPr>
        <w:t>Figure</w:t>
      </w:r>
      <w:r w:rsidR="00075911" w:rsidRPr="00743779">
        <w:rPr>
          <w:rFonts w:eastAsia="Arial"/>
          <w:b/>
          <w:bCs/>
        </w:rPr>
        <w:t xml:space="preserve"> </w:t>
      </w:r>
      <w:del w:id="66" w:author="Mirko Mutalipassi" w:date="2026-03-20T10:21:00Z" w16du:dateUtc="2026-03-20T09:21:00Z">
        <w:r w:rsidRPr="00743779" w:rsidDel="00E71190">
          <w:rPr>
            <w:rFonts w:eastAsia="Arial"/>
            <w:b/>
            <w:bCs/>
          </w:rPr>
          <w:delText>3</w:delText>
        </w:r>
        <w:r w:rsidR="00075911" w:rsidRPr="00743779" w:rsidDel="00E71190">
          <w:rPr>
            <w:rFonts w:eastAsia="Arial"/>
            <w:b/>
            <w:bCs/>
          </w:rPr>
          <w:delText>a</w:delText>
        </w:r>
      </w:del>
      <w:ins w:id="67" w:author="Mirko Mutalipassi" w:date="2026-03-20T10:21:00Z" w16du:dateUtc="2026-03-20T09:21:00Z">
        <w:r w:rsidR="00E71190">
          <w:rPr>
            <w:rFonts w:eastAsia="Arial"/>
            <w:b/>
            <w:bCs/>
          </w:rPr>
          <w:t>5???</w:t>
        </w:r>
        <w:r w:rsidR="00E71190" w:rsidRPr="00743779">
          <w:rPr>
            <w:rFonts w:eastAsia="Arial"/>
            <w:b/>
            <w:bCs/>
          </w:rPr>
          <w:t>a</w:t>
        </w:r>
      </w:ins>
      <w:r w:rsidR="00075911" w:rsidRPr="00743779">
        <w:rPr>
          <w:rFonts w:eastAsia="Arial"/>
          <w:b/>
          <w:bCs/>
        </w:rPr>
        <w:t>-</w:t>
      </w:r>
      <w:r w:rsidR="00A22765" w:rsidRPr="00743779">
        <w:rPr>
          <w:rFonts w:eastAsia="Arial"/>
          <w:b/>
          <w:bCs/>
        </w:rPr>
        <w:t>b</w:t>
      </w:r>
      <w:r w:rsidR="008D18B7" w:rsidRPr="00743779">
        <w:rPr>
          <w:rFonts w:eastAsia="Arial"/>
          <w:b/>
          <w:bCs/>
        </w:rPr>
        <w:t>.</w:t>
      </w:r>
      <w:r w:rsidR="009A48EB" w:rsidRPr="00743779">
        <w:rPr>
          <w:rFonts w:eastAsia="Arial"/>
        </w:rPr>
        <w:t xml:space="preserve"> </w:t>
      </w:r>
      <w:r w:rsidR="00B577E6" w:rsidRPr="00743779">
        <w:rPr>
          <w:rFonts w:eastAsia="Arial"/>
        </w:rPr>
        <w:t>A</w:t>
      </w:r>
      <w:r w:rsidR="00E4743E" w:rsidRPr="00743779">
        <w:rPr>
          <w:rFonts w:eastAsia="Arial"/>
        </w:rPr>
        <w:t xml:space="preserve">) </w:t>
      </w:r>
      <w:r w:rsidR="006D6EEC" w:rsidRPr="00743779">
        <w:rPr>
          <w:rFonts w:eastAsia="Arial"/>
        </w:rPr>
        <w:t xml:space="preserve">The three single driver </w:t>
      </w:r>
      <w:r w:rsidR="00F405BB" w:rsidRPr="00743779">
        <w:rPr>
          <w:rFonts w:eastAsia="Arial"/>
        </w:rPr>
        <w:t xml:space="preserve">growth rate </w:t>
      </w:r>
      <w:r w:rsidR="006D6EEC" w:rsidRPr="00743779">
        <w:rPr>
          <w:rFonts w:eastAsia="Arial"/>
        </w:rPr>
        <w:t>performance curves aligned on a common driver index axis,</w:t>
      </w:r>
      <w:r w:rsidR="00910827" w:rsidRPr="00743779">
        <w:rPr>
          <w:rFonts w:eastAsia="Arial"/>
        </w:rPr>
        <w:t xml:space="preserve"> and a </w:t>
      </w:r>
      <w:r w:rsidR="00B577E6" w:rsidRPr="00743779">
        <w:rPr>
          <w:rFonts w:eastAsia="Arial"/>
        </w:rPr>
        <w:t>curve fit to all the single driver data combined. B)</w:t>
      </w:r>
      <w:r w:rsidR="00126BB2" w:rsidRPr="00743779">
        <w:rPr>
          <w:rFonts w:eastAsia="Arial"/>
        </w:rPr>
        <w:t xml:space="preserve"> C</w:t>
      </w:r>
      <w:r w:rsidR="001E0980" w:rsidRPr="00743779">
        <w:rPr>
          <w:rFonts w:eastAsia="Arial"/>
        </w:rPr>
        <w:t xml:space="preserve">omparison of the single driver curve with the multi-driver curve and points. </w:t>
      </w:r>
    </w:p>
    <w:p w14:paraId="31BF0BD4" w14:textId="68530900" w:rsidR="005058DF" w:rsidRPr="00743779" w:rsidRDefault="005058DF" w:rsidP="00FF154A">
      <w:pPr>
        <w:jc w:val="both"/>
        <w:rPr>
          <w:rFonts w:eastAsia="Arial"/>
          <w:color w:val="FF0000"/>
        </w:rPr>
      </w:pPr>
    </w:p>
    <w:p w14:paraId="2DA5B5B8" w14:textId="412BA6E1" w:rsidR="00C752E4" w:rsidRPr="00743779" w:rsidRDefault="00C752E4" w:rsidP="00A42F42">
      <w:pPr>
        <w:spacing w:line="276" w:lineRule="auto"/>
        <w:jc w:val="both"/>
        <w:rPr>
          <w:rFonts w:eastAsia="Arial"/>
        </w:rPr>
      </w:pPr>
      <w:r w:rsidRPr="00743779">
        <w:rPr>
          <w:rFonts w:eastAsia="Arial"/>
        </w:rPr>
        <w:t xml:space="preserve">The parameters of the seawater physico-chemical parameters in the two experiments are summarized in the Table 2. </w:t>
      </w:r>
    </w:p>
    <w:p w14:paraId="49392896" w14:textId="77777777" w:rsidR="00C752E4" w:rsidRPr="00743779" w:rsidRDefault="00C752E4" w:rsidP="00C752E4">
      <w:pPr>
        <w:spacing w:line="276" w:lineRule="auto"/>
        <w:jc w:val="both"/>
        <w:rPr>
          <w:rFonts w:eastAsia="Arial"/>
        </w:rPr>
      </w:pPr>
      <w:r w:rsidRPr="00743779">
        <w:rPr>
          <w:rFonts w:eastAsia="Arial"/>
          <w:b/>
        </w:rPr>
        <w:t xml:space="preserve">Table 2. </w:t>
      </w:r>
      <w:r w:rsidRPr="00743779">
        <w:rPr>
          <w:rFonts w:eastAsia="Arial"/>
        </w:rPr>
        <w:t xml:space="preserve">Measured and calculated seawater parameters in each experimental treatment. </w:t>
      </w:r>
      <w:r w:rsidRPr="00743779">
        <w:rPr>
          <w:rFonts w:eastAsia="Arial"/>
          <w:i/>
        </w:rPr>
        <w:t>p</w:t>
      </w:r>
      <w:r w:rsidRPr="00743779">
        <w:rPr>
          <w:rFonts w:eastAsia="Arial"/>
        </w:rPr>
        <w:t>CO</w:t>
      </w:r>
      <w:r w:rsidRPr="00743779">
        <w:rPr>
          <w:rFonts w:eastAsia="Arial"/>
          <w:b/>
          <w:vertAlign w:val="subscript"/>
        </w:rPr>
        <w:t>2</w:t>
      </w:r>
      <w:r w:rsidRPr="00743779">
        <w:rPr>
          <w:rFonts w:eastAsia="Arial"/>
        </w:rPr>
        <w:t>, DIC, Ω</w:t>
      </w:r>
      <w:r w:rsidRPr="00743779">
        <w:rPr>
          <w:rFonts w:eastAsia="Arial"/>
          <w:vertAlign w:val="subscript"/>
        </w:rPr>
        <w:t>ca</w:t>
      </w:r>
      <w:r w:rsidRPr="00743779">
        <w:rPr>
          <w:rFonts w:eastAsia="Arial"/>
        </w:rPr>
        <w:t xml:space="preserve"> and Ω</w:t>
      </w:r>
      <w:r w:rsidRPr="00743779">
        <w:rPr>
          <w:rFonts w:eastAsia="Arial"/>
          <w:vertAlign w:val="subscript"/>
        </w:rPr>
        <w:t>ar</w:t>
      </w:r>
      <w:r w:rsidRPr="00743779">
        <w:rPr>
          <w:rFonts w:eastAsia="Arial"/>
        </w:rPr>
        <w:t xml:space="preserve"> were calculated from measured TA, pH</w:t>
      </w:r>
      <w:r w:rsidRPr="00743779">
        <w:rPr>
          <w:rFonts w:eastAsia="Arial"/>
          <w:vertAlign w:val="subscript"/>
        </w:rPr>
        <w:t>T</w:t>
      </w:r>
      <w:r w:rsidRPr="00743779">
        <w:rPr>
          <w:rFonts w:eastAsia="Arial"/>
        </w:rPr>
        <w:t xml:space="preserve">, </w:t>
      </w:r>
      <w:sdt>
        <w:sdtPr>
          <w:tag w:val="goog_rdk_42"/>
          <w:id w:val="-1667546566"/>
        </w:sdtPr>
        <w:sdtContent/>
      </w:sdt>
      <w:sdt>
        <w:sdtPr>
          <w:tag w:val="goog_rdk_43"/>
          <w:id w:val="-83697675"/>
        </w:sdtPr>
        <w:sdtContent/>
      </w:sdt>
      <w:sdt>
        <w:sdtPr>
          <w:tag w:val="goog_rdk_44"/>
          <w:id w:val="484523427"/>
        </w:sdtPr>
        <w:sdtContent/>
      </w:sdt>
      <w:sdt>
        <w:sdtPr>
          <w:tag w:val="goog_rdk_45"/>
          <w:id w:val="-701470447"/>
        </w:sdtPr>
        <w:sdtContent/>
      </w:sdt>
      <w:r w:rsidRPr="00743779">
        <w:rPr>
          <w:rFonts w:eastAsia="Arial"/>
        </w:rPr>
        <w:t xml:space="preserve">temperature and a salinity of 38 psu. S=Single, M=Multiple, T=Temperature and Li=Lithium. Multi-driver duplicates have been merged. </w:t>
      </w:r>
    </w:p>
    <w:p w14:paraId="30D6ED0B" w14:textId="77777777" w:rsidR="00C752E4" w:rsidRPr="00743779" w:rsidRDefault="00000000" w:rsidP="00C752E4">
      <w:pPr>
        <w:spacing w:line="256" w:lineRule="auto"/>
        <w:jc w:val="both"/>
      </w:pPr>
      <w:sdt>
        <w:sdtPr>
          <w:tag w:val="goog_rdk_47"/>
          <w:id w:val="130604917"/>
        </w:sdtPr>
        <w:sdtContent/>
      </w:sdt>
    </w:p>
    <w:p w14:paraId="40507DB6" w14:textId="77777777" w:rsidR="00C752E4" w:rsidRPr="00743779" w:rsidRDefault="00C752E4" w:rsidP="00C752E4"/>
    <w:tbl>
      <w:tblPr>
        <w:tblpPr w:leftFromText="180" w:rightFromText="180" w:topFromText="180" w:bottomFromText="180" w:vertAnchor="text"/>
        <w:tblW w:w="86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5"/>
        <w:gridCol w:w="765"/>
        <w:gridCol w:w="825"/>
        <w:gridCol w:w="735"/>
        <w:gridCol w:w="885"/>
        <w:gridCol w:w="795"/>
        <w:gridCol w:w="930"/>
        <w:gridCol w:w="750"/>
        <w:gridCol w:w="765"/>
      </w:tblGrid>
      <w:tr w:rsidR="00C752E4" w:rsidRPr="007959EA" w14:paraId="5448ED4F" w14:textId="77777777" w:rsidTr="00AF10E9">
        <w:trPr>
          <w:trHeight w:val="825"/>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F38A3A" w14:textId="77777777" w:rsidR="00C752E4" w:rsidRPr="007959EA" w:rsidRDefault="00C752E4" w:rsidP="00AF10E9">
            <w:pPr>
              <w:spacing w:line="276" w:lineRule="auto"/>
              <w:jc w:val="both"/>
              <w:rPr>
                <w:rFonts w:eastAsia="Arial"/>
              </w:rPr>
            </w:pPr>
            <w:r w:rsidRPr="007959EA">
              <w:rPr>
                <w:rFonts w:eastAsia="Arial"/>
              </w:rPr>
              <w:lastRenderedPageBreak/>
              <w:t>Treatment</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0ACE7B" w14:textId="77777777" w:rsidR="00C752E4" w:rsidRPr="007959EA" w:rsidRDefault="00C752E4" w:rsidP="00AF10E9">
            <w:pPr>
              <w:spacing w:line="276" w:lineRule="auto"/>
              <w:jc w:val="both"/>
              <w:rPr>
                <w:rFonts w:eastAsia="Arial"/>
              </w:rPr>
            </w:pPr>
            <w:r w:rsidRPr="007959EA">
              <w:rPr>
                <w:rFonts w:eastAsia="Arial"/>
              </w:rPr>
              <w:t xml:space="preserve">T (°C) </w:t>
            </w:r>
          </w:p>
        </w:tc>
        <w:tc>
          <w:tcPr>
            <w:tcW w:w="825" w:type="dxa"/>
            <w:tcBorders>
              <w:top w:val="single" w:sz="8" w:space="0" w:color="000000"/>
              <w:left w:val="single" w:sz="8" w:space="0" w:color="000000"/>
              <w:bottom w:val="single" w:sz="8" w:space="0" w:color="000000"/>
              <w:right w:val="single" w:sz="8" w:space="0" w:color="000000"/>
            </w:tcBorders>
            <w:tcMar>
              <w:top w:w="0" w:type="dxa"/>
              <w:bottom w:w="0" w:type="dxa"/>
            </w:tcMar>
          </w:tcPr>
          <w:p w14:paraId="659FFE74" w14:textId="77777777" w:rsidR="00C752E4" w:rsidRPr="007959EA" w:rsidRDefault="00C752E4" w:rsidP="00AF10E9">
            <w:pPr>
              <w:spacing w:line="276" w:lineRule="auto"/>
              <w:jc w:val="both"/>
              <w:rPr>
                <w:rFonts w:eastAsia="Arial"/>
                <w:i/>
              </w:rPr>
            </w:pPr>
            <w:r w:rsidRPr="007959EA">
              <w:rPr>
                <w:rFonts w:eastAsia="Arial"/>
              </w:rPr>
              <w:t>pH</w:t>
            </w:r>
            <w:r w:rsidRPr="007959EA">
              <w:rPr>
                <w:rFonts w:eastAsia="Arial"/>
                <w:vertAlign w:val="subscript"/>
              </w:rPr>
              <w:t>T</w:t>
            </w:r>
            <w:r w:rsidRPr="007959EA">
              <w:rPr>
                <w:rFonts w:eastAsia="Arial"/>
              </w:rPr>
              <w:t>-</w:t>
            </w:r>
            <w:r w:rsidRPr="007959EA">
              <w:rPr>
                <w:rFonts w:eastAsia="Arial"/>
                <w:i/>
              </w:rPr>
              <w:t>in situ</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F183B4" w14:textId="77777777" w:rsidR="00C752E4" w:rsidRPr="007959EA" w:rsidRDefault="00C752E4" w:rsidP="00AF10E9">
            <w:pPr>
              <w:spacing w:line="276" w:lineRule="auto"/>
              <w:jc w:val="both"/>
              <w:rPr>
                <w:rFonts w:eastAsia="Arial"/>
              </w:rPr>
            </w:pPr>
            <w:r w:rsidRPr="007959EA">
              <w:rPr>
                <w:rFonts w:eastAsia="Arial"/>
              </w:rPr>
              <w:t>Li (mg L</w:t>
            </w:r>
            <w:r w:rsidRPr="007959EA">
              <w:rPr>
                <w:rFonts w:eastAsia="Arial"/>
                <w:vertAlign w:val="superscript"/>
              </w:rPr>
              <w:t>-1</w:t>
            </w:r>
            <w:r w:rsidRPr="007959EA">
              <w:rPr>
                <w:rFonts w:eastAsia="Arial"/>
              </w:rPr>
              <w:t>)</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5D5668E1" w14:textId="77777777" w:rsidR="00C752E4" w:rsidRPr="007959EA" w:rsidRDefault="00C752E4" w:rsidP="00AF10E9">
            <w:pPr>
              <w:spacing w:line="276" w:lineRule="auto"/>
              <w:jc w:val="both"/>
              <w:rPr>
                <w:rFonts w:eastAsia="Arial"/>
              </w:rPr>
            </w:pPr>
            <w:r w:rsidRPr="007959EA">
              <w:rPr>
                <w:rFonts w:eastAsia="Arial"/>
              </w:rPr>
              <w:t>TA (µmol kg</w:t>
            </w:r>
            <w:r w:rsidRPr="007959EA">
              <w:rPr>
                <w:rFonts w:eastAsia="Arial"/>
                <w:vertAlign w:val="superscript"/>
              </w:rPr>
              <w:t>-1</w:t>
            </w:r>
            <w:r w:rsidRPr="007959EA">
              <w:rPr>
                <w:rFonts w:eastAsia="Arial"/>
              </w:rPr>
              <w:t>)</w:t>
            </w:r>
          </w:p>
        </w:tc>
        <w:tc>
          <w:tcPr>
            <w:tcW w:w="795" w:type="dxa"/>
            <w:tcBorders>
              <w:top w:val="single" w:sz="8" w:space="0" w:color="000000"/>
              <w:left w:val="single" w:sz="8" w:space="0" w:color="000000"/>
              <w:bottom w:val="single" w:sz="8" w:space="0" w:color="000000"/>
              <w:right w:val="single" w:sz="8" w:space="0" w:color="000000"/>
            </w:tcBorders>
            <w:tcMar>
              <w:top w:w="0" w:type="dxa"/>
              <w:bottom w:w="0" w:type="dxa"/>
            </w:tcMar>
          </w:tcPr>
          <w:p w14:paraId="57026D6F" w14:textId="77777777" w:rsidR="00C752E4" w:rsidRPr="007959EA" w:rsidRDefault="00C752E4" w:rsidP="00AF10E9">
            <w:pPr>
              <w:spacing w:line="276" w:lineRule="auto"/>
              <w:jc w:val="both"/>
              <w:rPr>
                <w:rFonts w:eastAsia="Arial"/>
              </w:rPr>
            </w:pPr>
            <w:r w:rsidRPr="007959EA">
              <w:rPr>
                <w:rFonts w:eastAsia="Arial"/>
                <w:i/>
              </w:rPr>
              <w:t>p</w:t>
            </w:r>
            <w:r w:rsidRPr="007959EA">
              <w:rPr>
                <w:rFonts w:eastAsia="Arial"/>
              </w:rPr>
              <w:t>CO</w:t>
            </w:r>
            <w:r w:rsidRPr="007959EA">
              <w:rPr>
                <w:rFonts w:eastAsia="Arial"/>
                <w:vertAlign w:val="subscript"/>
              </w:rPr>
              <w:t>2</w:t>
            </w:r>
            <w:r w:rsidRPr="007959EA">
              <w:rPr>
                <w:rFonts w:eastAsia="Arial"/>
              </w:rPr>
              <w:t xml:space="preserve"> (µatm)</w:t>
            </w:r>
          </w:p>
        </w:tc>
        <w:tc>
          <w:tcPr>
            <w:tcW w:w="930" w:type="dxa"/>
            <w:tcBorders>
              <w:top w:val="single" w:sz="8" w:space="0" w:color="000000"/>
              <w:left w:val="single" w:sz="8" w:space="0" w:color="000000"/>
              <w:bottom w:val="single" w:sz="8" w:space="0" w:color="000000"/>
              <w:right w:val="single" w:sz="8" w:space="0" w:color="000000"/>
            </w:tcBorders>
            <w:tcMar>
              <w:top w:w="0" w:type="dxa"/>
              <w:bottom w:w="0" w:type="dxa"/>
            </w:tcMar>
          </w:tcPr>
          <w:p w14:paraId="132D122B" w14:textId="77777777" w:rsidR="00C752E4" w:rsidRPr="007959EA" w:rsidRDefault="00C752E4" w:rsidP="00AF10E9">
            <w:pPr>
              <w:spacing w:line="276" w:lineRule="auto"/>
              <w:jc w:val="both"/>
              <w:rPr>
                <w:rFonts w:eastAsia="Arial"/>
              </w:rPr>
            </w:pPr>
            <w:r w:rsidRPr="007959EA">
              <w:rPr>
                <w:rFonts w:eastAsia="Arial"/>
              </w:rPr>
              <w:t>DIC (µmol kg</w:t>
            </w:r>
            <w:r w:rsidRPr="007959EA">
              <w:rPr>
                <w:rFonts w:eastAsia="Arial"/>
                <w:vertAlign w:val="superscript"/>
              </w:rPr>
              <w:t>-1</w:t>
            </w:r>
            <w:r w:rsidRPr="007959EA">
              <w:rPr>
                <w:rFonts w:eastAsia="Arial"/>
              </w:rPr>
              <w:t>)</w:t>
            </w:r>
          </w:p>
        </w:tc>
        <w:tc>
          <w:tcPr>
            <w:tcW w:w="750" w:type="dxa"/>
            <w:tcBorders>
              <w:top w:val="single" w:sz="8" w:space="0" w:color="000000"/>
              <w:left w:val="single" w:sz="8" w:space="0" w:color="000000"/>
              <w:bottom w:val="single" w:sz="8" w:space="0" w:color="000000"/>
              <w:right w:val="single" w:sz="8" w:space="0" w:color="000000"/>
            </w:tcBorders>
            <w:tcMar>
              <w:top w:w="0" w:type="dxa"/>
              <w:bottom w:w="0" w:type="dxa"/>
            </w:tcMar>
          </w:tcPr>
          <w:p w14:paraId="431EC31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ar</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E2FA13A" w14:textId="77777777" w:rsidR="00C752E4" w:rsidRPr="007959EA" w:rsidRDefault="00C752E4" w:rsidP="00AF10E9">
            <w:pPr>
              <w:spacing w:line="276" w:lineRule="auto"/>
              <w:jc w:val="both"/>
              <w:rPr>
                <w:rFonts w:eastAsia="Arial"/>
                <w:vertAlign w:val="subscript"/>
              </w:rPr>
            </w:pPr>
            <w:r w:rsidRPr="007959EA">
              <w:rPr>
                <w:rFonts w:eastAsia="Arial"/>
              </w:rPr>
              <w:t>Ω</w:t>
            </w:r>
            <w:r w:rsidRPr="007959EA">
              <w:rPr>
                <w:rFonts w:eastAsia="Arial"/>
                <w:vertAlign w:val="subscript"/>
              </w:rPr>
              <w:t>ca</w:t>
            </w:r>
          </w:p>
        </w:tc>
      </w:tr>
      <w:tr w:rsidR="00C752E4" w:rsidRPr="007959EA" w14:paraId="7634F0A0"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0CC4D53B" w14:textId="77777777" w:rsidR="00C752E4" w:rsidRPr="007959EA" w:rsidRDefault="00C752E4" w:rsidP="00AF10E9">
            <w:pPr>
              <w:spacing w:line="276" w:lineRule="auto"/>
              <w:jc w:val="center"/>
              <w:rPr>
                <w:rFonts w:eastAsia="Arial"/>
              </w:rPr>
            </w:pPr>
            <w:r w:rsidRPr="007959EA">
              <w:rPr>
                <w:rFonts w:eastAsia="Arial"/>
              </w:rPr>
              <w:t>Single drivers</w:t>
            </w:r>
          </w:p>
        </w:tc>
      </w:tr>
      <w:tr w:rsidR="00C752E4" w:rsidRPr="007959EA" w14:paraId="76EA55C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800332B" w14:textId="77777777" w:rsidR="00C752E4" w:rsidRPr="007959EA" w:rsidRDefault="00C752E4" w:rsidP="00AF10E9">
            <w:pPr>
              <w:spacing w:line="276" w:lineRule="auto"/>
              <w:jc w:val="both"/>
              <w:rPr>
                <w:rFonts w:eastAsia="Arial"/>
              </w:rPr>
            </w:pPr>
            <w:r w:rsidRPr="007959EA">
              <w:t>12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AB7DB00" w14:textId="77777777" w:rsidR="00C752E4" w:rsidRPr="007959EA" w:rsidRDefault="00C752E4" w:rsidP="00AF10E9">
            <w:pPr>
              <w:spacing w:line="276" w:lineRule="auto"/>
              <w:jc w:val="both"/>
              <w:rPr>
                <w:rFonts w:eastAsia="Arial"/>
              </w:rPr>
            </w:pPr>
            <w:r w:rsidRPr="007959EA">
              <w:rPr>
                <w:rFonts w:eastAsia="Arial"/>
              </w:rPr>
              <w:t>12.3</w:t>
            </w:r>
          </w:p>
        </w:tc>
        <w:tc>
          <w:tcPr>
            <w:tcW w:w="825" w:type="dxa"/>
            <w:tcMar>
              <w:top w:w="20" w:type="dxa"/>
              <w:left w:w="20" w:type="dxa"/>
              <w:bottom w:w="100" w:type="dxa"/>
              <w:right w:w="20" w:type="dxa"/>
            </w:tcMar>
            <w:vAlign w:val="bottom"/>
          </w:tcPr>
          <w:p w14:paraId="2A597BCC" w14:textId="77777777" w:rsidR="00C752E4" w:rsidRPr="007959EA" w:rsidRDefault="00C752E4" w:rsidP="00AF10E9">
            <w:pPr>
              <w:spacing w:line="276" w:lineRule="auto"/>
              <w:jc w:val="both"/>
              <w:rPr>
                <w:rFonts w:eastAsia="Arial"/>
              </w:rPr>
            </w:pPr>
            <w:r w:rsidRPr="007959EA">
              <w:rPr>
                <w:rFonts w:eastAsia="Arial"/>
              </w:rPr>
              <w:t>8.03</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5EF110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F6E3F04" w14:textId="77777777" w:rsidR="00C752E4" w:rsidRPr="007959EA" w:rsidRDefault="00C752E4" w:rsidP="00AF10E9">
            <w:pPr>
              <w:spacing w:line="276" w:lineRule="auto"/>
              <w:jc w:val="both"/>
              <w:rPr>
                <w:rFonts w:eastAsia="Arial"/>
              </w:rPr>
            </w:pPr>
            <w:r w:rsidRPr="007959EA">
              <w:rPr>
                <w:rFonts w:eastAsia="Arial"/>
              </w:rPr>
              <w:t>2548</w:t>
            </w:r>
          </w:p>
        </w:tc>
        <w:tc>
          <w:tcPr>
            <w:tcW w:w="795" w:type="dxa"/>
            <w:tcMar>
              <w:top w:w="20" w:type="dxa"/>
              <w:left w:w="20" w:type="dxa"/>
              <w:bottom w:w="100" w:type="dxa"/>
              <w:right w:w="20" w:type="dxa"/>
            </w:tcMar>
            <w:vAlign w:val="bottom"/>
          </w:tcPr>
          <w:p w14:paraId="43748319" w14:textId="77777777" w:rsidR="00C752E4" w:rsidRPr="007959EA" w:rsidRDefault="00C752E4" w:rsidP="00AF10E9">
            <w:pPr>
              <w:spacing w:line="276" w:lineRule="auto"/>
              <w:jc w:val="both"/>
              <w:rPr>
                <w:rFonts w:eastAsia="Arial"/>
              </w:rPr>
            </w:pPr>
            <w:r w:rsidRPr="007959EA">
              <w:rPr>
                <w:rFonts w:eastAsia="Arial"/>
              </w:rPr>
              <w:t>461</w:t>
            </w:r>
          </w:p>
        </w:tc>
        <w:tc>
          <w:tcPr>
            <w:tcW w:w="930" w:type="dxa"/>
            <w:tcMar>
              <w:top w:w="20" w:type="dxa"/>
              <w:left w:w="20" w:type="dxa"/>
              <w:bottom w:w="100" w:type="dxa"/>
              <w:right w:w="20" w:type="dxa"/>
            </w:tcMar>
            <w:vAlign w:val="bottom"/>
          </w:tcPr>
          <w:p w14:paraId="67D63FA7" w14:textId="77777777" w:rsidR="00C752E4" w:rsidRPr="007959EA" w:rsidRDefault="00C752E4" w:rsidP="00AF10E9">
            <w:pPr>
              <w:spacing w:line="276" w:lineRule="auto"/>
              <w:jc w:val="both"/>
              <w:rPr>
                <w:rFonts w:eastAsia="Arial"/>
              </w:rPr>
            </w:pPr>
            <w:r w:rsidRPr="007959EA">
              <w:rPr>
                <w:rFonts w:eastAsia="Arial"/>
              </w:rPr>
              <w:t>2320</w:t>
            </w:r>
          </w:p>
        </w:tc>
        <w:tc>
          <w:tcPr>
            <w:tcW w:w="750" w:type="dxa"/>
            <w:tcMar>
              <w:top w:w="20" w:type="dxa"/>
              <w:left w:w="20" w:type="dxa"/>
              <w:bottom w:w="100" w:type="dxa"/>
              <w:right w:w="20" w:type="dxa"/>
            </w:tcMar>
            <w:vAlign w:val="bottom"/>
          </w:tcPr>
          <w:p w14:paraId="2154E740" w14:textId="77777777" w:rsidR="00C752E4" w:rsidRPr="007959EA" w:rsidRDefault="00C752E4" w:rsidP="00AF10E9">
            <w:pPr>
              <w:spacing w:line="276" w:lineRule="auto"/>
              <w:jc w:val="both"/>
              <w:rPr>
                <w:rFonts w:eastAsia="Arial"/>
              </w:rPr>
            </w:pPr>
            <w:r w:rsidRPr="007959EA">
              <w:rPr>
                <w:rFonts w:eastAsia="Arial"/>
              </w:rPr>
              <w:t>2.52</w:t>
            </w:r>
          </w:p>
        </w:tc>
        <w:tc>
          <w:tcPr>
            <w:tcW w:w="765" w:type="dxa"/>
            <w:tcMar>
              <w:top w:w="20" w:type="dxa"/>
              <w:left w:w="20" w:type="dxa"/>
              <w:bottom w:w="100" w:type="dxa"/>
              <w:right w:w="20" w:type="dxa"/>
            </w:tcMar>
            <w:vAlign w:val="bottom"/>
          </w:tcPr>
          <w:p w14:paraId="51384636" w14:textId="77777777" w:rsidR="00C752E4" w:rsidRPr="007959EA" w:rsidRDefault="00C752E4" w:rsidP="00AF10E9">
            <w:pPr>
              <w:spacing w:line="276" w:lineRule="auto"/>
              <w:jc w:val="both"/>
              <w:rPr>
                <w:rFonts w:eastAsia="Arial"/>
              </w:rPr>
            </w:pPr>
            <w:r w:rsidRPr="007959EA">
              <w:rPr>
                <w:rFonts w:eastAsia="Arial"/>
              </w:rPr>
              <w:t>3.92</w:t>
            </w:r>
          </w:p>
        </w:tc>
      </w:tr>
      <w:tr w:rsidR="00C752E4" w:rsidRPr="007959EA" w14:paraId="43558CD5"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6EA0DDD" w14:textId="77777777" w:rsidR="00C752E4" w:rsidRPr="007959EA" w:rsidRDefault="00C752E4" w:rsidP="00AF10E9">
            <w:pPr>
              <w:spacing w:line="276" w:lineRule="auto"/>
              <w:jc w:val="both"/>
              <w:rPr>
                <w:rFonts w:eastAsia="Arial"/>
              </w:rPr>
            </w:pPr>
            <w:r w:rsidRPr="007959EA">
              <w:t>16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C2284EB" w14:textId="77777777" w:rsidR="00C752E4" w:rsidRPr="007959EA" w:rsidRDefault="00C752E4" w:rsidP="00AF10E9">
            <w:pPr>
              <w:spacing w:line="276" w:lineRule="auto"/>
              <w:jc w:val="both"/>
              <w:rPr>
                <w:rFonts w:eastAsia="Arial"/>
              </w:rPr>
            </w:pPr>
            <w:r w:rsidRPr="007959EA">
              <w:rPr>
                <w:rFonts w:eastAsia="Arial"/>
              </w:rPr>
              <w:t>15.99</w:t>
            </w:r>
          </w:p>
        </w:tc>
        <w:tc>
          <w:tcPr>
            <w:tcW w:w="825" w:type="dxa"/>
            <w:tcMar>
              <w:top w:w="20" w:type="dxa"/>
              <w:left w:w="20" w:type="dxa"/>
              <w:bottom w:w="100" w:type="dxa"/>
              <w:right w:w="20" w:type="dxa"/>
            </w:tcMar>
            <w:vAlign w:val="bottom"/>
          </w:tcPr>
          <w:p w14:paraId="4351F699"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6E3382"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0BAD998" w14:textId="77777777" w:rsidR="00C752E4" w:rsidRPr="007959EA" w:rsidRDefault="00C752E4" w:rsidP="00AF10E9">
            <w:pPr>
              <w:spacing w:line="276" w:lineRule="auto"/>
              <w:jc w:val="both"/>
              <w:rPr>
                <w:rFonts w:eastAsia="Arial"/>
              </w:rPr>
            </w:pPr>
            <w:r w:rsidRPr="007959EA">
              <w:rPr>
                <w:rFonts w:eastAsia="Arial"/>
              </w:rPr>
              <w:t>2552</w:t>
            </w:r>
          </w:p>
        </w:tc>
        <w:tc>
          <w:tcPr>
            <w:tcW w:w="795" w:type="dxa"/>
            <w:tcMar>
              <w:top w:w="20" w:type="dxa"/>
              <w:left w:w="20" w:type="dxa"/>
              <w:bottom w:w="100" w:type="dxa"/>
              <w:right w:w="20" w:type="dxa"/>
            </w:tcMar>
            <w:vAlign w:val="bottom"/>
          </w:tcPr>
          <w:p w14:paraId="0B3A6E1E" w14:textId="77777777" w:rsidR="00C752E4" w:rsidRPr="007959EA" w:rsidRDefault="00C752E4" w:rsidP="00AF10E9">
            <w:pPr>
              <w:spacing w:line="276" w:lineRule="auto"/>
              <w:jc w:val="both"/>
              <w:rPr>
                <w:rFonts w:eastAsia="Arial"/>
              </w:rPr>
            </w:pPr>
            <w:r w:rsidRPr="007959EA">
              <w:rPr>
                <w:rFonts w:eastAsia="Arial"/>
              </w:rPr>
              <w:t>489</w:t>
            </w:r>
          </w:p>
        </w:tc>
        <w:tc>
          <w:tcPr>
            <w:tcW w:w="930" w:type="dxa"/>
            <w:tcMar>
              <w:top w:w="20" w:type="dxa"/>
              <w:left w:w="20" w:type="dxa"/>
              <w:bottom w:w="100" w:type="dxa"/>
              <w:right w:w="20" w:type="dxa"/>
            </w:tcMar>
            <w:vAlign w:val="bottom"/>
          </w:tcPr>
          <w:p w14:paraId="5B9F3CD4" w14:textId="77777777" w:rsidR="00C752E4" w:rsidRPr="007959EA" w:rsidRDefault="00C752E4" w:rsidP="00AF10E9">
            <w:pPr>
              <w:spacing w:line="276" w:lineRule="auto"/>
              <w:jc w:val="both"/>
              <w:rPr>
                <w:rFonts w:eastAsia="Arial"/>
              </w:rPr>
            </w:pPr>
            <w:r w:rsidRPr="007959EA">
              <w:rPr>
                <w:rFonts w:eastAsia="Arial"/>
              </w:rPr>
              <w:t>2299</w:t>
            </w:r>
          </w:p>
        </w:tc>
        <w:tc>
          <w:tcPr>
            <w:tcW w:w="750" w:type="dxa"/>
            <w:tcMar>
              <w:top w:w="20" w:type="dxa"/>
              <w:left w:w="20" w:type="dxa"/>
              <w:bottom w:w="100" w:type="dxa"/>
              <w:right w:w="20" w:type="dxa"/>
            </w:tcMar>
            <w:vAlign w:val="bottom"/>
          </w:tcPr>
          <w:p w14:paraId="06ED793F" w14:textId="77777777" w:rsidR="00C752E4" w:rsidRPr="007959EA" w:rsidRDefault="00C752E4" w:rsidP="00AF10E9">
            <w:pPr>
              <w:spacing w:line="276" w:lineRule="auto"/>
              <w:jc w:val="both"/>
              <w:rPr>
                <w:rFonts w:eastAsia="Arial"/>
              </w:rPr>
            </w:pPr>
            <w:r w:rsidRPr="007959EA">
              <w:rPr>
                <w:rFonts w:eastAsia="Arial"/>
              </w:rPr>
              <w:t>2.81</w:t>
            </w:r>
          </w:p>
        </w:tc>
        <w:tc>
          <w:tcPr>
            <w:tcW w:w="765" w:type="dxa"/>
            <w:tcMar>
              <w:top w:w="20" w:type="dxa"/>
              <w:left w:w="20" w:type="dxa"/>
              <w:bottom w:w="100" w:type="dxa"/>
              <w:right w:w="20" w:type="dxa"/>
            </w:tcMar>
            <w:vAlign w:val="bottom"/>
          </w:tcPr>
          <w:p w14:paraId="5F510C66" w14:textId="77777777" w:rsidR="00C752E4" w:rsidRPr="007959EA" w:rsidRDefault="00C752E4" w:rsidP="00AF10E9">
            <w:pPr>
              <w:spacing w:line="276" w:lineRule="auto"/>
              <w:jc w:val="both"/>
              <w:rPr>
                <w:rFonts w:eastAsia="Arial"/>
              </w:rPr>
            </w:pPr>
            <w:r w:rsidRPr="007959EA">
              <w:rPr>
                <w:rFonts w:eastAsia="Arial"/>
              </w:rPr>
              <w:t>4.33</w:t>
            </w:r>
          </w:p>
        </w:tc>
      </w:tr>
      <w:tr w:rsidR="00C752E4" w:rsidRPr="007959EA" w14:paraId="2BBAB12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40890CF" w14:textId="77777777" w:rsidR="00C752E4" w:rsidRPr="007959EA" w:rsidRDefault="00C752E4" w:rsidP="00AF10E9">
            <w:pPr>
              <w:spacing w:line="276" w:lineRule="auto"/>
              <w:jc w:val="both"/>
              <w:rPr>
                <w:rFonts w:eastAsia="Arial"/>
              </w:rPr>
            </w:pPr>
            <w:r w:rsidRPr="007959EA">
              <w:t>20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A82F57"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A2CE3CA" w14:textId="77777777" w:rsidR="00C752E4" w:rsidRPr="007959EA" w:rsidRDefault="00C752E4" w:rsidP="00AF10E9">
            <w:pPr>
              <w:spacing w:line="276" w:lineRule="auto"/>
              <w:jc w:val="both"/>
              <w:rPr>
                <w:rFonts w:eastAsia="Arial"/>
              </w:rPr>
            </w:pPr>
            <w:r w:rsidRPr="007959EA">
              <w:rPr>
                <w:rFonts w:eastAsia="Arial"/>
              </w:rPr>
              <w:t>8.01</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72B854A" w14:textId="77777777" w:rsidR="00C752E4" w:rsidRPr="007959EA" w:rsidRDefault="00C752E4" w:rsidP="00AF10E9">
            <w:pPr>
              <w:spacing w:line="276" w:lineRule="auto"/>
              <w:jc w:val="both"/>
              <w:rPr>
                <w:rFonts w:eastAsia="Arial"/>
              </w:rPr>
            </w:pPr>
            <w:r w:rsidRPr="007959EA">
              <w:rPr>
                <w:rFonts w:eastAsia="Arial"/>
              </w:rPr>
              <w:t>0.2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BA5379A" w14:textId="77777777" w:rsidR="00C752E4" w:rsidRPr="007959EA" w:rsidRDefault="00C752E4" w:rsidP="00AF10E9">
            <w:pPr>
              <w:spacing w:line="276" w:lineRule="auto"/>
              <w:jc w:val="both"/>
              <w:rPr>
                <w:rFonts w:eastAsia="Arial"/>
              </w:rPr>
            </w:pPr>
            <w:r w:rsidRPr="007959EA">
              <w:rPr>
                <w:rFonts w:eastAsia="Arial"/>
              </w:rPr>
              <w:t>2557</w:t>
            </w:r>
          </w:p>
        </w:tc>
        <w:tc>
          <w:tcPr>
            <w:tcW w:w="795" w:type="dxa"/>
            <w:tcMar>
              <w:top w:w="20" w:type="dxa"/>
              <w:left w:w="20" w:type="dxa"/>
              <w:bottom w:w="100" w:type="dxa"/>
              <w:right w:w="20" w:type="dxa"/>
            </w:tcMar>
            <w:vAlign w:val="bottom"/>
          </w:tcPr>
          <w:p w14:paraId="0C531957" w14:textId="77777777" w:rsidR="00C752E4" w:rsidRPr="007959EA" w:rsidRDefault="00C752E4" w:rsidP="00AF10E9">
            <w:pPr>
              <w:spacing w:line="276" w:lineRule="auto"/>
              <w:jc w:val="both"/>
              <w:rPr>
                <w:rFonts w:eastAsia="Arial"/>
              </w:rPr>
            </w:pPr>
            <w:r w:rsidRPr="007959EA">
              <w:rPr>
                <w:rFonts w:eastAsia="Arial"/>
              </w:rPr>
              <w:t>479</w:t>
            </w:r>
          </w:p>
        </w:tc>
        <w:tc>
          <w:tcPr>
            <w:tcW w:w="930" w:type="dxa"/>
            <w:tcMar>
              <w:top w:w="20" w:type="dxa"/>
              <w:left w:w="20" w:type="dxa"/>
              <w:bottom w:w="100" w:type="dxa"/>
              <w:right w:w="20" w:type="dxa"/>
            </w:tcMar>
            <w:vAlign w:val="bottom"/>
          </w:tcPr>
          <w:p w14:paraId="6AFFE4F6" w14:textId="77777777" w:rsidR="00C752E4" w:rsidRPr="007959EA" w:rsidRDefault="00C752E4" w:rsidP="00AF10E9">
            <w:pPr>
              <w:spacing w:line="276" w:lineRule="auto"/>
              <w:jc w:val="both"/>
              <w:rPr>
                <w:rFonts w:eastAsia="Arial"/>
              </w:rPr>
            </w:pPr>
            <w:r w:rsidRPr="007959EA">
              <w:rPr>
                <w:rFonts w:eastAsia="Arial"/>
              </w:rPr>
              <w:t>2279</w:t>
            </w:r>
          </w:p>
        </w:tc>
        <w:tc>
          <w:tcPr>
            <w:tcW w:w="750" w:type="dxa"/>
            <w:tcMar>
              <w:top w:w="20" w:type="dxa"/>
              <w:left w:w="20" w:type="dxa"/>
              <w:bottom w:w="100" w:type="dxa"/>
              <w:right w:w="20" w:type="dxa"/>
            </w:tcMar>
            <w:vAlign w:val="bottom"/>
          </w:tcPr>
          <w:p w14:paraId="75FFA0B5" w14:textId="77777777" w:rsidR="00C752E4" w:rsidRPr="007959EA" w:rsidRDefault="00C752E4" w:rsidP="00AF10E9">
            <w:pPr>
              <w:spacing w:line="276" w:lineRule="auto"/>
              <w:jc w:val="both"/>
              <w:rPr>
                <w:rFonts w:eastAsia="Arial"/>
              </w:rPr>
            </w:pPr>
            <w:r w:rsidRPr="007959EA">
              <w:rPr>
                <w:rFonts w:eastAsia="Arial"/>
              </w:rPr>
              <w:t>3.09</w:t>
            </w:r>
          </w:p>
        </w:tc>
        <w:tc>
          <w:tcPr>
            <w:tcW w:w="765" w:type="dxa"/>
            <w:tcMar>
              <w:top w:w="20" w:type="dxa"/>
              <w:left w:w="20" w:type="dxa"/>
              <w:bottom w:w="100" w:type="dxa"/>
              <w:right w:w="20" w:type="dxa"/>
            </w:tcMar>
            <w:vAlign w:val="bottom"/>
          </w:tcPr>
          <w:p w14:paraId="6AC53CCF" w14:textId="77777777" w:rsidR="00C752E4" w:rsidRPr="007959EA" w:rsidRDefault="00C752E4" w:rsidP="00AF10E9">
            <w:pPr>
              <w:spacing w:line="276" w:lineRule="auto"/>
              <w:jc w:val="both"/>
              <w:rPr>
                <w:rFonts w:eastAsia="Arial"/>
              </w:rPr>
            </w:pPr>
            <w:r w:rsidRPr="007959EA">
              <w:rPr>
                <w:rFonts w:eastAsia="Arial"/>
              </w:rPr>
              <w:t>4.75</w:t>
            </w:r>
          </w:p>
        </w:tc>
      </w:tr>
      <w:tr w:rsidR="00C752E4" w:rsidRPr="007959EA" w14:paraId="62CC3EE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342C25C7" w14:textId="77777777" w:rsidR="00C752E4" w:rsidRPr="007959EA" w:rsidRDefault="00C752E4" w:rsidP="00AF10E9">
            <w:pPr>
              <w:spacing w:line="276" w:lineRule="auto"/>
              <w:jc w:val="both"/>
              <w:rPr>
                <w:rFonts w:eastAsia="Arial"/>
              </w:rPr>
            </w:pPr>
            <w:r w:rsidRPr="007959EA">
              <w:t>25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CB204A2" w14:textId="77777777" w:rsidR="00C752E4" w:rsidRPr="007959EA" w:rsidRDefault="00C752E4" w:rsidP="00AF10E9">
            <w:pPr>
              <w:spacing w:line="276" w:lineRule="auto"/>
              <w:jc w:val="both"/>
              <w:rPr>
                <w:rFonts w:eastAsia="Arial"/>
              </w:rPr>
            </w:pPr>
            <w:r w:rsidRPr="007959EA">
              <w:rPr>
                <w:rFonts w:eastAsia="Arial"/>
              </w:rPr>
              <w:t>25.08</w:t>
            </w:r>
          </w:p>
        </w:tc>
        <w:tc>
          <w:tcPr>
            <w:tcW w:w="825" w:type="dxa"/>
            <w:tcMar>
              <w:top w:w="20" w:type="dxa"/>
              <w:left w:w="20" w:type="dxa"/>
              <w:bottom w:w="100" w:type="dxa"/>
              <w:right w:w="20" w:type="dxa"/>
            </w:tcMar>
            <w:vAlign w:val="bottom"/>
          </w:tcPr>
          <w:p w14:paraId="74687D4F"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679C445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70F5EAF5" w14:textId="77777777" w:rsidR="00C752E4" w:rsidRPr="007959EA" w:rsidRDefault="00C752E4" w:rsidP="00AF10E9">
            <w:pPr>
              <w:spacing w:line="276" w:lineRule="auto"/>
              <w:jc w:val="both"/>
              <w:rPr>
                <w:rFonts w:eastAsia="Arial"/>
              </w:rPr>
            </w:pPr>
            <w:r w:rsidRPr="007959EA">
              <w:rPr>
                <w:rFonts w:eastAsia="Arial"/>
              </w:rPr>
              <w:t>2532</w:t>
            </w:r>
          </w:p>
        </w:tc>
        <w:tc>
          <w:tcPr>
            <w:tcW w:w="795" w:type="dxa"/>
            <w:tcMar>
              <w:top w:w="20" w:type="dxa"/>
              <w:left w:w="20" w:type="dxa"/>
              <w:bottom w:w="100" w:type="dxa"/>
              <w:right w:w="20" w:type="dxa"/>
            </w:tcMar>
            <w:vAlign w:val="bottom"/>
          </w:tcPr>
          <w:p w14:paraId="2543ABCC" w14:textId="77777777" w:rsidR="00C752E4" w:rsidRPr="007959EA" w:rsidRDefault="00C752E4" w:rsidP="00AF10E9">
            <w:pPr>
              <w:spacing w:line="276" w:lineRule="auto"/>
              <w:jc w:val="both"/>
              <w:rPr>
                <w:rFonts w:eastAsia="Arial"/>
              </w:rPr>
            </w:pPr>
            <w:r w:rsidRPr="007959EA">
              <w:rPr>
                <w:rFonts w:eastAsia="Arial"/>
              </w:rPr>
              <w:t>482</w:t>
            </w:r>
          </w:p>
        </w:tc>
        <w:tc>
          <w:tcPr>
            <w:tcW w:w="930" w:type="dxa"/>
            <w:tcMar>
              <w:top w:w="20" w:type="dxa"/>
              <w:left w:w="20" w:type="dxa"/>
              <w:bottom w:w="100" w:type="dxa"/>
              <w:right w:w="20" w:type="dxa"/>
            </w:tcMar>
            <w:vAlign w:val="bottom"/>
          </w:tcPr>
          <w:p w14:paraId="30226F14" w14:textId="77777777" w:rsidR="00C752E4" w:rsidRPr="007959EA" w:rsidRDefault="00C752E4" w:rsidP="00AF10E9">
            <w:pPr>
              <w:spacing w:line="276" w:lineRule="auto"/>
              <w:jc w:val="both"/>
              <w:rPr>
                <w:rFonts w:eastAsia="Arial"/>
              </w:rPr>
            </w:pPr>
            <w:r w:rsidRPr="007959EA">
              <w:rPr>
                <w:rFonts w:eastAsia="Arial"/>
              </w:rPr>
              <w:t>2214</w:t>
            </w:r>
          </w:p>
        </w:tc>
        <w:tc>
          <w:tcPr>
            <w:tcW w:w="750" w:type="dxa"/>
            <w:tcMar>
              <w:top w:w="20" w:type="dxa"/>
              <w:left w:w="20" w:type="dxa"/>
              <w:bottom w:w="100" w:type="dxa"/>
              <w:right w:w="20" w:type="dxa"/>
            </w:tcMar>
            <w:vAlign w:val="bottom"/>
          </w:tcPr>
          <w:p w14:paraId="340C0E0F" w14:textId="77777777" w:rsidR="00C752E4" w:rsidRPr="007959EA" w:rsidRDefault="00C752E4" w:rsidP="00AF10E9">
            <w:pPr>
              <w:spacing w:line="276" w:lineRule="auto"/>
              <w:jc w:val="both"/>
              <w:rPr>
                <w:rFonts w:eastAsia="Arial"/>
              </w:rPr>
            </w:pPr>
            <w:r w:rsidRPr="007959EA">
              <w:rPr>
                <w:rFonts w:eastAsia="Arial"/>
              </w:rPr>
              <w:t>3.57</w:t>
            </w:r>
          </w:p>
        </w:tc>
        <w:tc>
          <w:tcPr>
            <w:tcW w:w="765" w:type="dxa"/>
            <w:tcMar>
              <w:top w:w="20" w:type="dxa"/>
              <w:left w:w="20" w:type="dxa"/>
              <w:bottom w:w="100" w:type="dxa"/>
              <w:right w:w="20" w:type="dxa"/>
            </w:tcMar>
            <w:vAlign w:val="bottom"/>
          </w:tcPr>
          <w:p w14:paraId="4D842D57" w14:textId="77777777" w:rsidR="00C752E4" w:rsidRPr="007959EA" w:rsidRDefault="00C752E4" w:rsidP="00AF10E9">
            <w:pPr>
              <w:spacing w:line="276" w:lineRule="auto"/>
              <w:jc w:val="both"/>
              <w:rPr>
                <w:rFonts w:eastAsia="Arial"/>
              </w:rPr>
            </w:pPr>
            <w:r w:rsidRPr="007959EA">
              <w:rPr>
                <w:rFonts w:eastAsia="Arial"/>
              </w:rPr>
              <w:t>5.40</w:t>
            </w:r>
          </w:p>
        </w:tc>
      </w:tr>
      <w:tr w:rsidR="00C752E4" w:rsidRPr="007959EA" w14:paraId="2F16C4C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50968ED1" w14:textId="77777777" w:rsidR="00C752E4" w:rsidRPr="007959EA" w:rsidRDefault="00C752E4" w:rsidP="00AF10E9">
            <w:pPr>
              <w:spacing w:line="276" w:lineRule="auto"/>
              <w:jc w:val="both"/>
              <w:rPr>
                <w:rFonts w:eastAsia="Arial"/>
              </w:rPr>
            </w:pPr>
            <w:r w:rsidRPr="007959EA">
              <w:t>30 °C</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3AF1D2C6" w14:textId="77777777" w:rsidR="00C752E4" w:rsidRPr="007959EA" w:rsidRDefault="00C752E4" w:rsidP="00AF10E9">
            <w:pPr>
              <w:spacing w:line="276" w:lineRule="auto"/>
              <w:jc w:val="both"/>
              <w:rPr>
                <w:rFonts w:eastAsia="Arial"/>
              </w:rPr>
            </w:pPr>
            <w:r w:rsidRPr="007959EA">
              <w:rPr>
                <w:rFonts w:eastAsia="Arial"/>
              </w:rPr>
              <w:t>30.2</w:t>
            </w:r>
          </w:p>
        </w:tc>
        <w:tc>
          <w:tcPr>
            <w:tcW w:w="825" w:type="dxa"/>
            <w:tcMar>
              <w:top w:w="20" w:type="dxa"/>
              <w:left w:w="20" w:type="dxa"/>
              <w:bottom w:w="100" w:type="dxa"/>
              <w:right w:w="20" w:type="dxa"/>
            </w:tcMar>
            <w:vAlign w:val="bottom"/>
          </w:tcPr>
          <w:p w14:paraId="6A2FD084" w14:textId="77777777" w:rsidR="00C752E4" w:rsidRPr="007959EA" w:rsidRDefault="00C752E4" w:rsidP="00AF10E9">
            <w:pPr>
              <w:spacing w:line="276" w:lineRule="auto"/>
              <w:jc w:val="both"/>
              <w:rPr>
                <w:rFonts w:eastAsia="Arial"/>
              </w:rPr>
            </w:pPr>
            <w:r w:rsidRPr="007959EA">
              <w:rPr>
                <w:rFonts w:eastAsia="Arial"/>
              </w:rPr>
              <w:t>8.04</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5F48F2"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2D7E4275" w14:textId="77777777" w:rsidR="00C752E4" w:rsidRPr="007959EA" w:rsidRDefault="00C752E4" w:rsidP="00AF10E9">
            <w:pPr>
              <w:spacing w:line="276" w:lineRule="auto"/>
              <w:jc w:val="both"/>
              <w:rPr>
                <w:rFonts w:eastAsia="Arial"/>
              </w:rPr>
            </w:pPr>
            <w:r w:rsidRPr="007959EA">
              <w:rPr>
                <w:rFonts w:eastAsia="Arial"/>
              </w:rPr>
              <w:t>2575</w:t>
            </w:r>
          </w:p>
        </w:tc>
        <w:tc>
          <w:tcPr>
            <w:tcW w:w="795" w:type="dxa"/>
            <w:tcMar>
              <w:top w:w="20" w:type="dxa"/>
              <w:left w:w="20" w:type="dxa"/>
              <w:bottom w:w="100" w:type="dxa"/>
              <w:right w:w="20" w:type="dxa"/>
            </w:tcMar>
            <w:vAlign w:val="bottom"/>
          </w:tcPr>
          <w:p w14:paraId="5FC85479" w14:textId="77777777" w:rsidR="00C752E4" w:rsidRPr="007959EA" w:rsidRDefault="00C752E4" w:rsidP="00AF10E9">
            <w:pPr>
              <w:spacing w:line="276" w:lineRule="auto"/>
              <w:jc w:val="both"/>
              <w:rPr>
                <w:rFonts w:eastAsia="Arial"/>
              </w:rPr>
            </w:pPr>
            <w:r w:rsidRPr="007959EA">
              <w:rPr>
                <w:rFonts w:eastAsia="Arial"/>
              </w:rPr>
              <w:t>435</w:t>
            </w:r>
          </w:p>
        </w:tc>
        <w:tc>
          <w:tcPr>
            <w:tcW w:w="930" w:type="dxa"/>
            <w:tcMar>
              <w:top w:w="20" w:type="dxa"/>
              <w:left w:w="20" w:type="dxa"/>
              <w:bottom w:w="100" w:type="dxa"/>
              <w:right w:w="20" w:type="dxa"/>
            </w:tcMar>
            <w:vAlign w:val="bottom"/>
          </w:tcPr>
          <w:p w14:paraId="235D9B39" w14:textId="77777777" w:rsidR="00C752E4" w:rsidRPr="007959EA" w:rsidRDefault="00C752E4" w:rsidP="00AF10E9">
            <w:pPr>
              <w:spacing w:line="276" w:lineRule="auto"/>
              <w:jc w:val="both"/>
              <w:rPr>
                <w:rFonts w:eastAsia="Arial"/>
              </w:rPr>
            </w:pPr>
            <w:r w:rsidRPr="007959EA">
              <w:rPr>
                <w:rFonts w:eastAsia="Arial"/>
              </w:rPr>
              <w:t>2202</w:t>
            </w:r>
          </w:p>
        </w:tc>
        <w:tc>
          <w:tcPr>
            <w:tcW w:w="750" w:type="dxa"/>
            <w:tcMar>
              <w:top w:w="20" w:type="dxa"/>
              <w:left w:w="20" w:type="dxa"/>
              <w:bottom w:w="100" w:type="dxa"/>
              <w:right w:w="20" w:type="dxa"/>
            </w:tcMar>
            <w:vAlign w:val="bottom"/>
          </w:tcPr>
          <w:p w14:paraId="59189772" w14:textId="77777777" w:rsidR="00C752E4" w:rsidRPr="007959EA" w:rsidRDefault="00C752E4" w:rsidP="00AF10E9">
            <w:pPr>
              <w:spacing w:line="276" w:lineRule="auto"/>
              <w:jc w:val="both"/>
              <w:rPr>
                <w:rFonts w:eastAsia="Arial"/>
              </w:rPr>
            </w:pPr>
            <w:r w:rsidRPr="007959EA">
              <w:rPr>
                <w:rFonts w:eastAsia="Arial"/>
              </w:rPr>
              <w:t>4.22</w:t>
            </w:r>
          </w:p>
        </w:tc>
        <w:tc>
          <w:tcPr>
            <w:tcW w:w="765" w:type="dxa"/>
            <w:tcMar>
              <w:top w:w="20" w:type="dxa"/>
              <w:left w:w="20" w:type="dxa"/>
              <w:bottom w:w="100" w:type="dxa"/>
              <w:right w:w="20" w:type="dxa"/>
            </w:tcMar>
            <w:vAlign w:val="bottom"/>
          </w:tcPr>
          <w:p w14:paraId="1F76E408" w14:textId="77777777" w:rsidR="00C752E4" w:rsidRPr="007959EA" w:rsidRDefault="00C752E4" w:rsidP="00AF10E9">
            <w:pPr>
              <w:spacing w:line="276" w:lineRule="auto"/>
              <w:jc w:val="both"/>
              <w:rPr>
                <w:rFonts w:eastAsia="Arial"/>
              </w:rPr>
            </w:pPr>
            <w:r w:rsidRPr="007959EA">
              <w:rPr>
                <w:rFonts w:eastAsia="Arial"/>
              </w:rPr>
              <w:t>6.33</w:t>
            </w:r>
          </w:p>
        </w:tc>
      </w:tr>
      <w:tr w:rsidR="00C752E4" w:rsidRPr="007959EA" w14:paraId="3C06D70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788A14D" w14:textId="77777777" w:rsidR="00C752E4" w:rsidRPr="007959EA" w:rsidRDefault="00C752E4" w:rsidP="00AF10E9">
            <w:pPr>
              <w:spacing w:line="276" w:lineRule="auto"/>
              <w:jc w:val="both"/>
              <w:rPr>
                <w:rFonts w:eastAsia="Arial"/>
              </w:rPr>
            </w:pPr>
            <w:r w:rsidRPr="007959EA">
              <w:t>pH 8.1</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FA0BC9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470FBB4"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D74D711"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66BAD9A" w14:textId="77777777" w:rsidR="00C752E4" w:rsidRPr="007959EA" w:rsidRDefault="00C752E4" w:rsidP="00AF10E9">
            <w:pPr>
              <w:spacing w:line="276" w:lineRule="auto"/>
              <w:jc w:val="both"/>
              <w:rPr>
                <w:rFonts w:eastAsia="Arial"/>
              </w:rPr>
            </w:pPr>
            <w:r w:rsidRPr="007959EA">
              <w:rPr>
                <w:rFonts w:eastAsia="Arial"/>
              </w:rPr>
              <w:t>2525</w:t>
            </w:r>
          </w:p>
        </w:tc>
        <w:tc>
          <w:tcPr>
            <w:tcW w:w="795" w:type="dxa"/>
            <w:tcMar>
              <w:top w:w="20" w:type="dxa"/>
              <w:left w:w="20" w:type="dxa"/>
              <w:bottom w:w="100" w:type="dxa"/>
              <w:right w:w="20" w:type="dxa"/>
            </w:tcMar>
            <w:vAlign w:val="bottom"/>
          </w:tcPr>
          <w:p w14:paraId="6BEF9B2C" w14:textId="77777777" w:rsidR="00C752E4" w:rsidRPr="007959EA" w:rsidRDefault="00C752E4" w:rsidP="00AF10E9">
            <w:pPr>
              <w:spacing w:line="276" w:lineRule="auto"/>
              <w:jc w:val="both"/>
              <w:rPr>
                <w:rFonts w:eastAsia="Arial"/>
              </w:rPr>
            </w:pPr>
            <w:r w:rsidRPr="007959EA">
              <w:rPr>
                <w:rFonts w:eastAsia="Arial"/>
              </w:rPr>
              <w:t>507</w:t>
            </w:r>
          </w:p>
        </w:tc>
        <w:tc>
          <w:tcPr>
            <w:tcW w:w="930" w:type="dxa"/>
            <w:tcMar>
              <w:top w:w="20" w:type="dxa"/>
              <w:left w:w="20" w:type="dxa"/>
              <w:bottom w:w="100" w:type="dxa"/>
              <w:right w:w="20" w:type="dxa"/>
            </w:tcMar>
            <w:vAlign w:val="bottom"/>
          </w:tcPr>
          <w:p w14:paraId="6220E9F5" w14:textId="77777777" w:rsidR="00C752E4" w:rsidRPr="007959EA" w:rsidRDefault="00C752E4" w:rsidP="00AF10E9">
            <w:pPr>
              <w:spacing w:line="276" w:lineRule="auto"/>
              <w:jc w:val="both"/>
              <w:rPr>
                <w:rFonts w:eastAsia="Arial"/>
              </w:rPr>
            </w:pPr>
            <w:r w:rsidRPr="007959EA">
              <w:rPr>
                <w:rFonts w:eastAsia="Arial"/>
              </w:rPr>
              <w:t>2259</w:t>
            </w:r>
          </w:p>
        </w:tc>
        <w:tc>
          <w:tcPr>
            <w:tcW w:w="750" w:type="dxa"/>
            <w:tcMar>
              <w:top w:w="20" w:type="dxa"/>
              <w:left w:w="20" w:type="dxa"/>
              <w:bottom w:w="100" w:type="dxa"/>
              <w:right w:w="20" w:type="dxa"/>
            </w:tcMar>
            <w:vAlign w:val="bottom"/>
          </w:tcPr>
          <w:p w14:paraId="23BC4954" w14:textId="77777777" w:rsidR="00C752E4" w:rsidRPr="007959EA" w:rsidRDefault="00C752E4" w:rsidP="00AF10E9">
            <w:pPr>
              <w:spacing w:line="276" w:lineRule="auto"/>
              <w:jc w:val="both"/>
              <w:rPr>
                <w:rFonts w:eastAsia="Arial"/>
              </w:rPr>
            </w:pPr>
            <w:r w:rsidRPr="007959EA">
              <w:rPr>
                <w:rFonts w:eastAsia="Arial"/>
              </w:rPr>
              <w:t>2.98</w:t>
            </w:r>
          </w:p>
        </w:tc>
        <w:tc>
          <w:tcPr>
            <w:tcW w:w="765" w:type="dxa"/>
            <w:tcMar>
              <w:top w:w="20" w:type="dxa"/>
              <w:left w:w="20" w:type="dxa"/>
              <w:bottom w:w="100" w:type="dxa"/>
              <w:right w:w="20" w:type="dxa"/>
            </w:tcMar>
            <w:vAlign w:val="bottom"/>
          </w:tcPr>
          <w:p w14:paraId="0955CF85" w14:textId="77777777" w:rsidR="00C752E4" w:rsidRPr="007959EA" w:rsidRDefault="00C752E4" w:rsidP="00AF10E9">
            <w:pPr>
              <w:spacing w:line="276" w:lineRule="auto"/>
              <w:jc w:val="both"/>
              <w:rPr>
                <w:rFonts w:eastAsia="Arial"/>
              </w:rPr>
            </w:pPr>
            <w:r w:rsidRPr="007959EA">
              <w:rPr>
                <w:rFonts w:eastAsia="Arial"/>
              </w:rPr>
              <w:t>4.57</w:t>
            </w:r>
          </w:p>
        </w:tc>
      </w:tr>
      <w:tr w:rsidR="00C752E4" w:rsidRPr="007959EA" w14:paraId="50095E3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D747D89" w14:textId="77777777" w:rsidR="00C752E4" w:rsidRPr="007959EA" w:rsidRDefault="00C752E4" w:rsidP="00AF10E9">
            <w:pPr>
              <w:spacing w:line="276" w:lineRule="auto"/>
              <w:jc w:val="both"/>
              <w:rPr>
                <w:rFonts w:eastAsia="Arial"/>
              </w:rPr>
            </w:pPr>
            <w:r w:rsidRPr="007959EA">
              <w:t>pH 7.95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900E7FB"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2D061BA" w14:textId="77777777" w:rsidR="00C752E4" w:rsidRPr="007959EA" w:rsidRDefault="00C752E4" w:rsidP="00AF10E9">
            <w:pPr>
              <w:spacing w:line="276" w:lineRule="auto"/>
              <w:jc w:val="both"/>
              <w:rPr>
                <w:rFonts w:eastAsia="Arial"/>
              </w:rPr>
            </w:pPr>
            <w:r w:rsidRPr="007959EA">
              <w:rPr>
                <w:rFonts w:eastAsia="Arial"/>
              </w:rPr>
              <w:t>7.89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F41D25F"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0B304A07" w14:textId="77777777" w:rsidR="00C752E4" w:rsidRPr="007959EA" w:rsidRDefault="00C752E4" w:rsidP="00AF10E9">
            <w:pPr>
              <w:spacing w:line="276" w:lineRule="auto"/>
              <w:jc w:val="both"/>
              <w:rPr>
                <w:rFonts w:eastAsia="Arial"/>
              </w:rPr>
            </w:pPr>
            <w:r w:rsidRPr="007959EA">
              <w:rPr>
                <w:rFonts w:eastAsia="Arial"/>
              </w:rPr>
              <w:t>2519</w:t>
            </w:r>
          </w:p>
        </w:tc>
        <w:tc>
          <w:tcPr>
            <w:tcW w:w="795" w:type="dxa"/>
            <w:tcMar>
              <w:top w:w="20" w:type="dxa"/>
              <w:left w:w="20" w:type="dxa"/>
              <w:bottom w:w="100" w:type="dxa"/>
              <w:right w:w="20" w:type="dxa"/>
            </w:tcMar>
            <w:vAlign w:val="bottom"/>
          </w:tcPr>
          <w:p w14:paraId="569494E8" w14:textId="77777777" w:rsidR="00C752E4" w:rsidRPr="007959EA" w:rsidRDefault="00C752E4" w:rsidP="00AF10E9">
            <w:pPr>
              <w:spacing w:line="276" w:lineRule="auto"/>
              <w:jc w:val="both"/>
              <w:rPr>
                <w:rFonts w:eastAsia="Arial"/>
              </w:rPr>
            </w:pPr>
            <w:r w:rsidRPr="007959EA">
              <w:rPr>
                <w:rFonts w:eastAsia="Arial"/>
              </w:rPr>
              <w:t>654</w:t>
            </w:r>
          </w:p>
        </w:tc>
        <w:tc>
          <w:tcPr>
            <w:tcW w:w="930" w:type="dxa"/>
            <w:tcMar>
              <w:top w:w="20" w:type="dxa"/>
              <w:left w:w="20" w:type="dxa"/>
              <w:bottom w:w="100" w:type="dxa"/>
              <w:right w:w="20" w:type="dxa"/>
            </w:tcMar>
            <w:vAlign w:val="bottom"/>
          </w:tcPr>
          <w:p w14:paraId="1D21621F" w14:textId="77777777" w:rsidR="00C752E4" w:rsidRPr="007959EA" w:rsidRDefault="00C752E4" w:rsidP="00AF10E9">
            <w:pPr>
              <w:spacing w:line="276" w:lineRule="auto"/>
              <w:jc w:val="both"/>
              <w:rPr>
                <w:rFonts w:eastAsia="Arial"/>
              </w:rPr>
            </w:pPr>
            <w:r w:rsidRPr="007959EA">
              <w:rPr>
                <w:rFonts w:eastAsia="Arial"/>
              </w:rPr>
              <w:t>2307</w:t>
            </w:r>
          </w:p>
        </w:tc>
        <w:tc>
          <w:tcPr>
            <w:tcW w:w="750" w:type="dxa"/>
            <w:tcMar>
              <w:top w:w="20" w:type="dxa"/>
              <w:left w:w="20" w:type="dxa"/>
              <w:bottom w:w="100" w:type="dxa"/>
              <w:right w:w="20" w:type="dxa"/>
            </w:tcMar>
            <w:vAlign w:val="bottom"/>
          </w:tcPr>
          <w:p w14:paraId="24BE10F0" w14:textId="77777777" w:rsidR="00C752E4" w:rsidRPr="007959EA" w:rsidRDefault="00C752E4" w:rsidP="00AF10E9">
            <w:pPr>
              <w:spacing w:line="276" w:lineRule="auto"/>
              <w:jc w:val="both"/>
              <w:rPr>
                <w:rFonts w:eastAsia="Arial"/>
              </w:rPr>
            </w:pPr>
            <w:r w:rsidRPr="007959EA">
              <w:rPr>
                <w:rFonts w:eastAsia="Arial"/>
              </w:rPr>
              <w:t>2.45</w:t>
            </w:r>
          </w:p>
        </w:tc>
        <w:tc>
          <w:tcPr>
            <w:tcW w:w="765" w:type="dxa"/>
            <w:tcMar>
              <w:top w:w="20" w:type="dxa"/>
              <w:left w:w="20" w:type="dxa"/>
              <w:bottom w:w="100" w:type="dxa"/>
              <w:right w:w="20" w:type="dxa"/>
            </w:tcMar>
            <w:vAlign w:val="bottom"/>
          </w:tcPr>
          <w:p w14:paraId="2A9C7A37" w14:textId="77777777" w:rsidR="00C752E4" w:rsidRPr="007959EA" w:rsidRDefault="00C752E4" w:rsidP="00AF10E9">
            <w:pPr>
              <w:spacing w:line="276" w:lineRule="auto"/>
              <w:jc w:val="both"/>
              <w:rPr>
                <w:rFonts w:eastAsia="Arial"/>
              </w:rPr>
            </w:pPr>
            <w:r w:rsidRPr="007959EA">
              <w:rPr>
                <w:rFonts w:eastAsia="Arial"/>
              </w:rPr>
              <w:t>3.75</w:t>
            </w:r>
          </w:p>
        </w:tc>
      </w:tr>
      <w:tr w:rsidR="00C752E4" w:rsidRPr="007959EA" w14:paraId="44D46DC7"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126FE302" w14:textId="77777777" w:rsidR="00C752E4" w:rsidRPr="007959EA" w:rsidRDefault="00C752E4" w:rsidP="00AF10E9">
            <w:pPr>
              <w:spacing w:line="276" w:lineRule="auto"/>
              <w:jc w:val="both"/>
              <w:rPr>
                <w:rFonts w:eastAsia="Arial"/>
              </w:rPr>
            </w:pPr>
            <w:r w:rsidRPr="007959EA">
              <w:t>pH 7.7</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9648FB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1E9CD46" w14:textId="77777777" w:rsidR="00C752E4" w:rsidRPr="007959EA" w:rsidRDefault="00C752E4" w:rsidP="00AF10E9">
            <w:pPr>
              <w:spacing w:line="276" w:lineRule="auto"/>
              <w:jc w:val="both"/>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1174CAF4"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89AA1EC" w14:textId="77777777" w:rsidR="00C752E4" w:rsidRPr="007959EA" w:rsidRDefault="00C752E4" w:rsidP="00AF10E9">
            <w:pPr>
              <w:spacing w:line="276" w:lineRule="auto"/>
              <w:jc w:val="both"/>
              <w:rPr>
                <w:rFonts w:eastAsia="Arial"/>
              </w:rPr>
            </w:pPr>
            <w:r w:rsidRPr="007959EA">
              <w:rPr>
                <w:rFonts w:eastAsia="Arial"/>
              </w:rPr>
              <w:t>2508</w:t>
            </w:r>
          </w:p>
        </w:tc>
        <w:tc>
          <w:tcPr>
            <w:tcW w:w="795" w:type="dxa"/>
            <w:tcMar>
              <w:top w:w="20" w:type="dxa"/>
              <w:left w:w="20" w:type="dxa"/>
              <w:bottom w:w="100" w:type="dxa"/>
              <w:right w:w="20" w:type="dxa"/>
            </w:tcMar>
            <w:vAlign w:val="bottom"/>
          </w:tcPr>
          <w:p w14:paraId="6F42A5CF" w14:textId="77777777" w:rsidR="00C752E4" w:rsidRPr="007959EA" w:rsidRDefault="00C752E4" w:rsidP="00AF10E9">
            <w:pPr>
              <w:spacing w:line="276" w:lineRule="auto"/>
              <w:jc w:val="both"/>
              <w:rPr>
                <w:rFonts w:eastAsia="Arial"/>
              </w:rPr>
            </w:pPr>
            <w:r w:rsidRPr="007959EA">
              <w:rPr>
                <w:rFonts w:eastAsia="Arial"/>
              </w:rPr>
              <w:t>914</w:t>
            </w:r>
          </w:p>
        </w:tc>
        <w:tc>
          <w:tcPr>
            <w:tcW w:w="930" w:type="dxa"/>
            <w:tcMar>
              <w:top w:w="20" w:type="dxa"/>
              <w:left w:w="20" w:type="dxa"/>
              <w:bottom w:w="100" w:type="dxa"/>
              <w:right w:w="20" w:type="dxa"/>
            </w:tcMar>
            <w:vAlign w:val="bottom"/>
          </w:tcPr>
          <w:p w14:paraId="6ADFF68D" w14:textId="77777777" w:rsidR="00C752E4" w:rsidRPr="007959EA" w:rsidRDefault="00C752E4" w:rsidP="00AF10E9">
            <w:pPr>
              <w:spacing w:line="276" w:lineRule="auto"/>
              <w:jc w:val="both"/>
              <w:rPr>
                <w:rFonts w:eastAsia="Arial"/>
              </w:rPr>
            </w:pPr>
            <w:r w:rsidRPr="007959EA">
              <w:rPr>
                <w:rFonts w:eastAsia="Arial"/>
              </w:rPr>
              <w:t>2358</w:t>
            </w:r>
          </w:p>
        </w:tc>
        <w:tc>
          <w:tcPr>
            <w:tcW w:w="750" w:type="dxa"/>
            <w:tcMar>
              <w:top w:w="20" w:type="dxa"/>
              <w:left w:w="20" w:type="dxa"/>
              <w:bottom w:w="100" w:type="dxa"/>
              <w:right w:w="20" w:type="dxa"/>
            </w:tcMar>
            <w:vAlign w:val="bottom"/>
          </w:tcPr>
          <w:p w14:paraId="2D025EE8" w14:textId="77777777" w:rsidR="00C752E4" w:rsidRPr="007959EA" w:rsidRDefault="00C752E4" w:rsidP="00AF10E9">
            <w:pPr>
              <w:spacing w:line="276" w:lineRule="auto"/>
              <w:jc w:val="both"/>
              <w:rPr>
                <w:rFonts w:eastAsia="Arial"/>
              </w:rPr>
            </w:pPr>
            <w:r w:rsidRPr="007959EA">
              <w:rPr>
                <w:rFonts w:eastAsia="Arial"/>
              </w:rPr>
              <w:t>1.88</w:t>
            </w:r>
          </w:p>
        </w:tc>
        <w:tc>
          <w:tcPr>
            <w:tcW w:w="765" w:type="dxa"/>
            <w:tcMar>
              <w:top w:w="20" w:type="dxa"/>
              <w:left w:w="20" w:type="dxa"/>
              <w:bottom w:w="100" w:type="dxa"/>
              <w:right w:w="20" w:type="dxa"/>
            </w:tcMar>
            <w:vAlign w:val="bottom"/>
          </w:tcPr>
          <w:p w14:paraId="4EFFC279" w14:textId="77777777" w:rsidR="00C752E4" w:rsidRPr="007959EA" w:rsidRDefault="00C752E4" w:rsidP="00AF10E9">
            <w:pPr>
              <w:spacing w:line="276" w:lineRule="auto"/>
              <w:jc w:val="both"/>
              <w:rPr>
                <w:rFonts w:eastAsia="Arial"/>
              </w:rPr>
            </w:pPr>
            <w:r w:rsidRPr="007959EA">
              <w:rPr>
                <w:rFonts w:eastAsia="Arial"/>
              </w:rPr>
              <w:t>2.88</w:t>
            </w:r>
          </w:p>
        </w:tc>
      </w:tr>
      <w:tr w:rsidR="00C752E4" w:rsidRPr="007959EA" w14:paraId="26420BEE"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2484529F" w14:textId="77777777" w:rsidR="00C752E4" w:rsidRPr="007959EA" w:rsidRDefault="00C752E4" w:rsidP="00AF10E9">
            <w:pPr>
              <w:spacing w:line="276" w:lineRule="auto"/>
              <w:jc w:val="both"/>
              <w:rPr>
                <w:rFonts w:eastAsia="Arial"/>
              </w:rPr>
            </w:pPr>
            <w:r w:rsidRPr="007959EA">
              <w:t>pH 7.45</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036263C0"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709962E3" w14:textId="77777777" w:rsidR="00C752E4" w:rsidRPr="007959EA" w:rsidRDefault="00C752E4" w:rsidP="00AF10E9">
            <w:pPr>
              <w:spacing w:line="276" w:lineRule="auto"/>
              <w:jc w:val="both"/>
              <w:rPr>
                <w:rFonts w:eastAsia="Arial"/>
              </w:rPr>
            </w:pPr>
            <w:r w:rsidRPr="007959EA">
              <w:rPr>
                <w:rFonts w:eastAsia="Arial"/>
              </w:rPr>
              <w:t>7.70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77389C3"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678DBE0" w14:textId="77777777" w:rsidR="00C752E4" w:rsidRPr="007959EA" w:rsidRDefault="00C752E4" w:rsidP="00AF10E9">
            <w:pPr>
              <w:spacing w:line="276" w:lineRule="auto"/>
              <w:jc w:val="both"/>
              <w:rPr>
                <w:rFonts w:eastAsia="Arial"/>
              </w:rPr>
            </w:pPr>
            <w:r w:rsidRPr="007959EA">
              <w:rPr>
                <w:rFonts w:eastAsia="Arial"/>
              </w:rPr>
              <w:t>2502</w:t>
            </w:r>
          </w:p>
        </w:tc>
        <w:tc>
          <w:tcPr>
            <w:tcW w:w="795" w:type="dxa"/>
            <w:tcMar>
              <w:top w:w="20" w:type="dxa"/>
              <w:left w:w="20" w:type="dxa"/>
              <w:bottom w:w="100" w:type="dxa"/>
              <w:right w:w="20" w:type="dxa"/>
            </w:tcMar>
            <w:vAlign w:val="bottom"/>
          </w:tcPr>
          <w:p w14:paraId="5597F8A4" w14:textId="77777777" w:rsidR="00C752E4" w:rsidRPr="007959EA" w:rsidRDefault="00C752E4" w:rsidP="00AF10E9">
            <w:pPr>
              <w:spacing w:line="276" w:lineRule="auto"/>
              <w:jc w:val="both"/>
              <w:rPr>
                <w:rFonts w:eastAsia="Arial"/>
              </w:rPr>
            </w:pPr>
            <w:r w:rsidRPr="007959EA">
              <w:rPr>
                <w:rFonts w:eastAsia="Arial"/>
              </w:rPr>
              <w:t>1068</w:t>
            </w:r>
          </w:p>
        </w:tc>
        <w:tc>
          <w:tcPr>
            <w:tcW w:w="930" w:type="dxa"/>
            <w:tcMar>
              <w:top w:w="20" w:type="dxa"/>
              <w:left w:w="20" w:type="dxa"/>
              <w:bottom w:w="100" w:type="dxa"/>
              <w:right w:w="20" w:type="dxa"/>
            </w:tcMar>
            <w:vAlign w:val="bottom"/>
          </w:tcPr>
          <w:p w14:paraId="422A845E" w14:textId="77777777" w:rsidR="00C752E4" w:rsidRPr="007959EA" w:rsidRDefault="00C752E4" w:rsidP="00AF10E9">
            <w:pPr>
              <w:spacing w:line="276" w:lineRule="auto"/>
              <w:jc w:val="both"/>
              <w:rPr>
                <w:rFonts w:eastAsia="Arial"/>
              </w:rPr>
            </w:pPr>
            <w:r w:rsidRPr="007959EA">
              <w:rPr>
                <w:rFonts w:eastAsia="Arial"/>
              </w:rPr>
              <w:t>2379</w:t>
            </w:r>
          </w:p>
        </w:tc>
        <w:tc>
          <w:tcPr>
            <w:tcW w:w="750" w:type="dxa"/>
            <w:tcMar>
              <w:top w:w="20" w:type="dxa"/>
              <w:left w:w="20" w:type="dxa"/>
              <w:bottom w:w="100" w:type="dxa"/>
              <w:right w:w="20" w:type="dxa"/>
            </w:tcMar>
            <w:vAlign w:val="bottom"/>
          </w:tcPr>
          <w:p w14:paraId="7424ED5A" w14:textId="77777777" w:rsidR="00C752E4" w:rsidRPr="007959EA" w:rsidRDefault="00C752E4" w:rsidP="00AF10E9">
            <w:pPr>
              <w:spacing w:line="276" w:lineRule="auto"/>
              <w:jc w:val="both"/>
              <w:rPr>
                <w:rFonts w:eastAsia="Arial"/>
              </w:rPr>
            </w:pPr>
            <w:r w:rsidRPr="007959EA">
              <w:rPr>
                <w:rFonts w:eastAsia="Arial"/>
              </w:rPr>
              <w:t>1.65</w:t>
            </w:r>
          </w:p>
        </w:tc>
        <w:tc>
          <w:tcPr>
            <w:tcW w:w="765" w:type="dxa"/>
            <w:tcMar>
              <w:top w:w="20" w:type="dxa"/>
              <w:left w:w="20" w:type="dxa"/>
              <w:bottom w:w="100" w:type="dxa"/>
              <w:right w:w="20" w:type="dxa"/>
            </w:tcMar>
            <w:vAlign w:val="bottom"/>
          </w:tcPr>
          <w:p w14:paraId="47B2826B" w14:textId="77777777" w:rsidR="00C752E4" w:rsidRPr="007959EA" w:rsidRDefault="00C752E4" w:rsidP="00AF10E9">
            <w:pPr>
              <w:spacing w:line="276" w:lineRule="auto"/>
              <w:jc w:val="both"/>
              <w:rPr>
                <w:rFonts w:eastAsia="Arial"/>
              </w:rPr>
            </w:pPr>
            <w:r w:rsidRPr="007959EA">
              <w:rPr>
                <w:rFonts w:eastAsia="Arial"/>
              </w:rPr>
              <w:t>2.53</w:t>
            </w:r>
          </w:p>
        </w:tc>
      </w:tr>
      <w:tr w:rsidR="00C752E4" w:rsidRPr="007959EA" w14:paraId="2823F21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4ED060C2" w14:textId="77777777" w:rsidR="00C752E4" w:rsidRPr="007959EA" w:rsidRDefault="00C752E4" w:rsidP="00AF10E9">
            <w:pPr>
              <w:spacing w:line="276" w:lineRule="auto"/>
              <w:jc w:val="both"/>
              <w:rPr>
                <w:rFonts w:eastAsia="Arial"/>
              </w:rPr>
            </w:pPr>
            <w:r w:rsidRPr="007959EA">
              <w:t>pH 7.2</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1CCE44"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0B21CDBD" w14:textId="77777777" w:rsidR="00C752E4" w:rsidRPr="007959EA" w:rsidRDefault="00C752E4" w:rsidP="00AF10E9">
            <w:pPr>
              <w:spacing w:line="276" w:lineRule="auto"/>
              <w:jc w:val="both"/>
              <w:rPr>
                <w:rFonts w:eastAsia="Arial"/>
              </w:rPr>
            </w:pPr>
            <w:r w:rsidRPr="007959EA">
              <w:rPr>
                <w:rFonts w:eastAsia="Arial"/>
              </w:rPr>
              <w:t>7.65</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ADE86A1" w14:textId="77777777" w:rsidR="00C752E4" w:rsidRPr="007959EA" w:rsidRDefault="00C752E4" w:rsidP="00AF10E9">
            <w:pPr>
              <w:spacing w:line="276" w:lineRule="auto"/>
              <w:jc w:val="both"/>
              <w:rPr>
                <w:rFonts w:eastAsia="Arial"/>
              </w:rPr>
            </w:pPr>
            <w:r w:rsidRPr="007959EA">
              <w:rPr>
                <w:rFonts w:eastAsia="Arial"/>
              </w:rPr>
              <w:t>0.17</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35DFA674" w14:textId="77777777" w:rsidR="00C752E4" w:rsidRPr="007959EA" w:rsidRDefault="00C752E4" w:rsidP="00AF10E9">
            <w:pPr>
              <w:spacing w:line="276" w:lineRule="auto"/>
              <w:jc w:val="both"/>
              <w:rPr>
                <w:rFonts w:eastAsia="Arial"/>
              </w:rPr>
            </w:pPr>
            <w:r w:rsidRPr="007959EA">
              <w:rPr>
                <w:rFonts w:eastAsia="Arial"/>
              </w:rPr>
              <w:t>2511</w:t>
            </w:r>
          </w:p>
        </w:tc>
        <w:tc>
          <w:tcPr>
            <w:tcW w:w="795" w:type="dxa"/>
            <w:tcMar>
              <w:top w:w="20" w:type="dxa"/>
              <w:left w:w="20" w:type="dxa"/>
              <w:bottom w:w="100" w:type="dxa"/>
              <w:right w:w="20" w:type="dxa"/>
            </w:tcMar>
            <w:vAlign w:val="bottom"/>
          </w:tcPr>
          <w:p w14:paraId="6001936B" w14:textId="77777777" w:rsidR="00C752E4" w:rsidRPr="007959EA" w:rsidRDefault="00C752E4" w:rsidP="00AF10E9">
            <w:pPr>
              <w:spacing w:line="276" w:lineRule="auto"/>
              <w:jc w:val="both"/>
              <w:rPr>
                <w:rFonts w:eastAsia="Arial"/>
              </w:rPr>
            </w:pPr>
            <w:r w:rsidRPr="007959EA">
              <w:rPr>
                <w:rFonts w:eastAsia="Arial"/>
              </w:rPr>
              <w:t>1235</w:t>
            </w:r>
          </w:p>
        </w:tc>
        <w:tc>
          <w:tcPr>
            <w:tcW w:w="930" w:type="dxa"/>
            <w:tcMar>
              <w:top w:w="20" w:type="dxa"/>
              <w:left w:w="20" w:type="dxa"/>
              <w:bottom w:w="100" w:type="dxa"/>
              <w:right w:w="20" w:type="dxa"/>
            </w:tcMar>
            <w:vAlign w:val="bottom"/>
          </w:tcPr>
          <w:p w14:paraId="37816390" w14:textId="77777777" w:rsidR="00C752E4" w:rsidRPr="007959EA" w:rsidRDefault="00C752E4" w:rsidP="00AF10E9">
            <w:pPr>
              <w:spacing w:line="276" w:lineRule="auto"/>
              <w:jc w:val="both"/>
              <w:rPr>
                <w:rFonts w:eastAsia="Arial"/>
              </w:rPr>
            </w:pPr>
            <w:r w:rsidRPr="007959EA">
              <w:rPr>
                <w:rFonts w:eastAsia="Arial"/>
              </w:rPr>
              <w:t>2410</w:t>
            </w:r>
          </w:p>
        </w:tc>
        <w:tc>
          <w:tcPr>
            <w:tcW w:w="750" w:type="dxa"/>
            <w:tcMar>
              <w:top w:w="20" w:type="dxa"/>
              <w:left w:w="20" w:type="dxa"/>
              <w:bottom w:w="100" w:type="dxa"/>
              <w:right w:w="20" w:type="dxa"/>
            </w:tcMar>
            <w:vAlign w:val="bottom"/>
          </w:tcPr>
          <w:p w14:paraId="79D5502B" w14:textId="77777777" w:rsidR="00C752E4" w:rsidRPr="007959EA" w:rsidRDefault="00C752E4" w:rsidP="00AF10E9">
            <w:pPr>
              <w:spacing w:line="276" w:lineRule="auto"/>
              <w:jc w:val="both"/>
              <w:rPr>
                <w:rFonts w:eastAsia="Arial"/>
              </w:rPr>
            </w:pPr>
            <w:r w:rsidRPr="007959EA">
              <w:rPr>
                <w:rFonts w:eastAsia="Arial"/>
              </w:rPr>
              <w:t>1.48</w:t>
            </w:r>
          </w:p>
        </w:tc>
        <w:tc>
          <w:tcPr>
            <w:tcW w:w="765" w:type="dxa"/>
            <w:tcMar>
              <w:top w:w="20" w:type="dxa"/>
              <w:left w:w="20" w:type="dxa"/>
              <w:bottom w:w="100" w:type="dxa"/>
              <w:right w:w="20" w:type="dxa"/>
            </w:tcMar>
            <w:vAlign w:val="bottom"/>
          </w:tcPr>
          <w:p w14:paraId="07717F0E" w14:textId="77777777" w:rsidR="00C752E4" w:rsidRPr="007959EA" w:rsidRDefault="00C752E4" w:rsidP="00AF10E9">
            <w:pPr>
              <w:spacing w:line="276" w:lineRule="auto"/>
              <w:jc w:val="both"/>
              <w:rPr>
                <w:rFonts w:eastAsia="Arial"/>
              </w:rPr>
            </w:pPr>
            <w:r w:rsidRPr="007959EA">
              <w:rPr>
                <w:rFonts w:eastAsia="Arial"/>
              </w:rPr>
              <w:t>2.26</w:t>
            </w:r>
          </w:p>
        </w:tc>
      </w:tr>
      <w:tr w:rsidR="00C752E4" w:rsidRPr="007959EA" w14:paraId="55645F62"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0BF497" w14:textId="77777777" w:rsidR="00C752E4" w:rsidRPr="007959EA" w:rsidRDefault="00C752E4" w:rsidP="00AF10E9">
            <w:pPr>
              <w:spacing w:line="276" w:lineRule="auto"/>
              <w:jc w:val="both"/>
              <w:rPr>
                <w:rFonts w:eastAsia="Arial"/>
              </w:rPr>
            </w:pPr>
            <w:r w:rsidRPr="007959EA">
              <w:t>0.18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B30539"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5DC104E"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66A6DCE"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C036022" w14:textId="77777777" w:rsidR="00C752E4" w:rsidRPr="007959EA" w:rsidRDefault="00C752E4" w:rsidP="00AF10E9">
            <w:pPr>
              <w:spacing w:line="276" w:lineRule="auto"/>
              <w:jc w:val="both"/>
              <w:rPr>
                <w:rFonts w:eastAsia="Arial"/>
              </w:rPr>
            </w:pPr>
            <w:r w:rsidRPr="007959EA">
              <w:rPr>
                <w:rFonts w:eastAsia="Arial"/>
              </w:rPr>
              <w:t>2516</w:t>
            </w:r>
          </w:p>
        </w:tc>
        <w:tc>
          <w:tcPr>
            <w:tcW w:w="795" w:type="dxa"/>
            <w:tcMar>
              <w:top w:w="20" w:type="dxa"/>
              <w:left w:w="20" w:type="dxa"/>
              <w:bottom w:w="100" w:type="dxa"/>
              <w:right w:w="20" w:type="dxa"/>
            </w:tcMar>
            <w:vAlign w:val="bottom"/>
          </w:tcPr>
          <w:p w14:paraId="588BF28F" w14:textId="77777777" w:rsidR="00C752E4" w:rsidRPr="007959EA" w:rsidRDefault="00C752E4" w:rsidP="00AF10E9">
            <w:pPr>
              <w:spacing w:line="276" w:lineRule="auto"/>
              <w:jc w:val="both"/>
              <w:rPr>
                <w:rFonts w:eastAsia="Arial"/>
              </w:rPr>
            </w:pPr>
            <w:r w:rsidRPr="007959EA">
              <w:rPr>
                <w:rFonts w:eastAsia="Arial"/>
              </w:rPr>
              <w:t>513</w:t>
            </w:r>
          </w:p>
        </w:tc>
        <w:tc>
          <w:tcPr>
            <w:tcW w:w="930" w:type="dxa"/>
            <w:tcMar>
              <w:top w:w="20" w:type="dxa"/>
              <w:left w:w="20" w:type="dxa"/>
              <w:bottom w:w="100" w:type="dxa"/>
              <w:right w:w="20" w:type="dxa"/>
            </w:tcMar>
            <w:vAlign w:val="bottom"/>
          </w:tcPr>
          <w:p w14:paraId="0BE53BAF" w14:textId="77777777" w:rsidR="00C752E4" w:rsidRPr="007959EA" w:rsidRDefault="00C752E4" w:rsidP="00AF10E9">
            <w:pPr>
              <w:spacing w:line="276" w:lineRule="auto"/>
              <w:jc w:val="both"/>
              <w:rPr>
                <w:rFonts w:eastAsia="Arial"/>
              </w:rPr>
            </w:pPr>
            <w:r w:rsidRPr="007959EA">
              <w:rPr>
                <w:rFonts w:eastAsia="Arial"/>
              </w:rPr>
              <w:t>2258</w:t>
            </w:r>
          </w:p>
        </w:tc>
        <w:tc>
          <w:tcPr>
            <w:tcW w:w="750" w:type="dxa"/>
            <w:tcMar>
              <w:top w:w="20" w:type="dxa"/>
              <w:left w:w="20" w:type="dxa"/>
              <w:bottom w:w="100" w:type="dxa"/>
              <w:right w:w="20" w:type="dxa"/>
            </w:tcMar>
            <w:vAlign w:val="bottom"/>
          </w:tcPr>
          <w:p w14:paraId="742F52FB" w14:textId="77777777" w:rsidR="00C752E4" w:rsidRPr="007959EA" w:rsidRDefault="00C752E4" w:rsidP="00AF10E9">
            <w:pPr>
              <w:spacing w:line="276" w:lineRule="auto"/>
              <w:jc w:val="both"/>
              <w:rPr>
                <w:rFonts w:eastAsia="Arial"/>
              </w:rPr>
            </w:pPr>
            <w:r w:rsidRPr="007959EA">
              <w:rPr>
                <w:rFonts w:eastAsia="Arial"/>
              </w:rPr>
              <w:t>2.89</w:t>
            </w:r>
          </w:p>
        </w:tc>
        <w:tc>
          <w:tcPr>
            <w:tcW w:w="765" w:type="dxa"/>
            <w:tcMar>
              <w:top w:w="20" w:type="dxa"/>
              <w:left w:w="20" w:type="dxa"/>
              <w:bottom w:w="100" w:type="dxa"/>
              <w:right w:w="20" w:type="dxa"/>
            </w:tcMar>
            <w:vAlign w:val="bottom"/>
          </w:tcPr>
          <w:p w14:paraId="568F600B" w14:textId="77777777" w:rsidR="00C752E4" w:rsidRPr="007959EA" w:rsidRDefault="00C752E4" w:rsidP="00AF10E9">
            <w:pPr>
              <w:spacing w:line="276" w:lineRule="auto"/>
              <w:jc w:val="both"/>
              <w:rPr>
                <w:rFonts w:eastAsia="Arial"/>
              </w:rPr>
            </w:pPr>
            <w:r w:rsidRPr="007959EA">
              <w:rPr>
                <w:rFonts w:eastAsia="Arial"/>
              </w:rPr>
              <w:t>4.43</w:t>
            </w:r>
          </w:p>
        </w:tc>
      </w:tr>
      <w:tr w:rsidR="00C752E4" w:rsidRPr="007959EA" w14:paraId="21CA8CB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6AC2732" w14:textId="77777777" w:rsidR="00C752E4" w:rsidRPr="007959EA" w:rsidRDefault="00C752E4" w:rsidP="00AF10E9">
            <w:pPr>
              <w:spacing w:line="276" w:lineRule="auto"/>
              <w:jc w:val="both"/>
              <w:rPr>
                <w:rFonts w:eastAsia="Arial"/>
              </w:rPr>
            </w:pPr>
            <w:r w:rsidRPr="007959EA">
              <w:t>3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15684E8E"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D9A6990" w14:textId="77777777" w:rsidR="00C752E4" w:rsidRPr="007959EA" w:rsidRDefault="00C752E4" w:rsidP="00AF10E9">
            <w:pPr>
              <w:spacing w:line="276" w:lineRule="auto"/>
              <w:jc w:val="both"/>
              <w:rPr>
                <w:rFonts w:eastAsia="Arial"/>
              </w:rPr>
            </w:pPr>
            <w:r w:rsidRPr="007959EA">
              <w:rPr>
                <w:rFonts w:eastAsia="Arial"/>
              </w:rPr>
              <w:t>7.99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7D09A33" w14:textId="77777777" w:rsidR="00C752E4" w:rsidRPr="007959EA" w:rsidRDefault="00C752E4" w:rsidP="00AF10E9">
            <w:pPr>
              <w:spacing w:line="276" w:lineRule="auto"/>
              <w:jc w:val="both"/>
              <w:rPr>
                <w:rFonts w:eastAsia="Arial"/>
              </w:rPr>
            </w:pPr>
            <w:r w:rsidRPr="007959EA">
              <w:rPr>
                <w:rFonts w:eastAsia="Arial"/>
              </w:rPr>
              <w:t>3</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68B844AE"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002FC339" w14:textId="77777777" w:rsidR="00C752E4" w:rsidRPr="007959EA" w:rsidRDefault="00C752E4" w:rsidP="00AF10E9">
            <w:pPr>
              <w:spacing w:line="276" w:lineRule="auto"/>
              <w:jc w:val="both"/>
              <w:rPr>
                <w:rFonts w:eastAsia="Arial"/>
              </w:rPr>
            </w:pPr>
            <w:r w:rsidRPr="007959EA">
              <w:rPr>
                <w:rFonts w:eastAsia="Arial"/>
              </w:rPr>
              <w:t>500</w:t>
            </w:r>
          </w:p>
        </w:tc>
        <w:tc>
          <w:tcPr>
            <w:tcW w:w="930" w:type="dxa"/>
            <w:tcMar>
              <w:top w:w="20" w:type="dxa"/>
              <w:left w:w="20" w:type="dxa"/>
              <w:bottom w:w="100" w:type="dxa"/>
              <w:right w:w="20" w:type="dxa"/>
            </w:tcMar>
            <w:vAlign w:val="bottom"/>
          </w:tcPr>
          <w:p w14:paraId="4361066C" w14:textId="77777777" w:rsidR="00C752E4" w:rsidRPr="007959EA" w:rsidRDefault="00C752E4" w:rsidP="00AF10E9">
            <w:pPr>
              <w:spacing w:line="276" w:lineRule="auto"/>
              <w:jc w:val="both"/>
              <w:rPr>
                <w:rFonts w:eastAsia="Arial"/>
              </w:rPr>
            </w:pPr>
            <w:r w:rsidRPr="007959EA">
              <w:rPr>
                <w:rFonts w:eastAsia="Arial"/>
              </w:rPr>
              <w:t>2245</w:t>
            </w:r>
          </w:p>
        </w:tc>
        <w:tc>
          <w:tcPr>
            <w:tcW w:w="750" w:type="dxa"/>
            <w:tcMar>
              <w:top w:w="20" w:type="dxa"/>
              <w:left w:w="20" w:type="dxa"/>
              <w:bottom w:w="100" w:type="dxa"/>
              <w:right w:w="20" w:type="dxa"/>
            </w:tcMar>
            <w:vAlign w:val="bottom"/>
          </w:tcPr>
          <w:p w14:paraId="7C403739" w14:textId="77777777" w:rsidR="00C752E4" w:rsidRPr="007959EA" w:rsidRDefault="00C752E4" w:rsidP="00AF10E9">
            <w:pPr>
              <w:spacing w:line="276" w:lineRule="auto"/>
              <w:jc w:val="both"/>
              <w:rPr>
                <w:rFonts w:eastAsia="Arial"/>
              </w:rPr>
            </w:pPr>
            <w:r w:rsidRPr="007959EA">
              <w:rPr>
                <w:rFonts w:eastAsia="Arial"/>
              </w:rPr>
              <w:t>2.92</w:t>
            </w:r>
          </w:p>
        </w:tc>
        <w:tc>
          <w:tcPr>
            <w:tcW w:w="765" w:type="dxa"/>
            <w:tcMar>
              <w:top w:w="20" w:type="dxa"/>
              <w:left w:w="20" w:type="dxa"/>
              <w:bottom w:w="100" w:type="dxa"/>
              <w:right w:w="20" w:type="dxa"/>
            </w:tcMar>
            <w:vAlign w:val="bottom"/>
          </w:tcPr>
          <w:p w14:paraId="469373B4" w14:textId="77777777" w:rsidR="00C752E4" w:rsidRPr="007959EA" w:rsidRDefault="00C752E4" w:rsidP="00AF10E9">
            <w:pPr>
              <w:spacing w:line="276" w:lineRule="auto"/>
              <w:jc w:val="both"/>
              <w:rPr>
                <w:rFonts w:eastAsia="Arial"/>
              </w:rPr>
            </w:pPr>
            <w:r w:rsidRPr="007959EA">
              <w:rPr>
                <w:rFonts w:eastAsia="Arial"/>
              </w:rPr>
              <w:t>4.48</w:t>
            </w:r>
          </w:p>
        </w:tc>
      </w:tr>
      <w:tr w:rsidR="00C752E4" w:rsidRPr="007959EA" w14:paraId="0AC35D2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72863262" w14:textId="77777777" w:rsidR="00C752E4" w:rsidRPr="007959EA" w:rsidRDefault="00C752E4" w:rsidP="00AF10E9">
            <w:pPr>
              <w:spacing w:line="276" w:lineRule="auto"/>
              <w:jc w:val="both"/>
              <w:rPr>
                <w:rFonts w:eastAsia="Arial"/>
              </w:rPr>
            </w:pPr>
            <w:r w:rsidRPr="007959EA">
              <w:t>7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2147BFE2"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5898F254"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7E956750" w14:textId="77777777" w:rsidR="00C752E4" w:rsidRPr="007959EA" w:rsidRDefault="00C752E4" w:rsidP="00AF10E9">
            <w:pPr>
              <w:spacing w:line="276" w:lineRule="auto"/>
              <w:jc w:val="both"/>
              <w:rPr>
                <w:rFonts w:eastAsia="Arial"/>
              </w:rPr>
            </w:pPr>
            <w:r w:rsidRPr="007959EA">
              <w:rPr>
                <w:rFonts w:eastAsia="Arial"/>
              </w:rPr>
              <w:t>8</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A9705B" w14:textId="77777777" w:rsidR="00C752E4" w:rsidRPr="007959EA" w:rsidRDefault="00C752E4" w:rsidP="00AF10E9">
            <w:pPr>
              <w:spacing w:line="276" w:lineRule="auto"/>
              <w:jc w:val="both"/>
              <w:rPr>
                <w:rFonts w:eastAsia="Arial"/>
              </w:rPr>
            </w:pPr>
            <w:r w:rsidRPr="007959EA">
              <w:rPr>
                <w:rFonts w:eastAsia="Arial"/>
              </w:rPr>
              <w:t>2507</w:t>
            </w:r>
          </w:p>
        </w:tc>
        <w:tc>
          <w:tcPr>
            <w:tcW w:w="795" w:type="dxa"/>
            <w:tcMar>
              <w:top w:w="20" w:type="dxa"/>
              <w:left w:w="20" w:type="dxa"/>
              <w:bottom w:w="100" w:type="dxa"/>
              <w:right w:w="20" w:type="dxa"/>
            </w:tcMar>
            <w:vAlign w:val="bottom"/>
          </w:tcPr>
          <w:p w14:paraId="33483C7C" w14:textId="77777777" w:rsidR="00C752E4" w:rsidRPr="007959EA" w:rsidRDefault="00C752E4" w:rsidP="00AF10E9">
            <w:pPr>
              <w:spacing w:line="276" w:lineRule="auto"/>
              <w:jc w:val="both"/>
              <w:rPr>
                <w:rFonts w:eastAsia="Arial"/>
              </w:rPr>
            </w:pPr>
            <w:r w:rsidRPr="007959EA">
              <w:rPr>
                <w:rFonts w:eastAsia="Arial"/>
              </w:rPr>
              <w:t>515</w:t>
            </w:r>
          </w:p>
        </w:tc>
        <w:tc>
          <w:tcPr>
            <w:tcW w:w="930" w:type="dxa"/>
            <w:tcMar>
              <w:top w:w="20" w:type="dxa"/>
              <w:left w:w="20" w:type="dxa"/>
              <w:bottom w:w="100" w:type="dxa"/>
              <w:right w:w="20" w:type="dxa"/>
            </w:tcMar>
            <w:vAlign w:val="bottom"/>
          </w:tcPr>
          <w:p w14:paraId="75452A53" w14:textId="77777777" w:rsidR="00C752E4" w:rsidRPr="007959EA" w:rsidRDefault="00C752E4" w:rsidP="00AF10E9">
            <w:pPr>
              <w:spacing w:line="276" w:lineRule="auto"/>
              <w:jc w:val="both"/>
              <w:rPr>
                <w:rFonts w:eastAsia="Arial"/>
              </w:rPr>
            </w:pPr>
            <w:r w:rsidRPr="007959EA">
              <w:rPr>
                <w:rFonts w:eastAsia="Arial"/>
              </w:rPr>
              <w:t>2250</w:t>
            </w:r>
          </w:p>
        </w:tc>
        <w:tc>
          <w:tcPr>
            <w:tcW w:w="750" w:type="dxa"/>
            <w:tcMar>
              <w:top w:w="20" w:type="dxa"/>
              <w:left w:w="20" w:type="dxa"/>
              <w:bottom w:w="100" w:type="dxa"/>
              <w:right w:w="20" w:type="dxa"/>
            </w:tcMar>
            <w:vAlign w:val="bottom"/>
          </w:tcPr>
          <w:p w14:paraId="7975A4B7"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313CF658" w14:textId="77777777" w:rsidR="00C752E4" w:rsidRPr="007959EA" w:rsidRDefault="00C752E4" w:rsidP="00AF10E9">
            <w:pPr>
              <w:spacing w:line="276" w:lineRule="auto"/>
              <w:jc w:val="both"/>
              <w:rPr>
                <w:rFonts w:eastAsia="Arial"/>
              </w:rPr>
            </w:pPr>
            <w:r w:rsidRPr="007959EA">
              <w:rPr>
                <w:rFonts w:eastAsia="Arial"/>
              </w:rPr>
              <w:t>4.41</w:t>
            </w:r>
          </w:p>
        </w:tc>
      </w:tr>
      <w:tr w:rsidR="00C752E4" w:rsidRPr="007959EA" w14:paraId="1FC1DCB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03DA143D" w14:textId="77777777" w:rsidR="00C752E4" w:rsidRPr="007959EA" w:rsidRDefault="00C752E4" w:rsidP="00AF10E9">
            <w:pPr>
              <w:spacing w:line="276" w:lineRule="auto"/>
              <w:jc w:val="both"/>
              <w:rPr>
                <w:rFonts w:eastAsia="Arial"/>
              </w:rPr>
            </w:pPr>
            <w:r w:rsidRPr="007959EA">
              <w:t>10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604724ED"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24607DDA" w14:textId="77777777" w:rsidR="00C752E4" w:rsidRPr="007959EA" w:rsidRDefault="00C752E4" w:rsidP="00AF10E9">
            <w:pPr>
              <w:spacing w:line="276" w:lineRule="auto"/>
              <w:jc w:val="both"/>
              <w:rPr>
                <w:rFonts w:eastAsia="Arial"/>
              </w:rPr>
            </w:pPr>
            <w:r w:rsidRPr="007959EA">
              <w:rPr>
                <w:rFonts w:eastAsia="Arial"/>
              </w:rPr>
              <w:t>7.98</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4C8E14C" w14:textId="77777777" w:rsidR="00C752E4" w:rsidRPr="007959EA" w:rsidRDefault="00C752E4" w:rsidP="00AF10E9">
            <w:pPr>
              <w:spacing w:line="276" w:lineRule="auto"/>
              <w:jc w:val="both"/>
              <w:rPr>
                <w:rFonts w:eastAsia="Arial"/>
              </w:rPr>
            </w:pPr>
            <w:r w:rsidRPr="007959EA">
              <w:rPr>
                <w:rFonts w:eastAsia="Arial"/>
              </w:rPr>
              <w:t>12</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4977F6ED" w14:textId="77777777" w:rsidR="00C752E4" w:rsidRPr="007959EA" w:rsidRDefault="00C752E4" w:rsidP="00AF10E9">
            <w:pPr>
              <w:spacing w:line="276" w:lineRule="auto"/>
              <w:jc w:val="both"/>
              <w:rPr>
                <w:rFonts w:eastAsia="Arial"/>
              </w:rPr>
            </w:pPr>
            <w:r w:rsidRPr="007959EA">
              <w:rPr>
                <w:rFonts w:eastAsia="Arial"/>
              </w:rPr>
              <w:t>2498</w:t>
            </w:r>
          </w:p>
        </w:tc>
        <w:tc>
          <w:tcPr>
            <w:tcW w:w="795" w:type="dxa"/>
            <w:tcMar>
              <w:top w:w="20" w:type="dxa"/>
              <w:left w:w="20" w:type="dxa"/>
              <w:bottom w:w="100" w:type="dxa"/>
              <w:right w:w="20" w:type="dxa"/>
            </w:tcMar>
            <w:vAlign w:val="bottom"/>
          </w:tcPr>
          <w:p w14:paraId="1A48C588" w14:textId="77777777" w:rsidR="00C752E4" w:rsidRPr="007959EA" w:rsidRDefault="00C752E4" w:rsidP="00AF10E9">
            <w:pPr>
              <w:spacing w:line="276" w:lineRule="auto"/>
              <w:jc w:val="both"/>
              <w:rPr>
                <w:rFonts w:eastAsia="Arial"/>
              </w:rPr>
            </w:pPr>
            <w:r w:rsidRPr="007959EA">
              <w:rPr>
                <w:rFonts w:eastAsia="Arial"/>
              </w:rPr>
              <w:t>506</w:t>
            </w:r>
          </w:p>
        </w:tc>
        <w:tc>
          <w:tcPr>
            <w:tcW w:w="930" w:type="dxa"/>
            <w:tcMar>
              <w:top w:w="20" w:type="dxa"/>
              <w:left w:w="20" w:type="dxa"/>
              <w:bottom w:w="100" w:type="dxa"/>
              <w:right w:w="20" w:type="dxa"/>
            </w:tcMar>
            <w:vAlign w:val="bottom"/>
          </w:tcPr>
          <w:p w14:paraId="74CEA74D" w14:textId="77777777" w:rsidR="00C752E4" w:rsidRPr="007959EA" w:rsidRDefault="00C752E4" w:rsidP="00AF10E9">
            <w:pPr>
              <w:spacing w:line="276" w:lineRule="auto"/>
              <w:jc w:val="both"/>
              <w:rPr>
                <w:rFonts w:eastAsia="Arial"/>
              </w:rPr>
            </w:pPr>
            <w:r w:rsidRPr="007959EA">
              <w:rPr>
                <w:rFonts w:eastAsia="Arial"/>
              </w:rPr>
              <w:t>2239</w:t>
            </w:r>
          </w:p>
        </w:tc>
        <w:tc>
          <w:tcPr>
            <w:tcW w:w="750" w:type="dxa"/>
            <w:tcMar>
              <w:top w:w="20" w:type="dxa"/>
              <w:left w:w="20" w:type="dxa"/>
              <w:bottom w:w="100" w:type="dxa"/>
              <w:right w:w="20" w:type="dxa"/>
            </w:tcMar>
            <w:vAlign w:val="bottom"/>
          </w:tcPr>
          <w:p w14:paraId="36F53E51" w14:textId="77777777" w:rsidR="00C752E4" w:rsidRPr="007959EA" w:rsidRDefault="00C752E4" w:rsidP="00AF10E9">
            <w:pPr>
              <w:spacing w:line="276" w:lineRule="auto"/>
              <w:jc w:val="both"/>
              <w:rPr>
                <w:rFonts w:eastAsia="Arial"/>
              </w:rPr>
            </w:pPr>
            <w:r w:rsidRPr="007959EA">
              <w:rPr>
                <w:rFonts w:eastAsia="Arial"/>
              </w:rPr>
              <w:t>2.88</w:t>
            </w:r>
          </w:p>
        </w:tc>
        <w:tc>
          <w:tcPr>
            <w:tcW w:w="765" w:type="dxa"/>
            <w:tcMar>
              <w:top w:w="20" w:type="dxa"/>
              <w:left w:w="20" w:type="dxa"/>
              <w:bottom w:w="100" w:type="dxa"/>
              <w:right w:w="20" w:type="dxa"/>
            </w:tcMar>
            <w:vAlign w:val="bottom"/>
          </w:tcPr>
          <w:p w14:paraId="79648150" w14:textId="77777777" w:rsidR="00C752E4" w:rsidRPr="007959EA" w:rsidRDefault="00C752E4" w:rsidP="00AF10E9">
            <w:pPr>
              <w:spacing w:line="276" w:lineRule="auto"/>
              <w:jc w:val="both"/>
              <w:rPr>
                <w:rFonts w:eastAsia="Arial"/>
              </w:rPr>
            </w:pPr>
            <w:r w:rsidRPr="007959EA">
              <w:rPr>
                <w:rFonts w:eastAsia="Arial"/>
              </w:rPr>
              <w:t>4.42</w:t>
            </w:r>
          </w:p>
        </w:tc>
      </w:tr>
      <w:tr w:rsidR="00C752E4" w:rsidRPr="007959EA" w14:paraId="2752D5E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vAlign w:val="bottom"/>
          </w:tcPr>
          <w:p w14:paraId="6B3E101B" w14:textId="77777777" w:rsidR="00C752E4" w:rsidRPr="007959EA" w:rsidRDefault="00C752E4" w:rsidP="00AF10E9">
            <w:pPr>
              <w:spacing w:line="276" w:lineRule="auto"/>
              <w:jc w:val="both"/>
              <w:rPr>
                <w:rFonts w:eastAsia="Arial"/>
              </w:rPr>
            </w:pPr>
            <w:r w:rsidRPr="007959EA">
              <w:t>20 ppm lithium</w:t>
            </w:r>
          </w:p>
        </w:tc>
        <w:tc>
          <w:tcPr>
            <w:tcW w:w="765" w:type="dxa"/>
            <w:tcBorders>
              <w:top w:val="single" w:sz="8" w:space="0" w:color="000000"/>
              <w:left w:val="single" w:sz="8" w:space="0" w:color="000000"/>
              <w:bottom w:val="single" w:sz="8" w:space="0" w:color="000000"/>
              <w:right w:val="single" w:sz="8" w:space="0" w:color="000000"/>
            </w:tcBorders>
            <w:tcMar>
              <w:top w:w="0" w:type="dxa"/>
              <w:bottom w:w="0" w:type="dxa"/>
            </w:tcMar>
          </w:tcPr>
          <w:p w14:paraId="46FCC6A8" w14:textId="77777777" w:rsidR="00C752E4" w:rsidRPr="007959EA" w:rsidRDefault="00C752E4" w:rsidP="00AF10E9">
            <w:pPr>
              <w:spacing w:line="276" w:lineRule="auto"/>
              <w:jc w:val="both"/>
              <w:rPr>
                <w:rFonts w:eastAsia="Arial"/>
              </w:rPr>
            </w:pPr>
            <w:r w:rsidRPr="007959EA">
              <w:rPr>
                <w:rFonts w:eastAsia="Arial"/>
              </w:rPr>
              <w:t>19.72</w:t>
            </w:r>
          </w:p>
        </w:tc>
        <w:tc>
          <w:tcPr>
            <w:tcW w:w="825" w:type="dxa"/>
            <w:tcMar>
              <w:top w:w="20" w:type="dxa"/>
              <w:left w:w="20" w:type="dxa"/>
              <w:bottom w:w="100" w:type="dxa"/>
              <w:right w:w="20" w:type="dxa"/>
            </w:tcMar>
            <w:vAlign w:val="bottom"/>
          </w:tcPr>
          <w:p w14:paraId="6A5DF59E" w14:textId="77777777" w:rsidR="00C752E4" w:rsidRPr="007959EA" w:rsidRDefault="00C752E4" w:rsidP="00AF10E9">
            <w:pPr>
              <w:spacing w:line="276" w:lineRule="auto"/>
              <w:jc w:val="both"/>
              <w:rPr>
                <w:rFonts w:eastAsia="Arial"/>
              </w:rPr>
            </w:pPr>
            <w:r w:rsidRPr="007959EA">
              <w:rPr>
                <w:rFonts w:eastAsia="Arial"/>
              </w:rPr>
              <w:t>8.00</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1A49F64" w14:textId="77777777" w:rsidR="00C752E4" w:rsidRPr="007959EA" w:rsidRDefault="00C752E4" w:rsidP="00AF10E9">
            <w:pPr>
              <w:spacing w:line="276" w:lineRule="auto"/>
              <w:jc w:val="both"/>
              <w:rPr>
                <w:rFonts w:eastAsia="Arial"/>
              </w:rPr>
            </w:pPr>
            <w:r w:rsidRPr="007959EA">
              <w:rPr>
                <w:rFonts w:eastAsia="Arial"/>
              </w:rPr>
              <w:t>21</w:t>
            </w:r>
          </w:p>
        </w:tc>
        <w:tc>
          <w:tcPr>
            <w:tcW w:w="885" w:type="dxa"/>
            <w:tcBorders>
              <w:top w:val="single" w:sz="8" w:space="0" w:color="000000"/>
              <w:left w:val="single" w:sz="8" w:space="0" w:color="000000"/>
              <w:bottom w:val="single" w:sz="8" w:space="0" w:color="000000"/>
              <w:right w:val="single" w:sz="8" w:space="0" w:color="000000"/>
            </w:tcBorders>
            <w:tcMar>
              <w:top w:w="0" w:type="dxa"/>
              <w:bottom w:w="0" w:type="dxa"/>
            </w:tcMar>
          </w:tcPr>
          <w:p w14:paraId="138395E0" w14:textId="77777777" w:rsidR="00C752E4" w:rsidRPr="007959EA" w:rsidRDefault="00C752E4" w:rsidP="00AF10E9">
            <w:pPr>
              <w:spacing w:line="276" w:lineRule="auto"/>
              <w:jc w:val="both"/>
              <w:rPr>
                <w:rFonts w:eastAsia="Arial"/>
              </w:rPr>
            </w:pPr>
            <w:r w:rsidRPr="007959EA">
              <w:rPr>
                <w:rFonts w:eastAsia="Arial"/>
              </w:rPr>
              <w:t>2464</w:t>
            </w:r>
          </w:p>
        </w:tc>
        <w:tc>
          <w:tcPr>
            <w:tcW w:w="795" w:type="dxa"/>
            <w:tcMar>
              <w:top w:w="20" w:type="dxa"/>
              <w:left w:w="20" w:type="dxa"/>
              <w:bottom w:w="100" w:type="dxa"/>
              <w:right w:w="20" w:type="dxa"/>
            </w:tcMar>
            <w:vAlign w:val="bottom"/>
          </w:tcPr>
          <w:p w14:paraId="3A195DFC" w14:textId="77777777" w:rsidR="00C752E4" w:rsidRPr="007959EA" w:rsidRDefault="00C752E4" w:rsidP="00AF10E9">
            <w:pPr>
              <w:spacing w:line="276" w:lineRule="auto"/>
              <w:jc w:val="both"/>
              <w:rPr>
                <w:rFonts w:eastAsia="Arial"/>
              </w:rPr>
            </w:pPr>
            <w:r w:rsidRPr="007959EA">
              <w:rPr>
                <w:rFonts w:eastAsia="Arial"/>
              </w:rPr>
              <w:t>474</w:t>
            </w:r>
          </w:p>
        </w:tc>
        <w:tc>
          <w:tcPr>
            <w:tcW w:w="930" w:type="dxa"/>
            <w:tcMar>
              <w:top w:w="20" w:type="dxa"/>
              <w:left w:w="20" w:type="dxa"/>
              <w:bottom w:w="100" w:type="dxa"/>
              <w:right w:w="20" w:type="dxa"/>
            </w:tcMar>
            <w:vAlign w:val="bottom"/>
          </w:tcPr>
          <w:p w14:paraId="7A375B71" w14:textId="77777777" w:rsidR="00C752E4" w:rsidRPr="007959EA" w:rsidRDefault="00C752E4" w:rsidP="00AF10E9">
            <w:pPr>
              <w:spacing w:line="276" w:lineRule="auto"/>
              <w:jc w:val="both"/>
              <w:rPr>
                <w:rFonts w:eastAsia="Arial"/>
              </w:rPr>
            </w:pPr>
            <w:r w:rsidRPr="007959EA">
              <w:rPr>
                <w:rFonts w:eastAsia="Arial"/>
              </w:rPr>
              <w:t>2196</w:t>
            </w:r>
          </w:p>
        </w:tc>
        <w:tc>
          <w:tcPr>
            <w:tcW w:w="750" w:type="dxa"/>
            <w:tcMar>
              <w:top w:w="20" w:type="dxa"/>
              <w:left w:w="20" w:type="dxa"/>
              <w:bottom w:w="100" w:type="dxa"/>
              <w:right w:w="20" w:type="dxa"/>
            </w:tcMar>
            <w:vAlign w:val="bottom"/>
          </w:tcPr>
          <w:p w14:paraId="38BC0885" w14:textId="77777777" w:rsidR="00C752E4" w:rsidRPr="007959EA" w:rsidRDefault="00C752E4" w:rsidP="00AF10E9">
            <w:pPr>
              <w:spacing w:line="276" w:lineRule="auto"/>
              <w:jc w:val="both"/>
              <w:rPr>
                <w:rFonts w:eastAsia="Arial"/>
              </w:rPr>
            </w:pPr>
            <w:r w:rsidRPr="007959EA">
              <w:rPr>
                <w:rFonts w:eastAsia="Arial"/>
              </w:rPr>
              <w:t>2.95</w:t>
            </w:r>
          </w:p>
        </w:tc>
        <w:tc>
          <w:tcPr>
            <w:tcW w:w="765" w:type="dxa"/>
            <w:tcMar>
              <w:top w:w="20" w:type="dxa"/>
              <w:left w:w="20" w:type="dxa"/>
              <w:bottom w:w="100" w:type="dxa"/>
              <w:right w:w="20" w:type="dxa"/>
            </w:tcMar>
            <w:vAlign w:val="bottom"/>
          </w:tcPr>
          <w:p w14:paraId="209FA392" w14:textId="77777777" w:rsidR="00C752E4" w:rsidRPr="007959EA" w:rsidRDefault="00C752E4" w:rsidP="00AF10E9">
            <w:pPr>
              <w:spacing w:line="276" w:lineRule="auto"/>
              <w:jc w:val="both"/>
              <w:rPr>
                <w:rFonts w:eastAsia="Arial"/>
              </w:rPr>
            </w:pPr>
            <w:r w:rsidRPr="007959EA">
              <w:rPr>
                <w:rFonts w:eastAsia="Arial"/>
              </w:rPr>
              <w:t>4.53</w:t>
            </w:r>
          </w:p>
        </w:tc>
      </w:tr>
      <w:tr w:rsidR="00C752E4" w:rsidRPr="007959EA" w14:paraId="21CE4A52" w14:textId="77777777" w:rsidTr="00AF10E9">
        <w:trPr>
          <w:trHeight w:val="300"/>
        </w:trPr>
        <w:tc>
          <w:tcPr>
            <w:tcW w:w="8655" w:type="dxa"/>
            <w:gridSpan w:val="9"/>
            <w:tcBorders>
              <w:top w:val="single" w:sz="8" w:space="0" w:color="000000"/>
              <w:left w:val="single" w:sz="8" w:space="0" w:color="000000"/>
              <w:bottom w:val="single" w:sz="8" w:space="0" w:color="000000"/>
              <w:right w:val="single" w:sz="8" w:space="0" w:color="000000"/>
            </w:tcBorders>
            <w:tcMar>
              <w:top w:w="0" w:type="dxa"/>
              <w:bottom w:w="0" w:type="dxa"/>
            </w:tcMar>
          </w:tcPr>
          <w:p w14:paraId="2FE5E6A6" w14:textId="77777777" w:rsidR="00C752E4" w:rsidRPr="007959EA" w:rsidRDefault="00C752E4" w:rsidP="00AF10E9">
            <w:pPr>
              <w:spacing w:line="276" w:lineRule="auto"/>
              <w:jc w:val="center"/>
              <w:rPr>
                <w:rFonts w:eastAsia="Arial"/>
              </w:rPr>
            </w:pPr>
            <w:r w:rsidRPr="007959EA">
              <w:rPr>
                <w:rFonts w:eastAsia="Arial"/>
              </w:rPr>
              <w:t>Multiple drivers</w:t>
            </w:r>
          </w:p>
        </w:tc>
      </w:tr>
      <w:tr w:rsidR="00C752E4" w:rsidRPr="007959EA" w14:paraId="5C65859C"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0205E15E" w14:textId="77777777" w:rsidR="00C752E4" w:rsidRPr="007959EA" w:rsidRDefault="00C752E4" w:rsidP="00AF10E9">
            <w:pPr>
              <w:spacing w:line="276" w:lineRule="auto"/>
              <w:jc w:val="both"/>
              <w:rPr>
                <w:rFonts w:eastAsia="Arial"/>
              </w:rPr>
            </w:pPr>
            <w:r w:rsidRPr="007959EA">
              <w:rPr>
                <w:rFonts w:eastAsia="Arial"/>
              </w:rPr>
              <w:t>MT20pH8.1Li0.18</w:t>
            </w:r>
          </w:p>
        </w:tc>
        <w:tc>
          <w:tcPr>
            <w:tcW w:w="765" w:type="dxa"/>
            <w:tcMar>
              <w:top w:w="0" w:type="dxa"/>
              <w:left w:w="100" w:type="dxa"/>
              <w:bottom w:w="0" w:type="dxa"/>
              <w:right w:w="100" w:type="dxa"/>
            </w:tcMar>
            <w:vAlign w:val="bottom"/>
          </w:tcPr>
          <w:p w14:paraId="36A381C1" w14:textId="77777777" w:rsidR="00C752E4" w:rsidRPr="007959EA" w:rsidRDefault="00C752E4" w:rsidP="00AF10E9">
            <w:pPr>
              <w:spacing w:line="276" w:lineRule="auto"/>
              <w:jc w:val="right"/>
              <w:rPr>
                <w:rFonts w:eastAsia="Arial"/>
              </w:rPr>
            </w:pPr>
            <w:r w:rsidRPr="007959EA">
              <w:rPr>
                <w:rFonts w:eastAsia="Arial"/>
              </w:rPr>
              <w:t>20.8</w:t>
            </w:r>
          </w:p>
        </w:tc>
        <w:tc>
          <w:tcPr>
            <w:tcW w:w="825" w:type="dxa"/>
            <w:tcMar>
              <w:top w:w="20" w:type="dxa"/>
              <w:left w:w="20" w:type="dxa"/>
              <w:bottom w:w="100" w:type="dxa"/>
              <w:right w:w="20" w:type="dxa"/>
            </w:tcMar>
            <w:vAlign w:val="bottom"/>
          </w:tcPr>
          <w:p w14:paraId="39B5A235"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81C949D"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4B7DF7D8" w14:textId="77777777" w:rsidR="00C752E4" w:rsidRPr="007959EA" w:rsidRDefault="00C752E4" w:rsidP="00AF10E9">
            <w:pPr>
              <w:spacing w:line="276" w:lineRule="auto"/>
              <w:jc w:val="right"/>
              <w:rPr>
                <w:rFonts w:eastAsia="Arial"/>
              </w:rPr>
            </w:pPr>
            <w:r w:rsidRPr="007959EA">
              <w:rPr>
                <w:rFonts w:eastAsia="Arial"/>
              </w:rPr>
              <w:t>2512</w:t>
            </w:r>
          </w:p>
        </w:tc>
        <w:tc>
          <w:tcPr>
            <w:tcW w:w="795" w:type="dxa"/>
            <w:tcMar>
              <w:top w:w="20" w:type="dxa"/>
              <w:left w:w="20" w:type="dxa"/>
              <w:bottom w:w="100" w:type="dxa"/>
              <w:right w:w="20" w:type="dxa"/>
            </w:tcMar>
            <w:vAlign w:val="bottom"/>
          </w:tcPr>
          <w:p w14:paraId="3A99E4C6" w14:textId="77777777" w:rsidR="00C752E4" w:rsidRPr="007959EA" w:rsidRDefault="00C752E4" w:rsidP="00AF10E9">
            <w:pPr>
              <w:spacing w:line="276" w:lineRule="auto"/>
              <w:jc w:val="right"/>
              <w:rPr>
                <w:rFonts w:eastAsia="Arial"/>
              </w:rPr>
            </w:pPr>
            <w:r w:rsidRPr="007959EA">
              <w:rPr>
                <w:rFonts w:eastAsia="Arial"/>
              </w:rPr>
              <w:t>533</w:t>
            </w:r>
          </w:p>
        </w:tc>
        <w:tc>
          <w:tcPr>
            <w:tcW w:w="930" w:type="dxa"/>
            <w:tcMar>
              <w:top w:w="20" w:type="dxa"/>
              <w:left w:w="20" w:type="dxa"/>
              <w:bottom w:w="100" w:type="dxa"/>
              <w:right w:w="20" w:type="dxa"/>
            </w:tcMar>
            <w:vAlign w:val="bottom"/>
          </w:tcPr>
          <w:p w14:paraId="3CEA4876" w14:textId="77777777" w:rsidR="00C752E4" w:rsidRPr="007959EA" w:rsidRDefault="00C752E4" w:rsidP="00AF10E9">
            <w:pPr>
              <w:spacing w:line="276" w:lineRule="auto"/>
              <w:jc w:val="right"/>
              <w:rPr>
                <w:rFonts w:eastAsia="Arial"/>
              </w:rPr>
            </w:pPr>
            <w:r w:rsidRPr="007959EA">
              <w:rPr>
                <w:rFonts w:eastAsia="Arial"/>
              </w:rPr>
              <w:t>2256</w:t>
            </w:r>
          </w:p>
        </w:tc>
        <w:tc>
          <w:tcPr>
            <w:tcW w:w="750" w:type="dxa"/>
            <w:tcMar>
              <w:top w:w="20" w:type="dxa"/>
              <w:left w:w="20" w:type="dxa"/>
              <w:bottom w:w="100" w:type="dxa"/>
              <w:right w:w="20" w:type="dxa"/>
            </w:tcMar>
            <w:vAlign w:val="bottom"/>
          </w:tcPr>
          <w:p w14:paraId="02EAAA1E" w14:textId="77777777" w:rsidR="00C752E4" w:rsidRPr="007959EA" w:rsidRDefault="00C752E4" w:rsidP="00AF10E9">
            <w:pPr>
              <w:spacing w:line="276" w:lineRule="auto"/>
              <w:jc w:val="right"/>
              <w:rPr>
                <w:rFonts w:eastAsia="Arial"/>
              </w:rPr>
            </w:pPr>
            <w:r w:rsidRPr="007959EA">
              <w:rPr>
                <w:rFonts w:eastAsia="Arial"/>
              </w:rPr>
              <w:t>2.88</w:t>
            </w:r>
          </w:p>
        </w:tc>
        <w:tc>
          <w:tcPr>
            <w:tcW w:w="765" w:type="dxa"/>
            <w:tcMar>
              <w:top w:w="20" w:type="dxa"/>
              <w:left w:w="20" w:type="dxa"/>
              <w:bottom w:w="100" w:type="dxa"/>
              <w:right w:w="20" w:type="dxa"/>
            </w:tcMar>
            <w:vAlign w:val="bottom"/>
          </w:tcPr>
          <w:p w14:paraId="7F8CECCE" w14:textId="77777777" w:rsidR="00C752E4" w:rsidRPr="007959EA" w:rsidRDefault="00C752E4" w:rsidP="00AF10E9">
            <w:pPr>
              <w:spacing w:line="276" w:lineRule="auto"/>
              <w:jc w:val="right"/>
              <w:rPr>
                <w:rFonts w:eastAsia="Arial"/>
              </w:rPr>
            </w:pPr>
            <w:r w:rsidRPr="007959EA">
              <w:rPr>
                <w:rFonts w:eastAsia="Arial"/>
              </w:rPr>
              <w:t>4.40</w:t>
            </w:r>
          </w:p>
        </w:tc>
      </w:tr>
      <w:tr w:rsidR="00C752E4" w:rsidRPr="007959EA" w14:paraId="3CDBA45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C39C4C" w14:textId="77777777" w:rsidR="00C752E4" w:rsidRPr="007959EA" w:rsidRDefault="00C752E4" w:rsidP="00AF10E9">
            <w:pPr>
              <w:spacing w:line="276" w:lineRule="auto"/>
              <w:jc w:val="both"/>
              <w:rPr>
                <w:rFonts w:eastAsia="Arial"/>
              </w:rPr>
            </w:pPr>
            <w:r w:rsidRPr="007959EA">
              <w:rPr>
                <w:rFonts w:eastAsia="Arial"/>
              </w:rPr>
              <w:t>MT20pH7.7Li0.18</w:t>
            </w:r>
          </w:p>
        </w:tc>
        <w:tc>
          <w:tcPr>
            <w:tcW w:w="765" w:type="dxa"/>
            <w:tcMar>
              <w:top w:w="0" w:type="dxa"/>
              <w:left w:w="100" w:type="dxa"/>
              <w:bottom w:w="0" w:type="dxa"/>
              <w:right w:w="100" w:type="dxa"/>
            </w:tcMar>
            <w:vAlign w:val="bottom"/>
          </w:tcPr>
          <w:p w14:paraId="144FD54C"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55B6753D" w14:textId="77777777" w:rsidR="00C752E4" w:rsidRPr="007959EA" w:rsidRDefault="00C752E4" w:rsidP="00AF10E9">
            <w:pPr>
              <w:spacing w:line="276" w:lineRule="auto"/>
              <w:jc w:val="right"/>
              <w:rPr>
                <w:rFonts w:eastAsia="Arial"/>
              </w:rPr>
            </w:pPr>
            <w:r w:rsidRPr="007959EA">
              <w:rPr>
                <w:rFonts w:eastAsia="Arial"/>
              </w:rPr>
              <w:t>7.67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53BC7A94" w14:textId="77777777" w:rsidR="00C752E4" w:rsidRPr="007959EA" w:rsidRDefault="00C752E4" w:rsidP="00AF10E9">
            <w:pPr>
              <w:spacing w:line="276" w:lineRule="auto"/>
              <w:jc w:val="both"/>
              <w:rPr>
                <w:rFonts w:eastAsia="Arial"/>
              </w:rPr>
            </w:pPr>
            <w:r w:rsidRPr="007959EA">
              <w:rPr>
                <w:rFonts w:eastAsia="Arial"/>
              </w:rPr>
              <w:t>0.19</w:t>
            </w:r>
          </w:p>
        </w:tc>
        <w:tc>
          <w:tcPr>
            <w:tcW w:w="885" w:type="dxa"/>
            <w:tcMar>
              <w:top w:w="20" w:type="dxa"/>
              <w:left w:w="20" w:type="dxa"/>
              <w:bottom w:w="100" w:type="dxa"/>
              <w:right w:w="20" w:type="dxa"/>
            </w:tcMar>
            <w:vAlign w:val="bottom"/>
          </w:tcPr>
          <w:p w14:paraId="00B75C4E" w14:textId="77777777" w:rsidR="00C752E4" w:rsidRPr="007959EA" w:rsidRDefault="00C752E4" w:rsidP="00AF10E9">
            <w:pPr>
              <w:spacing w:line="276" w:lineRule="auto"/>
              <w:jc w:val="right"/>
              <w:rPr>
                <w:rFonts w:eastAsia="Arial"/>
              </w:rPr>
            </w:pPr>
            <w:r w:rsidRPr="007959EA">
              <w:rPr>
                <w:rFonts w:eastAsia="Arial"/>
              </w:rPr>
              <w:t>2497</w:t>
            </w:r>
          </w:p>
        </w:tc>
        <w:tc>
          <w:tcPr>
            <w:tcW w:w="795" w:type="dxa"/>
            <w:tcMar>
              <w:top w:w="20" w:type="dxa"/>
              <w:left w:w="20" w:type="dxa"/>
              <w:bottom w:w="100" w:type="dxa"/>
              <w:right w:w="20" w:type="dxa"/>
            </w:tcMar>
            <w:vAlign w:val="bottom"/>
          </w:tcPr>
          <w:p w14:paraId="155CDC54" w14:textId="77777777" w:rsidR="00C752E4" w:rsidRPr="007959EA" w:rsidRDefault="00C752E4" w:rsidP="00AF10E9">
            <w:pPr>
              <w:spacing w:line="276" w:lineRule="auto"/>
              <w:jc w:val="right"/>
              <w:rPr>
                <w:rFonts w:eastAsia="Arial"/>
              </w:rPr>
            </w:pPr>
            <w:r w:rsidRPr="007959EA">
              <w:rPr>
                <w:rFonts w:eastAsia="Arial"/>
              </w:rPr>
              <w:t>1149</w:t>
            </w:r>
          </w:p>
        </w:tc>
        <w:tc>
          <w:tcPr>
            <w:tcW w:w="930" w:type="dxa"/>
            <w:tcMar>
              <w:top w:w="20" w:type="dxa"/>
              <w:left w:w="20" w:type="dxa"/>
              <w:bottom w:w="100" w:type="dxa"/>
              <w:right w:w="20" w:type="dxa"/>
            </w:tcMar>
            <w:vAlign w:val="bottom"/>
          </w:tcPr>
          <w:p w14:paraId="267D3AA4" w14:textId="77777777" w:rsidR="00C752E4" w:rsidRPr="007959EA" w:rsidRDefault="00C752E4" w:rsidP="00AF10E9">
            <w:pPr>
              <w:spacing w:line="276" w:lineRule="auto"/>
              <w:jc w:val="right"/>
              <w:rPr>
                <w:rFonts w:eastAsia="Arial"/>
              </w:rPr>
            </w:pPr>
            <w:r w:rsidRPr="007959EA">
              <w:rPr>
                <w:rFonts w:eastAsia="Arial"/>
              </w:rPr>
              <w:t>2383</w:t>
            </w:r>
          </w:p>
        </w:tc>
        <w:tc>
          <w:tcPr>
            <w:tcW w:w="750" w:type="dxa"/>
            <w:tcMar>
              <w:top w:w="20" w:type="dxa"/>
              <w:left w:w="20" w:type="dxa"/>
              <w:bottom w:w="100" w:type="dxa"/>
              <w:right w:w="20" w:type="dxa"/>
            </w:tcMar>
            <w:vAlign w:val="bottom"/>
          </w:tcPr>
          <w:p w14:paraId="2D3F666E" w14:textId="77777777" w:rsidR="00C752E4" w:rsidRPr="007959EA" w:rsidRDefault="00C752E4" w:rsidP="00AF10E9">
            <w:pPr>
              <w:spacing w:line="276" w:lineRule="auto"/>
              <w:jc w:val="right"/>
              <w:rPr>
                <w:rFonts w:eastAsia="Arial"/>
              </w:rPr>
            </w:pPr>
            <w:r w:rsidRPr="007959EA">
              <w:rPr>
                <w:rFonts w:eastAsia="Arial"/>
              </w:rPr>
              <w:t>1.58</w:t>
            </w:r>
          </w:p>
        </w:tc>
        <w:tc>
          <w:tcPr>
            <w:tcW w:w="765" w:type="dxa"/>
            <w:tcMar>
              <w:top w:w="20" w:type="dxa"/>
              <w:left w:w="20" w:type="dxa"/>
              <w:bottom w:w="100" w:type="dxa"/>
              <w:right w:w="20" w:type="dxa"/>
            </w:tcMar>
            <w:vAlign w:val="bottom"/>
          </w:tcPr>
          <w:p w14:paraId="744958AC" w14:textId="77777777" w:rsidR="00C752E4" w:rsidRPr="007959EA" w:rsidRDefault="00C752E4" w:rsidP="00AF10E9">
            <w:pPr>
              <w:spacing w:line="276" w:lineRule="auto"/>
              <w:jc w:val="right"/>
              <w:rPr>
                <w:rFonts w:eastAsia="Arial"/>
              </w:rPr>
            </w:pPr>
            <w:r w:rsidRPr="007959EA">
              <w:rPr>
                <w:rFonts w:eastAsia="Arial"/>
              </w:rPr>
              <w:t>2.42</w:t>
            </w:r>
          </w:p>
        </w:tc>
      </w:tr>
      <w:tr w:rsidR="00C752E4" w:rsidRPr="007959EA" w14:paraId="7032C19A"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13CD51B" w14:textId="77777777" w:rsidR="00C752E4" w:rsidRPr="007959EA" w:rsidRDefault="00C752E4" w:rsidP="00AF10E9">
            <w:pPr>
              <w:spacing w:line="276" w:lineRule="auto"/>
              <w:jc w:val="both"/>
              <w:rPr>
                <w:rFonts w:eastAsia="Arial"/>
              </w:rPr>
            </w:pPr>
            <w:r w:rsidRPr="007959EA">
              <w:rPr>
                <w:rFonts w:eastAsia="Arial"/>
              </w:rPr>
              <w:t>MT20pH8.1Li7</w:t>
            </w:r>
          </w:p>
        </w:tc>
        <w:tc>
          <w:tcPr>
            <w:tcW w:w="765" w:type="dxa"/>
            <w:tcMar>
              <w:top w:w="0" w:type="dxa"/>
              <w:left w:w="100" w:type="dxa"/>
              <w:bottom w:w="0" w:type="dxa"/>
              <w:right w:w="100" w:type="dxa"/>
            </w:tcMar>
            <w:vAlign w:val="bottom"/>
          </w:tcPr>
          <w:p w14:paraId="25C8406E" w14:textId="77777777" w:rsidR="00C752E4" w:rsidRPr="007959EA" w:rsidRDefault="00C752E4" w:rsidP="00AF10E9">
            <w:pPr>
              <w:spacing w:line="276" w:lineRule="auto"/>
              <w:jc w:val="right"/>
              <w:rPr>
                <w:rFonts w:eastAsia="Arial"/>
              </w:rPr>
            </w:pPr>
            <w:r w:rsidRPr="007959EA">
              <w:rPr>
                <w:rFonts w:eastAsia="Arial"/>
              </w:rPr>
              <w:t>20.6</w:t>
            </w:r>
          </w:p>
        </w:tc>
        <w:tc>
          <w:tcPr>
            <w:tcW w:w="825" w:type="dxa"/>
            <w:tcMar>
              <w:top w:w="20" w:type="dxa"/>
              <w:left w:w="20" w:type="dxa"/>
              <w:bottom w:w="100" w:type="dxa"/>
              <w:right w:w="20" w:type="dxa"/>
            </w:tcMar>
            <w:vAlign w:val="bottom"/>
          </w:tcPr>
          <w:p w14:paraId="0E5C8AB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0F423E4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7B5C4C02" w14:textId="77777777" w:rsidR="00C752E4" w:rsidRPr="007959EA" w:rsidRDefault="00C752E4" w:rsidP="00AF10E9">
            <w:pPr>
              <w:spacing w:line="276" w:lineRule="auto"/>
              <w:jc w:val="right"/>
              <w:rPr>
                <w:rFonts w:eastAsia="Arial"/>
              </w:rPr>
            </w:pPr>
            <w:r w:rsidRPr="007959EA">
              <w:rPr>
                <w:rFonts w:eastAsia="Arial"/>
              </w:rPr>
              <w:t>2482</w:t>
            </w:r>
          </w:p>
        </w:tc>
        <w:tc>
          <w:tcPr>
            <w:tcW w:w="795" w:type="dxa"/>
            <w:tcMar>
              <w:top w:w="20" w:type="dxa"/>
              <w:left w:w="20" w:type="dxa"/>
              <w:bottom w:w="100" w:type="dxa"/>
              <w:right w:w="20" w:type="dxa"/>
            </w:tcMar>
            <w:vAlign w:val="bottom"/>
          </w:tcPr>
          <w:p w14:paraId="1EDCF299" w14:textId="77777777" w:rsidR="00C752E4" w:rsidRPr="007959EA" w:rsidRDefault="00C752E4" w:rsidP="00AF10E9">
            <w:pPr>
              <w:spacing w:line="276" w:lineRule="auto"/>
              <w:jc w:val="right"/>
              <w:rPr>
                <w:rFonts w:eastAsia="Arial"/>
              </w:rPr>
            </w:pPr>
            <w:r w:rsidRPr="007959EA">
              <w:rPr>
                <w:rFonts w:eastAsia="Arial"/>
              </w:rPr>
              <w:t>523</w:t>
            </w:r>
          </w:p>
        </w:tc>
        <w:tc>
          <w:tcPr>
            <w:tcW w:w="930" w:type="dxa"/>
            <w:tcMar>
              <w:top w:w="20" w:type="dxa"/>
              <w:left w:w="20" w:type="dxa"/>
              <w:bottom w:w="100" w:type="dxa"/>
              <w:right w:w="20" w:type="dxa"/>
            </w:tcMar>
            <w:vAlign w:val="bottom"/>
          </w:tcPr>
          <w:p w14:paraId="1D539374" w14:textId="77777777" w:rsidR="00C752E4" w:rsidRPr="007959EA" w:rsidRDefault="00C752E4" w:rsidP="00AF10E9">
            <w:pPr>
              <w:spacing w:line="276" w:lineRule="auto"/>
              <w:jc w:val="right"/>
              <w:rPr>
                <w:rFonts w:eastAsia="Arial"/>
              </w:rPr>
            </w:pPr>
            <w:r w:rsidRPr="007959EA">
              <w:rPr>
                <w:rFonts w:eastAsia="Arial"/>
              </w:rPr>
              <w:t>2229</w:t>
            </w:r>
          </w:p>
        </w:tc>
        <w:tc>
          <w:tcPr>
            <w:tcW w:w="750" w:type="dxa"/>
            <w:tcMar>
              <w:top w:w="20" w:type="dxa"/>
              <w:left w:w="20" w:type="dxa"/>
              <w:bottom w:w="100" w:type="dxa"/>
              <w:right w:w="20" w:type="dxa"/>
            </w:tcMar>
            <w:vAlign w:val="bottom"/>
          </w:tcPr>
          <w:p w14:paraId="2A4C81A3" w14:textId="77777777" w:rsidR="00C752E4" w:rsidRPr="007959EA" w:rsidRDefault="00C752E4" w:rsidP="00AF10E9">
            <w:pPr>
              <w:spacing w:line="276" w:lineRule="auto"/>
              <w:jc w:val="right"/>
              <w:rPr>
                <w:rFonts w:eastAsia="Arial"/>
              </w:rPr>
            </w:pPr>
            <w:r w:rsidRPr="007959EA">
              <w:rPr>
                <w:rFonts w:eastAsia="Arial"/>
              </w:rPr>
              <w:t>2.83</w:t>
            </w:r>
          </w:p>
        </w:tc>
        <w:tc>
          <w:tcPr>
            <w:tcW w:w="765" w:type="dxa"/>
            <w:tcMar>
              <w:top w:w="20" w:type="dxa"/>
              <w:left w:w="20" w:type="dxa"/>
              <w:bottom w:w="100" w:type="dxa"/>
              <w:right w:w="20" w:type="dxa"/>
            </w:tcMar>
            <w:vAlign w:val="bottom"/>
          </w:tcPr>
          <w:p w14:paraId="54162268" w14:textId="77777777" w:rsidR="00C752E4" w:rsidRPr="007959EA" w:rsidRDefault="00C752E4" w:rsidP="00AF10E9">
            <w:pPr>
              <w:spacing w:line="276" w:lineRule="auto"/>
              <w:jc w:val="right"/>
              <w:rPr>
                <w:rFonts w:eastAsia="Arial"/>
              </w:rPr>
            </w:pPr>
            <w:r w:rsidRPr="007959EA">
              <w:rPr>
                <w:rFonts w:eastAsia="Arial"/>
              </w:rPr>
              <w:t>4.33</w:t>
            </w:r>
          </w:p>
        </w:tc>
      </w:tr>
      <w:tr w:rsidR="00C752E4" w:rsidRPr="007959EA" w14:paraId="62D548FD"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663A1845" w14:textId="77777777" w:rsidR="00C752E4" w:rsidRPr="007959EA" w:rsidRDefault="00C752E4" w:rsidP="00AF10E9">
            <w:pPr>
              <w:spacing w:line="276" w:lineRule="auto"/>
              <w:jc w:val="both"/>
              <w:rPr>
                <w:rFonts w:eastAsia="Arial"/>
              </w:rPr>
            </w:pPr>
            <w:r w:rsidRPr="007959EA">
              <w:rPr>
                <w:rFonts w:eastAsia="Arial"/>
              </w:rPr>
              <w:t>MT20pH7.7Li7</w:t>
            </w:r>
          </w:p>
        </w:tc>
        <w:tc>
          <w:tcPr>
            <w:tcW w:w="765" w:type="dxa"/>
            <w:tcMar>
              <w:top w:w="0" w:type="dxa"/>
              <w:left w:w="100" w:type="dxa"/>
              <w:bottom w:w="0" w:type="dxa"/>
              <w:right w:w="100" w:type="dxa"/>
            </w:tcMar>
            <w:vAlign w:val="bottom"/>
          </w:tcPr>
          <w:p w14:paraId="5DC1FB7C" w14:textId="77777777" w:rsidR="00C752E4" w:rsidRPr="007959EA" w:rsidRDefault="00C752E4" w:rsidP="00AF10E9">
            <w:pPr>
              <w:spacing w:line="276" w:lineRule="auto"/>
              <w:jc w:val="right"/>
              <w:rPr>
                <w:rFonts w:eastAsia="Arial"/>
              </w:rPr>
            </w:pPr>
            <w:r w:rsidRPr="007959EA">
              <w:rPr>
                <w:rFonts w:eastAsia="Arial"/>
              </w:rPr>
              <w:t>20.7</w:t>
            </w:r>
          </w:p>
        </w:tc>
        <w:tc>
          <w:tcPr>
            <w:tcW w:w="825" w:type="dxa"/>
            <w:tcMar>
              <w:top w:w="20" w:type="dxa"/>
              <w:left w:w="20" w:type="dxa"/>
              <w:bottom w:w="100" w:type="dxa"/>
              <w:right w:w="20" w:type="dxa"/>
            </w:tcMar>
            <w:vAlign w:val="bottom"/>
          </w:tcPr>
          <w:p w14:paraId="75D9BDE1" w14:textId="77777777" w:rsidR="00C752E4" w:rsidRPr="007959EA" w:rsidRDefault="00C752E4" w:rsidP="00AF10E9">
            <w:pPr>
              <w:spacing w:line="276" w:lineRule="auto"/>
              <w:jc w:val="right"/>
              <w:rPr>
                <w:rFonts w:eastAsia="Arial"/>
              </w:rPr>
            </w:pPr>
            <w:r w:rsidRPr="007959EA">
              <w:rPr>
                <w:rFonts w:eastAsia="Arial"/>
              </w:rPr>
              <w:t>7.69</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3D5647EA"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3211BA7E" w14:textId="77777777" w:rsidR="00C752E4" w:rsidRPr="007959EA" w:rsidRDefault="00C752E4" w:rsidP="00AF10E9">
            <w:pPr>
              <w:spacing w:line="276" w:lineRule="auto"/>
              <w:jc w:val="right"/>
              <w:rPr>
                <w:rFonts w:eastAsia="Arial"/>
              </w:rPr>
            </w:pPr>
            <w:r w:rsidRPr="007959EA">
              <w:rPr>
                <w:rFonts w:eastAsia="Arial"/>
              </w:rPr>
              <w:t>2471</w:t>
            </w:r>
          </w:p>
        </w:tc>
        <w:tc>
          <w:tcPr>
            <w:tcW w:w="795" w:type="dxa"/>
            <w:tcMar>
              <w:top w:w="20" w:type="dxa"/>
              <w:left w:w="20" w:type="dxa"/>
              <w:bottom w:w="100" w:type="dxa"/>
              <w:right w:w="20" w:type="dxa"/>
            </w:tcMar>
            <w:vAlign w:val="bottom"/>
          </w:tcPr>
          <w:p w14:paraId="6D2C4F7C" w14:textId="77777777" w:rsidR="00C752E4" w:rsidRPr="007959EA" w:rsidRDefault="00C752E4" w:rsidP="00AF10E9">
            <w:pPr>
              <w:spacing w:line="276" w:lineRule="auto"/>
              <w:jc w:val="right"/>
              <w:rPr>
                <w:rFonts w:eastAsia="Arial"/>
              </w:rPr>
            </w:pPr>
            <w:r w:rsidRPr="007959EA">
              <w:rPr>
                <w:rFonts w:eastAsia="Arial"/>
              </w:rPr>
              <w:t>1091</w:t>
            </w:r>
          </w:p>
        </w:tc>
        <w:tc>
          <w:tcPr>
            <w:tcW w:w="930" w:type="dxa"/>
            <w:tcMar>
              <w:top w:w="20" w:type="dxa"/>
              <w:left w:w="20" w:type="dxa"/>
              <w:bottom w:w="100" w:type="dxa"/>
              <w:right w:w="20" w:type="dxa"/>
            </w:tcMar>
            <w:vAlign w:val="bottom"/>
          </w:tcPr>
          <w:p w14:paraId="57F22E79" w14:textId="77777777" w:rsidR="00C752E4" w:rsidRPr="007959EA" w:rsidRDefault="00C752E4" w:rsidP="00AF10E9">
            <w:pPr>
              <w:spacing w:line="276" w:lineRule="auto"/>
              <w:jc w:val="right"/>
              <w:rPr>
                <w:rFonts w:eastAsia="Arial"/>
              </w:rPr>
            </w:pPr>
            <w:r w:rsidRPr="007959EA">
              <w:rPr>
                <w:rFonts w:eastAsia="Arial"/>
              </w:rPr>
              <w:t>2350</w:t>
            </w:r>
          </w:p>
        </w:tc>
        <w:tc>
          <w:tcPr>
            <w:tcW w:w="750" w:type="dxa"/>
            <w:tcMar>
              <w:top w:w="20" w:type="dxa"/>
              <w:left w:w="20" w:type="dxa"/>
              <w:bottom w:w="100" w:type="dxa"/>
              <w:right w:w="20" w:type="dxa"/>
            </w:tcMar>
            <w:vAlign w:val="bottom"/>
          </w:tcPr>
          <w:p w14:paraId="00EDBD7D" w14:textId="77777777" w:rsidR="00C752E4" w:rsidRPr="007959EA" w:rsidRDefault="00C752E4" w:rsidP="00AF10E9">
            <w:pPr>
              <w:spacing w:line="276" w:lineRule="auto"/>
              <w:jc w:val="right"/>
              <w:rPr>
                <w:rFonts w:eastAsia="Arial"/>
              </w:rPr>
            </w:pPr>
            <w:r w:rsidRPr="007959EA">
              <w:rPr>
                <w:rFonts w:eastAsia="Arial"/>
              </w:rPr>
              <w:t>1.62</w:t>
            </w:r>
          </w:p>
        </w:tc>
        <w:tc>
          <w:tcPr>
            <w:tcW w:w="765" w:type="dxa"/>
            <w:tcMar>
              <w:top w:w="20" w:type="dxa"/>
              <w:left w:w="20" w:type="dxa"/>
              <w:bottom w:w="100" w:type="dxa"/>
              <w:right w:w="20" w:type="dxa"/>
            </w:tcMar>
            <w:vAlign w:val="bottom"/>
          </w:tcPr>
          <w:p w14:paraId="3B8B1C9B" w14:textId="77777777" w:rsidR="00C752E4" w:rsidRPr="007959EA" w:rsidRDefault="00C752E4" w:rsidP="00AF10E9">
            <w:pPr>
              <w:spacing w:line="276" w:lineRule="auto"/>
              <w:jc w:val="right"/>
              <w:rPr>
                <w:rFonts w:eastAsia="Arial"/>
              </w:rPr>
            </w:pPr>
            <w:r w:rsidRPr="007959EA">
              <w:rPr>
                <w:rFonts w:eastAsia="Arial"/>
              </w:rPr>
              <w:t>2.48</w:t>
            </w:r>
          </w:p>
        </w:tc>
      </w:tr>
      <w:tr w:rsidR="00C752E4" w:rsidRPr="007959EA" w14:paraId="1296E7E4"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2B5DFFAF" w14:textId="77777777" w:rsidR="00C752E4" w:rsidRPr="007959EA" w:rsidRDefault="00C752E4" w:rsidP="00AF10E9">
            <w:pPr>
              <w:spacing w:line="276" w:lineRule="auto"/>
              <w:jc w:val="both"/>
              <w:rPr>
                <w:rFonts w:eastAsia="Arial"/>
              </w:rPr>
            </w:pPr>
            <w:r w:rsidRPr="007959EA">
              <w:rPr>
                <w:rFonts w:eastAsia="Arial"/>
              </w:rPr>
              <w:t>MT24pH8.1Li0.18</w:t>
            </w:r>
          </w:p>
        </w:tc>
        <w:tc>
          <w:tcPr>
            <w:tcW w:w="765" w:type="dxa"/>
            <w:tcMar>
              <w:top w:w="0" w:type="dxa"/>
              <w:left w:w="100" w:type="dxa"/>
              <w:bottom w:w="0" w:type="dxa"/>
              <w:right w:w="100" w:type="dxa"/>
            </w:tcMar>
            <w:vAlign w:val="bottom"/>
          </w:tcPr>
          <w:p w14:paraId="50269405"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73096D8A"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BBC2C49"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0CFBCE9B" w14:textId="77777777" w:rsidR="00C752E4" w:rsidRPr="007959EA" w:rsidRDefault="00C752E4" w:rsidP="00AF10E9">
            <w:pPr>
              <w:spacing w:line="276" w:lineRule="auto"/>
              <w:jc w:val="right"/>
              <w:rPr>
                <w:rFonts w:eastAsia="Arial"/>
              </w:rPr>
            </w:pPr>
            <w:r w:rsidRPr="007959EA">
              <w:rPr>
                <w:rFonts w:eastAsia="Arial"/>
              </w:rPr>
              <w:t>2496</w:t>
            </w:r>
          </w:p>
        </w:tc>
        <w:tc>
          <w:tcPr>
            <w:tcW w:w="795" w:type="dxa"/>
            <w:tcMar>
              <w:top w:w="20" w:type="dxa"/>
              <w:left w:w="20" w:type="dxa"/>
              <w:bottom w:w="100" w:type="dxa"/>
              <w:right w:w="20" w:type="dxa"/>
            </w:tcMar>
            <w:vAlign w:val="bottom"/>
          </w:tcPr>
          <w:p w14:paraId="3331BADE" w14:textId="77777777" w:rsidR="00C752E4" w:rsidRPr="007959EA" w:rsidRDefault="00C752E4" w:rsidP="00AF10E9">
            <w:pPr>
              <w:spacing w:line="276" w:lineRule="auto"/>
              <w:jc w:val="right"/>
              <w:rPr>
                <w:rFonts w:eastAsia="Arial"/>
              </w:rPr>
            </w:pPr>
            <w:r w:rsidRPr="007959EA">
              <w:rPr>
                <w:rFonts w:eastAsia="Arial"/>
              </w:rPr>
              <w:t>528</w:t>
            </w:r>
          </w:p>
        </w:tc>
        <w:tc>
          <w:tcPr>
            <w:tcW w:w="930" w:type="dxa"/>
            <w:tcMar>
              <w:top w:w="20" w:type="dxa"/>
              <w:left w:w="20" w:type="dxa"/>
              <w:bottom w:w="100" w:type="dxa"/>
              <w:right w:w="20" w:type="dxa"/>
            </w:tcMar>
            <w:vAlign w:val="bottom"/>
          </w:tcPr>
          <w:p w14:paraId="15DAB716" w14:textId="77777777" w:rsidR="00C752E4" w:rsidRPr="007959EA" w:rsidRDefault="00C752E4" w:rsidP="00AF10E9">
            <w:pPr>
              <w:spacing w:line="276" w:lineRule="auto"/>
              <w:jc w:val="right"/>
              <w:rPr>
                <w:rFonts w:eastAsia="Arial"/>
              </w:rPr>
            </w:pPr>
            <w:r w:rsidRPr="007959EA">
              <w:rPr>
                <w:rFonts w:eastAsia="Arial"/>
              </w:rPr>
              <w:t>2201</w:t>
            </w:r>
          </w:p>
        </w:tc>
        <w:tc>
          <w:tcPr>
            <w:tcW w:w="750" w:type="dxa"/>
            <w:tcMar>
              <w:top w:w="20" w:type="dxa"/>
              <w:left w:w="20" w:type="dxa"/>
              <w:bottom w:w="100" w:type="dxa"/>
              <w:right w:w="20" w:type="dxa"/>
            </w:tcMar>
            <w:vAlign w:val="bottom"/>
          </w:tcPr>
          <w:p w14:paraId="02AE71B5" w14:textId="77777777" w:rsidR="00C752E4" w:rsidRPr="007959EA" w:rsidRDefault="00C752E4" w:rsidP="00AF10E9">
            <w:pPr>
              <w:spacing w:line="276" w:lineRule="auto"/>
              <w:jc w:val="right"/>
              <w:rPr>
                <w:rFonts w:eastAsia="Arial"/>
              </w:rPr>
            </w:pPr>
            <w:r w:rsidRPr="007959EA">
              <w:rPr>
                <w:rFonts w:eastAsia="Arial"/>
              </w:rPr>
              <w:t>3.34</w:t>
            </w:r>
          </w:p>
        </w:tc>
        <w:tc>
          <w:tcPr>
            <w:tcW w:w="765" w:type="dxa"/>
            <w:tcMar>
              <w:top w:w="20" w:type="dxa"/>
              <w:left w:w="20" w:type="dxa"/>
              <w:bottom w:w="100" w:type="dxa"/>
              <w:right w:w="20" w:type="dxa"/>
            </w:tcMar>
            <w:vAlign w:val="bottom"/>
          </w:tcPr>
          <w:p w14:paraId="794CCE65" w14:textId="77777777" w:rsidR="00C752E4" w:rsidRPr="007959EA" w:rsidRDefault="00C752E4" w:rsidP="00AF10E9">
            <w:pPr>
              <w:spacing w:line="276" w:lineRule="auto"/>
              <w:jc w:val="right"/>
              <w:rPr>
                <w:rFonts w:eastAsia="Arial"/>
              </w:rPr>
            </w:pPr>
            <w:r w:rsidRPr="007959EA">
              <w:rPr>
                <w:rFonts w:eastAsia="Arial"/>
              </w:rPr>
              <w:t>5.04</w:t>
            </w:r>
          </w:p>
        </w:tc>
      </w:tr>
      <w:tr w:rsidR="00C752E4" w:rsidRPr="007959EA" w14:paraId="5FFB3CD8"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4ACF26" w14:textId="77777777" w:rsidR="00C752E4" w:rsidRPr="007959EA" w:rsidRDefault="00C752E4" w:rsidP="00AF10E9">
            <w:pPr>
              <w:spacing w:line="276" w:lineRule="auto"/>
              <w:jc w:val="both"/>
              <w:rPr>
                <w:rFonts w:eastAsia="Arial"/>
              </w:rPr>
            </w:pPr>
            <w:r w:rsidRPr="007959EA">
              <w:rPr>
                <w:rFonts w:eastAsia="Arial"/>
              </w:rPr>
              <w:t>MT24pH7.7Li0.18</w:t>
            </w:r>
          </w:p>
        </w:tc>
        <w:tc>
          <w:tcPr>
            <w:tcW w:w="765" w:type="dxa"/>
            <w:tcMar>
              <w:top w:w="0" w:type="dxa"/>
              <w:left w:w="100" w:type="dxa"/>
              <w:bottom w:w="0" w:type="dxa"/>
              <w:right w:w="100" w:type="dxa"/>
            </w:tcMar>
            <w:vAlign w:val="bottom"/>
          </w:tcPr>
          <w:p w14:paraId="4AF9BCEC" w14:textId="77777777" w:rsidR="00C752E4" w:rsidRPr="007959EA" w:rsidRDefault="00C752E4" w:rsidP="00AF10E9">
            <w:pPr>
              <w:spacing w:line="276" w:lineRule="auto"/>
              <w:jc w:val="right"/>
              <w:rPr>
                <w:rFonts w:eastAsia="Arial"/>
              </w:rPr>
            </w:pPr>
            <w:r w:rsidRPr="007959EA">
              <w:rPr>
                <w:rFonts w:eastAsia="Arial"/>
              </w:rPr>
              <w:t>25.5</w:t>
            </w:r>
          </w:p>
        </w:tc>
        <w:tc>
          <w:tcPr>
            <w:tcW w:w="825" w:type="dxa"/>
            <w:tcMar>
              <w:top w:w="20" w:type="dxa"/>
              <w:left w:w="20" w:type="dxa"/>
              <w:bottom w:w="100" w:type="dxa"/>
              <w:right w:w="20" w:type="dxa"/>
            </w:tcMar>
            <w:vAlign w:val="bottom"/>
          </w:tcPr>
          <w:p w14:paraId="69D17496"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237289F1" w14:textId="77777777" w:rsidR="00C752E4" w:rsidRPr="007959EA" w:rsidRDefault="00C752E4" w:rsidP="00AF10E9">
            <w:pPr>
              <w:spacing w:line="276" w:lineRule="auto"/>
              <w:jc w:val="both"/>
              <w:rPr>
                <w:rFonts w:eastAsia="Arial"/>
              </w:rPr>
            </w:pPr>
            <w:r w:rsidRPr="007959EA">
              <w:rPr>
                <w:rFonts w:eastAsia="Arial"/>
              </w:rPr>
              <w:t>0.18</w:t>
            </w:r>
          </w:p>
        </w:tc>
        <w:tc>
          <w:tcPr>
            <w:tcW w:w="885" w:type="dxa"/>
            <w:tcMar>
              <w:top w:w="20" w:type="dxa"/>
              <w:left w:w="20" w:type="dxa"/>
              <w:bottom w:w="100" w:type="dxa"/>
              <w:right w:w="20" w:type="dxa"/>
            </w:tcMar>
            <w:vAlign w:val="bottom"/>
          </w:tcPr>
          <w:p w14:paraId="7C22A828" w14:textId="77777777" w:rsidR="00C752E4" w:rsidRPr="007959EA" w:rsidRDefault="00C752E4" w:rsidP="00AF10E9">
            <w:pPr>
              <w:spacing w:line="276" w:lineRule="auto"/>
              <w:jc w:val="right"/>
              <w:rPr>
                <w:rFonts w:eastAsia="Arial"/>
              </w:rPr>
            </w:pPr>
            <w:r w:rsidRPr="007959EA">
              <w:rPr>
                <w:rFonts w:eastAsia="Arial"/>
              </w:rPr>
              <w:t>2505</w:t>
            </w:r>
          </w:p>
        </w:tc>
        <w:tc>
          <w:tcPr>
            <w:tcW w:w="795" w:type="dxa"/>
            <w:tcMar>
              <w:top w:w="20" w:type="dxa"/>
              <w:left w:w="20" w:type="dxa"/>
              <w:bottom w:w="100" w:type="dxa"/>
              <w:right w:w="20" w:type="dxa"/>
            </w:tcMar>
            <w:vAlign w:val="bottom"/>
          </w:tcPr>
          <w:p w14:paraId="5899FCEB" w14:textId="77777777" w:rsidR="00C752E4" w:rsidRPr="007959EA" w:rsidRDefault="00C752E4" w:rsidP="00AF10E9">
            <w:pPr>
              <w:spacing w:line="276" w:lineRule="auto"/>
              <w:jc w:val="right"/>
              <w:rPr>
                <w:rFonts w:eastAsia="Arial"/>
              </w:rPr>
            </w:pPr>
            <w:r w:rsidRPr="007959EA">
              <w:rPr>
                <w:rFonts w:eastAsia="Arial"/>
              </w:rPr>
              <w:t>935</w:t>
            </w:r>
          </w:p>
        </w:tc>
        <w:tc>
          <w:tcPr>
            <w:tcW w:w="930" w:type="dxa"/>
            <w:tcMar>
              <w:top w:w="20" w:type="dxa"/>
              <w:left w:w="20" w:type="dxa"/>
              <w:bottom w:w="100" w:type="dxa"/>
              <w:right w:w="20" w:type="dxa"/>
            </w:tcMar>
            <w:vAlign w:val="bottom"/>
          </w:tcPr>
          <w:p w14:paraId="26889CEA" w14:textId="77777777" w:rsidR="00C752E4" w:rsidRPr="007959EA" w:rsidRDefault="00C752E4" w:rsidP="00AF10E9">
            <w:pPr>
              <w:spacing w:line="276" w:lineRule="auto"/>
              <w:jc w:val="right"/>
              <w:rPr>
                <w:rFonts w:eastAsia="Arial"/>
              </w:rPr>
            </w:pPr>
            <w:r w:rsidRPr="007959EA">
              <w:rPr>
                <w:rFonts w:eastAsia="Arial"/>
              </w:rPr>
              <w:t>2323</w:t>
            </w:r>
          </w:p>
        </w:tc>
        <w:tc>
          <w:tcPr>
            <w:tcW w:w="750" w:type="dxa"/>
            <w:tcMar>
              <w:top w:w="20" w:type="dxa"/>
              <w:left w:w="20" w:type="dxa"/>
              <w:bottom w:w="100" w:type="dxa"/>
              <w:right w:w="20" w:type="dxa"/>
            </w:tcMar>
            <w:vAlign w:val="bottom"/>
          </w:tcPr>
          <w:p w14:paraId="61F872CE" w14:textId="77777777" w:rsidR="00C752E4" w:rsidRPr="007959EA" w:rsidRDefault="00C752E4" w:rsidP="00AF10E9">
            <w:pPr>
              <w:spacing w:line="276" w:lineRule="auto"/>
              <w:jc w:val="right"/>
              <w:rPr>
                <w:rFonts w:eastAsia="Arial"/>
              </w:rPr>
            </w:pPr>
            <w:r w:rsidRPr="007959EA">
              <w:rPr>
                <w:rFonts w:eastAsia="Arial"/>
              </w:rPr>
              <w:t>2.24</w:t>
            </w:r>
          </w:p>
        </w:tc>
        <w:tc>
          <w:tcPr>
            <w:tcW w:w="765" w:type="dxa"/>
            <w:tcMar>
              <w:top w:w="20" w:type="dxa"/>
              <w:left w:w="20" w:type="dxa"/>
              <w:bottom w:w="100" w:type="dxa"/>
              <w:right w:w="20" w:type="dxa"/>
            </w:tcMar>
            <w:vAlign w:val="bottom"/>
          </w:tcPr>
          <w:p w14:paraId="135932B6" w14:textId="77777777" w:rsidR="00C752E4" w:rsidRPr="007959EA" w:rsidRDefault="00C752E4" w:rsidP="00AF10E9">
            <w:pPr>
              <w:spacing w:line="276" w:lineRule="auto"/>
              <w:jc w:val="right"/>
              <w:rPr>
                <w:rFonts w:eastAsia="Arial"/>
              </w:rPr>
            </w:pPr>
            <w:r w:rsidRPr="007959EA">
              <w:rPr>
                <w:rFonts w:eastAsia="Arial"/>
              </w:rPr>
              <w:t>3.39</w:t>
            </w:r>
          </w:p>
        </w:tc>
      </w:tr>
      <w:tr w:rsidR="00C752E4" w:rsidRPr="007959EA" w14:paraId="02465741"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445A044F" w14:textId="77777777" w:rsidR="00C752E4" w:rsidRPr="007959EA" w:rsidRDefault="00C752E4" w:rsidP="00AF10E9">
            <w:pPr>
              <w:spacing w:line="276" w:lineRule="auto"/>
              <w:jc w:val="both"/>
              <w:rPr>
                <w:rFonts w:eastAsia="Arial"/>
              </w:rPr>
            </w:pPr>
            <w:r w:rsidRPr="007959EA">
              <w:rPr>
                <w:rFonts w:eastAsia="Arial"/>
              </w:rPr>
              <w:t>MT24pH8.1Li7</w:t>
            </w:r>
          </w:p>
        </w:tc>
        <w:tc>
          <w:tcPr>
            <w:tcW w:w="765" w:type="dxa"/>
            <w:tcMar>
              <w:top w:w="0" w:type="dxa"/>
              <w:left w:w="100" w:type="dxa"/>
              <w:bottom w:w="0" w:type="dxa"/>
              <w:right w:w="100" w:type="dxa"/>
            </w:tcMar>
            <w:vAlign w:val="bottom"/>
          </w:tcPr>
          <w:p w14:paraId="4C641C5F" w14:textId="77777777" w:rsidR="00C752E4" w:rsidRPr="007959EA" w:rsidRDefault="00C752E4" w:rsidP="00AF10E9">
            <w:pPr>
              <w:spacing w:line="276" w:lineRule="auto"/>
              <w:jc w:val="right"/>
              <w:rPr>
                <w:rFonts w:eastAsia="Arial"/>
              </w:rPr>
            </w:pPr>
            <w:r w:rsidRPr="007959EA">
              <w:rPr>
                <w:rFonts w:eastAsia="Arial"/>
              </w:rPr>
              <w:t>25.4</w:t>
            </w:r>
          </w:p>
        </w:tc>
        <w:tc>
          <w:tcPr>
            <w:tcW w:w="825" w:type="dxa"/>
            <w:tcMar>
              <w:top w:w="20" w:type="dxa"/>
              <w:left w:w="20" w:type="dxa"/>
              <w:bottom w:w="100" w:type="dxa"/>
              <w:right w:w="20" w:type="dxa"/>
            </w:tcMar>
            <w:vAlign w:val="bottom"/>
          </w:tcPr>
          <w:p w14:paraId="37A141E7" w14:textId="77777777" w:rsidR="00C752E4" w:rsidRPr="007959EA" w:rsidRDefault="00C752E4" w:rsidP="00AF10E9">
            <w:pPr>
              <w:spacing w:line="276" w:lineRule="auto"/>
              <w:jc w:val="right"/>
              <w:rPr>
                <w:rFonts w:eastAsia="Arial"/>
              </w:rPr>
            </w:pPr>
            <w:r w:rsidRPr="007959EA">
              <w:rPr>
                <w:rFonts w:eastAsia="Arial"/>
              </w:rPr>
              <w:t>7.97</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06A0925" w14:textId="77777777" w:rsidR="00C752E4" w:rsidRPr="007959EA" w:rsidRDefault="00C752E4" w:rsidP="00AF10E9">
            <w:pPr>
              <w:spacing w:line="276" w:lineRule="auto"/>
              <w:jc w:val="both"/>
              <w:rPr>
                <w:rFonts w:eastAsia="Arial"/>
              </w:rPr>
            </w:pPr>
            <w:r w:rsidRPr="007959EA">
              <w:rPr>
                <w:rFonts w:eastAsia="Arial"/>
              </w:rPr>
              <w:t>7</w:t>
            </w:r>
          </w:p>
        </w:tc>
        <w:tc>
          <w:tcPr>
            <w:tcW w:w="885" w:type="dxa"/>
            <w:tcMar>
              <w:top w:w="20" w:type="dxa"/>
              <w:left w:w="20" w:type="dxa"/>
              <w:bottom w:w="100" w:type="dxa"/>
              <w:right w:w="20" w:type="dxa"/>
            </w:tcMar>
            <w:vAlign w:val="bottom"/>
          </w:tcPr>
          <w:p w14:paraId="3EED9C32" w14:textId="77777777" w:rsidR="00C752E4" w:rsidRPr="007959EA" w:rsidRDefault="00C752E4" w:rsidP="00AF10E9">
            <w:pPr>
              <w:spacing w:line="276" w:lineRule="auto"/>
              <w:jc w:val="right"/>
              <w:rPr>
                <w:rFonts w:eastAsia="Arial"/>
              </w:rPr>
            </w:pPr>
            <w:r w:rsidRPr="007959EA">
              <w:rPr>
                <w:rFonts w:eastAsia="Arial"/>
              </w:rPr>
              <w:t>2493</w:t>
            </w:r>
          </w:p>
        </w:tc>
        <w:tc>
          <w:tcPr>
            <w:tcW w:w="795" w:type="dxa"/>
            <w:tcMar>
              <w:top w:w="20" w:type="dxa"/>
              <w:left w:w="20" w:type="dxa"/>
              <w:bottom w:w="100" w:type="dxa"/>
              <w:right w:w="20" w:type="dxa"/>
            </w:tcMar>
            <w:vAlign w:val="bottom"/>
          </w:tcPr>
          <w:p w14:paraId="3C8DF624" w14:textId="77777777" w:rsidR="00C752E4" w:rsidRPr="007959EA" w:rsidRDefault="00C752E4" w:rsidP="00AF10E9">
            <w:pPr>
              <w:spacing w:line="276" w:lineRule="auto"/>
              <w:jc w:val="right"/>
              <w:rPr>
                <w:rFonts w:eastAsia="Arial"/>
              </w:rPr>
            </w:pPr>
            <w:r w:rsidRPr="007959EA">
              <w:rPr>
                <w:rFonts w:eastAsia="Arial"/>
              </w:rPr>
              <w:t>516</w:t>
            </w:r>
          </w:p>
        </w:tc>
        <w:tc>
          <w:tcPr>
            <w:tcW w:w="930" w:type="dxa"/>
            <w:tcMar>
              <w:top w:w="20" w:type="dxa"/>
              <w:left w:w="20" w:type="dxa"/>
              <w:bottom w:w="100" w:type="dxa"/>
              <w:right w:w="20" w:type="dxa"/>
            </w:tcMar>
            <w:vAlign w:val="bottom"/>
          </w:tcPr>
          <w:p w14:paraId="2D28A3F6" w14:textId="77777777" w:rsidR="00C752E4" w:rsidRPr="007959EA" w:rsidRDefault="00C752E4" w:rsidP="00AF10E9">
            <w:pPr>
              <w:spacing w:line="276" w:lineRule="auto"/>
              <w:jc w:val="right"/>
              <w:rPr>
                <w:rFonts w:eastAsia="Arial"/>
              </w:rPr>
            </w:pPr>
            <w:r w:rsidRPr="007959EA">
              <w:rPr>
                <w:rFonts w:eastAsia="Arial"/>
              </w:rPr>
              <w:t>2194</w:t>
            </w:r>
          </w:p>
        </w:tc>
        <w:tc>
          <w:tcPr>
            <w:tcW w:w="750" w:type="dxa"/>
            <w:tcMar>
              <w:top w:w="20" w:type="dxa"/>
              <w:left w:w="20" w:type="dxa"/>
              <w:bottom w:w="100" w:type="dxa"/>
              <w:right w:w="20" w:type="dxa"/>
            </w:tcMar>
            <w:vAlign w:val="bottom"/>
          </w:tcPr>
          <w:p w14:paraId="0B26E8E4" w14:textId="77777777" w:rsidR="00C752E4" w:rsidRPr="007959EA" w:rsidRDefault="00C752E4" w:rsidP="00AF10E9">
            <w:pPr>
              <w:spacing w:line="276" w:lineRule="auto"/>
              <w:jc w:val="right"/>
              <w:rPr>
                <w:rFonts w:eastAsia="Arial"/>
              </w:rPr>
            </w:pPr>
            <w:r w:rsidRPr="007959EA">
              <w:rPr>
                <w:rFonts w:eastAsia="Arial"/>
              </w:rPr>
              <w:t>3.37</w:t>
            </w:r>
          </w:p>
        </w:tc>
        <w:tc>
          <w:tcPr>
            <w:tcW w:w="765" w:type="dxa"/>
            <w:tcMar>
              <w:top w:w="20" w:type="dxa"/>
              <w:left w:w="20" w:type="dxa"/>
              <w:bottom w:w="100" w:type="dxa"/>
              <w:right w:w="20" w:type="dxa"/>
            </w:tcMar>
            <w:vAlign w:val="bottom"/>
          </w:tcPr>
          <w:p w14:paraId="6EC1221B" w14:textId="77777777" w:rsidR="00C752E4" w:rsidRPr="007959EA" w:rsidRDefault="00C752E4" w:rsidP="00AF10E9">
            <w:pPr>
              <w:spacing w:line="276" w:lineRule="auto"/>
              <w:jc w:val="right"/>
              <w:rPr>
                <w:rFonts w:eastAsia="Arial"/>
              </w:rPr>
            </w:pPr>
            <w:r w:rsidRPr="007959EA">
              <w:rPr>
                <w:rFonts w:eastAsia="Arial"/>
              </w:rPr>
              <w:t>5.09</w:t>
            </w:r>
          </w:p>
        </w:tc>
      </w:tr>
      <w:tr w:rsidR="00C752E4" w:rsidRPr="007959EA" w14:paraId="2E6BBC1F" w14:textId="77777777" w:rsidTr="00AF10E9">
        <w:trPr>
          <w:trHeight w:val="300"/>
        </w:trPr>
        <w:tc>
          <w:tcPr>
            <w:tcW w:w="2205" w:type="dxa"/>
            <w:tcBorders>
              <w:top w:val="single" w:sz="8" w:space="0" w:color="000000"/>
              <w:left w:val="single" w:sz="8" w:space="0" w:color="000000"/>
              <w:bottom w:val="single" w:sz="8" w:space="0" w:color="000000"/>
              <w:right w:val="single" w:sz="8" w:space="0" w:color="000000"/>
            </w:tcBorders>
            <w:tcMar>
              <w:top w:w="0" w:type="dxa"/>
              <w:bottom w:w="0" w:type="dxa"/>
            </w:tcMar>
          </w:tcPr>
          <w:p w14:paraId="5F8E0C3D" w14:textId="77777777" w:rsidR="00C752E4" w:rsidRPr="007959EA" w:rsidRDefault="00C752E4" w:rsidP="00AF10E9">
            <w:pPr>
              <w:spacing w:line="276" w:lineRule="auto"/>
              <w:jc w:val="both"/>
              <w:rPr>
                <w:rFonts w:eastAsia="Arial"/>
              </w:rPr>
            </w:pPr>
            <w:r w:rsidRPr="007959EA">
              <w:rPr>
                <w:rFonts w:eastAsia="Arial"/>
              </w:rPr>
              <w:t>MT24pH7.7Li7</w:t>
            </w:r>
          </w:p>
        </w:tc>
        <w:tc>
          <w:tcPr>
            <w:tcW w:w="765" w:type="dxa"/>
            <w:tcMar>
              <w:top w:w="0" w:type="dxa"/>
              <w:left w:w="100" w:type="dxa"/>
              <w:bottom w:w="0" w:type="dxa"/>
              <w:right w:w="100" w:type="dxa"/>
            </w:tcMar>
            <w:vAlign w:val="bottom"/>
          </w:tcPr>
          <w:p w14:paraId="67785FC5" w14:textId="77777777" w:rsidR="00C752E4" w:rsidRPr="007959EA" w:rsidRDefault="00C752E4" w:rsidP="00AF10E9">
            <w:pPr>
              <w:spacing w:line="276" w:lineRule="auto"/>
              <w:jc w:val="right"/>
              <w:rPr>
                <w:rFonts w:eastAsia="Arial"/>
              </w:rPr>
            </w:pPr>
            <w:r w:rsidRPr="007959EA">
              <w:rPr>
                <w:rFonts w:eastAsia="Arial"/>
              </w:rPr>
              <w:t>25.6</w:t>
            </w:r>
          </w:p>
        </w:tc>
        <w:tc>
          <w:tcPr>
            <w:tcW w:w="825" w:type="dxa"/>
            <w:tcMar>
              <w:top w:w="20" w:type="dxa"/>
              <w:left w:w="20" w:type="dxa"/>
              <w:bottom w:w="100" w:type="dxa"/>
              <w:right w:w="20" w:type="dxa"/>
            </w:tcMar>
            <w:vAlign w:val="bottom"/>
          </w:tcPr>
          <w:p w14:paraId="0FFEF0B8" w14:textId="77777777" w:rsidR="00C752E4" w:rsidRPr="007959EA" w:rsidRDefault="00C752E4" w:rsidP="00AF10E9">
            <w:pPr>
              <w:spacing w:line="276" w:lineRule="auto"/>
              <w:jc w:val="right"/>
              <w:rPr>
                <w:rFonts w:eastAsia="Arial"/>
              </w:rPr>
            </w:pPr>
            <w:r w:rsidRPr="007959EA">
              <w:rPr>
                <w:rFonts w:eastAsia="Arial"/>
              </w:rPr>
              <w:t>7.76</w:t>
            </w:r>
          </w:p>
        </w:tc>
        <w:tc>
          <w:tcPr>
            <w:tcW w:w="735" w:type="dxa"/>
            <w:tcBorders>
              <w:top w:val="single" w:sz="8" w:space="0" w:color="000000"/>
              <w:left w:val="single" w:sz="8" w:space="0" w:color="000000"/>
              <w:bottom w:val="single" w:sz="8" w:space="0" w:color="000000"/>
              <w:right w:val="single" w:sz="8" w:space="0" w:color="000000"/>
            </w:tcBorders>
            <w:tcMar>
              <w:top w:w="0" w:type="dxa"/>
              <w:bottom w:w="0" w:type="dxa"/>
            </w:tcMar>
          </w:tcPr>
          <w:p w14:paraId="426588C1" w14:textId="77777777" w:rsidR="00C752E4" w:rsidRPr="007959EA" w:rsidRDefault="00C752E4" w:rsidP="00AF10E9">
            <w:pPr>
              <w:spacing w:line="276" w:lineRule="auto"/>
              <w:jc w:val="both"/>
              <w:rPr>
                <w:rFonts w:eastAsia="Arial"/>
              </w:rPr>
            </w:pPr>
            <w:r w:rsidRPr="007959EA">
              <w:rPr>
                <w:rFonts w:eastAsia="Arial"/>
              </w:rPr>
              <w:t>7.5</w:t>
            </w:r>
          </w:p>
        </w:tc>
        <w:tc>
          <w:tcPr>
            <w:tcW w:w="885" w:type="dxa"/>
            <w:tcMar>
              <w:top w:w="20" w:type="dxa"/>
              <w:left w:w="20" w:type="dxa"/>
              <w:bottom w:w="100" w:type="dxa"/>
              <w:right w:w="20" w:type="dxa"/>
            </w:tcMar>
            <w:vAlign w:val="bottom"/>
          </w:tcPr>
          <w:p w14:paraId="4C3C19A5" w14:textId="77777777" w:rsidR="00C752E4" w:rsidRPr="007959EA" w:rsidRDefault="00C752E4" w:rsidP="00AF10E9">
            <w:pPr>
              <w:spacing w:line="276" w:lineRule="auto"/>
              <w:jc w:val="right"/>
              <w:rPr>
                <w:rFonts w:eastAsia="Arial"/>
              </w:rPr>
            </w:pPr>
            <w:r w:rsidRPr="007959EA">
              <w:rPr>
                <w:rFonts w:eastAsia="Arial"/>
              </w:rPr>
              <w:t>2500</w:t>
            </w:r>
          </w:p>
        </w:tc>
        <w:tc>
          <w:tcPr>
            <w:tcW w:w="795" w:type="dxa"/>
            <w:tcMar>
              <w:top w:w="20" w:type="dxa"/>
              <w:left w:w="20" w:type="dxa"/>
              <w:bottom w:w="100" w:type="dxa"/>
              <w:right w:w="20" w:type="dxa"/>
            </w:tcMar>
            <w:vAlign w:val="bottom"/>
          </w:tcPr>
          <w:p w14:paraId="38B0BE5C" w14:textId="77777777" w:rsidR="00C752E4" w:rsidRPr="007959EA" w:rsidRDefault="00C752E4" w:rsidP="00AF10E9">
            <w:pPr>
              <w:spacing w:line="276" w:lineRule="auto"/>
              <w:jc w:val="right"/>
              <w:rPr>
                <w:rFonts w:eastAsia="Arial"/>
              </w:rPr>
            </w:pPr>
            <w:r w:rsidRPr="007959EA">
              <w:rPr>
                <w:rFonts w:eastAsia="Arial"/>
              </w:rPr>
              <w:t>934</w:t>
            </w:r>
          </w:p>
        </w:tc>
        <w:tc>
          <w:tcPr>
            <w:tcW w:w="930" w:type="dxa"/>
            <w:tcMar>
              <w:top w:w="20" w:type="dxa"/>
              <w:left w:w="20" w:type="dxa"/>
              <w:bottom w:w="100" w:type="dxa"/>
              <w:right w:w="20" w:type="dxa"/>
            </w:tcMar>
            <w:vAlign w:val="bottom"/>
          </w:tcPr>
          <w:p w14:paraId="6F83AD14" w14:textId="77777777" w:rsidR="00C752E4" w:rsidRPr="007959EA" w:rsidRDefault="00C752E4" w:rsidP="00AF10E9">
            <w:pPr>
              <w:spacing w:line="276" w:lineRule="auto"/>
              <w:jc w:val="right"/>
              <w:rPr>
                <w:rFonts w:eastAsia="Arial"/>
              </w:rPr>
            </w:pPr>
            <w:r w:rsidRPr="007959EA">
              <w:rPr>
                <w:rFonts w:eastAsia="Arial"/>
              </w:rPr>
              <w:t>2318</w:t>
            </w:r>
          </w:p>
        </w:tc>
        <w:tc>
          <w:tcPr>
            <w:tcW w:w="750" w:type="dxa"/>
            <w:tcMar>
              <w:top w:w="20" w:type="dxa"/>
              <w:left w:w="20" w:type="dxa"/>
              <w:bottom w:w="100" w:type="dxa"/>
              <w:right w:w="20" w:type="dxa"/>
            </w:tcMar>
            <w:vAlign w:val="bottom"/>
          </w:tcPr>
          <w:p w14:paraId="2993DA6B" w14:textId="77777777" w:rsidR="00C752E4" w:rsidRPr="007959EA" w:rsidRDefault="00C752E4" w:rsidP="00AF10E9">
            <w:pPr>
              <w:spacing w:line="276" w:lineRule="auto"/>
              <w:jc w:val="right"/>
              <w:rPr>
                <w:rFonts w:eastAsia="Arial"/>
              </w:rPr>
            </w:pPr>
            <w:r w:rsidRPr="007959EA">
              <w:rPr>
                <w:rFonts w:eastAsia="Arial"/>
              </w:rPr>
              <w:t>2.25</w:t>
            </w:r>
          </w:p>
        </w:tc>
        <w:tc>
          <w:tcPr>
            <w:tcW w:w="765" w:type="dxa"/>
            <w:tcMar>
              <w:top w:w="20" w:type="dxa"/>
              <w:left w:w="20" w:type="dxa"/>
              <w:bottom w:w="100" w:type="dxa"/>
              <w:right w:w="20" w:type="dxa"/>
            </w:tcMar>
            <w:vAlign w:val="bottom"/>
          </w:tcPr>
          <w:p w14:paraId="282F01FB" w14:textId="77777777" w:rsidR="00C752E4" w:rsidRPr="007959EA" w:rsidRDefault="00C752E4" w:rsidP="00AF10E9">
            <w:pPr>
              <w:spacing w:line="276" w:lineRule="auto"/>
              <w:jc w:val="right"/>
              <w:rPr>
                <w:rFonts w:eastAsia="Arial"/>
              </w:rPr>
            </w:pPr>
            <w:r w:rsidRPr="007959EA">
              <w:rPr>
                <w:rFonts w:eastAsia="Arial"/>
              </w:rPr>
              <w:t>3.39</w:t>
            </w:r>
          </w:p>
        </w:tc>
      </w:tr>
    </w:tbl>
    <w:p w14:paraId="761CC51A" w14:textId="77777777" w:rsidR="00C752E4" w:rsidRDefault="00C752E4" w:rsidP="00C752E4"/>
    <w:p w14:paraId="48C28077" w14:textId="77777777" w:rsidR="00C752E4" w:rsidRDefault="00C752E4" w:rsidP="00C752E4">
      <w:pPr>
        <w:spacing w:line="256" w:lineRule="auto"/>
        <w:jc w:val="both"/>
      </w:pPr>
    </w:p>
    <w:p w14:paraId="68C71F08" w14:textId="77777777" w:rsidR="00C752E4" w:rsidRDefault="00C752E4" w:rsidP="00C752E4">
      <w:pPr>
        <w:spacing w:line="256" w:lineRule="auto"/>
        <w:jc w:val="both"/>
      </w:pPr>
    </w:p>
    <w:p w14:paraId="000001F6" w14:textId="39FE72E3" w:rsidR="00F1663E" w:rsidRDefault="00F1663E">
      <w:pPr>
        <w:jc w:val="both"/>
        <w:rPr>
          <w:rFonts w:ascii="Arial" w:eastAsia="Arial" w:hAnsi="Arial" w:cs="Arial"/>
        </w:rPr>
      </w:pPr>
    </w:p>
    <w:p w14:paraId="000001F9" w14:textId="02F25BE7" w:rsidR="00F1663E" w:rsidRPr="00743779" w:rsidRDefault="00275014" w:rsidP="007F30A3">
      <w:pPr>
        <w:pStyle w:val="Titolo1"/>
        <w:numPr>
          <w:ilvl w:val="0"/>
          <w:numId w:val="3"/>
        </w:numPr>
        <w:spacing w:line="276" w:lineRule="auto"/>
        <w:jc w:val="both"/>
        <w:rPr>
          <w:rFonts w:eastAsia="Arial"/>
          <w:sz w:val="24"/>
          <w:szCs w:val="24"/>
        </w:rPr>
      </w:pPr>
      <w:bookmarkStart w:id="68" w:name="_heading=h.p4us41hfz6kt" w:colFirst="0" w:colLast="0"/>
      <w:bookmarkStart w:id="69" w:name="_heading=h.usarh4diqho7" w:colFirst="0" w:colLast="0"/>
      <w:bookmarkEnd w:id="68"/>
      <w:bookmarkEnd w:id="69"/>
      <w:r w:rsidRPr="00743779">
        <w:rPr>
          <w:rFonts w:eastAsia="Arial"/>
          <w:sz w:val="24"/>
          <w:szCs w:val="24"/>
        </w:rPr>
        <w:lastRenderedPageBreak/>
        <w:t>Discussion</w:t>
      </w:r>
      <w:r w:rsidR="00B949EC" w:rsidRPr="00743779">
        <w:rPr>
          <w:rFonts w:eastAsia="Arial"/>
          <w:sz w:val="24"/>
          <w:szCs w:val="24"/>
        </w:rPr>
        <w:t xml:space="preserve"> </w:t>
      </w:r>
    </w:p>
    <w:p w14:paraId="68F9C33E" w14:textId="77777777" w:rsidR="00E0287A" w:rsidRPr="00743779" w:rsidRDefault="00E0287A">
      <w:pPr>
        <w:spacing w:line="276" w:lineRule="auto"/>
        <w:jc w:val="both"/>
        <w:rPr>
          <w:rFonts w:eastAsia="Arial"/>
        </w:rPr>
      </w:pPr>
    </w:p>
    <w:p w14:paraId="7E2E1AD2" w14:textId="1B4ACD39" w:rsidR="00ED2863" w:rsidRDefault="007164AE" w:rsidP="00190B8B">
      <w:pPr>
        <w:spacing w:line="276" w:lineRule="auto"/>
        <w:jc w:val="both"/>
        <w:rPr>
          <w:rFonts w:eastAsia="Arial"/>
        </w:rPr>
      </w:pPr>
      <w:r>
        <w:rPr>
          <w:rFonts w:eastAsia="Arial"/>
        </w:rPr>
        <w:t>Research aiming at resolving the biological impacts of m</w:t>
      </w:r>
      <w:r w:rsidRPr="00743779">
        <w:rPr>
          <w:rFonts w:eastAsia="Arial"/>
        </w:rPr>
        <w:t xml:space="preserve">ultiple </w:t>
      </w:r>
      <w:r w:rsidR="006B6429" w:rsidRPr="00743779">
        <w:rPr>
          <w:rFonts w:eastAsia="Arial"/>
        </w:rPr>
        <w:t>driver</w:t>
      </w:r>
      <w:r>
        <w:rPr>
          <w:rFonts w:eastAsia="Arial"/>
        </w:rPr>
        <w:t>s</w:t>
      </w:r>
      <w:r w:rsidR="006B6429" w:rsidRPr="00743779">
        <w:rPr>
          <w:rFonts w:eastAsia="Arial"/>
        </w:rPr>
        <w:t xml:space="preserve"> has increased rapi</w:t>
      </w:r>
      <w:r w:rsidR="00C6471A" w:rsidRPr="00743779">
        <w:rPr>
          <w:rFonts w:eastAsia="Arial"/>
        </w:rPr>
        <w:t>dly over the last two decades</w:t>
      </w:r>
      <w:r>
        <w:rPr>
          <w:rFonts w:eastAsia="Arial"/>
        </w:rPr>
        <w:t>.</w:t>
      </w:r>
      <w:r w:rsidR="00C6471A" w:rsidRPr="00743779">
        <w:rPr>
          <w:rFonts w:eastAsia="Arial"/>
        </w:rPr>
        <w:t xml:space="preserve"> </w:t>
      </w:r>
      <w:r>
        <w:rPr>
          <w:rFonts w:eastAsia="Arial"/>
        </w:rPr>
        <w:t>Within the field of ocean acidification alone, several thousands of articles are documenting experiments combining</w:t>
      </w:r>
      <w:r w:rsidR="00C6471A" w:rsidRPr="00743779">
        <w:rPr>
          <w:rFonts w:eastAsia="Arial"/>
        </w:rPr>
        <w:t xml:space="preserve"> </w:t>
      </w:r>
      <w:r w:rsidR="00E94F0B" w:rsidRPr="00743779">
        <w:rPr>
          <w:rFonts w:eastAsia="Arial"/>
        </w:rPr>
        <w:t>various driver combinations</w:t>
      </w:r>
      <w:r>
        <w:rPr>
          <w:rFonts w:eastAsia="Arial"/>
        </w:rPr>
        <w:t>, often using relatively simple full-factorial designs</w:t>
      </w:r>
      <w:r w:rsidR="00C05CA2" w:rsidRPr="00743779">
        <w:rPr>
          <w:rFonts w:eastAsia="Arial"/>
        </w:rPr>
        <w:t xml:space="preserve">. </w:t>
      </w:r>
      <w:commentRangeStart w:id="70"/>
      <w:r w:rsidR="00C05CA2" w:rsidRPr="00743779">
        <w:rPr>
          <w:rFonts w:eastAsia="Arial"/>
        </w:rPr>
        <w:t xml:space="preserve">Despite this effort, </w:t>
      </w:r>
      <w:ins w:id="71" w:author="Mirko Mutalipassi" w:date="2026-03-20T09:53:00Z" w16du:dateUtc="2026-03-20T08:53:00Z">
        <w:r w:rsidR="004478EC" w:rsidRPr="004478EC">
          <w:rPr>
            <w:rFonts w:eastAsia="Arial"/>
          </w:rPr>
          <w:t>few generalizable conclusions have emerged and contrasting results remain common</w:t>
        </w:r>
        <w:r w:rsidR="004478EC">
          <w:rPr>
            <w:rFonts w:eastAsia="Arial"/>
          </w:rPr>
          <w:t xml:space="preserve"> </w:t>
        </w:r>
      </w:ins>
      <w:del w:id="72" w:author="Mirko Mutalipassi" w:date="2026-03-20T09:53:00Z" w16du:dateUtc="2026-03-20T08:53:00Z">
        <w:r w:rsidR="00C05CA2" w:rsidRPr="00743779" w:rsidDel="004478EC">
          <w:rPr>
            <w:rFonts w:eastAsia="Arial"/>
          </w:rPr>
          <w:delText xml:space="preserve">there are few generalizable conclusions </w:delText>
        </w:r>
        <w:r w:rsidR="00311E1C" w:rsidRPr="00743779" w:rsidDel="004478EC">
          <w:rPr>
            <w:rFonts w:eastAsia="Arial"/>
          </w:rPr>
          <w:delText>and contrasting results are quite common</w:delText>
        </w:r>
        <w:r w:rsidR="0082162C" w:rsidRPr="00743779" w:rsidDel="004478EC">
          <w:rPr>
            <w:rFonts w:eastAsia="Arial"/>
          </w:rPr>
          <w:delText xml:space="preserve"> </w:delText>
        </w:r>
      </w:del>
      <w:r w:rsidR="009725F7" w:rsidRPr="00743779">
        <w:rPr>
          <w:rFonts w:eastAsia="Arial"/>
        </w:rPr>
        <w:fldChar w:fldCharType="begin"/>
      </w:r>
      <w:r w:rsidR="0040114B">
        <w:rPr>
          <w:rFonts w:eastAsia="Arial"/>
        </w:rPr>
        <w:instrText xml:space="preserve"> ADDIN ZOTERO_ITEM CSL_CITATION {"citationID":"ERdWUkl6","properties":{"formattedCitation":"(Alter et al., 2024; Stockbridge et al., 2020)","plainCitation":"(Alter et al., 2024; Stockbridge et al., 2020)","dontUpdate":true,"noteIndex":0},"citationItems":[{"id":133071,"uris":["http://zotero.org/users/9330120/items/P9B8K2UX"],"itemData":{"id":133071,"type":"article-journal","abstract":"Abstract\n            Conflicting results remain on the impacts of climate change on marine organisms, hindering our capacity to predict the future state of marine ecosystems. To account for species-specific responses and for the ambiguous relation of most metrics to fitness, we develop a meta-analytical approach based on the deviation of responses from reference values (absolute change) to complement meta-analyses of directional (relative) changes in responses. Using this approach, we evaluate responses of fish and invertebrates to warming and acidification. We find that climate drivers induce directional changes in calcification, survival, and metabolism, and significant deviations in twice as many biological responses, including physiology, reproduction, behavior, and development. Widespread deviations of responses are detected even under moderate intensity levels of warming and acidification, while directional changes are mostly limited to more severe intensity levels. Because such deviations may result in ecological shifts impacting ecosystem structures and processes, our results suggest that climate change will likely have stronger impacts than those previously predicted based on directional changes alone.","container-title":"Nature Communications","DOI":"10.1038/s41467-024-47064-3","ISSN":"2041-1723","issue":"1","journalAbbreviation":"Nat Commun","language":"en","page":"2885","source":"DOI.org (Crossref)","title":"Hidden impacts of ocean warming and acidification on biological responses of marine animals revealed through meta-analysis","volume":"15","author":[{"family":"Alter","given":"Katharina"},{"family":"Jacquemont","given":"Juliette"},{"family":"Claudet","given":"Joachim"},{"family":"Lattuca","given":"María E."},{"family":"Barrantes","given":"María E."},{"family":"Marras","given":"Stefano"},{"family":"Manríquez","given":"Patricio H."},{"family":"González","given":"Claudio P."},{"family":"Fernández","given":"Daniel A."},{"family":"Peck","given":"Myron A."},{"family":"Cattano","given":"Carlo"},{"family":"Milazzo","given":"Marco"},{"family":"Mark","given":"Felix C."},{"family":"Domenici","given":"Paolo"}],"issued":{"date-parts":[["2024",4,3]]}}},{"id":152053,"uris":["http://zotero.org/users/9330120/items/5KZJXMJC"],"itemData":{"id":152053,"type":"article-journal","abstract":"AbstractHumans are placing more strain on the world’s oceans than ever before. Furthermore, marine ecosystems are seldom subjected to single stressors, rather they are frequently exposed to multiple, concurrent stressors. When the combined effect of these stressors is calculated and mapped through cumulative impact assessments, it is often assumed that the effects are additive. However, there is increasing evidence that different combinations of stressors can have non-additive impacts, potentially leading to synergistic and unpredictable impacts on ecosystems. Accurately predicting how stressors interact is important in conservation, as removal of certain stressors could provide a greater benefit, or be more detrimental than would be predicted by an additive model. Here, we conduct a meta-analysis to assess the prevalence of additive, synergistic, and antagonistic stressor interaction effects using seagrasses as case study ecosystems. We found that additive interactions were the most commonly reported in seagrass studies. Synergistic and antagonistic interactions were also common, but there was no clear way of predicting where these non-additive interactions occurred. More studies which synthesise the results of stressor interactions are needed to be able to generalise interactions across ecosystem types, which can then be used to improve models for assessing cumulative impacts.","container-title":"Scientific Reports","DOI":"10.1038/s41598-020-68801-w","ISSN":"2045-2322","issue":"1","journalAbbreviation":"Sci Rep","language":"en","license":"https://creativecommons.org/licenses/by/4.0","publisher":"Springer Science and Business Media LLC","source":"Crossref","title":"A meta-analysis of multiple stressors on seagrasses in the context of marine spatial cumulative impacts assessment","URL":"https://www.nature.com/articles/s41598-020-68801-w","volume":"10","author":[{"family":"Stockbridge","given":"Jackson"},{"family":"Jones","given":"Alice R."},{"family":"Gillanders","given":"Bronwyn M."}],"accessed":{"date-parts":[["2025",7,28]]},"issued":{"date-parts":[["2020",7,20]]}}}],"schema":"https://github.com/citation-style-language/schema/raw/master/csl-citation.json"} </w:instrText>
      </w:r>
      <w:r w:rsidR="009725F7" w:rsidRPr="00743779">
        <w:rPr>
          <w:rFonts w:eastAsia="Arial"/>
        </w:rPr>
        <w:fldChar w:fldCharType="separate"/>
      </w:r>
      <w:r w:rsidR="006216FC" w:rsidRPr="00743779">
        <w:rPr>
          <w:rFonts w:eastAsia="Arial"/>
          <w:noProof/>
        </w:rPr>
        <w:t>(</w:t>
      </w:r>
      <w:ins w:id="73" w:author="Mirko Mutalipassi" w:date="2026-03-20T09:36:00Z" w16du:dateUtc="2026-03-20T08:36:00Z">
        <w:r w:rsidR="00AC607A" w:rsidRPr="00B64479">
          <w:rPr>
            <w:rFonts w:eastAsia="Arial"/>
            <w:i/>
            <w:iCs/>
            <w:noProof/>
          </w:rPr>
          <w:t>e.g.</w:t>
        </w:r>
        <w:r w:rsidR="00AC607A">
          <w:rPr>
            <w:rFonts w:eastAsia="Arial"/>
            <w:noProof/>
          </w:rPr>
          <w:t xml:space="preserve">, </w:t>
        </w:r>
      </w:ins>
      <w:del w:id="74" w:author="Mirko Mutalipassi" w:date="2026-03-20T09:36:00Z" w16du:dateUtc="2026-03-20T08:36:00Z">
        <w:r w:rsidR="00BD080A" w:rsidRPr="00743779" w:rsidDel="00AC607A">
          <w:rPr>
            <w:rFonts w:eastAsia="Arial"/>
            <w:noProof/>
          </w:rPr>
          <w:delText xml:space="preserve">e.g. </w:delText>
        </w:r>
      </w:del>
      <w:r w:rsidR="006216FC" w:rsidRPr="00743779">
        <w:rPr>
          <w:rFonts w:eastAsia="Arial"/>
          <w:noProof/>
        </w:rPr>
        <w:t>Alter et al., 2024; Stockbridge et al., 2020)</w:t>
      </w:r>
      <w:r w:rsidR="009725F7" w:rsidRPr="00743779">
        <w:rPr>
          <w:rFonts w:eastAsia="Arial"/>
        </w:rPr>
        <w:fldChar w:fldCharType="end"/>
      </w:r>
      <w:r w:rsidR="006216FC" w:rsidRPr="00743779">
        <w:rPr>
          <w:rFonts w:eastAsia="Arial"/>
        </w:rPr>
        <w:t xml:space="preserve">. </w:t>
      </w:r>
      <w:ins w:id="75" w:author="Mirko Mutalipassi" w:date="2026-03-20T09:53:00Z" w16du:dateUtc="2026-03-20T08:53:00Z">
        <w:r w:rsidR="004478EC" w:rsidRPr="004478EC">
          <w:rPr>
            <w:rFonts w:eastAsia="Arial"/>
          </w:rPr>
          <w:t>A key reason is that multi-driver effects are often interpreted without resolving the underlying shape of the response to each driver. Because many biological responses are inherently non-linear, combining drivers can produce patterns that appear synergistic or antagonistic even when they arise from additive effects along a shared performance curve. In addition, full-factorial designs are not well suited to disentangle such effects, as statistical interactions do not necessarily reflect biological interactions, defined here as deviations from a non-linear additive expectation</w:t>
        </w:r>
      </w:ins>
      <w:del w:id="76" w:author="Mirko Mutalipassi" w:date="2026-03-20T09:53:00Z" w16du:dateUtc="2026-03-20T08:53:00Z">
        <w:r w:rsidR="005C5C50" w:rsidRPr="00743779" w:rsidDel="004478EC">
          <w:rPr>
            <w:rFonts w:eastAsia="Arial"/>
          </w:rPr>
          <w:delText>Th</w:delText>
        </w:r>
        <w:r w:rsidDel="004478EC">
          <w:rPr>
            <w:rFonts w:eastAsia="Arial"/>
          </w:rPr>
          <w:delText>is can be attributed to</w:delText>
        </w:r>
        <w:r w:rsidR="005C5C50" w:rsidRPr="00743779" w:rsidDel="004478EC">
          <w:rPr>
            <w:rFonts w:eastAsia="Arial"/>
          </w:rPr>
          <w:delText xml:space="preserve"> inherent complexities </w:delText>
        </w:r>
        <w:r w:rsidR="00B81528" w:rsidRPr="00743779" w:rsidDel="004478EC">
          <w:rPr>
            <w:rFonts w:eastAsia="Arial"/>
          </w:rPr>
          <w:delText xml:space="preserve">in </w:delText>
        </w:r>
        <w:r w:rsidR="00BF2076" w:rsidRPr="00743779" w:rsidDel="004478EC">
          <w:rPr>
            <w:rFonts w:eastAsia="Arial"/>
          </w:rPr>
          <w:delText>studying</w:delText>
        </w:r>
        <w:r w:rsidR="00B81528" w:rsidRPr="00743779" w:rsidDel="004478EC">
          <w:rPr>
            <w:rFonts w:eastAsia="Arial"/>
          </w:rPr>
          <w:delText xml:space="preserve"> the </w:delText>
        </w:r>
        <w:r w:rsidDel="004478EC">
          <w:rPr>
            <w:rFonts w:eastAsia="Arial"/>
          </w:rPr>
          <w:delText>combined</w:delText>
        </w:r>
        <w:r w:rsidRPr="00743779" w:rsidDel="004478EC">
          <w:rPr>
            <w:rFonts w:eastAsia="Arial"/>
          </w:rPr>
          <w:delText xml:space="preserve"> </w:delText>
        </w:r>
        <w:r w:rsidR="00B81528" w:rsidRPr="00743779" w:rsidDel="004478EC">
          <w:rPr>
            <w:rFonts w:eastAsia="Arial"/>
          </w:rPr>
          <w:delText>effects of multiple drivers</w:delText>
        </w:r>
        <w:r w:rsidR="00CC5DDD" w:rsidRPr="00743779" w:rsidDel="004478EC">
          <w:rPr>
            <w:rFonts w:eastAsia="Arial"/>
          </w:rPr>
          <w:delText xml:space="preserve"> as these</w:delText>
        </w:r>
        <w:r w:rsidR="00CA1C4B" w:rsidRPr="00743779" w:rsidDel="004478EC">
          <w:rPr>
            <w:rFonts w:eastAsia="Arial"/>
          </w:rPr>
          <w:delText xml:space="preserve"> may have different modes of action</w:delText>
        </w:r>
        <w:r w:rsidDel="004478EC">
          <w:rPr>
            <w:rFonts w:eastAsia="Arial"/>
          </w:rPr>
          <w:delText xml:space="preserve"> and non-linear performance curves leading to</w:delText>
        </w:r>
        <w:r w:rsidR="00D51020" w:rsidRPr="00743779" w:rsidDel="004478EC">
          <w:rPr>
            <w:rFonts w:eastAsia="Arial"/>
          </w:rPr>
          <w:delText xml:space="preserve"> </w:delText>
        </w:r>
        <w:r w:rsidR="00CA1C4B" w:rsidRPr="00743779" w:rsidDel="004478EC">
          <w:rPr>
            <w:rFonts w:eastAsia="Arial"/>
          </w:rPr>
          <w:delText>difficult</w:delText>
        </w:r>
        <w:r w:rsidDel="004478EC">
          <w:rPr>
            <w:rFonts w:eastAsia="Arial"/>
          </w:rPr>
          <w:delText xml:space="preserve">ies in interpreting the results from full-factorial </w:delText>
        </w:r>
        <w:r w:rsidR="00ED2863" w:rsidDel="004478EC">
          <w:rPr>
            <w:rFonts w:eastAsia="Arial"/>
          </w:rPr>
          <w:delText>experiments</w:delText>
        </w:r>
      </w:del>
      <w:r w:rsidR="00ED2863">
        <w:rPr>
          <w:rFonts w:eastAsia="Arial"/>
        </w:rPr>
        <w:t xml:space="preserve"> </w:t>
      </w:r>
      <w:commentRangeStart w:id="77"/>
      <w:r w:rsidR="00B47950" w:rsidRPr="00743779">
        <w:rPr>
          <w:rFonts w:eastAsia="Arial"/>
        </w:rPr>
        <w:fldChar w:fldCharType="begin"/>
      </w:r>
      <w:r w:rsidR="00B47950" w:rsidRPr="00743779">
        <w:rPr>
          <w:rFonts w:eastAsia="Arial"/>
        </w:rPr>
        <w:instrText xml:space="preserve"> ADDIN ZOTERO_ITEM CSL_CITATION {"citationID":"gwiuhp1Y","properties":{"formattedCitation":"(Boyd et al., 2018; Collins et al., 2022)","plainCitation":"(Boyd et al., 2018; Collins et al., 2022)","noteIndex":0},"citationItems":[{"id":445,"uris":["http://zotero.org/users/9330120/items/WYVZMCTK"],"itemData":{"id":445,"type":"article-journal","abstract":"Marine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K"}],"issued":{"date-parts":[["2022",8]]}}}],"schema":"https://github.com/citation-style-language/schema/raw/master/csl-citation.json"} </w:instrText>
      </w:r>
      <w:r w:rsidR="00B47950" w:rsidRPr="00743779">
        <w:rPr>
          <w:rFonts w:eastAsia="Arial"/>
        </w:rPr>
        <w:fldChar w:fldCharType="separate"/>
      </w:r>
      <w:r w:rsidR="00B47950" w:rsidRPr="00743779">
        <w:rPr>
          <w:rFonts w:eastAsia="Arial"/>
          <w:noProof/>
        </w:rPr>
        <w:t>(Boyd et al., 2018; Collins et al., 2022)</w:t>
      </w:r>
      <w:r w:rsidR="00B47950" w:rsidRPr="00743779">
        <w:rPr>
          <w:rFonts w:eastAsia="Arial"/>
        </w:rPr>
        <w:fldChar w:fldCharType="end"/>
      </w:r>
      <w:commentRangeEnd w:id="77"/>
      <w:r w:rsidR="004478EC" w:rsidRPr="00743779">
        <w:rPr>
          <w:rStyle w:val="Rimandocommento"/>
          <w:rFonts w:eastAsia="Arial"/>
          <w:sz w:val="24"/>
          <w:szCs w:val="24"/>
        </w:rPr>
        <w:commentReference w:id="77"/>
      </w:r>
      <w:r w:rsidR="00DE6BEC" w:rsidRPr="00743779">
        <w:rPr>
          <w:rFonts w:eastAsia="Arial"/>
        </w:rPr>
        <w:t xml:space="preserve">. </w:t>
      </w:r>
      <w:commentRangeEnd w:id="70"/>
      <w:r w:rsidR="004478EC">
        <w:rPr>
          <w:rStyle w:val="Rimandocommento"/>
          <w:rFonts w:eastAsia="Arial"/>
          <w:sz w:val="24"/>
          <w:szCs w:val="24"/>
        </w:rPr>
        <w:commentReference w:id="70"/>
      </w:r>
      <w:del w:id="78" w:author="Mirko Mutalipassi" w:date="2026-03-20T09:54:00Z" w16du:dateUtc="2026-03-20T08:54:00Z">
        <w:r w:rsidR="00ED2863" w:rsidDel="004478EC">
          <w:rPr>
            <w:rFonts w:eastAsia="Arial"/>
          </w:rPr>
          <w:delText xml:space="preserve">Another </w:delText>
        </w:r>
        <w:r w:rsidR="00122194" w:rsidDel="004478EC">
          <w:rPr>
            <w:rFonts w:eastAsia="Arial"/>
          </w:rPr>
          <w:delText>reason</w:delText>
        </w:r>
        <w:r w:rsidR="00ED2863" w:rsidDel="004478EC">
          <w:rPr>
            <w:rFonts w:eastAsia="Arial"/>
          </w:rPr>
          <w:delText xml:space="preserve"> is that simple full-factorial experiments are not adapted to resolve potential interactions between drivers as </w:delText>
        </w:r>
        <w:r w:rsidR="008E71E0" w:rsidDel="004478EC">
          <w:rPr>
            <w:rFonts w:eastAsia="Arial"/>
          </w:rPr>
          <w:delText>statistical interaction</w:delText>
        </w:r>
        <w:r w:rsidR="003C6AB4" w:rsidDel="004478EC">
          <w:rPr>
            <w:rFonts w:eastAsia="Arial"/>
          </w:rPr>
          <w:delText>s</w:delText>
        </w:r>
        <w:r w:rsidR="00ED2863" w:rsidDel="004478EC">
          <w:rPr>
            <w:rFonts w:eastAsia="Arial"/>
          </w:rPr>
          <w:delText xml:space="preserve"> </w:delText>
        </w:r>
        <w:r w:rsidR="002271CB" w:rsidDel="004478EC">
          <w:rPr>
            <w:rFonts w:eastAsia="Arial"/>
          </w:rPr>
          <w:delText>do</w:delText>
        </w:r>
        <w:r w:rsidR="00ED2863" w:rsidDel="004478EC">
          <w:rPr>
            <w:rFonts w:eastAsia="Arial"/>
          </w:rPr>
          <w:delText xml:space="preserve"> not necessarily </w:delText>
        </w:r>
        <w:r w:rsidR="0017157A" w:rsidDel="004478EC">
          <w:rPr>
            <w:rFonts w:eastAsia="Arial"/>
          </w:rPr>
          <w:delText>indicate driver interaction</w:delText>
        </w:r>
        <w:r w:rsidR="003C6AB4" w:rsidDel="004478EC">
          <w:rPr>
            <w:rFonts w:eastAsia="Arial"/>
          </w:rPr>
          <w:delText xml:space="preserve">s, defined as deviations from non-linear additivity. </w:delText>
        </w:r>
      </w:del>
    </w:p>
    <w:p w14:paraId="2E7CBD60" w14:textId="4DAB03D5" w:rsidR="00ED2863" w:rsidRDefault="00ED2863" w:rsidP="00190B8B">
      <w:pPr>
        <w:spacing w:line="276" w:lineRule="auto"/>
        <w:jc w:val="both"/>
        <w:rPr>
          <w:rFonts w:eastAsia="Arial"/>
        </w:rPr>
      </w:pPr>
      <w:r>
        <w:rPr>
          <w:rFonts w:eastAsia="Arial"/>
        </w:rPr>
        <w:t>In an ideal world, one could perform full-factorial experiments with a large number of treatments for each individual driver allowing to model the full response landscape and test different hypotheses to resolve interactions (</w:t>
      </w:r>
      <w:ins w:id="79" w:author="Mirko Mutalipassi" w:date="2026-03-20T09:36:00Z" w16du:dateUtc="2026-03-20T08:36:00Z">
        <w:r w:rsidR="00AC607A" w:rsidRPr="00B64479">
          <w:rPr>
            <w:rFonts w:eastAsia="Arial"/>
            <w:i/>
            <w:iCs/>
            <w:noProof/>
          </w:rPr>
          <w:t>e.g.</w:t>
        </w:r>
        <w:r w:rsidR="00AC607A">
          <w:rPr>
            <w:rFonts w:eastAsia="Arial"/>
            <w:noProof/>
          </w:rPr>
          <w:t xml:space="preserve">, </w:t>
        </w:r>
      </w:ins>
      <w:del w:id="80" w:author="Mirko Mutalipassi" w:date="2026-03-20T09:36:00Z" w16du:dateUtc="2026-03-20T08:36:00Z">
        <w:r w:rsidDel="00AC607A">
          <w:rPr>
            <w:rFonts w:eastAsia="Arial"/>
          </w:rPr>
          <w:delText xml:space="preserve">e.g. </w:delText>
        </w:r>
      </w:del>
      <w:r w:rsidR="00713F2E">
        <w:rPr>
          <w:rFonts w:eastAsia="Arial"/>
        </w:rPr>
        <w:t xml:space="preserve">a </w:t>
      </w:r>
      <w:r>
        <w:rPr>
          <w:rFonts w:eastAsia="Arial"/>
        </w:rPr>
        <w:t xml:space="preserve">comparison of a concentration addition model with the landscape). </w:t>
      </w:r>
      <w:r w:rsidR="00684E65">
        <w:rPr>
          <w:rFonts w:eastAsia="Arial"/>
        </w:rPr>
        <w:t xml:space="preserve">These are often logistically difficult to </w:t>
      </w:r>
      <w:r w:rsidR="008E71E0">
        <w:rPr>
          <w:rFonts w:eastAsia="Arial"/>
        </w:rPr>
        <w:t>implement,</w:t>
      </w:r>
      <w:r w:rsidR="00684E65">
        <w:rPr>
          <w:rFonts w:eastAsia="Arial"/>
        </w:rPr>
        <w:t xml:space="preserve"> and alternatives should then be considered. We proposed and tested here such an alternative divided into 3 steps.</w:t>
      </w:r>
    </w:p>
    <w:p w14:paraId="01B6B938" w14:textId="0FBC0342" w:rsidR="00A85524" w:rsidDel="0061153C" w:rsidRDefault="002D6662" w:rsidP="00495B06">
      <w:pPr>
        <w:spacing w:line="276" w:lineRule="auto"/>
        <w:jc w:val="both"/>
        <w:rPr>
          <w:del w:id="81" w:author="Mirko Mutalipassi" w:date="2026-03-20T10:49:00Z" w16du:dateUtc="2026-03-20T09:49:00Z"/>
          <w:color w:val="000000" w:themeColor="text1"/>
        </w:rPr>
      </w:pPr>
      <w:commentRangeStart w:id="82"/>
      <w:r w:rsidRPr="00743779">
        <w:rPr>
          <w:rFonts w:eastAsia="Arial"/>
        </w:rPr>
        <w:t xml:space="preserve">A first step towards </w:t>
      </w:r>
      <w:r w:rsidR="00ED2863">
        <w:rPr>
          <w:rFonts w:eastAsia="Arial"/>
        </w:rPr>
        <w:t>identif</w:t>
      </w:r>
      <w:r w:rsidR="002944A6">
        <w:rPr>
          <w:rFonts w:eastAsia="Arial"/>
        </w:rPr>
        <w:t>ying</w:t>
      </w:r>
      <w:r w:rsidR="00ED2863">
        <w:rPr>
          <w:rFonts w:eastAsia="Arial"/>
        </w:rPr>
        <w:t xml:space="preserve"> potential</w:t>
      </w:r>
      <w:r w:rsidRPr="00743779">
        <w:rPr>
          <w:rFonts w:eastAsia="Arial"/>
        </w:rPr>
        <w:t xml:space="preserve"> interaction</w:t>
      </w:r>
      <w:r w:rsidR="00ED2863">
        <w:rPr>
          <w:rFonts w:eastAsia="Arial"/>
        </w:rPr>
        <w:t>s</w:t>
      </w:r>
      <w:r w:rsidRPr="00743779">
        <w:rPr>
          <w:rFonts w:eastAsia="Arial"/>
        </w:rPr>
        <w:t xml:space="preserve"> </w:t>
      </w:r>
      <w:r w:rsidR="00ED2863">
        <w:rPr>
          <w:rFonts w:eastAsia="Arial"/>
        </w:rPr>
        <w:t>between</w:t>
      </w:r>
      <w:r w:rsidR="00ED2863" w:rsidRPr="00743779">
        <w:rPr>
          <w:rFonts w:eastAsia="Arial"/>
        </w:rPr>
        <w:t xml:space="preserve"> </w:t>
      </w:r>
      <w:r w:rsidRPr="00743779">
        <w:rPr>
          <w:rFonts w:eastAsia="Arial"/>
        </w:rPr>
        <w:t xml:space="preserve">drivers is to </w:t>
      </w:r>
      <w:ins w:id="83" w:author="Mirko Mutalipassi" w:date="2026-03-20T09:56:00Z" w16du:dateUtc="2026-03-20T08:56:00Z">
        <w:r w:rsidR="00495B06" w:rsidRPr="00495B06">
          <w:rPr>
            <w:rFonts w:eastAsia="Arial"/>
          </w:rPr>
          <w:t>resolve the performance curve of each driver across a sufficiently broad gradient</w:t>
        </w:r>
      </w:ins>
      <w:del w:id="84" w:author="Mirko Mutalipassi" w:date="2026-03-20T09:56:00Z" w16du:dateUtc="2026-03-20T08:56:00Z">
        <w:r w:rsidRPr="00743779" w:rsidDel="00495B06">
          <w:rPr>
            <w:rFonts w:eastAsia="Arial"/>
          </w:rPr>
          <w:delText xml:space="preserve">understand the </w:delText>
        </w:r>
        <w:r w:rsidR="0013005C" w:rsidRPr="00743779" w:rsidDel="00495B06">
          <w:rPr>
            <w:rFonts w:eastAsia="Arial"/>
          </w:rPr>
          <w:delText xml:space="preserve">performance curve of each </w:delText>
        </w:r>
        <w:r w:rsidR="00A66A4D" w:rsidRPr="00743779" w:rsidDel="00495B06">
          <w:rPr>
            <w:rFonts w:eastAsia="Arial"/>
          </w:rPr>
          <w:delText>driver</w:delText>
        </w:r>
      </w:del>
      <w:r w:rsidR="0013005C" w:rsidRPr="00743779">
        <w:rPr>
          <w:rFonts w:eastAsia="Arial"/>
        </w:rPr>
        <w:t xml:space="preserve">. </w:t>
      </w:r>
      <w:r w:rsidR="00684E65">
        <w:rPr>
          <w:color w:val="000000" w:themeColor="text1"/>
        </w:rPr>
        <w:t xml:space="preserve">In our experiment, </w:t>
      </w:r>
      <w:ins w:id="85" w:author="Mirko Mutalipassi" w:date="2026-03-20T09:59:00Z" w16du:dateUtc="2026-03-20T08:59:00Z">
        <w:r w:rsidR="00495B06" w:rsidRPr="00495B06">
          <w:rPr>
            <w:color w:val="000000" w:themeColor="text1"/>
          </w:rPr>
          <w:t>the responses to temperature, pH, and lithium were all best described by unimodal second-degree polynomial models, although with varying levels of support. The temperature response showed the strongest fit and a clearly defined bell-shaped curve, consistent with well-established thermal performance relationships</w:t>
        </w:r>
        <w:r w:rsidR="00495B06">
          <w:rPr>
            <w:color w:val="000000" w:themeColor="text1"/>
          </w:rPr>
          <w:t xml:space="preserve"> </w:t>
        </w:r>
      </w:ins>
      <w:del w:id="86" w:author="Mirko Mutalipassi" w:date="2026-03-20T09:59:00Z" w16du:dateUtc="2026-03-20T08:59:00Z">
        <w:r w:rsidR="00684E65" w:rsidDel="00495B06">
          <w:rPr>
            <w:color w:val="000000" w:themeColor="text1"/>
          </w:rPr>
          <w:delText>t</w:delText>
        </w:r>
        <w:r w:rsidR="00684E65" w:rsidRPr="00743779" w:rsidDel="00495B06">
          <w:rPr>
            <w:color w:val="000000" w:themeColor="text1"/>
          </w:rPr>
          <w:delText xml:space="preserve">he </w:delText>
        </w:r>
        <w:r w:rsidR="00B77EC3" w:rsidRPr="00743779" w:rsidDel="00495B06">
          <w:rPr>
            <w:color w:val="000000" w:themeColor="text1"/>
          </w:rPr>
          <w:delText>curves from the three drivers followed a</w:delText>
        </w:r>
        <w:r w:rsidR="00684E65" w:rsidDel="00495B06">
          <w:rPr>
            <w:color w:val="000000" w:themeColor="text1"/>
          </w:rPr>
          <w:delText xml:space="preserve"> similar</w:delText>
        </w:r>
        <w:r w:rsidR="00B77EC3" w:rsidRPr="00743779" w:rsidDel="00495B06">
          <w:rPr>
            <w:color w:val="000000" w:themeColor="text1"/>
          </w:rPr>
          <w:delText xml:space="preserve"> unimodal </w:delText>
        </w:r>
        <w:r w:rsidR="004B6F94" w:rsidRPr="00743779" w:rsidDel="00495B06">
          <w:rPr>
            <w:color w:val="000000" w:themeColor="text1"/>
          </w:rPr>
          <w:delText>second-degree</w:delText>
        </w:r>
        <w:r w:rsidR="00B77EC3" w:rsidRPr="00743779" w:rsidDel="00495B06">
          <w:rPr>
            <w:color w:val="000000" w:themeColor="text1"/>
          </w:rPr>
          <w:delText xml:space="preserve"> polynomial </w:delText>
        </w:r>
        <w:r w:rsidR="00684E65" w:rsidDel="00495B06">
          <w:rPr>
            <w:color w:val="000000" w:themeColor="text1"/>
          </w:rPr>
          <w:delText>model</w:delText>
        </w:r>
        <w:r w:rsidR="005E3C05" w:rsidRPr="00743779" w:rsidDel="00495B06">
          <w:rPr>
            <w:color w:val="000000" w:themeColor="text1"/>
          </w:rPr>
          <w:delText xml:space="preserve">. </w:delText>
        </w:r>
        <w:r w:rsidR="00684E65" w:rsidDel="00495B06">
          <w:rPr>
            <w:color w:val="000000" w:themeColor="text1"/>
          </w:rPr>
          <w:delText>This is the pre-requisite for the</w:delText>
        </w:r>
        <w:r w:rsidR="005E3C05" w:rsidRPr="00743779" w:rsidDel="00495B06">
          <w:rPr>
            <w:color w:val="000000" w:themeColor="text1"/>
          </w:rPr>
          <w:delText xml:space="preserve"> concentration addition hypothesis </w:delText>
        </w:r>
        <w:r w:rsidR="00FD3D45" w:rsidDel="00495B06">
          <w:rPr>
            <w:color w:val="000000" w:themeColor="text1"/>
          </w:rPr>
          <w:delText xml:space="preserve">as </w:delText>
        </w:r>
        <w:r w:rsidR="000B00C9" w:rsidDel="00495B06">
          <w:rPr>
            <w:color w:val="000000" w:themeColor="text1"/>
          </w:rPr>
          <w:delText xml:space="preserve">the </w:delText>
        </w:r>
        <w:r w:rsidR="00684E65" w:rsidDel="00495B06">
          <w:rPr>
            <w:color w:val="000000" w:themeColor="text1"/>
          </w:rPr>
          <w:delText>driver</w:delText>
        </w:r>
        <w:r w:rsidR="000B00C9" w:rsidDel="00495B06">
          <w:rPr>
            <w:color w:val="000000" w:themeColor="text1"/>
          </w:rPr>
          <w:delText>s</w:delText>
        </w:r>
        <w:r w:rsidR="00684E65" w:rsidDel="00495B06">
          <w:rPr>
            <w:color w:val="000000" w:themeColor="text1"/>
          </w:rPr>
          <w:delText xml:space="preserve"> are then expected to have the same mode of actions and similar biological responses </w:delText>
        </w:r>
        <w:r w:rsidR="003940D9" w:rsidRPr="00743779" w:rsidDel="00495B06">
          <w:rPr>
            <w:color w:val="000000" w:themeColor="text1"/>
          </w:rPr>
          <w:delText>(</w:delText>
        </w:r>
        <w:commentRangeStart w:id="87"/>
        <w:commentRangeStart w:id="88"/>
        <w:r w:rsidR="003940D9" w:rsidRPr="008907A4" w:rsidDel="00495B06">
          <w:rPr>
            <w:color w:val="EE0000"/>
          </w:rPr>
          <w:delText>REF</w:delText>
        </w:r>
        <w:commentRangeEnd w:id="87"/>
        <w:r w:rsidR="00495B06" w:rsidRPr="00743779" w:rsidDel="00495B06">
          <w:rPr>
            <w:rStyle w:val="Rimandocommento"/>
            <w:color w:val="000000" w:themeColor="text1"/>
            <w:sz w:val="24"/>
            <w:szCs w:val="24"/>
          </w:rPr>
          <w:commentReference w:id="87"/>
        </w:r>
        <w:commentRangeEnd w:id="88"/>
        <w:r w:rsidR="00684E65" w:rsidRPr="00743779" w:rsidDel="00495B06">
          <w:rPr>
            <w:rStyle w:val="Rimandocommento"/>
            <w:color w:val="000000" w:themeColor="text1"/>
            <w:sz w:val="24"/>
            <w:szCs w:val="24"/>
          </w:rPr>
          <w:commentReference w:id="88"/>
        </w:r>
        <w:r w:rsidR="003940D9" w:rsidRPr="00743779" w:rsidDel="00495B06">
          <w:rPr>
            <w:color w:val="000000" w:themeColor="text1"/>
          </w:rPr>
          <w:delText>)</w:delText>
        </w:r>
        <w:r w:rsidR="005E3C05" w:rsidRPr="00743779" w:rsidDel="00495B06">
          <w:rPr>
            <w:color w:val="000000" w:themeColor="text1"/>
          </w:rPr>
          <w:delText xml:space="preserve">. </w:delText>
        </w:r>
        <w:r w:rsidR="00460D1F" w:rsidDel="00495B06">
          <w:rPr>
            <w:color w:val="000000" w:themeColor="text1"/>
          </w:rPr>
          <w:delText xml:space="preserve">Although all </w:delText>
        </w:r>
        <w:r w:rsidR="007E4268" w:rsidDel="00495B06">
          <w:rPr>
            <w:color w:val="000000" w:themeColor="text1"/>
          </w:rPr>
          <w:delText xml:space="preserve">performance curves were second-degree polynomial in shape, the </w:delText>
        </w:r>
        <w:r w:rsidR="00DA4D99" w:rsidRPr="00743779" w:rsidDel="00495B06">
          <w:rPr>
            <w:color w:val="000000" w:themeColor="text1"/>
          </w:rPr>
          <w:delText>curve of temperature was the one best captured</w:delText>
        </w:r>
        <w:r w:rsidR="004F1A44" w:rsidRPr="00743779" w:rsidDel="00495B06">
          <w:rPr>
            <w:color w:val="000000" w:themeColor="text1"/>
          </w:rPr>
          <w:delText xml:space="preserve"> and was clearly bell shaped, as expected from literature </w:delText>
        </w:r>
      </w:del>
      <w:r w:rsidR="00E240C9" w:rsidRPr="00743779">
        <w:rPr>
          <w:color w:val="000000" w:themeColor="text1"/>
        </w:rPr>
        <w:fldChar w:fldCharType="begin"/>
      </w:r>
      <w:r w:rsidR="000D378F" w:rsidRPr="00743779">
        <w:rPr>
          <w:color w:val="000000" w:themeColor="text1"/>
        </w:rPr>
        <w:instrText xml:space="preserve"> ADDIN ZOTERO_ITEM CSL_CITATION {"citationID":"W1whENOX","properties":{"formattedCitation":"(Byrne et al., 2022; Silva Romero et al., 2021)","plainCitation":"(Byrne et al., 2022; Silva Romero et al., 2021)","noteIndex":0},"citationItems":[{"id":415,"uris":["http://zotero.org/users/9330120/items/SDYLDBQ4"],"itemData":{"id":415,"type":"article-journal","abstract":"For marine ectotherms, larval success, planktonic larval duration and dispersal trajectories are strongly influenced by temperature, and therefore, ocean warming and heatwaves have profound impacts on these sensitive stages. Warming, through increased poleward flow in regions with western boundary currents, such as the East Australia Current (EAC), provides opportunities for range extension as propagules track preferred conditions. Two sea urchin species, Centrostephanus rodgersii and Heliocidaris tuberculata, sympatric in the EAC warming hotspot, exhibit contrasting responses to warming. Over half a century, C. rodgersii has undergone marked poleward range extension, but the range of H. tuberculata has not changed. We constructed thermal performance curves (TPC) to determine if contrasting developmental thermal tolerance can explain this difference. The temperatures tested encompassed present-­day distribution and forecast ocean warming/heatwave conditions. The broad and narrow thermal optimum (Topt) ranges for C. rodgersii and H. tuberculata larvae (7.2 and 4.7°C range, respectively) matched their realized (adult distribution) thermal niches. The cool and warm temperatures for 50% development to the feeding larva approximated temperatures at adult poleward range limits. Larval cool tolerances with respect to mean local temperature differed, 6.0 and 3.8°C respectively. Larval warm tolerances were similar for both species as are the adult warm range edges. The larvae of both species would be sensitive to heatwaves. Centrostephanus rodgersii has stayed in place and shifted in space, likely due to its broad cold–­warm larval thermal tolerance and large thermal safety margins. Phenotypic plasticity of the planktonic stage of C. rodgersii facilitated its range extension. In contrast, larval cold intolerance of H. tuberculata explains its restricted range and will delay poleward extension as the region warms. In a warming ocean, we show that intrinsic thermal biology traits of the pelagic stage provide an integrative tool to explain species-­specific variation in range shift patterns.","container-title":"Global Change Biology","DOI":"10.1111/gcb.16116","ISSN":"1354-1013, 1365-2486","issue":"9","journalAbbreviation":"Global Change Biology","language":"en","page":"3040-3053","source":"DOI.org (Crossref)","title":"Staying in place and moving in space: Contrasting larval thermal sensitivity explains distributional changes of sympatric sea urchin species to habitat warming","title-short":"Staying in place and moving in space","volume":"28","author":[{"family":"Byrne","given":"Maria"},{"family":"Gall","given":"Mailie L."},{"family":"Campbell","given":"Hamish"},{"family":"Lamare","given":"Miles D."},{"family":"Holmes","given":"Sebastian P."}],"issued":{"date-parts":[["2022",5]]}}},{"id":94516,"uris":["http://zotero.org/users/9330120/items/7JAQLK3P"],"itemData":{"id":94516,"type":"article-journal","abstract":"The responses of ectothermic organisms to changes in temperature can be modified by acclimatization or adaptation to local thermal conditions. Thus, the effect of global warming and the deleterious effects of extreme heating events (e.g., heatwaves) on the metabolism and fitness of ectotherms can be population specific and reduced at warmer sites. We tested the hypothesis that when environmental temperature is greater, grazer populations in the Galápagos are less thermally sensitive (potentially due to acclimatization or adaptation). We quantified the acute thermal sensitivity of four populations of the pencil sea urchin, Eucidaris galapagensis, by measuring individual oxygen consumption across a range of temperatures. Thermal performance curves were estimated for each population and compared to local thermal conditions 2 months prior to collection. Results indicate that E. galapagensis populations were adapted and/or acclimatized to short-term local temperature as populations at warmer sites had substantially higher thermal tolerances. The acute thermal optimum (Topt) for the warmest and coolest site populations differed by 3 °C and the Topt was positively correlated with maximum temperature recorded at each site. Additionally, temperature-normalized respiration rate and activation energy (E) were negatively related to the maximum temperature. Understanding the temperature-dependent performance of the pencil urchin (the most significant mesograzer in this system), including its population specificity, provides insight into how herbivores and the functions they perform might be affected by further ocean heating.","container-title":"Marine Biology","DOI":"10.1007/s00227-021-03836-9","ISSN":"0025-3162, 1432-1793","issue":"3","journalAbbreviation":"Mar Biol","language":"en","page":"34","source":"DOI.org (Crossref)","title":"Local conditions influence thermal sensitivity of pencil urchin populations (Eucidaris galapagensis) in the Galápagos Archipelago","volume":"168","author":[{"family":"Silva Romero","given":"Isabel"},{"family":"Bruno","given":"John F."},{"family":"Silbiger","given":"Nyssa J."},{"family":"Brandt","given":"Margarita"}],"issued":{"date-parts":[["2021",3]]}}}],"schema":"https://github.com/citation-style-language/schema/raw/master/csl-citation.json"} </w:instrText>
      </w:r>
      <w:r w:rsidR="00E240C9" w:rsidRPr="00743779">
        <w:rPr>
          <w:color w:val="000000" w:themeColor="text1"/>
        </w:rPr>
        <w:fldChar w:fldCharType="separate"/>
      </w:r>
      <w:r w:rsidR="000D378F" w:rsidRPr="00743779">
        <w:rPr>
          <w:noProof/>
          <w:color w:val="000000" w:themeColor="text1"/>
        </w:rPr>
        <w:t>(Byrne et al., 2022; Silva Romero et al., 2021)</w:t>
      </w:r>
      <w:r w:rsidR="00E240C9" w:rsidRPr="00743779">
        <w:rPr>
          <w:color w:val="000000" w:themeColor="text1"/>
        </w:rPr>
        <w:fldChar w:fldCharType="end"/>
      </w:r>
      <w:r w:rsidR="004F1A44" w:rsidRPr="00743779">
        <w:rPr>
          <w:color w:val="000000" w:themeColor="text1"/>
        </w:rPr>
        <w:t>.</w:t>
      </w:r>
      <w:r w:rsidR="006B53C7" w:rsidRPr="00743779">
        <w:rPr>
          <w:color w:val="000000" w:themeColor="text1"/>
        </w:rPr>
        <w:t xml:space="preserve"> </w:t>
      </w:r>
      <w:ins w:id="89" w:author="Mirko Mutalipassi" w:date="2026-03-20T09:59:00Z" w16du:dateUtc="2026-03-20T08:59:00Z">
        <w:r w:rsidR="00495B06" w:rsidRPr="00495B06">
          <w:rPr>
            <w:color w:val="000000" w:themeColor="text1"/>
          </w:rPr>
          <w:t>The responses to pH and lithium were less well resolved, with broader confidence intervals and lower explanatory power, indicating that the full shape of their performance curves was only partially captured within the explored range.</w:t>
        </w:r>
        <w:r w:rsidR="00495B06">
          <w:rPr>
            <w:color w:val="000000" w:themeColor="text1"/>
          </w:rPr>
          <w:t xml:space="preserve"> </w:t>
        </w:r>
        <w:r w:rsidR="00495B06" w:rsidRPr="00495B06">
          <w:rPr>
            <w:color w:val="000000" w:themeColor="text1"/>
          </w:rPr>
          <w:t xml:space="preserve">Rather than assuming identical modes of action, our approach relies on the empirical alignment of response curves onto a common performance axis. </w:t>
        </w:r>
      </w:ins>
      <w:ins w:id="90" w:author="Mirko Mutalipassi" w:date="2026-03-20T10:46:00Z" w16du:dateUtc="2026-03-20T09:46:00Z">
        <w:r w:rsidR="009A72ED">
          <w:t>This provides a pragmatic basis for applying concentration addition as a null model of non-interacting effects, serving as a baseline expectation against which deviations can be interpreted, rather than as a mechanistic assumption of shared modes of action among drivers.</w:t>
        </w:r>
      </w:ins>
      <w:ins w:id="91" w:author="Mirko Mutalipassi" w:date="2026-03-20T09:59:00Z" w16du:dateUtc="2026-03-20T08:59:00Z">
        <w:r w:rsidR="00495B06" w:rsidRPr="00495B06">
          <w:rPr>
            <w:color w:val="000000" w:themeColor="text1"/>
          </w:rPr>
          <w:t xml:space="preserve"> Similar unimodal responses have been reported for pH and CO₂ effects in phytoplankton </w:t>
        </w:r>
      </w:ins>
      <w:del w:id="92" w:author="Mirko Mutalipassi" w:date="2026-03-20T09:59:00Z" w16du:dateUtc="2026-03-20T08:59:00Z">
        <w:r w:rsidR="00C864CB" w:rsidRPr="00743779" w:rsidDel="00495B06">
          <w:rPr>
            <w:color w:val="000000" w:themeColor="text1"/>
          </w:rPr>
          <w:delText xml:space="preserve">A similar unimodal shape has been found for </w:delText>
        </w:r>
        <w:r w:rsidR="008A3C94" w:rsidRPr="00743779" w:rsidDel="00495B06">
          <w:rPr>
            <w:color w:val="000000" w:themeColor="text1"/>
          </w:rPr>
          <w:delText xml:space="preserve">phytoplankton responses to </w:delText>
        </w:r>
        <w:r w:rsidR="00AB1AB5" w:rsidRPr="00743779" w:rsidDel="00495B06">
          <w:rPr>
            <w:color w:val="000000" w:themeColor="text1"/>
          </w:rPr>
          <w:delText>pH</w:delText>
        </w:r>
        <w:r w:rsidR="00481973" w:rsidRPr="00743779" w:rsidDel="00495B06">
          <w:rPr>
            <w:color w:val="000000" w:themeColor="text1"/>
          </w:rPr>
          <w:delText>/</w:delText>
        </w:r>
        <w:r w:rsidR="00481973" w:rsidRPr="00743779" w:rsidDel="00495B06">
          <w:rPr>
            <w:i/>
            <w:iCs/>
            <w:color w:val="000000" w:themeColor="text1"/>
          </w:rPr>
          <w:delText>p</w:delText>
        </w:r>
        <w:r w:rsidR="00481973" w:rsidRPr="00743779" w:rsidDel="00495B06">
          <w:rPr>
            <w:color w:val="000000" w:themeColor="text1"/>
          </w:rPr>
          <w:delText>CO</w:delText>
        </w:r>
        <w:r w:rsidR="00481973" w:rsidRPr="00743779" w:rsidDel="00495B06">
          <w:rPr>
            <w:color w:val="000000" w:themeColor="text1"/>
            <w:vertAlign w:val="subscript"/>
          </w:rPr>
          <w:delText>2</w:delText>
        </w:r>
      </w:del>
      <w:r w:rsidR="008A3C94" w:rsidRPr="00743779">
        <w:rPr>
          <w:color w:val="000000" w:themeColor="text1"/>
        </w:rPr>
        <w:t xml:space="preserve"> </w:t>
      </w:r>
      <w:r w:rsidR="009857C9" w:rsidRPr="00743779">
        <w:rPr>
          <w:color w:val="000000" w:themeColor="text1"/>
        </w:rPr>
        <w:fldChar w:fldCharType="begin"/>
      </w:r>
      <w:r w:rsidR="00481973" w:rsidRPr="00743779">
        <w:rPr>
          <w:color w:val="000000" w:themeColor="text1"/>
        </w:rPr>
        <w:instrText xml:space="preserve"> ADDIN ZOTERO_ITEM CSL_CITATION {"citationID":"nwcTYt2q","properties":{"formattedCitation":"(Collins et al., 2022; Paul &amp; Bach, 2020)","plainCitation":"(Collins et al., 2022; Paul &amp; Bach, 2020)","noteIndex":0},"citationItems":[{"id":113462,"uris":["http://zotero.org/users/9330120/items/UV2QF6RE"],"itemData":{"id":113462,"type":"article-journal","container-title":"Current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K"}],"issued":{"date-parts":[["2022",8]]}}},{"id":268514,"uris":["http://zotero.org/users/9330120/items/KWX3AG6U"],"itemData":{"id":268514,"type":"article-journal","abstract":"Phytoplankton growth rate is a key variable controlling species succession and ecosystem structure throughout the surface ocean. Carbonate chemistry conditions are known to inﬂuence phytoplankton growth rates but there is no conceptual framework allowing us to compare growth rate responses across taxa. Here we analyse the literature to show that phytoplankton growth rates follow an optimum curve response pattern whenever the tested species is exposed to a sufﬁciently large gradient in proton (H+) concentrations. Based on previous ﬁndings with coccolithophores and diatoms, we argue that this ‘universal reaction norm’ is shaped by the stimulating inﬂuence of increasing inorganic carbon substrate (left side of the optimum) and the inhibiting inﬂuence of increase H+ (right side of the optimum). We envisage that exploration of carbonate chemistry-dependent optimum curves as a default experimental approach will boost our mechanistic understanding of phytoplankton responses to ocean acidiﬁcation, like temperature curves have already boosted our mechanistic understanding to global warming.","container-title":"New Phytologist","DOI":"10.1111/nph.16806","ISSN":"0028-646X, 1469-8137","issue":"6","journalAbbreviation":"New Phytologist","language":"en","page":"1710-1716","source":"DOI.org (Crossref)","title":"Universal response pattern of phytoplankton growth rates to increasing CO&lt;sub&gt;2&lt;/sub&gt;","volume":"228","author":[{"family":"Paul","given":"Allanah J."},{"family":"Bach","given":"Lennart T."}],"issued":{"date-parts":[["2020",12]]}}}],"schema":"https://github.com/citation-style-language/schema/raw/master/csl-citation.json"} </w:instrText>
      </w:r>
      <w:r w:rsidR="009857C9" w:rsidRPr="00743779">
        <w:rPr>
          <w:color w:val="000000" w:themeColor="text1"/>
        </w:rPr>
        <w:fldChar w:fldCharType="separate"/>
      </w:r>
      <w:r w:rsidR="00481973" w:rsidRPr="00743779">
        <w:rPr>
          <w:noProof/>
          <w:color w:val="000000" w:themeColor="text1"/>
        </w:rPr>
        <w:t>(Collins et al., 2022; Paul &amp; Bach, 2020)</w:t>
      </w:r>
      <w:r w:rsidR="009857C9" w:rsidRPr="00743779">
        <w:rPr>
          <w:color w:val="000000" w:themeColor="text1"/>
        </w:rPr>
        <w:fldChar w:fldCharType="end"/>
      </w:r>
      <w:ins w:id="93" w:author="Mirko Mutalipassi" w:date="2026-03-20T10:00:00Z" w16du:dateUtc="2026-03-20T09:00:00Z">
        <w:r w:rsidR="00495B06">
          <w:rPr>
            <w:color w:val="000000" w:themeColor="text1"/>
          </w:rPr>
          <w:t>,</w:t>
        </w:r>
      </w:ins>
      <w:del w:id="94" w:author="Mirko Mutalipassi" w:date="2026-03-20T10:00:00Z" w16du:dateUtc="2026-03-20T09:00:00Z">
        <w:r w:rsidR="00AD1CAC" w:rsidRPr="00743779" w:rsidDel="00495B06">
          <w:rPr>
            <w:color w:val="000000" w:themeColor="text1"/>
          </w:rPr>
          <w:delText>.</w:delText>
        </w:r>
      </w:del>
      <w:r w:rsidR="00AD1CAC" w:rsidRPr="00743779">
        <w:rPr>
          <w:color w:val="000000" w:themeColor="text1"/>
        </w:rPr>
        <w:t xml:space="preserve"> </w:t>
      </w:r>
      <w:ins w:id="95" w:author="Mirko Mutalipassi" w:date="2026-03-20T09:59:00Z" w16du:dateUtc="2026-03-20T08:59:00Z">
        <w:r w:rsidR="00495B06" w:rsidRPr="00495B06">
          <w:rPr>
            <w:color w:val="000000" w:themeColor="text1"/>
          </w:rPr>
          <w:t xml:space="preserve">whereas toxicant responses are often described as sigmoidal </w:t>
        </w:r>
      </w:ins>
      <w:del w:id="96" w:author="Mirko Mutalipassi" w:date="2026-03-20T09:59:00Z" w16du:dateUtc="2026-03-20T08:59:00Z">
        <w:r w:rsidR="008E71E0" w:rsidDel="00495B06">
          <w:rPr>
            <w:color w:val="000000" w:themeColor="text1"/>
          </w:rPr>
          <w:delText xml:space="preserve">A </w:delText>
        </w:r>
        <w:r w:rsidR="00CF3D09" w:rsidRPr="00743779" w:rsidDel="00495B06">
          <w:rPr>
            <w:color w:val="000000" w:themeColor="text1"/>
          </w:rPr>
          <w:delText xml:space="preserve">sigmoidal </w:delText>
        </w:r>
        <w:r w:rsidR="008E71E0" w:rsidDel="00495B06">
          <w:rPr>
            <w:color w:val="000000" w:themeColor="text1"/>
          </w:rPr>
          <w:delText>curve is often</w:delText>
        </w:r>
        <w:r w:rsidR="008E71E0" w:rsidRPr="00743779" w:rsidDel="00495B06">
          <w:rPr>
            <w:color w:val="000000" w:themeColor="text1"/>
          </w:rPr>
          <w:delText xml:space="preserve"> </w:delText>
        </w:r>
        <w:r w:rsidR="00CF3D09" w:rsidRPr="00743779" w:rsidDel="00495B06">
          <w:rPr>
            <w:color w:val="000000" w:themeColor="text1"/>
          </w:rPr>
          <w:delText xml:space="preserve">expected </w:delText>
        </w:r>
        <w:r w:rsidR="00B47780" w:rsidRPr="00743779" w:rsidDel="00495B06">
          <w:rPr>
            <w:color w:val="000000" w:themeColor="text1"/>
          </w:rPr>
          <w:delText>for</w:delText>
        </w:r>
        <w:r w:rsidR="008E71E0" w:rsidDel="00495B06">
          <w:rPr>
            <w:color w:val="000000" w:themeColor="text1"/>
          </w:rPr>
          <w:delText xml:space="preserve"> biological response to</w:delText>
        </w:r>
        <w:r w:rsidR="00CF3D09" w:rsidRPr="00743779" w:rsidDel="00495B06">
          <w:rPr>
            <w:color w:val="000000" w:themeColor="text1"/>
          </w:rPr>
          <w:delText xml:space="preserve"> toxicant</w:delText>
        </w:r>
        <w:r w:rsidR="008E71E0" w:rsidDel="00495B06">
          <w:rPr>
            <w:color w:val="000000" w:themeColor="text1"/>
          </w:rPr>
          <w:delText>s</w:delText>
        </w:r>
        <w:r w:rsidR="00CF3D09" w:rsidRPr="00743779" w:rsidDel="00495B06">
          <w:rPr>
            <w:color w:val="000000" w:themeColor="text1"/>
          </w:rPr>
          <w:delText xml:space="preserve"> </w:delText>
        </w:r>
        <w:r w:rsidR="00B47780" w:rsidRPr="00743779" w:rsidDel="00495B06">
          <w:rPr>
            <w:color w:val="000000" w:themeColor="text1"/>
          </w:rPr>
          <w:delText xml:space="preserve">effects </w:delText>
        </w:r>
      </w:del>
      <w:r w:rsidR="00AD1CAC" w:rsidRPr="00743779">
        <w:rPr>
          <w:color w:val="000000" w:themeColor="text1"/>
        </w:rPr>
        <w:fldChar w:fldCharType="begin"/>
      </w:r>
      <w:r w:rsidR="0010262B" w:rsidRPr="00743779">
        <w:rPr>
          <w:color w:val="000000" w:themeColor="text1"/>
        </w:rPr>
        <w:instrText xml:space="preserve"> ADDIN ZOTERO_ITEM CSL_CITATION {"citationID":"zAfAbu11","properties":{"formattedCitation":"(Bellas, 2008; Morroni et al., 2023; Philibert et al., 2021)","plainCitation":"(Bellas, 2008; Morroni et al., 2023; Philibert et al., 2021)","noteIndex":0},"citationItems":[{"id":1161,"uris":["http://zotero.org/users/9330120/items/8LF2GLW4"],"itemData":{"id":1161,"type":"article-journal","abstract":"The ecotoxicological assessment of alternative “booster” biocides is urgently needed in order to develop environmentally acceptable antifouling paints. However, research has focused mainly on single compounds, and there is still a lack of data on their mixture toxicity. The present study investigated the single and mixture toxicity of three of the most widely used antifouling biocides: zinc pyrithione, chlorothalonil and Sea-Nine, using the sea-urchin (Paracentrotus lividus) embryo-larval bioassay. Also, the predictive ability of the concentration addition (CA) and independent action (IA) concepts for antifouling mixtures was evaluated. Both concepts failed to accurately predict the toxicity of the antifouling mixtures, with the exception of the zinc pyrithione and Sea-Nine mixture, which was accurately predicted by the IA concept, suggesting a dissimilar mode of action of those substances. In general, CA predicted consistently higher toxicity than IA; however, CA overestimated the toxicity of the studied mixtures by a factor of only 1.6, representing a reasonable worst-case approach to be used in the predictive hazard assessment of antifouling mixtures. Finally, the present study demonstrates that the risk of antifouling mixtures for the early developmental stages of sea urchin is higher than the risk of each single substance, and therefore, the inclusion of mixture considerations in the development of water quality criteria for antifouling compounds is strongly recommended.","container-title":"Aquatic Toxicology","DOI":"10.1016/j.aquatox.2008.05.011","ISSN":"0166445X","issue":"4","journalAbbreviation":"Aquatic Toxicology","language":"en","page":"308-315","source":"DOI.org (Crossref)","title":"Prediction and assessment of mixture toxicity of compounds in antifouling paints using the sea-urchin embryo-larval bioassay","volume":"88","author":[{"family":"Bellas","given":"Juan"}],"issued":{"date-parts":[["2008",7]]}}},{"id":133088,"uris":["http://zotero.org/users/9330120/items/3YLIB92R"],"itemData":{"id":133088,"type":"article-journal","abstract":"Echinoderms play a crucial role in the functioning of marine ecosystems and due to their extensive distribution, rapid response, and the high sensitivity of their planktonic larvae to a large range of stressors, some species are widely used as biological indicators. In addition to sea urchins, sea cucumbers have recently been implemented in embryotoxicity bioassays showing high potential in ecotoxicological studies. However, the use of this species is still hindered by a lack of knowledge regarding their comparative responsiveness. The present study aimed to investigate the responsiveness of different echinoderm species to environmental pollution in order to develop their integration in batteries of ecotoxicological bioassays. To this end, the embryos of two sea urchins (Para­ centrotus lividus and Arbacia lixula) and two sea cucumbers (Holothuria polii and Holothuria tubulosa) were incubated with inorganic and organic toxicants (cadmium, copper, mercury, lead, sodium dodecyl sulphate and 4-n-Nonhyphenol) and elutriates from contaminated marine sediments, chosen as a case study model. The results obtained, expressed through the percentage of abnormal embryos and Integrative Toxicity Indices (ITI), indi­ cated species-specific sensitivities to pollutants, with comparable and correlated responsiveness between sea urchins and sea cucumbers. More specifically, sea cucumber larvae exposed to elutriates appear to be more sensitive than sea urchins, especially when incubated with samples containing trace metals, PCB and TBT. These results indicate that toxic responses in embryos exposed to environmental matrices are probably modulated by interactions between different variables, including additive, synergistic and antagonistic effects. These findings suggest that performing a larval test using different echinoderm classes can integrate the interactive effects of bioavailable fraction of contaminants on various levels, providing sensitive, representative and all year-round batteries of bioassays to apply in ecotoxicological studies.","container-title":"Environmental Pollution","DOI":"10.1016/j.envpol.2023.122285","ISSN":"0269-7491","language":"en","license":"https://www.elsevier.com/tdm/userlicense/1.0/","page":"122285","publisher":"Elsevier BV","source":"Crossref","title":"Echinoderm larvae as bioindicators for the assessment of marine pollution: Sea urchin and sea cucumber responsiveness and future perspectives","title-short":"Echinoderm larvae as bioindicators for the assessment of marine pollution","volume":"335","author":[{"family":"Morroni","given":"Lorenzo"},{"family":"Rakaj","given":"Arnold"},{"family":"Grosso","given":"Luca"},{"family":"Flori","given":"Gaia"},{"family":"Fianchini","given":"Alessandra"},{"family":"Pellegrini","given":"David"},{"family":"Regoli","given":"Francesco"}],"issued":{"date-parts":[["2023",10]]}}},{"id":133086,"uris":["http://zotero.org/users/9330120/items/4AEG94HS"],"itemData":{"id":133086,"type":"article-journal","abstract":"Aquatic exposures to aromatic compounds (ACs) may be important contributors to biological effects of oil spills. The present study examined the acute toxicity of 11 ACs and 3 binary AC mixtures on stage 1 American lobster larvae using a passive dosing test design. The ACs investigated covered a range of classes and log octanol–water partition coefﬁcient values (KOW; 2.5–5.5). Silicone O‐rings were used to partition ACs into seawater and maintain stable exposures. Exposed lobster larvae were assessed for mobility and survival at 3, 6, 12, 24, 36, and 48 h. Fluorometry and gas chromatographymass spectrometry measurements conﬁrmed well‐deﬁned substance exposures. Expressing lethality in terms of chemical activities yielded values between 0.01 and 0.1, consistent with a baseline mode of action. Analysis of time‐dependent median lethal/effect concentration (L/EC50) values were used to determine incipient values. An expected linear relationship between the incipient log L/EC50 and log KOW was ﬁt to the empirical to</w:instrText>
      </w:r>
      <w:r w:rsidR="0010262B" w:rsidRPr="00371065">
        <w:rPr>
          <w:color w:val="000000" w:themeColor="text1"/>
          <w:lang w:val="fr-FR"/>
        </w:rPr>
        <w:instrText xml:space="preserve">xicity data to derive critical target lipid body burdens for immobilization and lethality endpoints. These values indicate that American lobster larvae fall on the sensitive end of the acute species sensitivity distribution. We used AC toxicity data to successfully predict toxicity of binary mixtures assuming additive toxicity. The observed time‐dependent toxicity was inversely related to log KOW and occurred more quickly than reported previously. The results contribute to improving models for predicting oil spill impacts on American lobster larvae populations. Environ Toxicol Chem 2021;40:1379–1388. © 2021 The Authors. Environmental Toxicology and Chemistry published by Wiley Periodicals LLC on behalf of SETAC.","container-title":"Environmental Toxicology and Chemistry","DOI":"10.1002/etc.4988","ISSN":"0730-7268, 1552-8618","issue":"5","language":"en","license":"https://creativecommons.org/licenses/by-nc-nd/4.0/","page":"1379-1388","publisher":"Oxford University Press (OUP)","source":"Crossref","title":"Assessing the Toxicity of Individual Aromatic Compounds and Mixtures to American Lobster (&lt;i&gt;Homarus americanus&lt;/i&gt;) Larvae Using a Passive Dosing System","volume":"40","author":[{"family":"Philibert","given":"Danielle"},{"family":"Parkerton","given":"Thomas"},{"family":"Marteinson","given":"Sarah"},{"family":"De Jourdan","given":"Benjamin"}],"issued":{"date-parts":[["2021",1,19]]}}}],"schema":"https://github.com/citation-style-language/schema/raw/master/csl-citation.json"} </w:instrText>
      </w:r>
      <w:r w:rsidR="00AD1CAC" w:rsidRPr="00743779">
        <w:rPr>
          <w:color w:val="000000" w:themeColor="text1"/>
        </w:rPr>
        <w:fldChar w:fldCharType="separate"/>
      </w:r>
      <w:r w:rsidR="0010262B" w:rsidRPr="004831BB">
        <w:rPr>
          <w:noProof/>
          <w:color w:val="000000" w:themeColor="text1"/>
        </w:rPr>
        <w:t>(Bellas, 2008; Morroni et al., 2023; Philibert et al., 2021)</w:t>
      </w:r>
      <w:r w:rsidR="00AD1CAC" w:rsidRPr="00743779">
        <w:rPr>
          <w:color w:val="000000" w:themeColor="text1"/>
        </w:rPr>
        <w:fldChar w:fldCharType="end"/>
      </w:r>
      <w:r w:rsidR="00146E54" w:rsidRPr="005842A7">
        <w:rPr>
          <w:color w:val="000000" w:themeColor="text1"/>
        </w:rPr>
        <w:t xml:space="preserve">. </w:t>
      </w:r>
      <w:ins w:id="97" w:author="Mirko Mutalipassi" w:date="2026-03-20T10:48:00Z" w16du:dateUtc="2026-03-20T09:48:00Z">
        <w:r w:rsidR="009A72ED">
          <w:t xml:space="preserve">Our results suggest that, within the explored ranges, the three drivers can be approximated within a shared performance framework. The lower resolution of the pH and lithium curves introduces uncertainty in the additive baseline and, consequently, in the magnitude of the estimated deviations. Nevertheless, the consistency of the antagonistic pattern across all pH-involving </w:t>
        </w:r>
        <w:r w:rsidR="009A72ED">
          <w:lastRenderedPageBreak/>
          <w:t>treatments suggests that the deviation reflects a genuine biological signal rather than an artefact of curve fitting</w:t>
        </w:r>
      </w:ins>
      <w:ins w:id="98" w:author="Mirko Mutalipassi" w:date="2026-03-20T10:00:00Z" w16du:dateUtc="2026-03-20T09:00:00Z">
        <w:r w:rsidR="00495B06">
          <w:rPr>
            <w:color w:val="000000" w:themeColor="text1"/>
            <w:lang w:val="fr-FR"/>
          </w:rPr>
          <w:t xml:space="preserve"> </w:t>
        </w:r>
      </w:ins>
      <w:del w:id="99" w:author="Mirko Mutalipassi" w:date="2026-03-20T10:00:00Z" w16du:dateUtc="2026-03-20T09:00:00Z">
        <w:r w:rsidR="008E71E0" w:rsidRPr="005842A7" w:rsidDel="00495B06">
          <w:rPr>
            <w:color w:val="000000" w:themeColor="text1"/>
            <w:lang w:val="fr-FR"/>
          </w:rPr>
          <w:delText>Our data did not allow to full</w:delText>
        </w:r>
        <w:r w:rsidR="00371065" w:rsidDel="00495B06">
          <w:rPr>
            <w:color w:val="000000" w:themeColor="text1"/>
          </w:rPr>
          <w:delText>y</w:delText>
        </w:r>
        <w:r w:rsidR="008E71E0" w:rsidRPr="005842A7" w:rsidDel="00495B06">
          <w:rPr>
            <w:color w:val="000000" w:themeColor="text1"/>
            <w:lang w:val="fr-FR"/>
          </w:rPr>
          <w:delText xml:space="preserve"> resolve the </w:delText>
        </w:r>
        <w:r w:rsidR="00B15652" w:rsidRPr="00743779" w:rsidDel="00495B06">
          <w:rPr>
            <w:color w:val="000000" w:themeColor="text1"/>
          </w:rPr>
          <w:delText>performance curves of pH and lithium</w:delText>
        </w:r>
        <w:r w:rsidR="00E16B55" w:rsidRPr="00743779" w:rsidDel="00495B06">
          <w:rPr>
            <w:color w:val="000000" w:themeColor="text1"/>
          </w:rPr>
          <w:delText>.</w:delText>
        </w:r>
        <w:r w:rsidR="008E71E0" w:rsidDel="00495B06">
          <w:rPr>
            <w:color w:val="000000" w:themeColor="text1"/>
          </w:rPr>
          <w:delText xml:space="preserve"> This can be performed in future work using treatments below and above the scenarios considered in our study and </w:delText>
        </w:r>
        <w:r w:rsidR="00690842" w:rsidRPr="00743779" w:rsidDel="00495B06">
          <w:rPr>
            <w:color w:val="000000" w:themeColor="text1"/>
          </w:rPr>
          <w:delText xml:space="preserve">that </w:delText>
        </w:r>
        <w:r w:rsidR="00C7533D" w:rsidRPr="00743779" w:rsidDel="00495B06">
          <w:rPr>
            <w:color w:val="000000" w:themeColor="text1"/>
          </w:rPr>
          <w:delText>the species will unlikely face</w:delText>
        </w:r>
        <w:r w:rsidR="00A11BFA" w:rsidRPr="00743779" w:rsidDel="00495B06">
          <w:rPr>
            <w:color w:val="000000" w:themeColor="text1"/>
          </w:rPr>
          <w:delText>, even in the worst-case scenarios of global change</w:delText>
        </w:r>
        <w:r w:rsidR="00433150" w:rsidDel="00495B06">
          <w:rPr>
            <w:color w:val="000000" w:themeColor="text1"/>
          </w:rPr>
          <w:delText xml:space="preserve"> </w:delText>
        </w:r>
      </w:del>
      <w:r w:rsidR="00433150">
        <w:rPr>
          <w:color w:val="000000" w:themeColor="text1"/>
        </w:rPr>
        <w:fldChar w:fldCharType="begin"/>
      </w:r>
      <w:r w:rsidR="00A737A2">
        <w:rPr>
          <w:color w:val="000000" w:themeColor="text1"/>
        </w:rPr>
        <w:instrText xml:space="preserve"> ADDIN ZOTERO_ITEM CSL_CITATION {"citationID":"fEq4RLND","properties":{"formattedCitation":"(Collins et al., 2022; Thibon et al., 2023)","plainCitation":"(Collins et al., 2022; Thibon et al., 2023)","noteIndex":0},"citationItems":[{"id":113462,"uris":["http://zotero.org/users/9330120/items/UV2QF6RE"],"itemData":{"id":113462,"type":"article-journal","container-title":"Current Opinion in Microbiology","DOI":"10.1016/j.mib.2022.102151","ISSN":"13695274","journalAbbreviation":"Current Opinion in Microbiology","language":"en","page":"102151","source":"DOI.org (Crossref)","title":"The need for unrealistic experiments in global change biology","volume":"68","author":[{"family":"Collins","given":"Sinéad"},{"family":"Whittaker","given":"Harriet"},{"family":"Thomas","given":"Mridul K"}],"issued":{"date-parts":[["2022",8]]}}},{"id":1151,"uris":["http://zotero.org/users/9330120/items/HZHDPJ6V"],"itemData":{"id":1151,"type":"article-journal","abstract":"Non-conventional stable isotopes have received increasing attention in the past decade to investigate multi-level ecological connections from individuals to ecosystems. More recently, isotopes from trace and non-nutrient elements, potentially toxic (i.e., Hg), have also been recognized of great significance to discriminate sources, transports, and bioaccumulation, as well as trophic transfers. In contrast, lithium (Li) concentrations and its isotope compositions (δ\n              7\n              Li) remain poorly documented in aquatic ecosystems, despite its possible accumulation in marine organisms, its increasing industrial production, and its demonstrated hazardous effects on biota. Here, we present the first Li isotope investigation of various soft tissues, organs or whole organisms, from marine plankton, bivalves, cephalopods, crustaceans, and fish of different biogeographical regions [North Mediterranean Sea, North Atlantic Ocean (Bay of Biscay), South East Pacific Ocean (New Caledonia), and Southern Indian Ocean (Kerguelen Islands)]. Independently of the considered organisms, δ\n              7\n              Li values range widely, from 4.6‰ (digestive gland of bivalves) to 32.0‰ (zooplankton). Compared to homogeneous seawater (δ\n              7\n              Li </w:instrText>
      </w:r>
      <w:r w:rsidR="00A737A2">
        <w:rPr>
          <w:rFonts w:ascii="Cambria Math" w:hAnsi="Cambria Math" w:cs="Cambria Math"/>
          <w:color w:val="000000" w:themeColor="text1"/>
        </w:rPr>
        <w:instrText>∼</w:instrText>
      </w:r>
      <w:r w:rsidR="00A737A2">
        <w:rPr>
          <w:color w:val="000000" w:themeColor="text1"/>
        </w:rPr>
        <w:instrText xml:space="preserve"> 31.2‰ ± .3‰), marine organisms mostly fractionate Li isotopes in favor of the light isotope (\n              6\n              Li). Within the same taxonomic group, significant differences are observed among organs, indicating a key role of physiology on Li concentrations and on the distribution of Li isotopes. Statistically, the trophic position is only slightly related to the average Li isotope composition of soft tissues of marine organisms, but this aspect deserves further investigation at the organ level. Other potential influences are the Li uptake by ingestion or gill ventilation. Overall, this work constitutes the first δ\n              7\n              Li extensive baseline in soft tissues of coastal organisms from different large geographic areas mostly preserved from significant anthropogenic Li contamination.","container-title":"Frontiers in Environmental Chemistry","DOI":"10.3389/fenvc.2022.1060651","ISSN":"2673-4486","journalAbbreviation":"Front. Environ. Chem.","language":"en","page":"1060651","source":"DOI.org (Crossref)","title":"Lithium isotopes in marine food webs: Effect of ecological and environmental parameters","title-short":"Lithium isotopes in marine food webs","volume":"3","author":[{"family":"Thibon","given":"Fanny"},{"family":"Weppe","given":"Lucas"},{"family":"Churlaud","given":"Carine"},{"family":"Lacoue-Labarthe","given":"Thomas"},{"family":"Gasparini","given":"Stéphane"},{"family":"Cherel","given":"Yves"},{"family":"Bustamante","given":"Paco"},{"family":"Vigier","given":"Nathalie"}],"issued":{"date-parts":[["2023",1,6]]}}}],"schema":"https://github.com/citation-style-language/schema/raw/master/csl-citation.json"} </w:instrText>
      </w:r>
      <w:r w:rsidR="00433150">
        <w:rPr>
          <w:color w:val="000000" w:themeColor="text1"/>
        </w:rPr>
        <w:fldChar w:fldCharType="separate"/>
      </w:r>
      <w:r w:rsidR="00A737A2">
        <w:rPr>
          <w:color w:val="000000"/>
        </w:rPr>
        <w:t>(Collins et al., 2022; Thibon et al., 2023)</w:t>
      </w:r>
      <w:r w:rsidR="00433150">
        <w:rPr>
          <w:color w:val="000000" w:themeColor="text1"/>
        </w:rPr>
        <w:fldChar w:fldCharType="end"/>
      </w:r>
      <w:r w:rsidR="00D80A82">
        <w:rPr>
          <w:color w:val="000000" w:themeColor="text1"/>
        </w:rPr>
        <w:t>.</w:t>
      </w:r>
      <w:commentRangeEnd w:id="82"/>
      <w:r w:rsidR="00495B06">
        <w:rPr>
          <w:rStyle w:val="Rimandocommento"/>
          <w:color w:val="000000" w:themeColor="text1"/>
          <w:sz w:val="24"/>
          <w:szCs w:val="24"/>
        </w:rPr>
        <w:commentReference w:id="82"/>
      </w:r>
    </w:p>
    <w:p w14:paraId="3A786E07" w14:textId="77777777" w:rsidR="006E46A1" w:rsidDel="0061153C" w:rsidRDefault="006E46A1" w:rsidP="00E81208">
      <w:pPr>
        <w:spacing w:line="276" w:lineRule="auto"/>
        <w:jc w:val="both"/>
        <w:rPr>
          <w:del w:id="100" w:author="Mirko Mutalipassi" w:date="2026-03-20T10:49:00Z" w16du:dateUtc="2026-03-20T09:49:00Z"/>
          <w:color w:val="000000" w:themeColor="text1"/>
        </w:rPr>
      </w:pPr>
    </w:p>
    <w:p w14:paraId="36EA85D7" w14:textId="77777777" w:rsidR="006E46A1" w:rsidRPr="00743779" w:rsidRDefault="006E46A1" w:rsidP="00E81208">
      <w:pPr>
        <w:spacing w:line="276" w:lineRule="auto"/>
        <w:jc w:val="both"/>
        <w:rPr>
          <w:color w:val="000000" w:themeColor="text1"/>
        </w:rPr>
      </w:pPr>
    </w:p>
    <w:p w14:paraId="1D2E593D" w14:textId="60B7038F" w:rsidR="00A85524" w:rsidRPr="0061153C" w:rsidRDefault="00705D58" w:rsidP="00705D58">
      <w:pPr>
        <w:spacing w:line="276" w:lineRule="auto"/>
        <w:jc w:val="both"/>
        <w:rPr>
          <w:rFonts w:eastAsia="Arial"/>
          <w:rPrChange w:id="101" w:author="Mirko Mutalipassi" w:date="2026-03-20T10:49:00Z" w16du:dateUtc="2026-03-20T09:49:00Z">
            <w:rPr>
              <w:color w:val="000000" w:themeColor="text1"/>
            </w:rPr>
          </w:rPrChange>
        </w:rPr>
      </w:pPr>
      <w:r>
        <w:rPr>
          <w:color w:val="000000" w:themeColor="text1"/>
        </w:rPr>
        <w:t xml:space="preserve">A second step </w:t>
      </w:r>
      <w:ins w:id="102" w:author="Mirko Mutalipassi" w:date="2026-03-20T10:03:00Z" w16du:dateUtc="2026-03-20T09:03:00Z">
        <w:r w:rsidR="00495B06" w:rsidRPr="00495B06">
          <w:rPr>
            <w:color w:val="000000" w:themeColor="text1"/>
          </w:rPr>
          <w:t>consisted in constructing a driver index integrating the relative contribution of each driver, following an approach similar to</w:t>
        </w:r>
        <w:r w:rsidR="00495B06">
          <w:rPr>
            <w:color w:val="000000" w:themeColor="text1"/>
          </w:rPr>
          <w:t xml:space="preserve"> </w:t>
        </w:r>
      </w:ins>
      <w:del w:id="103" w:author="Mirko Mutalipassi" w:date="2026-03-20T10:03:00Z" w16du:dateUtc="2026-03-20T09:03:00Z">
        <w:r w:rsidDel="00495B06">
          <w:rPr>
            <w:color w:val="000000" w:themeColor="text1"/>
          </w:rPr>
          <w:delText>is the c</w:delText>
        </w:r>
        <w:r w:rsidR="00204BD3" w:rsidRPr="00743779" w:rsidDel="00495B06">
          <w:rPr>
            <w:color w:val="000000" w:themeColor="text1"/>
          </w:rPr>
          <w:delText>alculati</w:delText>
        </w:r>
        <w:r w:rsidDel="00495B06">
          <w:rPr>
            <w:color w:val="000000" w:themeColor="text1"/>
          </w:rPr>
          <w:delText>on</w:delText>
        </w:r>
        <w:r w:rsidR="00D71C85" w:rsidDel="00495B06">
          <w:rPr>
            <w:color w:val="000000" w:themeColor="text1"/>
          </w:rPr>
          <w:delText xml:space="preserve"> of</w:delText>
        </w:r>
        <w:r w:rsidR="00204BD3" w:rsidRPr="00743779" w:rsidDel="00495B06">
          <w:rPr>
            <w:color w:val="000000" w:themeColor="text1"/>
          </w:rPr>
          <w:delText xml:space="preserve"> a</w:delText>
        </w:r>
        <w:r w:rsidDel="00495B06">
          <w:rPr>
            <w:color w:val="000000" w:themeColor="text1"/>
          </w:rPr>
          <w:delText>n</w:delText>
        </w:r>
        <w:r w:rsidR="00204BD3" w:rsidRPr="00743779" w:rsidDel="00495B06">
          <w:rPr>
            <w:color w:val="000000" w:themeColor="text1"/>
          </w:rPr>
          <w:delText xml:space="preserve"> index</w:delText>
        </w:r>
        <w:r w:rsidDel="00495B06">
          <w:rPr>
            <w:color w:val="000000" w:themeColor="text1"/>
          </w:rPr>
          <w:delText xml:space="preserve"> combining the relative contribution of the individual </w:delText>
        </w:r>
        <w:r w:rsidR="00293536" w:rsidDel="00495B06">
          <w:rPr>
            <w:color w:val="000000" w:themeColor="text1"/>
          </w:rPr>
          <w:delText>driver</w:delText>
        </w:r>
        <w:r w:rsidDel="00495B06">
          <w:rPr>
            <w:color w:val="000000" w:themeColor="text1"/>
          </w:rPr>
          <w:delText xml:space="preserve"> following a methodology recently used by </w:delText>
        </w:r>
      </w:del>
      <w:r w:rsidRPr="00743779">
        <w:rPr>
          <w:rFonts w:eastAsia="Arial"/>
        </w:rPr>
        <w:fldChar w:fldCharType="begin"/>
      </w:r>
      <w:r w:rsidR="0040114B">
        <w:rPr>
          <w:rFonts w:eastAsia="Arial"/>
        </w:rPr>
        <w:instrText xml:space="preserve"> ADDIN ZOTERO_ITEM CSL_CITATION {"citationID":"YYCTzqp9","properties":{"formattedCitation":"(Espinel-Velasco et al., 2025)","plainCitation":"(Espinel-Velasco et al., 2025)","dontUpdate":true,"noteIndex":0},"citationItems":[{"id":248885,"uris":["http://zotero.org/users/9330120/items/8BFHWQ2Y"],"itemData":{"id":248885,"type":"article-journal","abstract":"Anthropogenic stressors, including ocean acidification (OA), ocean warming (OW), and salinity changes, are rapidly altering marine ecosystems, with Arctic regions being particularly vulnerable. This study investigates the combined effects of these stressors on the fertilization success of the green sea urchin (Strongylocentrotus droebachiensis) from Kongsfjorden, Svalbard. We exposed gametes to various levels of pH, temperature, and salinity to assess their individual and combined impacts on fertilization performance. Our results show that temperature and pH significantly influenced fertilization success, with temperature having the strongest effect, while salinity had no significant impact. A significant statistical interaction between temperature and pH indicated that warming enhanced fertilization more effectively at higher pH levels, while low pH suppressed this increase. To compare the relative influence of each stressor, we used a conceptual model based on standardized slopes, which supported temperature as the dominant driver, followed by pH. These findings highlight the importance of considering the effects of combined stressors when assessing marine organism responses to climate change, especially in polar ecosystems. Our study underscores the need for further research into the mechanisms driving these combined effects, given that Arctic ecosystems face accelerated environmental changes.","container-title":"Scientific Reports","DOI":"10.1038/s41598-025-27725-z","ISSN":"2045-2322","issue":"1","journalAbbreviation":"Sci Rep","language":"en","page":"44090","source":"DOI.org (Crossref)","title":"Combined effects of ocean acidification, warming, and salinity on the fertilization success in an Arctic population of sea urchins","volume":"15","author":[{"family":"Espinel-Velasco","given":"Nadjejda"},{"family":"Kvernvik","given":"Ane Cecilie"},{"family":"Hop","given":"Haakon"},{"family":"Dupont","given":"Sam"}],"issued":{"date-parts":[["2025",12,18]]}}}],"schema":"https://github.com/citation-style-language/schema/raw/master/csl-citation.json"} </w:instrText>
      </w:r>
      <w:r w:rsidRPr="00743779">
        <w:rPr>
          <w:rFonts w:eastAsia="Arial"/>
        </w:rPr>
        <w:fldChar w:fldCharType="separate"/>
      </w:r>
      <w:r w:rsidRPr="00743779">
        <w:rPr>
          <w:rFonts w:eastAsia="Arial"/>
          <w:noProof/>
        </w:rPr>
        <w:t xml:space="preserve">Espinel-Velasco et al. </w:t>
      </w:r>
      <w:r w:rsidR="009130C7">
        <w:rPr>
          <w:rFonts w:eastAsia="Arial"/>
          <w:noProof/>
        </w:rPr>
        <w:t>(</w:t>
      </w:r>
      <w:r w:rsidRPr="00743779">
        <w:rPr>
          <w:rFonts w:eastAsia="Arial"/>
          <w:noProof/>
        </w:rPr>
        <w:t>2025)</w:t>
      </w:r>
      <w:r w:rsidRPr="00743779">
        <w:rPr>
          <w:rFonts w:eastAsia="Arial"/>
        </w:rPr>
        <w:fldChar w:fldCharType="end"/>
      </w:r>
      <w:r>
        <w:rPr>
          <w:color w:val="000000" w:themeColor="text1"/>
        </w:rPr>
        <w:t xml:space="preserve">. </w:t>
      </w:r>
      <w:ins w:id="104" w:author="Mirko Mutalipassi" w:date="2026-03-20T10:05:00Z" w16du:dateUtc="2026-03-20T09:05:00Z">
        <w:r w:rsidR="00495B06" w:rsidRPr="00495B06">
          <w:rPr>
            <w:rFonts w:eastAsia="Arial"/>
          </w:rPr>
          <w:t>This index was derived by aligning the single-driver performance curves onto a common axis, using temperature as a reference scale centred on the reference condition of 20°C. The scaling factors for pH and lithium were estimated empirically to achieve the best overlap among the three response curves, resulting in coefficients of 28°C per pH unit and 0.35°C per ppm of lithium.</w:t>
        </w:r>
        <w:r w:rsidR="00495B06">
          <w:rPr>
            <w:rFonts w:eastAsia="Arial"/>
          </w:rPr>
          <w:t xml:space="preserve"> </w:t>
        </w:r>
      </w:ins>
      <w:ins w:id="105" w:author="Mirko Mutalipassi" w:date="2026-03-20T10:04:00Z" w16du:dateUtc="2026-03-20T09:04:00Z">
        <w:r w:rsidR="00495B06" w:rsidRPr="00495B06">
          <w:rPr>
            <w:rFonts w:eastAsia="Arial"/>
          </w:rPr>
          <w:t>This transformation provides a functional scaling that allows the integration of different drivers within a shared performance framework. In this context, the driver index is consistent with a concentration-addition approach used as a null model to predict combined effects</w:t>
        </w:r>
      </w:ins>
      <w:del w:id="106" w:author="Mirko Mutalipassi" w:date="2026-03-20T10:04:00Z" w16du:dateUtc="2026-03-20T09:04:00Z">
        <w:r w:rsidR="00BC6E3B" w:rsidRPr="00743779" w:rsidDel="00495B06">
          <w:rPr>
            <w:rFonts w:eastAsia="Arial"/>
          </w:rPr>
          <w:delText xml:space="preserve">The calculation of </w:delText>
        </w:r>
        <w:r w:rsidDel="00495B06">
          <w:rPr>
            <w:rFonts w:eastAsia="Arial"/>
          </w:rPr>
          <w:delText>this</w:delText>
        </w:r>
        <w:r w:rsidR="00BC6E3B" w:rsidRPr="00743779" w:rsidDel="00495B06">
          <w:rPr>
            <w:rFonts w:eastAsia="Arial"/>
          </w:rPr>
          <w:delText xml:space="preserve"> index was </w:delText>
        </w:r>
        <w:r w:rsidDel="00495B06">
          <w:rPr>
            <w:rFonts w:eastAsia="Arial"/>
          </w:rPr>
          <w:delText>following a</w:delText>
        </w:r>
        <w:r w:rsidR="00BC6E3B" w:rsidRPr="00743779" w:rsidDel="00495B06">
          <w:rPr>
            <w:rFonts w:eastAsia="Arial"/>
          </w:rPr>
          <w:delText xml:space="preserve"> concentration addition</w:delText>
        </w:r>
        <w:r w:rsidR="0022397F" w:rsidRPr="00743779" w:rsidDel="00495B06">
          <w:rPr>
            <w:rFonts w:eastAsia="Arial"/>
          </w:rPr>
          <w:delText xml:space="preserve"> </w:delText>
        </w:r>
        <w:r w:rsidDel="00495B06">
          <w:rPr>
            <w:rFonts w:eastAsia="Arial"/>
          </w:rPr>
          <w:delText>model</w:delText>
        </w:r>
      </w:del>
      <w:r w:rsidR="0003050A">
        <w:rPr>
          <w:rFonts w:eastAsia="Arial"/>
        </w:rPr>
        <w:t xml:space="preserve"> </w:t>
      </w:r>
      <w:r w:rsidR="0003050A">
        <w:rPr>
          <w:rFonts w:eastAsia="Arial"/>
        </w:rPr>
        <w:fldChar w:fldCharType="begin"/>
      </w:r>
      <w:r w:rsidR="007D51F3">
        <w:rPr>
          <w:rFonts w:eastAsia="Arial"/>
        </w:rPr>
        <w:instrText xml:space="preserve"> ADDIN ZOTERO_ITEM CSL_CITATION {"citationID":"FPZ6mcrt","properties":{"formattedCitation":"(Drescher &amp; Boedeker, 1995; Liess et al., 2016; N. Wang et al., 2015)","plainCitation":"(Drescher &amp; Boedeker, 1995; Liess et al., 2016; N. Wang et al., 2015)","noteIndex":0},"citationItems":[{"id":133094,"uris":["http://zotero.org/users/9330120/items/5LM2F2RZ"],"itemData":{"id":133094,"type":"article-journal","abstract":"The assessment of the combined effects of substances is usually based on one of two different concepts: concentration addition or independent action. Both concepts are founded on different pharmacological assumptions about sites and modes of actions of substances, but in toxicology and ecotoxicology such knowledge is rare for most chemicals. In order to validate experimental results and to allow for precautious assessments, the quantitative relationships between concentration addition and independent action are therefore of interest. In this paper, we derive for the Weibull, the logistic, and the normal distribution functions the concentrations where the response probability due to concentration addition exceeds that due to independent action and vice versa. This is done (a) by analytically comparing both models for low and high mixture concentrations and (b) by numerically calculating the response probabilities when concentration addition and independent action agree. It is shown that the relationships between the models for joint action depend on the distribution functions, the corresponding slope parameters, and on the mixture concentrations administered.","container-title":"Biometrics","DOI":"10.2307/2532957","ISSN":"0006-341X","issue":"2","language":"en","page":"716","publisher":"JSTOR","source":"Crossref","title":"Assessment of the Combined Effects of Substances: The Relationship between Concentration Addition and Independent Action","title-short":"Assessment of the Combined Effects of Substances","volume":"51","author":[{"family":"Drescher","given":"Karsten"},{"family":"Boedeker","given":"Wolfgang"}],"issued":{"date-parts":[["1995",6]]}}},{"id":113623,"uris":["http://zotero.org/users/9330120/items/W2SMR4F8"],"itemData":{"id":113623,"type":"article-journal","abstract":"Abstract\n            Toxicants and other, non-chemical environmental stressors contribute to the global biodiversity crisis. Examples include the loss of bees and the reduction of aquatic biodiversity. Although non-compliance with regulations might be contributing, the widespread existence of these impacts suggests that for example the current approach of pesticide risk assessment fails to protect biodiversity when multiple stressors concurrently affect organisms. To quantify such multiple stress effects, we analysed all applicable aquatic studies and found that the presence of environmental stressors increases individual sensitivity to toxicants (pesticides, trace metals) by a factor of up to 100. To predict this dependence, we developed the “Stress Addition Model” (SAM). With the SAM, we assume that each individual has a general stress capacity towards all types of specific stress that should not be exhausted. Experimental stress levels are transferred into general stress levels of the SAM using the stress-related mortality as a common link. These general stress levels of independent stressors are additive, with the sum determining the total stress exerted on a population. With this approach, we provide a tool that quantitatively predicts the highly synergistic direct effects of independent stressor combinations.","container-title":"Scientific Reports","DOI":"10.1038/srep32965","ISSN":"2045-2322","issue":"1","journalAbbreviation":"Sci Rep","language":"en","page":"32965","source":"DOI.org (Crossref)","title":"Predicting the synergy of multiple stress effects","volume":"6","author":[{"family":"Liess","given":"Matthias"},{"family":"Foit","given":"Kaarina"},{"family":"Knillmann","given":"Saskia"},{"family":"Schäfer","given":"Ralf B."},{"family":"Liess","given":"Hans-Dieter"}],"issued":{"date-parts":[["2016",9,9]]}}},{"id":133092,"uris":["http://zotero.org/users/9330120/items/F3UR3HN5"],"itemData":{"id":133092,"type":"article-journal","abstract":"The concentration addition (CA) model has been widely applied to predict mixture toxicity. However, its applicability is difﬁcult to evaluate due to the complexity of interactions among substances. Considering that the concentration–response curve (CRC) of each component of the mixture is closely related to the prediction of mixture toxicity, mathematical treatments were used to derive a characteristic index kECx (k was the slope of the tangent line of a CRC at concentration ECx). The implication is that the CA model would be applicable for predicting the mixture toxicity only when chemical components have similar kECx in the whole or part of the concentration range. For ﬁve selected chemicals whose toxicity was detected using luminescent bacteria, sodium dodecyl benzene sulfonate (SDBS) showed much higher kECx values than the others and its existence in the binary mixtures brought about overestimation of the mixture toxicity with the CA model. The higher the mass ratio of SDBS in a multi-mixture was, the more the toxicity prediction deviated from measurements. By applying the method proposed in this study to analyze some published data, it is conﬁrmed that some components having signiﬁcantly different kECx values from the other components could explain the large deviation of the mixture toxicity predicted by the CA model.","container-title":"Ecotoxicology and Environmental Safety","DOI":"10.1016/j.ecoenv.2014.12.008","ISSN":"0147-6513","language":"en","license":"https://www.elsevier.com/tdm/userlicense/1.0/","page":"176-182","publisher":"Elsevier BV","source":"Crossref","title":"Characteristics of concentration–inhibition curves of individual chemicals and applicability of the concentration addition model for mixture toxicity prediction","volume":"113","author":[{"family":"Wang","given":"Na"},{"family":"Wang","given":"Xiaochang C."},{"family":"Ma","given":"Xiaoyan"}],"issued":{"date-parts":[["2015",3]]}}}],"schema":"https://github.com/citation-style-language/schema/raw/master/csl-citation.json"} </w:instrText>
      </w:r>
      <w:r w:rsidR="0003050A">
        <w:rPr>
          <w:rFonts w:eastAsia="Arial"/>
        </w:rPr>
        <w:fldChar w:fldCharType="separate"/>
      </w:r>
      <w:r w:rsidR="007D51F3">
        <w:rPr>
          <w:rFonts w:eastAsia="Arial"/>
          <w:noProof/>
        </w:rPr>
        <w:t>(Drescher &amp; Boedeker, 1995; Liess et al., 2016; N. Wang et al., 2015)</w:t>
      </w:r>
      <w:r w:rsidR="0003050A">
        <w:rPr>
          <w:rFonts w:eastAsia="Arial"/>
        </w:rPr>
        <w:fldChar w:fldCharType="end"/>
      </w:r>
      <w:r w:rsidR="00DE2B81">
        <w:rPr>
          <w:rFonts w:eastAsia="Arial"/>
        </w:rPr>
        <w:t>.</w:t>
      </w:r>
      <w:r w:rsidR="00BC6E3B" w:rsidRPr="00743779">
        <w:rPr>
          <w:rFonts w:eastAsia="Arial"/>
        </w:rPr>
        <w:t xml:space="preserve"> </w:t>
      </w:r>
      <w:ins w:id="107" w:author="Mirko Mutalipassi" w:date="2026-03-20T10:05:00Z" w16du:dateUtc="2026-03-20T09:05:00Z">
        <w:r w:rsidR="00495B06" w:rsidRPr="00495B06">
          <w:rPr>
            <w:color w:val="000000" w:themeColor="text1"/>
          </w:rPr>
          <w:t>The resulting driver index can therefore be interpreted as a proxy for the overall distance from optimal conditions defined at 20°C. When expressed along this axis, the combined data revealed a unimodal response with a tipping point around 25°C, corresponding to a deviation of approximately 5°C from the reference condition.</w:t>
        </w:r>
      </w:ins>
      <w:del w:id="108" w:author="Mirko Mutalipassi" w:date="2026-03-20T10:04:00Z" w16du:dateUtc="2026-03-20T09:04:00Z">
        <w:r w:rsidR="005B7128" w:rsidRPr="00743779" w:rsidDel="00495B06">
          <w:rPr>
            <w:color w:val="000000" w:themeColor="text1"/>
          </w:rPr>
          <w:delText>T</w:delText>
        </w:r>
        <w:r w:rsidR="006F163A" w:rsidRPr="00743779" w:rsidDel="00495B06">
          <w:rPr>
            <w:color w:val="000000" w:themeColor="text1"/>
          </w:rPr>
          <w:delText xml:space="preserve">he </w:delText>
        </w:r>
        <w:r w:rsidDel="00495B06">
          <w:rPr>
            <w:color w:val="000000" w:themeColor="text1"/>
          </w:rPr>
          <w:delText xml:space="preserve">index was calculated as the relative contribution </w:delText>
        </w:r>
        <w:r w:rsidR="006F163A" w:rsidRPr="00743779" w:rsidDel="00495B06">
          <w:rPr>
            <w:color w:val="000000" w:themeColor="text1"/>
          </w:rPr>
          <w:delText xml:space="preserve">of each driver </w:delText>
        </w:r>
        <w:r w:rsidDel="00495B06">
          <w:rPr>
            <w:color w:val="000000" w:themeColor="text1"/>
          </w:rPr>
          <w:delText>relative to a change in temperature</w:delText>
        </w:r>
        <w:r w:rsidR="006F163A" w:rsidRPr="00743779" w:rsidDel="00495B06">
          <w:rPr>
            <w:color w:val="000000" w:themeColor="text1"/>
          </w:rPr>
          <w:delText xml:space="preserve"> (in Celsius deviations from reference scale)</w:delText>
        </w:r>
        <w:r w:rsidDel="00495B06">
          <w:rPr>
            <w:color w:val="000000" w:themeColor="text1"/>
          </w:rPr>
          <w:delText>. The contribution of pH and lithium corresponded to an equivalent of</w:delText>
        </w:r>
        <w:r w:rsidR="006F163A" w:rsidRPr="00743779" w:rsidDel="00495B06">
          <w:rPr>
            <w:color w:val="000000" w:themeColor="text1"/>
          </w:rPr>
          <w:delText xml:space="preserve"> 28°C for each pH unit change and 0.35°C for each lithium ppm change.</w:delText>
        </w:r>
        <w:r w:rsidDel="00495B06">
          <w:rPr>
            <w:color w:val="000000" w:themeColor="text1"/>
          </w:rPr>
          <w:delText xml:space="preserve"> </w:delText>
        </w:r>
        <w:r w:rsidR="001A66A8" w:rsidRPr="00743779" w:rsidDel="00495B06">
          <w:rPr>
            <w:color w:val="000000" w:themeColor="text1"/>
          </w:rPr>
          <w:delText>This</w:delText>
        </w:r>
        <w:r w:rsidDel="00495B06">
          <w:rPr>
            <w:color w:val="000000" w:themeColor="text1"/>
          </w:rPr>
          <w:delText xml:space="preserve"> allowed to navigate along a</w:delText>
        </w:r>
        <w:r w:rsidR="001A66A8" w:rsidRPr="00743779" w:rsidDel="00495B06">
          <w:rPr>
            <w:color w:val="000000" w:themeColor="text1"/>
          </w:rPr>
          <w:delText xml:space="preserve"> shared </w:delText>
        </w:r>
        <w:r w:rsidR="001033F1" w:rsidRPr="00743779" w:rsidDel="00495B06">
          <w:rPr>
            <w:color w:val="000000" w:themeColor="text1"/>
          </w:rPr>
          <w:delText xml:space="preserve">unimodal </w:delText>
        </w:r>
        <w:r w:rsidR="00A43FCE" w:rsidDel="00495B06">
          <w:rPr>
            <w:color w:val="000000" w:themeColor="text1"/>
          </w:rPr>
          <w:delText>response curve for the three drivers</w:delText>
        </w:r>
        <w:r w:rsidR="001A66A8" w:rsidRPr="00743779" w:rsidDel="00495B06">
          <w:rPr>
            <w:color w:val="000000" w:themeColor="text1"/>
          </w:rPr>
          <w:delText xml:space="preserve"> </w:delText>
        </w:r>
        <w:r w:rsidDel="00495B06">
          <w:rPr>
            <w:color w:val="000000" w:themeColor="text1"/>
          </w:rPr>
          <w:delText>with</w:delText>
        </w:r>
        <w:r w:rsidR="005F478A" w:rsidRPr="00743779" w:rsidDel="00495B06">
          <w:rPr>
            <w:color w:val="000000" w:themeColor="text1"/>
          </w:rPr>
          <w:delText xml:space="preserve"> a tipping point around 25°C, a 5°C deviation from the reference condition of 20°C.</w:delText>
        </w:r>
      </w:del>
      <w:r w:rsidR="005F478A" w:rsidRPr="00743779">
        <w:rPr>
          <w:color w:val="000000" w:themeColor="text1"/>
        </w:rPr>
        <w:t xml:space="preserve"> </w:t>
      </w:r>
      <w:del w:id="109" w:author="Mirko Mutalipassi" w:date="2026-03-20T10:05:00Z" w16du:dateUtc="2026-03-20T09:05:00Z">
        <w:r w:rsidR="00AF108B" w:rsidRPr="00743779" w:rsidDel="00495B06">
          <w:rPr>
            <w:color w:val="000000" w:themeColor="text1"/>
          </w:rPr>
          <w:delText xml:space="preserve"> </w:delText>
        </w:r>
      </w:del>
    </w:p>
    <w:p w14:paraId="41D760F3" w14:textId="0DC80472" w:rsidR="003F7AEF" w:rsidRPr="003F7AEF" w:rsidRDefault="00FD2D68" w:rsidP="009246AA">
      <w:pPr>
        <w:spacing w:line="276" w:lineRule="auto"/>
        <w:jc w:val="both"/>
        <w:rPr>
          <w:rFonts w:eastAsia="Arial"/>
          <w:color w:val="000000" w:themeColor="text1"/>
        </w:rPr>
      </w:pPr>
      <w:ins w:id="110" w:author="Mirko Mutalipassi" w:date="2026-03-20T10:08:00Z" w16du:dateUtc="2026-03-20T09:08:00Z">
        <w:r w:rsidRPr="00FD2D68">
          <w:rPr>
            <w:color w:val="000000" w:themeColor="text1"/>
          </w:rPr>
          <w:t>The third and final step of our strategy was to compare the outcome of the additive model derived from single-driver responses with the observations from the multi-driver experiment. Under a non-linear additivity assumption, the multi-driver data are expected to fall along the shared performance curve defined by the driver index (Figure 3b). However, all combinations involving reduced pH consistently deviated from this expectation, with higher growth rates than predicted by the model (Figure 3b). This pattern indicates an antagonistic interaction, where the combined effect of multiple drivers is less severe than expected from their additive contributions. This interpretation is also consistent with the direct comparison among treatments in the fully crossed design, where larvae exposed to low pH alone showed lower growth than those exposed to low pH in combination with additional drivers (Figure 2b)</w:t>
        </w:r>
      </w:ins>
      <w:ins w:id="111" w:author="Mirko Mutalipassi" w:date="2026-03-20T10:13:00Z" w16du:dateUtc="2026-03-20T09:13:00Z">
        <w:r w:rsidR="006D148E">
          <w:t xml:space="preserve">. </w:t>
        </w:r>
        <w:r w:rsidR="006D148E" w:rsidRPr="006D148E">
          <w:rPr>
            <w:color w:val="000000" w:themeColor="text1"/>
          </w:rPr>
          <w:t xml:space="preserve">This pattern contrasts with previous studies reporting increased stress under combined exposure to acidification and contaminants </w:t>
        </w:r>
      </w:ins>
      <w:moveToRangeStart w:id="112" w:author="Mirko Mutalipassi" w:date="2026-03-20T10:10:00Z" w:name="move224893875"/>
      <w:moveTo w:id="113" w:author="Mirko Mutalipassi" w:date="2026-03-20T10:10:00Z" w16du:dateUtc="2026-03-20T09:10:00Z">
        <w:r>
          <w:rPr>
            <w:rFonts w:eastAsia="Arial"/>
            <w:color w:val="000000" w:themeColor="text1"/>
          </w:rPr>
          <w:fldChar w:fldCharType="begin"/>
        </w:r>
        <w:r>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Pr>
            <w:rFonts w:eastAsia="Arial"/>
            <w:color w:val="000000" w:themeColor="text1"/>
          </w:rPr>
          <w:fldChar w:fldCharType="separate"/>
        </w:r>
        <w:r>
          <w:rPr>
            <w:rFonts w:eastAsia="Arial"/>
            <w:noProof/>
            <w:color w:val="000000" w:themeColor="text1"/>
          </w:rPr>
          <w:t>(Wang et al., 2025)</w:t>
        </w:r>
        <w:r>
          <w:rPr>
            <w:rFonts w:eastAsia="Arial"/>
            <w:color w:val="000000" w:themeColor="text1"/>
          </w:rPr>
          <w:fldChar w:fldCharType="end"/>
        </w:r>
        <w:r w:rsidRPr="007D51F3">
          <w:rPr>
            <w:rFonts w:eastAsia="Arial"/>
          </w:rPr>
          <w:t xml:space="preserve">. </w:t>
        </w:r>
      </w:moveTo>
      <w:moveToRangeEnd w:id="112"/>
      <w:ins w:id="114" w:author="Mirko Mutalipassi" w:date="2026-03-20T10:47:00Z" w16du:dateUtc="2026-03-20T09:47:00Z">
        <w:r w:rsidR="009A72ED">
          <w:t>The observed antagonism highlights the importance of considering how multiple drivers reshape the organism's position along a performance landscape, rather than assuming that stressors simply accumulate. Our results demonstrate that deviations from non-linear additivity can reveal emergent biological responses that would remain undetected under standard factorial interpretations. While the empirical pattern is robust, the mechanisms underlying this antagonism remain unresolved. One possibility is that reduced pH alters acid-base regulation or calcification dynamics in ways that interact non-linearly with temperature or contaminant stress, but these interpretations should be treated as working hypotheses pending further investigation</w:t>
        </w:r>
      </w:ins>
      <w:del w:id="115" w:author="Mirko Mutalipassi" w:date="2026-03-20T10:08:00Z" w16du:dateUtc="2026-03-20T09:08:00Z">
        <w:r w:rsidR="00EE0F12" w:rsidRPr="00743779" w:rsidDel="00FD2D68">
          <w:rPr>
            <w:color w:val="000000" w:themeColor="text1"/>
          </w:rPr>
          <w:delText>The</w:delText>
        </w:r>
        <w:r w:rsidR="003708C1" w:rsidDel="00FD2D68">
          <w:rPr>
            <w:color w:val="000000" w:themeColor="text1"/>
          </w:rPr>
          <w:delText xml:space="preserve"> third and last step of our strategy was to compare the outcome of the model based on single </w:delText>
        </w:r>
        <w:r w:rsidR="00293536" w:rsidDel="00FD2D68">
          <w:rPr>
            <w:color w:val="000000" w:themeColor="text1"/>
          </w:rPr>
          <w:delText>driver</w:delText>
        </w:r>
        <w:r w:rsidR="00686D5A" w:rsidDel="00FD2D68">
          <w:rPr>
            <w:color w:val="000000" w:themeColor="text1"/>
          </w:rPr>
          <w:delText>s</w:delText>
        </w:r>
        <w:r w:rsidR="003708C1" w:rsidDel="00FD2D68">
          <w:rPr>
            <w:color w:val="000000" w:themeColor="text1"/>
          </w:rPr>
          <w:delText xml:space="preserve"> with data from the full-factorial experiment with different combinations of the 3 </w:delText>
        </w:r>
        <w:r w:rsidR="00293536" w:rsidDel="00FD2D68">
          <w:rPr>
            <w:color w:val="000000" w:themeColor="text1"/>
          </w:rPr>
          <w:delText>drivers</w:delText>
        </w:r>
        <w:r w:rsidR="003708C1" w:rsidDel="00FD2D68">
          <w:rPr>
            <w:color w:val="000000" w:themeColor="text1"/>
          </w:rPr>
          <w:delText xml:space="preserve">. Under the additivity hypothesis, these data should fit under </w:delText>
        </w:r>
        <w:r w:rsidR="00274EA2" w:rsidDel="00FD2D68">
          <w:rPr>
            <w:color w:val="000000" w:themeColor="text1"/>
          </w:rPr>
          <w:delText xml:space="preserve">the </w:delText>
        </w:r>
        <w:r w:rsidR="003708C1" w:rsidDel="00FD2D68">
          <w:rPr>
            <w:color w:val="000000" w:themeColor="text1"/>
          </w:rPr>
          <w:delText>unimodal performance curve developed in step 2. We observed a deviation from th</w:delText>
        </w:r>
        <w:r w:rsidR="000A2B5C" w:rsidDel="00FD2D68">
          <w:rPr>
            <w:color w:val="000000" w:themeColor="text1"/>
          </w:rPr>
          <w:delText>at</w:delText>
        </w:r>
        <w:r w:rsidR="003708C1" w:rsidDel="00FD2D68">
          <w:rPr>
            <w:color w:val="000000" w:themeColor="text1"/>
          </w:rPr>
          <w:delText xml:space="preserve"> mode</w:delText>
        </w:r>
        <w:r w:rsidR="000A2B5C" w:rsidDel="00FD2D68">
          <w:rPr>
            <w:color w:val="000000" w:themeColor="text1"/>
          </w:rPr>
          <w:delText>l</w:delText>
        </w:r>
        <w:r w:rsidR="003708C1" w:rsidDel="00FD2D68">
          <w:rPr>
            <w:color w:val="000000" w:themeColor="text1"/>
          </w:rPr>
          <w:delText xml:space="preserve"> for all the combinations involving pH</w:delText>
        </w:r>
        <w:r w:rsidR="00446813" w:rsidDel="00FD2D68">
          <w:rPr>
            <w:color w:val="000000" w:themeColor="text1"/>
          </w:rPr>
          <w:delText>,</w:delText>
        </w:r>
        <w:r w:rsidR="003708C1" w:rsidDel="00FD2D68">
          <w:rPr>
            <w:color w:val="000000" w:themeColor="text1"/>
          </w:rPr>
          <w:delText xml:space="preserve"> with the model over-estimating the impacts</w:delText>
        </w:r>
        <w:r w:rsidR="008334E2" w:rsidDel="00FD2D68">
          <w:rPr>
            <w:color w:val="000000" w:themeColor="text1"/>
          </w:rPr>
          <w:delText xml:space="preserve"> of those treatments</w:delText>
        </w:r>
        <w:r w:rsidR="003708C1" w:rsidDel="00FD2D68">
          <w:rPr>
            <w:color w:val="000000" w:themeColor="text1"/>
          </w:rPr>
          <w:delText xml:space="preserve">. </w:delText>
        </w:r>
        <w:r w:rsidR="00D509F4" w:rsidRPr="00743779" w:rsidDel="00FD2D68">
          <w:rPr>
            <w:color w:val="000000" w:themeColor="text1"/>
          </w:rPr>
          <w:delText xml:space="preserve">The treatments where </w:delText>
        </w:r>
        <w:r w:rsidR="00D509F4" w:rsidRPr="00743779" w:rsidDel="00FD2D68">
          <w:rPr>
            <w:rFonts w:eastAsia="Arial"/>
            <w:color w:val="000000" w:themeColor="text1"/>
          </w:rPr>
          <w:delText xml:space="preserve">only pH was out of reference had a </w:delText>
        </w:r>
        <w:r w:rsidR="003708C1" w:rsidDel="00FD2D68">
          <w:rPr>
            <w:rFonts w:eastAsia="Arial"/>
            <w:color w:val="000000" w:themeColor="text1"/>
          </w:rPr>
          <w:delText>higher</w:delText>
        </w:r>
        <w:r w:rsidR="003708C1" w:rsidRPr="00743779" w:rsidDel="00FD2D68">
          <w:rPr>
            <w:rFonts w:eastAsia="Arial"/>
            <w:color w:val="000000" w:themeColor="text1"/>
          </w:rPr>
          <w:delText xml:space="preserve"> </w:delText>
        </w:r>
        <w:r w:rsidR="00D509F4" w:rsidRPr="00743779" w:rsidDel="00FD2D68">
          <w:rPr>
            <w:rFonts w:eastAsia="Arial"/>
            <w:color w:val="000000" w:themeColor="text1"/>
          </w:rPr>
          <w:delText>growth rate than</w:delText>
        </w:r>
        <w:r w:rsidR="00735E06" w:rsidDel="00FD2D68">
          <w:rPr>
            <w:rFonts w:eastAsia="Arial"/>
            <w:color w:val="000000" w:themeColor="text1"/>
          </w:rPr>
          <w:delText xml:space="preserve"> those that had more </w:delText>
        </w:r>
        <w:r w:rsidR="00E44E7C" w:rsidDel="00FD2D68">
          <w:rPr>
            <w:rFonts w:eastAsia="Arial"/>
            <w:color w:val="000000" w:themeColor="text1"/>
          </w:rPr>
          <w:delText>drivers simultaneously out of reference</w:delText>
        </w:r>
        <w:r w:rsidR="00401484" w:rsidDel="00FD2D68">
          <w:rPr>
            <w:rFonts w:eastAsia="Arial"/>
            <w:color w:val="000000" w:themeColor="text1"/>
          </w:rPr>
          <w:delText xml:space="preserve"> </w:delText>
        </w:r>
        <w:r w:rsidR="00E44E7C" w:rsidDel="00FD2D68">
          <w:rPr>
            <w:rFonts w:eastAsia="Arial"/>
            <w:color w:val="000000" w:themeColor="text1"/>
          </w:rPr>
          <w:delText>condit</w:delText>
        </w:r>
        <w:r w:rsidR="00401484" w:rsidDel="00FD2D68">
          <w:rPr>
            <w:rFonts w:eastAsia="Arial"/>
            <w:color w:val="000000" w:themeColor="text1"/>
          </w:rPr>
          <w:delText>i</w:delText>
        </w:r>
        <w:r w:rsidR="00E44E7C" w:rsidDel="00FD2D68">
          <w:rPr>
            <w:rFonts w:eastAsia="Arial"/>
            <w:color w:val="000000" w:themeColor="text1"/>
          </w:rPr>
          <w:delText>ons</w:delText>
        </w:r>
        <w:r w:rsidR="00D509F4" w:rsidRPr="00743779" w:rsidDel="00FD2D68">
          <w:rPr>
            <w:rFonts w:eastAsia="Arial"/>
            <w:color w:val="000000" w:themeColor="text1"/>
          </w:rPr>
          <w:delText xml:space="preserve"> (</w:delText>
        </w:r>
        <w:commentRangeStart w:id="116"/>
        <w:r w:rsidR="00D509F4" w:rsidRPr="00743779" w:rsidDel="00FD2D68">
          <w:rPr>
            <w:rFonts w:eastAsia="Arial"/>
            <w:color w:val="000000" w:themeColor="text1"/>
          </w:rPr>
          <w:delText>Fig</w:delText>
        </w:r>
        <w:r w:rsidR="003977D8" w:rsidDel="00FD2D68">
          <w:rPr>
            <w:rFonts w:eastAsia="Arial"/>
            <w:color w:val="000000" w:themeColor="text1"/>
          </w:rPr>
          <w:delText xml:space="preserve">ure </w:delText>
        </w:r>
        <w:r w:rsidR="00305526" w:rsidDel="00FD2D68">
          <w:rPr>
            <w:rFonts w:eastAsia="Arial"/>
            <w:color w:val="000000" w:themeColor="text1"/>
          </w:rPr>
          <w:delText>2</w:delText>
        </w:r>
        <w:r w:rsidR="003977D8" w:rsidDel="00FD2D68">
          <w:rPr>
            <w:rFonts w:eastAsia="Arial"/>
            <w:color w:val="000000" w:themeColor="text1"/>
          </w:rPr>
          <w:delText>b</w:delText>
        </w:r>
        <w:commentRangeEnd w:id="116"/>
        <w:r w:rsidRPr="00743779" w:rsidDel="00FD2D68">
          <w:rPr>
            <w:rStyle w:val="Rimandocommento"/>
            <w:rFonts w:eastAsia="Arial"/>
            <w:color w:val="000000" w:themeColor="text1"/>
            <w:sz w:val="24"/>
            <w:szCs w:val="24"/>
          </w:rPr>
          <w:commentReference w:id="116"/>
        </w:r>
        <w:r w:rsidR="00D509F4" w:rsidRPr="00743779" w:rsidDel="00FD2D68">
          <w:rPr>
            <w:rFonts w:eastAsia="Arial"/>
            <w:color w:val="000000" w:themeColor="text1"/>
          </w:rPr>
          <w:delText>)</w:delText>
        </w:r>
        <w:r w:rsidR="00B82C93" w:rsidRPr="00743779" w:rsidDel="00FD2D68">
          <w:rPr>
            <w:rFonts w:eastAsia="Arial"/>
            <w:color w:val="000000" w:themeColor="text1"/>
          </w:rPr>
          <w:delText>,</w:delText>
        </w:r>
        <w:r w:rsidR="003708C1" w:rsidDel="00FD2D68">
          <w:rPr>
            <w:rFonts w:eastAsia="Arial"/>
            <w:color w:val="000000" w:themeColor="text1"/>
          </w:rPr>
          <w:delText xml:space="preserve"> revealing a true antagonistic interaction</w:delText>
        </w:r>
        <w:r w:rsidR="00A37F38" w:rsidRPr="00743779" w:rsidDel="00FD2D68">
          <w:rPr>
            <w:color w:val="000000" w:themeColor="text1"/>
          </w:rPr>
          <w:delText xml:space="preserve">. </w:delText>
        </w:r>
      </w:del>
      <w:ins w:id="117" w:author="Mirko Mutalipassi" w:date="2026-03-20T10:08:00Z" w16du:dateUtc="2026-03-20T09:08:00Z">
        <w:r>
          <w:rPr>
            <w:color w:val="000000" w:themeColor="text1"/>
          </w:rPr>
          <w:t xml:space="preserve"> </w:t>
        </w:r>
      </w:ins>
      <w:del w:id="118" w:author="Mirko Mutalipassi" w:date="2026-03-20T10:08:00Z" w16du:dateUtc="2026-03-20T09:08:00Z">
        <w:r w:rsidR="003708C1" w:rsidDel="00FD2D68">
          <w:rPr>
            <w:color w:val="000000" w:themeColor="text1"/>
          </w:rPr>
          <w:delText>Such interaction i</w:delText>
        </w:r>
        <w:r w:rsidR="0019571A" w:rsidDel="00FD2D68">
          <w:rPr>
            <w:color w:val="000000" w:themeColor="text1"/>
          </w:rPr>
          <w:delText>s</w:delText>
        </w:r>
        <w:r w:rsidR="003708C1" w:rsidDel="00FD2D68">
          <w:rPr>
            <w:color w:val="000000" w:themeColor="text1"/>
          </w:rPr>
          <w:delText xml:space="preserve"> somewhat surprising as previous studies showed that the combination of </w:delText>
        </w:r>
        <w:r w:rsidR="008E58B3" w:rsidRPr="00743779" w:rsidDel="00FD2D68">
          <w:rPr>
            <w:rFonts w:eastAsia="Arial"/>
            <w:color w:val="000000" w:themeColor="text1"/>
          </w:rPr>
          <w:delText xml:space="preserve">toxicants </w:delText>
        </w:r>
        <w:r w:rsidR="003708C1" w:rsidDel="00FD2D68">
          <w:rPr>
            <w:rFonts w:eastAsia="Arial"/>
            <w:color w:val="000000" w:themeColor="text1"/>
          </w:rPr>
          <w:delText>and low</w:delText>
        </w:r>
        <w:r w:rsidR="0019571A" w:rsidDel="00FD2D68">
          <w:rPr>
            <w:rFonts w:eastAsia="Arial"/>
            <w:color w:val="000000" w:themeColor="text1"/>
          </w:rPr>
          <w:delText xml:space="preserve"> pH</w:delText>
        </w:r>
        <w:r w:rsidR="008E58B3" w:rsidRPr="00743779" w:rsidDel="00FD2D68">
          <w:rPr>
            <w:rFonts w:eastAsia="Arial"/>
            <w:color w:val="000000" w:themeColor="text1"/>
          </w:rPr>
          <w:delText xml:space="preserve"> </w:delText>
        </w:r>
        <w:r w:rsidR="003708C1" w:rsidDel="00FD2D68">
          <w:rPr>
            <w:rFonts w:eastAsia="Arial"/>
            <w:color w:val="000000" w:themeColor="text1"/>
          </w:rPr>
          <w:delText>led</w:delText>
        </w:r>
        <w:r w:rsidR="008E58B3" w:rsidRPr="00743779" w:rsidDel="00FD2D68">
          <w:rPr>
            <w:rFonts w:eastAsia="Arial"/>
            <w:color w:val="000000" w:themeColor="text1"/>
          </w:rPr>
          <w:delText xml:space="preserve"> to </w:delText>
        </w:r>
        <w:r w:rsidR="003708C1" w:rsidDel="00FD2D68">
          <w:rPr>
            <w:rFonts w:eastAsia="Arial"/>
            <w:color w:val="000000" w:themeColor="text1"/>
          </w:rPr>
          <w:delText xml:space="preserve">an </w:delText>
        </w:r>
        <w:r w:rsidR="008E58B3" w:rsidRPr="00743779" w:rsidDel="00FD2D68">
          <w:rPr>
            <w:rFonts w:eastAsia="Arial"/>
            <w:color w:val="000000" w:themeColor="text1"/>
          </w:rPr>
          <w:delText>increase</w:delText>
        </w:r>
        <w:r w:rsidR="003708C1" w:rsidDel="00FD2D68">
          <w:rPr>
            <w:rFonts w:eastAsia="Arial"/>
            <w:color w:val="000000" w:themeColor="text1"/>
          </w:rPr>
          <w:delText>d</w:delText>
        </w:r>
        <w:r w:rsidR="008E58B3" w:rsidRPr="00743779" w:rsidDel="00FD2D68">
          <w:rPr>
            <w:rFonts w:eastAsia="Arial"/>
            <w:color w:val="000000" w:themeColor="text1"/>
          </w:rPr>
          <w:delText xml:space="preserve"> stress</w:delText>
        </w:r>
        <w:r w:rsidR="00B11086" w:rsidDel="00FD2D68">
          <w:rPr>
            <w:rFonts w:eastAsia="Arial"/>
            <w:color w:val="000000" w:themeColor="text1"/>
          </w:rPr>
          <w:delText xml:space="preserve"> </w:delText>
        </w:r>
      </w:del>
      <w:moveFromRangeStart w:id="119" w:author="Mirko Mutalipassi" w:date="2026-03-20T10:10:00Z" w:name="move224893875"/>
      <w:moveFrom w:id="120" w:author="Mirko Mutalipassi" w:date="2026-03-20T10:10:00Z" w16du:dateUtc="2026-03-20T09:10:00Z">
        <w:r w:rsidR="00B11086" w:rsidDel="00FD2D68">
          <w:rPr>
            <w:rFonts w:eastAsia="Arial"/>
            <w:color w:val="000000" w:themeColor="text1"/>
          </w:rPr>
          <w:fldChar w:fldCharType="begin"/>
        </w:r>
        <w:r w:rsidR="007D51F3" w:rsidDel="00FD2D68">
          <w:rPr>
            <w:rFonts w:eastAsia="Arial"/>
            <w:color w:val="000000" w:themeColor="text1"/>
          </w:rPr>
          <w:instrText xml:space="preserve"> ADDIN ZOTERO_ITEM CSL_CITATION {"citationID":"C6i5oznc","properties":{"formattedCitation":"(L. Wang et al., 2025)","plainCitation":"(L. Wang et al., 2025)","noteIndex":0},"citationItems":[{"id":190454,"uris":["http://zotero.org/users/9330120/items/J5Y9FV8G"],"itemData":{"id":190454,"type":"article-journal","abstract":"Ocean acidiﬁcation (OA) can interact with Copper (Cu) pollutants and threaten marine organisms and ecosystems. In this study, we assessed the effects of OA and Cu2+, alone and in combination, on the polyps of Aurelia coerulea, a common jellyﬁsh renowned for its complex life cycle and frequent global blooms. The results revealed that ocean acidiﬁcation and Cu2+ exposure signiﬁcantly inhibited the activities of catalase, Ca2+-ATPase, acid phosphatase, and alkaline phosphatase in polyps, resulting in antioxidative stress effects and a signiﬁcant increase in respiratory metabolism. In addition, the combination of ocean acidiﬁcation and Cu2+ exposure caused severe tissue damage to polyps, thereby impeding their predation behavior and reducing their asexual reproduction rates. These two environmental stressors showed synergistic effects on the Ca2+-ATPase activity, predation rate, reproduction rate, and injury index of polyps. Therefore, reduced seawater pH and copper contamination adversely affect the physiology, growth, and development of A. coerulea polyps, which may affect the survival and population dynamics of wild populations.","container-title":"Ecotoxicology","DOI":"10.1007/s10646-025-02869-w","ISSN":"0963-9292, 1573-3017","issue":"5","journalAbbreviation":"Ecotoxicology","language":"en","page":"712-724","source":"DOI.org (Crossref)","title":"Combined effects of ocean acidification and copper exposure on the polyps of moon jellyfish Aurelia coerulea","volume":"34","author":[{"family":"Wang","given":"Lei"},{"family":"Wang","given":"Fanghan"},{"family":"Ma","given":"Yuanqing"}],"issued":{"date-parts":[["2025",7]]}}}],"schema":"https://github.com/citation-style-language/schema/raw/master/csl-citation.json"} </w:instrText>
        </w:r>
        <w:r w:rsidR="00B11086" w:rsidDel="00FD2D68">
          <w:rPr>
            <w:rFonts w:eastAsia="Arial"/>
            <w:color w:val="000000" w:themeColor="text1"/>
          </w:rPr>
          <w:fldChar w:fldCharType="separate"/>
        </w:r>
        <w:r w:rsidR="007D51F3" w:rsidDel="00FD2D68">
          <w:rPr>
            <w:rFonts w:eastAsia="Arial"/>
            <w:noProof/>
            <w:color w:val="000000" w:themeColor="text1"/>
          </w:rPr>
          <w:t>(Wang et al., 2025)</w:t>
        </w:r>
        <w:r w:rsidR="00B11086" w:rsidDel="00FD2D68">
          <w:rPr>
            <w:rFonts w:eastAsia="Arial"/>
            <w:color w:val="000000" w:themeColor="text1"/>
          </w:rPr>
          <w:fldChar w:fldCharType="end"/>
        </w:r>
        <w:r w:rsidR="007D51F3" w:rsidRPr="007D51F3" w:rsidDel="00FD2D68">
          <w:rPr>
            <w:rFonts w:eastAsia="Arial"/>
          </w:rPr>
          <w:t xml:space="preserve">. </w:t>
        </w:r>
      </w:moveFrom>
      <w:moveFromRangeEnd w:id="119"/>
      <w:del w:id="121" w:author="Mirko Mutalipassi" w:date="2026-03-20T10:11:00Z" w16du:dateUtc="2026-03-20T09:11:00Z">
        <w:r w:rsidR="003708C1" w:rsidDel="00FD2D68">
          <w:rPr>
            <w:rFonts w:eastAsia="Arial"/>
            <w:color w:val="000000" w:themeColor="text1"/>
          </w:rPr>
          <w:delText>Understanding the mechanisms behind such interactions would require further work and a better understand</w:delText>
        </w:r>
        <w:r w:rsidR="001F4597" w:rsidDel="00FD2D68">
          <w:rPr>
            <w:rFonts w:eastAsia="Arial"/>
            <w:color w:val="000000" w:themeColor="text1"/>
          </w:rPr>
          <w:delText>ing</w:delText>
        </w:r>
        <w:r w:rsidR="003708C1" w:rsidDel="00FD2D68">
          <w:rPr>
            <w:rFonts w:eastAsia="Arial"/>
            <w:color w:val="000000" w:themeColor="text1"/>
          </w:rPr>
          <w:delText xml:space="preserve"> of each </w:delText>
        </w:r>
        <w:r w:rsidR="00860E17" w:rsidDel="00FD2D68">
          <w:rPr>
            <w:rFonts w:eastAsia="Arial"/>
            <w:color w:val="000000" w:themeColor="text1"/>
          </w:rPr>
          <w:delText>driver’s</w:delText>
        </w:r>
        <w:r w:rsidR="001F4597" w:rsidDel="00FD2D68">
          <w:rPr>
            <w:rFonts w:eastAsia="Arial"/>
            <w:color w:val="000000" w:themeColor="text1"/>
          </w:rPr>
          <w:delText xml:space="preserve"> </w:delText>
        </w:r>
        <w:r w:rsidR="003708C1" w:rsidDel="00FD2D68">
          <w:rPr>
            <w:rFonts w:eastAsia="Arial"/>
            <w:color w:val="000000" w:themeColor="text1"/>
          </w:rPr>
          <w:delText>mode of action</w:delText>
        </w:r>
        <w:r w:rsidR="00481DEB" w:rsidRPr="00743779" w:rsidDel="00FD2D68">
          <w:rPr>
            <w:rFonts w:eastAsia="Arial"/>
            <w:color w:val="000000" w:themeColor="text1"/>
          </w:rPr>
          <w:delText xml:space="preserve"> and underlying </w:delText>
        </w:r>
        <w:r w:rsidR="0028441C" w:rsidDel="00FD2D68">
          <w:rPr>
            <w:rFonts w:eastAsia="Arial"/>
            <w:color w:val="000000" w:themeColor="text1"/>
          </w:rPr>
          <w:delText xml:space="preserve">physiological </w:delText>
        </w:r>
        <w:r w:rsidR="00481DEB" w:rsidRPr="00743779" w:rsidDel="00FD2D68">
          <w:rPr>
            <w:rFonts w:eastAsia="Arial"/>
            <w:color w:val="000000" w:themeColor="text1"/>
          </w:rPr>
          <w:delText>mechanisms</w:delText>
        </w:r>
        <w:r w:rsidR="008564FC" w:rsidRPr="00743779" w:rsidDel="00FD2D68">
          <w:rPr>
            <w:rFonts w:eastAsia="Arial"/>
            <w:color w:val="000000" w:themeColor="text1"/>
          </w:rPr>
          <w:delText xml:space="preserve"> </w:delText>
        </w:r>
        <w:r w:rsidR="0028441C" w:rsidDel="00FD2D68">
          <w:rPr>
            <w:rFonts w:eastAsia="Arial"/>
            <w:color w:val="000000" w:themeColor="text1"/>
          </w:rPr>
          <w:delText xml:space="preserve">affected </w:delText>
        </w:r>
      </w:del>
      <w:r w:rsidR="008564FC" w:rsidRPr="00743779">
        <w:rPr>
          <w:rFonts w:eastAsia="Arial"/>
          <w:color w:val="000000" w:themeColor="text1"/>
        </w:rPr>
        <w:fldChar w:fldCharType="begin"/>
      </w:r>
      <w:r w:rsidR="008564FC" w:rsidRPr="00743779">
        <w:rPr>
          <w:rFonts w:eastAsia="Arial"/>
          <w:color w:val="000000" w:themeColor="text1"/>
        </w:rPr>
        <w:instrText xml:space="preserve"> ADDIN ZOTERO_ITEM CSL_CITATION {"citationID":"FTGPjQTK","properties":{"formattedCitation":"(Boyd et al., 2018)","plainCitation":"(Boyd et al., 2018)","noteIndex":0},"citationItems":[{"id":445,"uris":["http://zotero.org/users/9330120/items/WYVZMCTK"],"itemData":{"id":445,"type":"article-journal","abstract":"Marine life is controlled by multiple physical and chemical drivers and by diverse ecological processes. Many of these oceanic properties are being altered by climate change and other anthropogenic pressures. Hence, identifying the influences of multifaceted ocean change, from local to global scales, is a complex task. To guide policy-making and make projections of the future of the marine biosphere, it is essential to understand biological responses at physiological, evolutionary and ecological levels. Here, we contrast and compare different approaches to multiple driver experiments that aim to elucidate biological responses to a complex matrix of ocean global change. We present the benefits and the challenges of each approach with a focus on marine research, and guidelines to navigate through these different categories to help identify strategies that might best address research questions in fundamental physiology, experimental evolutionary biology and community ecology. Our review reveals that the field of multiple driver research is being pulled in complementary directions: the need for reductionist approaches to obtain process-oriented, mechanistic understanding and a requirement to quantify responses to projected future scenarios of ocean change. We conclude the review with recommendations on how best to align different experimental approaches to contribute fundamental information needed for science-based policy formulation.","container-title":"Global Change Biology","DOI":"10.1111/gcb.14102","ISSN":"13652486","issue":"6","page":"2239-2261","PMID":"29476630","title":"Experimental strategies to assess the biological ramifications of multiple drivers of global ocean change—A review","volume":"24","author":[{"family":"Boyd","given":"Philip W."},{"family":"Collins","given":"Sinead"},{"family":"Dupont","given":"Sam"},{"family":"Fabricius","given":"Katharina"},{"family":"Gattuso","given":"Jean Pierre"},{"family":"Havenhand","given":"Jonathan"},{"family":"Hutchins","given":"David A."},{"family":"Riebesell","given":"Ulf"},{"family":"Rintoul","given":"Max S."},{"family":"Vichi","given":"Marcello"},{"family":"Biswas","given":"Haimanti"},{"family":"Ciotti","given":"Aurea"},{"family":"Gao","given":"Kunshan"},{"family":"Gehlen","given":"Marion"},{"family":"Hurd","given":"Catriona L."},{"family":"Kurihara","given":"Haruko"},{"family":"McGraw","given":"Christina M."},{"family":"Navarro","given":"Jorge M."},{"family":"Nilsson","given":"Göran E."},{"family":"Passow","given":"Uta"},{"family":"Pörtner","given":"Hans Otto"}],"issued":{"date-parts":[["2018"]]}}}],"schema":"https://github.com/citation-style-language/schema/raw/master/csl-citation.json"} </w:instrText>
      </w:r>
      <w:r w:rsidR="008564FC" w:rsidRPr="00743779">
        <w:rPr>
          <w:rFonts w:eastAsia="Arial"/>
          <w:color w:val="000000" w:themeColor="text1"/>
        </w:rPr>
        <w:fldChar w:fldCharType="separate"/>
      </w:r>
      <w:r w:rsidR="008564FC" w:rsidRPr="00743779">
        <w:rPr>
          <w:rFonts w:eastAsia="Arial"/>
          <w:noProof/>
          <w:color w:val="000000" w:themeColor="text1"/>
        </w:rPr>
        <w:t>(Boyd et al., 2018)</w:t>
      </w:r>
      <w:r w:rsidR="008564FC" w:rsidRPr="00743779">
        <w:rPr>
          <w:rFonts w:eastAsia="Arial"/>
          <w:color w:val="000000" w:themeColor="text1"/>
        </w:rPr>
        <w:fldChar w:fldCharType="end"/>
      </w:r>
      <w:r w:rsidR="00481DEB" w:rsidRPr="00743779">
        <w:rPr>
          <w:rFonts w:eastAsia="Arial"/>
          <w:color w:val="000000" w:themeColor="text1"/>
        </w:rPr>
        <w:t xml:space="preserve">. </w:t>
      </w:r>
    </w:p>
    <w:p w14:paraId="61260BEF" w14:textId="77777777" w:rsidR="000A0D30" w:rsidRPr="00743779" w:rsidRDefault="000A0D30" w:rsidP="00E81208">
      <w:pPr>
        <w:spacing w:line="276" w:lineRule="auto"/>
        <w:jc w:val="both"/>
      </w:pPr>
    </w:p>
    <w:p w14:paraId="22AF4F7F" w14:textId="45697ABC" w:rsidR="00A71F75" w:rsidRDefault="007448CC" w:rsidP="009246AA">
      <w:pPr>
        <w:pStyle w:val="Paragrafoelenco"/>
        <w:spacing w:line="276" w:lineRule="auto"/>
        <w:jc w:val="both"/>
        <w:rPr>
          <w:b/>
          <w:bCs/>
          <w:sz w:val="24"/>
          <w:szCs w:val="24"/>
        </w:rPr>
      </w:pPr>
      <w:r w:rsidRPr="007C5754">
        <w:rPr>
          <w:b/>
          <w:bCs/>
          <w:sz w:val="24"/>
          <w:szCs w:val="24"/>
        </w:rPr>
        <w:t>Conclusion</w:t>
      </w:r>
    </w:p>
    <w:p w14:paraId="18739239" w14:textId="77777777" w:rsidR="009246AA" w:rsidRPr="007C5754" w:rsidRDefault="009246AA" w:rsidP="0043576F">
      <w:pPr>
        <w:spacing w:line="276" w:lineRule="auto"/>
        <w:jc w:val="both"/>
        <w:rPr>
          <w:b/>
          <w:bCs/>
        </w:rPr>
      </w:pPr>
    </w:p>
    <w:p w14:paraId="705669D9" w14:textId="77A5EF02" w:rsidR="007E67CD" w:rsidRPr="007E67CD" w:rsidRDefault="007E67CD" w:rsidP="007E67CD">
      <w:pPr>
        <w:spacing w:line="276" w:lineRule="auto"/>
        <w:jc w:val="both"/>
        <w:rPr>
          <w:ins w:id="122" w:author="Mirko Mutalipassi" w:date="2026-03-20T10:21:00Z" w16du:dateUtc="2026-03-20T09:21:00Z"/>
          <w:rFonts w:eastAsia="Arial"/>
          <w:color w:val="000000" w:themeColor="text1"/>
        </w:rPr>
      </w:pPr>
      <w:ins w:id="123" w:author="Mirko Mutalipassi" w:date="2026-03-20T10:21:00Z" w16du:dateUtc="2026-03-20T09:21:00Z">
        <w:r w:rsidRPr="007E67CD">
          <w:rPr>
            <w:rFonts w:eastAsia="Arial"/>
            <w:color w:val="000000" w:themeColor="text1"/>
          </w:rPr>
          <w:t xml:space="preserve">Our study provides a framework to integrate the effects of multiple environmental drivers by projecting them onto a shared performance landscape. By combining single-driver responses into a unified index, we show that organismal performance under multi-driver </w:t>
        </w:r>
        <w:r w:rsidRPr="007E67CD">
          <w:rPr>
            <w:rFonts w:eastAsia="Arial"/>
            <w:color w:val="000000" w:themeColor="text1"/>
          </w:rPr>
          <w:lastRenderedPageBreak/>
          <w:t>conditions can be approximated by a non-linear additive model, but also that systematic deviations from this expectation reveal emergent biological responses.</w:t>
        </w:r>
      </w:ins>
    </w:p>
    <w:p w14:paraId="0F65D30B" w14:textId="087B2083" w:rsidR="007E67CD" w:rsidRPr="007E67CD" w:rsidRDefault="007E67CD" w:rsidP="007E67CD">
      <w:pPr>
        <w:spacing w:line="276" w:lineRule="auto"/>
        <w:jc w:val="both"/>
        <w:rPr>
          <w:ins w:id="124" w:author="Mirko Mutalipassi" w:date="2026-03-20T10:21:00Z" w16du:dateUtc="2026-03-20T09:21:00Z"/>
          <w:rFonts w:eastAsia="Arial"/>
          <w:color w:val="000000" w:themeColor="text1"/>
        </w:rPr>
      </w:pPr>
      <w:ins w:id="125" w:author="Mirko Mutalipassi" w:date="2026-03-20T10:21:00Z" w16du:dateUtc="2026-03-20T09:21:00Z">
        <w:r w:rsidRPr="007E67CD">
          <w:rPr>
            <w:rFonts w:eastAsia="Arial"/>
            <w:color w:val="000000" w:themeColor="text1"/>
          </w:rPr>
          <w:t xml:space="preserve">The observed antagonistic interaction highlights that multiple stressors do not necessarily accumulate in a linear or even synergistic manner. Instead, interactions among drivers can reshape the physiological state of the organism in ways that are not predictable from </w:t>
        </w:r>
      </w:ins>
      <w:ins w:id="126" w:author="Mirko Mutalipassi" w:date="2026-03-20T10:48:00Z" w16du:dateUtc="2026-03-20T09:48:00Z">
        <w:r w:rsidR="009A72ED" w:rsidRPr="007E67CD">
          <w:rPr>
            <w:rFonts w:eastAsia="Arial"/>
            <w:color w:val="000000" w:themeColor="text1"/>
          </w:rPr>
          <w:t>single driver</w:t>
        </w:r>
      </w:ins>
      <w:ins w:id="127" w:author="Mirko Mutalipassi" w:date="2026-03-20T10:21:00Z" w16du:dateUtc="2026-03-20T09:21:00Z">
        <w:r w:rsidRPr="007E67CD">
          <w:rPr>
            <w:rFonts w:eastAsia="Arial"/>
            <w:color w:val="000000" w:themeColor="text1"/>
          </w:rPr>
          <w:t xml:space="preserve"> experiments alone. This finding challenges the common assumption that combined stressors will amplify negative </w:t>
        </w:r>
      </w:ins>
      <w:ins w:id="128" w:author="Mirko Mutalipassi" w:date="2026-03-20T10:47:00Z" w16du:dateUtc="2026-03-20T09:47:00Z">
        <w:r w:rsidR="009A72ED" w:rsidRPr="007E67CD">
          <w:rPr>
            <w:rFonts w:eastAsia="Arial"/>
            <w:color w:val="000000" w:themeColor="text1"/>
          </w:rPr>
          <w:t>effects and</w:t>
        </w:r>
      </w:ins>
      <w:ins w:id="129" w:author="Mirko Mutalipassi" w:date="2026-03-20T10:21:00Z" w16du:dateUtc="2026-03-20T09:21:00Z">
        <w:r w:rsidRPr="007E67CD">
          <w:rPr>
            <w:rFonts w:eastAsia="Arial"/>
            <w:color w:val="000000" w:themeColor="text1"/>
          </w:rPr>
          <w:t xml:space="preserve"> emphasizes the need to consider the structure of the performance landscape when interpreting multi-driver experiments.</w:t>
        </w:r>
      </w:ins>
    </w:p>
    <w:p w14:paraId="25BBF56D" w14:textId="76F822A3" w:rsidR="001A28A8" w:rsidRPr="00743779" w:rsidRDefault="009A72ED" w:rsidP="007E67CD">
      <w:pPr>
        <w:spacing w:line="276" w:lineRule="auto"/>
        <w:jc w:val="both"/>
        <w:rPr>
          <w:rFonts w:eastAsia="Arial"/>
          <w:color w:val="000000" w:themeColor="text1"/>
        </w:rPr>
      </w:pPr>
      <w:ins w:id="130" w:author="Mirko Mutalipassi" w:date="2026-03-20T10:47:00Z" w16du:dateUtc="2026-03-20T09:47:00Z">
        <w:r>
          <w:t xml:space="preserve">More broadly, our approach suggests that the apparent complexity of multi-driver systems can be reduced by identifying common axes of organismal response. Although these findings are based on a single species and a specific combination of drivers, the logic of the approach is not </w:t>
        </w:r>
        <w:r>
          <w:t>system dependent</w:t>
        </w:r>
        <w:r>
          <w:t xml:space="preserve">. This opens the possibility of developing predictive frameworks that move beyond purely factorial </w:t>
        </w:r>
        <w:r>
          <w:t>designs and</w:t>
        </w:r>
        <w:r>
          <w:t xml:space="preserve"> instead focus on the functional integration of environmental constraints. Such an approach may improve our ability to anticipate biological responses to global change, where organisms are simultaneously exposed to multiple, interacting drivers</w:t>
        </w:r>
      </w:ins>
      <w:ins w:id="131" w:author="Mirko Mutalipassi" w:date="2026-03-20T10:21:00Z" w16du:dateUtc="2026-03-20T09:21:00Z">
        <w:r w:rsidR="007E67CD" w:rsidRPr="007E67CD">
          <w:rPr>
            <w:rFonts w:eastAsia="Arial"/>
            <w:color w:val="000000" w:themeColor="text1"/>
          </w:rPr>
          <w:t>.</w:t>
        </w:r>
      </w:ins>
      <w:del w:id="132" w:author="Mirko Mutalipassi" w:date="2026-03-20T10:21:00Z" w16du:dateUtc="2026-03-20T09:21:00Z">
        <w:r w:rsidR="00146A2D" w:rsidDel="007E67CD">
          <w:rPr>
            <w:rFonts w:eastAsia="Arial"/>
            <w:color w:val="000000" w:themeColor="text1"/>
          </w:rPr>
          <w:delText>Our strategy combining the resolution of individual performance curves and the calculation of an index under an additivity hypothesis</w:delText>
        </w:r>
        <w:r w:rsidR="00733E8D" w:rsidRPr="00743779" w:rsidDel="007E67CD">
          <w:rPr>
            <w:rFonts w:eastAsia="Arial"/>
            <w:color w:val="000000" w:themeColor="text1"/>
          </w:rPr>
          <w:delText xml:space="preserve"> </w:delText>
        </w:r>
        <w:r w:rsidR="00146A2D" w:rsidDel="007E67CD">
          <w:rPr>
            <w:rFonts w:eastAsia="Arial"/>
            <w:color w:val="000000" w:themeColor="text1"/>
          </w:rPr>
          <w:delText>is an excellent tool to identify true interactions between drivers. Our results allow to identify an antagonistic interaction between pH and the two other drivers (</w:delText>
        </w:r>
        <w:r w:rsidR="007C5754" w:rsidDel="007E67CD">
          <w:rPr>
            <w:rFonts w:eastAsia="Arial"/>
            <w:color w:val="000000" w:themeColor="text1"/>
          </w:rPr>
          <w:delText>temperature</w:delText>
        </w:r>
        <w:r w:rsidR="00146A2D" w:rsidDel="007E67CD">
          <w:rPr>
            <w:rFonts w:eastAsia="Arial"/>
            <w:color w:val="000000" w:themeColor="text1"/>
          </w:rPr>
          <w:delText xml:space="preserve"> and lithium). The next step consist</w:delText>
        </w:r>
        <w:r w:rsidR="00215EE3" w:rsidDel="007E67CD">
          <w:rPr>
            <w:rFonts w:eastAsia="Arial"/>
            <w:color w:val="000000" w:themeColor="text1"/>
          </w:rPr>
          <w:delText>s</w:delText>
        </w:r>
        <w:r w:rsidR="00146A2D" w:rsidDel="007E67CD">
          <w:rPr>
            <w:rFonts w:eastAsia="Arial"/>
            <w:color w:val="000000" w:themeColor="text1"/>
          </w:rPr>
          <w:delText xml:space="preserve"> in resolving the mechanisms of this interaction and incorporate it into a predictive model. This will allow to project</w:delText>
        </w:r>
        <w:r w:rsidR="00C35CDF" w:rsidRPr="00743779" w:rsidDel="007E67CD">
          <w:rPr>
            <w:rFonts w:eastAsia="Arial"/>
            <w:color w:val="000000" w:themeColor="text1"/>
          </w:rPr>
          <w:delText xml:space="preserve"> </w:delText>
        </w:r>
        <w:r w:rsidR="0015030B" w:rsidRPr="00743779" w:rsidDel="007E67CD">
          <w:rPr>
            <w:rFonts w:eastAsia="Arial"/>
            <w:color w:val="000000" w:themeColor="text1"/>
          </w:rPr>
          <w:delText xml:space="preserve">the biological </w:delText>
        </w:r>
        <w:r w:rsidR="00146A2D" w:rsidDel="007E67CD">
          <w:rPr>
            <w:rFonts w:eastAsia="Arial"/>
            <w:color w:val="000000" w:themeColor="text1"/>
          </w:rPr>
          <w:delText>response to</w:delText>
        </w:r>
        <w:r w:rsidR="0015030B" w:rsidRPr="00743779" w:rsidDel="007E67CD">
          <w:rPr>
            <w:rFonts w:eastAsia="Arial"/>
            <w:color w:val="000000" w:themeColor="text1"/>
          </w:rPr>
          <w:delText xml:space="preserve"> </w:delText>
        </w:r>
        <w:r w:rsidR="001E00BD" w:rsidRPr="00743779" w:rsidDel="007E67CD">
          <w:rPr>
            <w:rFonts w:eastAsia="Arial"/>
            <w:color w:val="000000" w:themeColor="text1"/>
          </w:rPr>
          <w:delText xml:space="preserve">anthropogenically induced global </w:delText>
        </w:r>
        <w:r w:rsidR="00146A2D" w:rsidDel="007E67CD">
          <w:rPr>
            <w:rFonts w:eastAsia="Arial"/>
            <w:color w:val="000000" w:themeColor="text1"/>
          </w:rPr>
          <w:delText xml:space="preserve">and local </w:delText>
        </w:r>
        <w:r w:rsidR="001E00BD" w:rsidRPr="00743779" w:rsidDel="007E67CD">
          <w:rPr>
            <w:rFonts w:eastAsia="Arial"/>
            <w:color w:val="000000" w:themeColor="text1"/>
          </w:rPr>
          <w:delText>chang</w:delText>
        </w:r>
        <w:r w:rsidR="00E20858" w:rsidRPr="00743779" w:rsidDel="007E67CD">
          <w:rPr>
            <w:rFonts w:eastAsia="Arial"/>
            <w:color w:val="000000" w:themeColor="text1"/>
          </w:rPr>
          <w:delText>e</w:delText>
        </w:r>
        <w:r w:rsidR="00146A2D" w:rsidDel="007E67CD">
          <w:rPr>
            <w:rFonts w:eastAsia="Arial"/>
            <w:color w:val="000000" w:themeColor="text1"/>
          </w:rPr>
          <w:delText xml:space="preserve">s under different scenarios and provide key information for management and </w:delText>
        </w:r>
        <w:r w:rsidR="00140513" w:rsidRPr="00743779" w:rsidDel="007E67CD">
          <w:rPr>
            <w:rFonts w:eastAsia="Arial"/>
            <w:color w:val="000000" w:themeColor="text1"/>
          </w:rPr>
          <w:delText>local adaptation</w:delText>
        </w:r>
        <w:r w:rsidR="007C5754" w:rsidDel="007E67CD">
          <w:rPr>
            <w:rFonts w:eastAsia="Arial"/>
            <w:color w:val="000000" w:themeColor="text1"/>
          </w:rPr>
          <w:delText>.</w:delText>
        </w:r>
      </w:del>
      <w:r w:rsidR="007C5754">
        <w:rPr>
          <w:rFonts w:eastAsia="Arial"/>
          <w:color w:val="000000" w:themeColor="text1"/>
        </w:rPr>
        <w:t xml:space="preserve"> </w:t>
      </w:r>
      <w:r w:rsidR="00140513" w:rsidRPr="00743779">
        <w:rPr>
          <w:rFonts w:eastAsia="Arial"/>
          <w:color w:val="000000" w:themeColor="text1"/>
        </w:rPr>
        <w:t xml:space="preserve"> </w:t>
      </w:r>
    </w:p>
    <w:p w14:paraId="0523B20E" w14:textId="77777777" w:rsidR="00072322" w:rsidRPr="00743779" w:rsidRDefault="00072322" w:rsidP="00E81208">
      <w:pPr>
        <w:pStyle w:val="Paragrafoelenco"/>
        <w:spacing w:line="276" w:lineRule="auto"/>
        <w:ind w:left="1440"/>
        <w:jc w:val="both"/>
        <w:rPr>
          <w:sz w:val="24"/>
          <w:szCs w:val="24"/>
        </w:rPr>
      </w:pPr>
    </w:p>
    <w:p w14:paraId="673A00FC" w14:textId="77777777" w:rsidR="00E36945" w:rsidRDefault="00E36945">
      <w:pPr>
        <w:rPr>
          <w:rFonts w:ascii="Arial" w:eastAsia="Arial" w:hAnsi="Arial" w:cs="Arial"/>
        </w:rPr>
      </w:pPr>
      <w:bookmarkStart w:id="133" w:name="_heading=h.kfejbvtlrug" w:colFirst="0" w:colLast="0"/>
      <w:bookmarkStart w:id="134" w:name="_heading=h.l3evgbnkhppi" w:colFirst="0" w:colLast="0"/>
      <w:bookmarkEnd w:id="133"/>
      <w:bookmarkEnd w:id="134"/>
    </w:p>
    <w:p w14:paraId="5D88B686" w14:textId="77777777" w:rsidR="00881F2F" w:rsidRDefault="00881F2F">
      <w:pPr>
        <w:rPr>
          <w:rFonts w:ascii="Arial" w:eastAsia="Arial" w:hAnsi="Arial" w:cs="Arial"/>
        </w:rPr>
      </w:pPr>
    </w:p>
    <w:p w14:paraId="4338D5B6" w14:textId="77777777" w:rsidR="00881F2F" w:rsidRDefault="00881F2F">
      <w:pPr>
        <w:rPr>
          <w:rFonts w:ascii="Arial" w:eastAsia="Arial" w:hAnsi="Arial" w:cs="Arial"/>
        </w:rPr>
      </w:pPr>
    </w:p>
    <w:p w14:paraId="766F7DD6" w14:textId="77777777" w:rsidR="00E36945" w:rsidRDefault="00E36945">
      <w:pPr>
        <w:rPr>
          <w:rFonts w:ascii="Arial" w:eastAsia="Arial" w:hAnsi="Arial" w:cs="Arial"/>
          <w:b/>
          <w:bCs/>
        </w:rPr>
      </w:pPr>
      <w:r w:rsidRPr="00E36945">
        <w:rPr>
          <w:rFonts w:ascii="Arial" w:eastAsia="Arial" w:hAnsi="Arial" w:cs="Arial"/>
          <w:b/>
          <w:bCs/>
        </w:rPr>
        <w:t>References</w:t>
      </w:r>
    </w:p>
    <w:p w14:paraId="0F1D2D76" w14:textId="77777777" w:rsidR="007D51F3" w:rsidRPr="007D51F3" w:rsidRDefault="00E36945" w:rsidP="007D51F3">
      <w:pPr>
        <w:pStyle w:val="Bibliografia"/>
        <w:rPr>
          <w:lang w:val="en-US"/>
        </w:rPr>
      </w:pPr>
      <w:r>
        <w:rPr>
          <w:rFonts w:ascii="Arial" w:eastAsia="Arial" w:hAnsi="Arial" w:cs="Arial"/>
          <w:b/>
          <w:bCs/>
        </w:rPr>
        <w:fldChar w:fldCharType="begin"/>
      </w:r>
      <w:r>
        <w:rPr>
          <w:rFonts w:ascii="Arial" w:eastAsia="Arial" w:hAnsi="Arial" w:cs="Arial"/>
          <w:b/>
          <w:bCs/>
        </w:rPr>
        <w:instrText xml:space="preserve"> ADDIN ZOTERO_BIBL {"uncited":[],"omitted":[],"custom":[]} CSL_BIBLIOGRAPHY </w:instrText>
      </w:r>
      <w:r>
        <w:rPr>
          <w:rFonts w:ascii="Arial" w:eastAsia="Arial" w:hAnsi="Arial" w:cs="Arial"/>
          <w:b/>
          <w:bCs/>
        </w:rPr>
        <w:fldChar w:fldCharType="separate"/>
      </w:r>
      <w:r w:rsidR="007D51F3" w:rsidRPr="007D51F3">
        <w:rPr>
          <w:lang w:val="en-US"/>
        </w:rPr>
        <w:t xml:space="preserve">Agnetta, D., Badalamenti, F., Ceccherelli, G., Di Trapani, F., Bonaviri, C., &amp; Gianguzza, P. (2015). Role of two co-occurring Mediterranean sea urchins in the formation of barren from Cystoseira canopy. </w:t>
      </w:r>
      <w:r w:rsidR="007D51F3" w:rsidRPr="007D51F3">
        <w:rPr>
          <w:i/>
          <w:iCs/>
          <w:lang w:val="en-US"/>
        </w:rPr>
        <w:t>Estuarine, Coastal and Shelf Science</w:t>
      </w:r>
      <w:r w:rsidR="007D51F3" w:rsidRPr="007D51F3">
        <w:rPr>
          <w:lang w:val="en-US"/>
        </w:rPr>
        <w:t xml:space="preserve">, </w:t>
      </w:r>
      <w:r w:rsidR="007D51F3" w:rsidRPr="007D51F3">
        <w:rPr>
          <w:i/>
          <w:iCs/>
          <w:lang w:val="en-US"/>
        </w:rPr>
        <w:t>152</w:t>
      </w:r>
      <w:r w:rsidR="007D51F3" w:rsidRPr="007D51F3">
        <w:rPr>
          <w:lang w:val="en-US"/>
        </w:rPr>
        <w:t>, 73–77. https://doi.org/10.1016/j.ecss.2014.11.023</w:t>
      </w:r>
    </w:p>
    <w:p w14:paraId="6D65D1F8" w14:textId="77777777" w:rsidR="007D51F3" w:rsidRPr="007D51F3" w:rsidRDefault="007D51F3" w:rsidP="007D51F3">
      <w:pPr>
        <w:pStyle w:val="Bibliografia"/>
        <w:rPr>
          <w:lang w:val="en-US"/>
        </w:rPr>
      </w:pPr>
      <w:r w:rsidRPr="007D51F3">
        <w:rPr>
          <w:lang w:val="en-US"/>
        </w:rPr>
        <w:t xml:space="preserve">Alter, K., Jacquemont, J., Claudet, J., Lattuca, M. E., Barrantes, M. E., Marras, S., Manríquez, P. H., González, C. P., Fernández, D. A., Peck, M. A., Cattano, C., Milazzo, M., Mark, F. C., &amp; Domenici, P. (2024). Hidden impacts of ocean warming and acidification on biological responses of marine animals revealed through meta-analysis. </w:t>
      </w:r>
      <w:r w:rsidRPr="007D51F3">
        <w:rPr>
          <w:i/>
          <w:iCs/>
          <w:lang w:val="en-US"/>
        </w:rPr>
        <w:t>Nature Communications</w:t>
      </w:r>
      <w:r w:rsidRPr="007D51F3">
        <w:rPr>
          <w:lang w:val="en-US"/>
        </w:rPr>
        <w:t xml:space="preserve">, </w:t>
      </w:r>
      <w:r w:rsidRPr="007D51F3">
        <w:rPr>
          <w:i/>
          <w:iCs/>
          <w:lang w:val="en-US"/>
        </w:rPr>
        <w:t>15</w:t>
      </w:r>
      <w:r w:rsidRPr="007D51F3">
        <w:rPr>
          <w:lang w:val="en-US"/>
        </w:rPr>
        <w:t>(1), 2885. https://doi.org/10.1038/s41467-024-47064-3</w:t>
      </w:r>
    </w:p>
    <w:p w14:paraId="76350995" w14:textId="77777777" w:rsidR="007D51F3" w:rsidRPr="007D51F3" w:rsidRDefault="007D51F3" w:rsidP="007D51F3">
      <w:pPr>
        <w:pStyle w:val="Bibliografia"/>
        <w:rPr>
          <w:lang w:val="en-US"/>
        </w:rPr>
      </w:pPr>
      <w:r w:rsidRPr="007D51F3">
        <w:rPr>
          <w:lang w:val="en-US"/>
        </w:rPr>
        <w:t xml:space="preserve">Barbosa, H., Soares, A. M. V. M., Pereira, E., &amp; Freitas, R. (2023). Lithium: A review on concentrations and impacts in marine and coastal systems. </w:t>
      </w:r>
      <w:r w:rsidRPr="007D51F3">
        <w:rPr>
          <w:i/>
          <w:iCs/>
          <w:lang w:val="en-US"/>
        </w:rPr>
        <w:t>Science of The Total Environment</w:t>
      </w:r>
      <w:r w:rsidRPr="007D51F3">
        <w:rPr>
          <w:lang w:val="en-US"/>
        </w:rPr>
        <w:t xml:space="preserve">, </w:t>
      </w:r>
      <w:r w:rsidRPr="007D51F3">
        <w:rPr>
          <w:i/>
          <w:iCs/>
          <w:lang w:val="en-US"/>
        </w:rPr>
        <w:t>857</w:t>
      </w:r>
      <w:r w:rsidRPr="007D51F3">
        <w:rPr>
          <w:lang w:val="en-US"/>
        </w:rPr>
        <w:t>, 159374. https://doi.org/10.1016/j.scitotenv.2022.159374</w:t>
      </w:r>
    </w:p>
    <w:p w14:paraId="6BBD87F2" w14:textId="77777777" w:rsidR="007D51F3" w:rsidRPr="007D51F3" w:rsidRDefault="007D51F3" w:rsidP="007D51F3">
      <w:pPr>
        <w:pStyle w:val="Bibliografia"/>
        <w:rPr>
          <w:lang w:val="en-US"/>
        </w:rPr>
      </w:pPr>
      <w:r w:rsidRPr="007D51F3">
        <w:rPr>
          <w:lang w:val="en-US"/>
        </w:rPr>
        <w:lastRenderedPageBreak/>
        <w:t xml:space="preserve">Bellas, J. (2008). Prediction and assessment of mixture toxicity of compounds in antifouling paints using the sea-urchin embryo-larval bioassay. </w:t>
      </w:r>
      <w:r w:rsidRPr="007D51F3">
        <w:rPr>
          <w:i/>
          <w:iCs/>
          <w:lang w:val="en-US"/>
        </w:rPr>
        <w:t>Aquatic Toxicology</w:t>
      </w:r>
      <w:r w:rsidRPr="007D51F3">
        <w:rPr>
          <w:lang w:val="en-US"/>
        </w:rPr>
        <w:t xml:space="preserve">, </w:t>
      </w:r>
      <w:r w:rsidRPr="007D51F3">
        <w:rPr>
          <w:i/>
          <w:iCs/>
          <w:lang w:val="en-US"/>
        </w:rPr>
        <w:t>88</w:t>
      </w:r>
      <w:r w:rsidRPr="007D51F3">
        <w:rPr>
          <w:lang w:val="en-US"/>
        </w:rPr>
        <w:t>(4), 308–315. https://doi.org/10.1016/j.aquatox.2008.05.011</w:t>
      </w:r>
    </w:p>
    <w:p w14:paraId="611541A1" w14:textId="77777777" w:rsidR="007D51F3" w:rsidRPr="007D51F3" w:rsidRDefault="007D51F3" w:rsidP="007D51F3">
      <w:pPr>
        <w:pStyle w:val="Bibliografia"/>
        <w:rPr>
          <w:lang w:val="en-US"/>
        </w:rPr>
      </w:pPr>
      <w:r w:rsidRPr="007D51F3">
        <w:rPr>
          <w:lang w:val="en-US"/>
        </w:rPr>
        <w:t xml:space="preserve">Boyd, P. W., Collins, S., Dupont, S., Fabricius, K., Gattuso, J. P., Havenhand, J., Hutchins, D. A., Riebesell, U., Rintoul, M. S., Vichi, M., Biswas, H., Ciotti, A., Gao, K., Gehlen, M., Hurd, C. L., Kurihara, H., McGraw, C. M., Navarro, J. M., Nilsson, G. E., … Pörtner, H. O. (2018). Experimental strategies to assess the biological ramifications of multiple drivers of global ocean change—A review. </w:t>
      </w:r>
      <w:r w:rsidRPr="007D51F3">
        <w:rPr>
          <w:i/>
          <w:iCs/>
          <w:lang w:val="en-US"/>
        </w:rPr>
        <w:t>Global Change Biology</w:t>
      </w:r>
      <w:r w:rsidRPr="007D51F3">
        <w:rPr>
          <w:lang w:val="en-US"/>
        </w:rPr>
        <w:t xml:space="preserve">, </w:t>
      </w:r>
      <w:r w:rsidRPr="007D51F3">
        <w:rPr>
          <w:i/>
          <w:iCs/>
          <w:lang w:val="en-US"/>
        </w:rPr>
        <w:t>24</w:t>
      </w:r>
      <w:r w:rsidRPr="007D51F3">
        <w:rPr>
          <w:lang w:val="en-US"/>
        </w:rPr>
        <w:t>(6), 2239–2261. https://doi.org/10.1111/gcb.14102</w:t>
      </w:r>
    </w:p>
    <w:p w14:paraId="07839AED" w14:textId="77777777" w:rsidR="007D51F3" w:rsidRPr="007D51F3" w:rsidRDefault="007D51F3" w:rsidP="007D51F3">
      <w:pPr>
        <w:pStyle w:val="Bibliografia"/>
        <w:rPr>
          <w:lang w:val="en-US"/>
        </w:rPr>
      </w:pPr>
      <w:r w:rsidRPr="007D51F3">
        <w:rPr>
          <w:lang w:val="en-US"/>
        </w:rPr>
        <w:t xml:space="preserve">Burgess, B. J., Purves, D., Mace, G., &amp; Murrell, D. J. (2021). Classifying ecosystem stressor interactions: Theory highlights the data limitations of the additive null model and the difficulty in revealing ecological surprises. </w:t>
      </w:r>
      <w:r w:rsidRPr="007D51F3">
        <w:rPr>
          <w:i/>
          <w:iCs/>
          <w:lang w:val="en-US"/>
        </w:rPr>
        <w:t>Global Change Biology</w:t>
      </w:r>
      <w:r w:rsidRPr="007D51F3">
        <w:rPr>
          <w:lang w:val="en-US"/>
        </w:rPr>
        <w:t xml:space="preserve">, </w:t>
      </w:r>
      <w:r w:rsidRPr="007D51F3">
        <w:rPr>
          <w:i/>
          <w:iCs/>
          <w:lang w:val="en-US"/>
        </w:rPr>
        <w:t>27</w:t>
      </w:r>
      <w:r w:rsidRPr="007D51F3">
        <w:rPr>
          <w:lang w:val="en-US"/>
        </w:rPr>
        <w:t>(13), 3052–3065. https://doi.org/10.1111/gcb.15630</w:t>
      </w:r>
    </w:p>
    <w:p w14:paraId="5EDB3CFA" w14:textId="77777777" w:rsidR="007D51F3" w:rsidRPr="007D51F3" w:rsidRDefault="007D51F3" w:rsidP="007D51F3">
      <w:pPr>
        <w:pStyle w:val="Bibliografia"/>
        <w:rPr>
          <w:lang w:val="en-US"/>
        </w:rPr>
      </w:pPr>
      <w:r w:rsidRPr="007D51F3">
        <w:rPr>
          <w:lang w:val="en-US"/>
        </w:rPr>
        <w:t xml:space="preserve">Byrne, M., Gall, M. L., Campbell, H., Lamare, M. D., &amp; Holmes, S. P. (2022). Staying in place and moving in space: Contrasting larval thermal sensitivity explains distributional changes of sympatric sea urchin species to habitat warming. </w:t>
      </w:r>
      <w:r w:rsidRPr="007D51F3">
        <w:rPr>
          <w:i/>
          <w:iCs/>
          <w:lang w:val="en-US"/>
        </w:rPr>
        <w:t>Global Change Biology</w:t>
      </w:r>
      <w:r w:rsidRPr="007D51F3">
        <w:rPr>
          <w:lang w:val="en-US"/>
        </w:rPr>
        <w:t xml:space="preserve">, </w:t>
      </w:r>
      <w:r w:rsidRPr="007D51F3">
        <w:rPr>
          <w:i/>
          <w:iCs/>
          <w:lang w:val="en-US"/>
        </w:rPr>
        <w:t>28</w:t>
      </w:r>
      <w:r w:rsidRPr="007D51F3">
        <w:rPr>
          <w:lang w:val="en-US"/>
        </w:rPr>
        <w:t>(9), 3040–3053. https://doi.org/10.1111/gcb.16116</w:t>
      </w:r>
    </w:p>
    <w:p w14:paraId="1BBF3C95" w14:textId="77777777" w:rsidR="007D51F3" w:rsidRPr="007D51F3" w:rsidRDefault="007D51F3" w:rsidP="007D51F3">
      <w:pPr>
        <w:pStyle w:val="Bibliografia"/>
        <w:rPr>
          <w:lang w:val="en-US"/>
        </w:rPr>
      </w:pPr>
      <w:r w:rsidRPr="007D51F3">
        <w:rPr>
          <w:lang w:val="en-US"/>
        </w:rPr>
        <w:t xml:space="preserve">Carmichael, H., Warfield, R., &amp; Yvon‐Durocher, G. (2025). Reconciling Variability in Multiple Stressor Effects Using Environmental Performance Curves. </w:t>
      </w:r>
      <w:r w:rsidRPr="007D51F3">
        <w:rPr>
          <w:i/>
          <w:iCs/>
          <w:lang w:val="en-US"/>
        </w:rPr>
        <w:t>Ecology Letters</w:t>
      </w:r>
      <w:r w:rsidRPr="007D51F3">
        <w:rPr>
          <w:lang w:val="en-US"/>
        </w:rPr>
        <w:t xml:space="preserve">, </w:t>
      </w:r>
      <w:r w:rsidRPr="007D51F3">
        <w:rPr>
          <w:i/>
          <w:iCs/>
          <w:lang w:val="en-US"/>
        </w:rPr>
        <w:t>28</w:t>
      </w:r>
      <w:r w:rsidRPr="007D51F3">
        <w:rPr>
          <w:lang w:val="en-US"/>
        </w:rPr>
        <w:t>(1). https://doi.org/10.1111/ele.70065</w:t>
      </w:r>
    </w:p>
    <w:p w14:paraId="1283D9FA" w14:textId="77777777" w:rsidR="007D51F3" w:rsidRPr="007D51F3" w:rsidRDefault="007D51F3" w:rsidP="007D51F3">
      <w:pPr>
        <w:pStyle w:val="Bibliografia"/>
        <w:rPr>
          <w:lang w:val="en-US"/>
        </w:rPr>
      </w:pPr>
      <w:r w:rsidRPr="007D51F3">
        <w:rPr>
          <w:lang w:val="en-US"/>
        </w:rPr>
        <w:t xml:space="preserve">Collins, S., Whittaker, H., &amp; Thomas, M. K. (2022). The need for unrealistic experiments in global change biology. </w:t>
      </w:r>
      <w:r w:rsidRPr="007D51F3">
        <w:rPr>
          <w:i/>
          <w:iCs/>
          <w:lang w:val="en-US"/>
        </w:rPr>
        <w:t>Current Opinion in Microbiology</w:t>
      </w:r>
      <w:r w:rsidRPr="007D51F3">
        <w:rPr>
          <w:lang w:val="en-US"/>
        </w:rPr>
        <w:t xml:space="preserve">, </w:t>
      </w:r>
      <w:r w:rsidRPr="007D51F3">
        <w:rPr>
          <w:i/>
          <w:iCs/>
          <w:lang w:val="en-US"/>
        </w:rPr>
        <w:t>68</w:t>
      </w:r>
      <w:r w:rsidRPr="007D51F3">
        <w:rPr>
          <w:lang w:val="en-US"/>
        </w:rPr>
        <w:t>, 102151. https://doi.org/10.1016/j.mib.2022.102151</w:t>
      </w:r>
    </w:p>
    <w:p w14:paraId="674E07FC" w14:textId="77777777" w:rsidR="007D51F3" w:rsidRPr="007D51F3" w:rsidRDefault="007D51F3" w:rsidP="007D51F3">
      <w:pPr>
        <w:pStyle w:val="Bibliografia"/>
        <w:rPr>
          <w:lang w:val="en-US"/>
        </w:rPr>
      </w:pPr>
      <w:r w:rsidRPr="007D51F3">
        <w:rPr>
          <w:lang w:val="en-US"/>
        </w:rPr>
        <w:t xml:space="preserve">Crain, C. M., Kroeker, K., &amp; Halpern, B. S. (2008). Interactive and cumulative effects of multiple human stressors in marine systems. </w:t>
      </w:r>
      <w:r w:rsidRPr="007D51F3">
        <w:rPr>
          <w:i/>
          <w:iCs/>
          <w:lang w:val="en-US"/>
        </w:rPr>
        <w:t>Ecology Letters</w:t>
      </w:r>
      <w:r w:rsidRPr="007D51F3">
        <w:rPr>
          <w:lang w:val="en-US"/>
        </w:rPr>
        <w:t xml:space="preserve">, </w:t>
      </w:r>
      <w:r w:rsidRPr="007D51F3">
        <w:rPr>
          <w:i/>
          <w:iCs/>
          <w:lang w:val="en-US"/>
        </w:rPr>
        <w:t>11</w:t>
      </w:r>
      <w:r w:rsidRPr="007D51F3">
        <w:rPr>
          <w:lang w:val="en-US"/>
        </w:rPr>
        <w:t>(12), 1304–1315. https://doi.org/10.1111/j.1461-0248.2008.01253.x</w:t>
      </w:r>
    </w:p>
    <w:p w14:paraId="37954948" w14:textId="77777777" w:rsidR="007D51F3" w:rsidRPr="007D51F3" w:rsidRDefault="007D51F3" w:rsidP="007D51F3">
      <w:pPr>
        <w:pStyle w:val="Bibliografia"/>
        <w:rPr>
          <w:lang w:val="en-US"/>
        </w:rPr>
      </w:pPr>
      <w:r w:rsidRPr="007D51F3">
        <w:rPr>
          <w:lang w:val="en-US"/>
        </w:rPr>
        <w:lastRenderedPageBreak/>
        <w:t xml:space="preserve">Cuthbert, R. N., Sidow, A., Frost, K. F., Kotronaki, S. G., &amp; Briski, E. (2021). Emergent effects of temperature and salinity on mortality of a key herbivore. </w:t>
      </w:r>
      <w:r w:rsidRPr="007D51F3">
        <w:rPr>
          <w:i/>
          <w:iCs/>
          <w:lang w:val="en-US"/>
        </w:rPr>
        <w:t>Journal of Sea Research</w:t>
      </w:r>
      <w:r w:rsidRPr="007D51F3">
        <w:rPr>
          <w:lang w:val="en-US"/>
        </w:rPr>
        <w:t xml:space="preserve">, </w:t>
      </w:r>
      <w:r w:rsidRPr="007D51F3">
        <w:rPr>
          <w:i/>
          <w:iCs/>
          <w:lang w:val="en-US"/>
        </w:rPr>
        <w:t>177</w:t>
      </w:r>
      <w:r w:rsidRPr="007D51F3">
        <w:rPr>
          <w:lang w:val="en-US"/>
        </w:rPr>
        <w:t>, 102126. https://doi.org/10.1016/j.seares.2021.102126</w:t>
      </w:r>
    </w:p>
    <w:p w14:paraId="752916DC" w14:textId="77777777" w:rsidR="007D51F3" w:rsidRPr="007D51F3" w:rsidRDefault="007D51F3" w:rsidP="007D51F3">
      <w:pPr>
        <w:pStyle w:val="Bibliografia"/>
        <w:rPr>
          <w:lang w:val="en-US"/>
        </w:rPr>
      </w:pPr>
      <w:r w:rsidRPr="007D51F3">
        <w:rPr>
          <w:lang w:val="en-US"/>
        </w:rPr>
        <w:t xml:space="preserve">Drescher, K., &amp; Boedeker, W. (1995). Assessment of the Combined Effects of Substances: The Relationship between Concentration Addition and Independent Action. </w:t>
      </w:r>
      <w:r w:rsidRPr="007D51F3">
        <w:rPr>
          <w:i/>
          <w:iCs/>
          <w:lang w:val="en-US"/>
        </w:rPr>
        <w:t>Biometrics</w:t>
      </w:r>
      <w:r w:rsidRPr="007D51F3">
        <w:rPr>
          <w:lang w:val="en-US"/>
        </w:rPr>
        <w:t xml:space="preserve">, </w:t>
      </w:r>
      <w:r w:rsidRPr="007D51F3">
        <w:rPr>
          <w:i/>
          <w:iCs/>
          <w:lang w:val="en-US"/>
        </w:rPr>
        <w:t>51</w:t>
      </w:r>
      <w:r w:rsidRPr="007D51F3">
        <w:rPr>
          <w:lang w:val="en-US"/>
        </w:rPr>
        <w:t>(2), 716. https://doi.org/10.2307/2532957</w:t>
      </w:r>
    </w:p>
    <w:p w14:paraId="445EEF9B" w14:textId="77777777" w:rsidR="007D51F3" w:rsidRPr="007D51F3" w:rsidRDefault="007D51F3" w:rsidP="007D51F3">
      <w:pPr>
        <w:pStyle w:val="Bibliografia"/>
        <w:rPr>
          <w:lang w:val="en-US"/>
        </w:rPr>
      </w:pPr>
      <w:r w:rsidRPr="007D51F3">
        <w:rPr>
          <w:lang w:val="en-US"/>
        </w:rPr>
        <w:t xml:space="preserve">Dupont, S., Ortega-Martínez, O., &amp; Thorndyke, M. (2010). Impact of near-future ocean acidification on echinoderms. </w:t>
      </w:r>
      <w:r w:rsidRPr="007D51F3">
        <w:rPr>
          <w:i/>
          <w:iCs/>
          <w:lang w:val="en-US"/>
        </w:rPr>
        <w:t>Ecotoxicology</w:t>
      </w:r>
      <w:r w:rsidRPr="007D51F3">
        <w:rPr>
          <w:lang w:val="en-US"/>
        </w:rPr>
        <w:t xml:space="preserve">, </w:t>
      </w:r>
      <w:r w:rsidRPr="007D51F3">
        <w:rPr>
          <w:i/>
          <w:iCs/>
          <w:lang w:val="en-US"/>
        </w:rPr>
        <w:t>19</w:t>
      </w:r>
      <w:r w:rsidRPr="007D51F3">
        <w:rPr>
          <w:lang w:val="en-US"/>
        </w:rPr>
        <w:t>(3), 449–462. https://doi.org/10.1007/s10646-010-0463-6</w:t>
      </w:r>
    </w:p>
    <w:p w14:paraId="091AE68D" w14:textId="77777777" w:rsidR="007D51F3" w:rsidRPr="007D51F3" w:rsidRDefault="007D51F3" w:rsidP="007D51F3">
      <w:pPr>
        <w:pStyle w:val="Bibliografia"/>
        <w:rPr>
          <w:lang w:val="en-US"/>
        </w:rPr>
      </w:pPr>
      <w:r w:rsidRPr="007D51F3">
        <w:rPr>
          <w:lang w:val="en-US"/>
        </w:rPr>
        <w:t xml:space="preserve">Espinel-Velasco, N., Kvernvik, A. C., Hop, H., &amp; Dupont, S. (2025). Combined effects of ocean acidification, warming, and salinity on the fertilization success in an Arctic population of sea urchins. </w:t>
      </w:r>
      <w:r w:rsidRPr="007D51F3">
        <w:rPr>
          <w:i/>
          <w:iCs/>
          <w:lang w:val="en-US"/>
        </w:rPr>
        <w:t>Scientific Reports</w:t>
      </w:r>
      <w:r w:rsidRPr="007D51F3">
        <w:rPr>
          <w:lang w:val="en-US"/>
        </w:rPr>
        <w:t xml:space="preserve">, </w:t>
      </w:r>
      <w:r w:rsidRPr="007D51F3">
        <w:rPr>
          <w:i/>
          <w:iCs/>
          <w:lang w:val="en-US"/>
        </w:rPr>
        <w:t>15</w:t>
      </w:r>
      <w:r w:rsidRPr="007D51F3">
        <w:rPr>
          <w:lang w:val="en-US"/>
        </w:rPr>
        <w:t>(1), 44090. https://doi.org/10.1038/s41598-025-27725-z</w:t>
      </w:r>
    </w:p>
    <w:p w14:paraId="680B6F82" w14:textId="77777777" w:rsidR="007D51F3" w:rsidRPr="007D51F3" w:rsidRDefault="007D51F3" w:rsidP="007D51F3">
      <w:pPr>
        <w:pStyle w:val="Bibliografia"/>
        <w:rPr>
          <w:lang w:val="en-US"/>
        </w:rPr>
      </w:pPr>
      <w:r w:rsidRPr="007D51F3">
        <w:rPr>
          <w:i/>
          <w:iCs/>
          <w:lang w:val="en-US"/>
        </w:rPr>
        <w:t>Gattuso, J. P., Alliouane, S., &amp; Mousseau, L. (2021). Seawater carbonate chemistry in the Bay of Villefranche, Point B (France), January 2007-June 2023.</w:t>
      </w:r>
      <w:r w:rsidRPr="007D51F3">
        <w:rPr>
          <w:lang w:val="en-US"/>
        </w:rPr>
        <w:t xml:space="preserve"> (n.d.).</w:t>
      </w:r>
    </w:p>
    <w:p w14:paraId="19C1C896" w14:textId="77777777" w:rsidR="007D51F3" w:rsidRPr="007D51F3" w:rsidRDefault="007D51F3" w:rsidP="007D51F3">
      <w:pPr>
        <w:pStyle w:val="Bibliografia"/>
        <w:rPr>
          <w:lang w:val="en-US"/>
        </w:rPr>
      </w:pPr>
      <w:r w:rsidRPr="007D51F3">
        <w:rPr>
          <w:lang w:val="en-US"/>
        </w:rPr>
        <w:t xml:space="preserve">Gattuso, J.-P., Epitalon, J.-M., &amp; Lavigne, H. (2016). </w:t>
      </w:r>
      <w:r w:rsidRPr="007D51F3">
        <w:rPr>
          <w:i/>
          <w:iCs/>
          <w:lang w:val="en-US"/>
        </w:rPr>
        <w:t>seacarb: Seawater carbonate chemistry with R. R package version 3.0.14</w:t>
      </w:r>
      <w:r w:rsidRPr="007D51F3">
        <w:rPr>
          <w:lang w:val="en-US"/>
        </w:rPr>
        <w:t xml:space="preserve"> [Computer software].</w:t>
      </w:r>
    </w:p>
    <w:p w14:paraId="3A38EDB9" w14:textId="77777777" w:rsidR="007D51F3" w:rsidRPr="007D51F3" w:rsidRDefault="007D51F3" w:rsidP="007D51F3">
      <w:pPr>
        <w:pStyle w:val="Bibliografia"/>
        <w:rPr>
          <w:lang w:val="en-US"/>
        </w:rPr>
      </w:pPr>
      <w:r w:rsidRPr="007D51F3">
        <w:rPr>
          <w:lang w:val="en-US"/>
        </w:rPr>
        <w:t xml:space="preserve">Glass, G. V., Peckham, P. D., &amp; Sanders, J. R. (1972). Consequences of Failure to Meet Assumptions Underlying the Fixed Effects Analyses of Variance and Covariance. </w:t>
      </w:r>
      <w:r w:rsidRPr="007D51F3">
        <w:rPr>
          <w:i/>
          <w:iCs/>
          <w:lang w:val="en-US"/>
        </w:rPr>
        <w:t>Review of Educational Research</w:t>
      </w:r>
      <w:r w:rsidRPr="007D51F3">
        <w:rPr>
          <w:lang w:val="en-US"/>
        </w:rPr>
        <w:t xml:space="preserve">, </w:t>
      </w:r>
      <w:r w:rsidRPr="007D51F3">
        <w:rPr>
          <w:i/>
          <w:iCs/>
          <w:lang w:val="en-US"/>
        </w:rPr>
        <w:t>42</w:t>
      </w:r>
      <w:r w:rsidRPr="007D51F3">
        <w:rPr>
          <w:lang w:val="en-US"/>
        </w:rPr>
        <w:t>(3), 237–288. https://doi.org/10.3102/00346543042003237</w:t>
      </w:r>
    </w:p>
    <w:p w14:paraId="350493C5" w14:textId="77777777" w:rsidR="007D51F3" w:rsidRPr="007D51F3" w:rsidRDefault="007D51F3" w:rsidP="007D51F3">
      <w:pPr>
        <w:pStyle w:val="Bibliografia"/>
        <w:rPr>
          <w:lang w:val="en-US"/>
        </w:rPr>
      </w:pPr>
      <w:r w:rsidRPr="007D51F3">
        <w:rPr>
          <w:lang w:val="en-US"/>
        </w:rPr>
        <w:t xml:space="preserve">IPCC. (2014). </w:t>
      </w:r>
      <w:r w:rsidRPr="007D51F3">
        <w:rPr>
          <w:i/>
          <w:iCs/>
          <w:lang w:val="en-US"/>
        </w:rPr>
        <w:t>Climate Change 2014: Impacts, Adaptation and Vulnerability</w:t>
      </w:r>
      <w:r w:rsidRPr="007D51F3">
        <w:rPr>
          <w:lang w:val="en-US"/>
        </w:rPr>
        <w:t>.</w:t>
      </w:r>
    </w:p>
    <w:p w14:paraId="0BA5C3F0" w14:textId="77777777" w:rsidR="007D51F3" w:rsidRPr="007D51F3" w:rsidRDefault="007D51F3" w:rsidP="007D51F3">
      <w:pPr>
        <w:pStyle w:val="Bibliografia"/>
        <w:rPr>
          <w:lang w:val="en-US"/>
        </w:rPr>
      </w:pPr>
      <w:r w:rsidRPr="007D51F3">
        <w:rPr>
          <w:lang w:val="en-US"/>
        </w:rPr>
        <w:t xml:space="preserve">Knief, U., &amp; Forstmeier, W. (2021). Violating the normality assumption may be the lesser of two evils. </w:t>
      </w:r>
      <w:r w:rsidRPr="007D51F3">
        <w:rPr>
          <w:i/>
          <w:iCs/>
          <w:lang w:val="en-US"/>
        </w:rPr>
        <w:t>Behavior Research Methods</w:t>
      </w:r>
      <w:r w:rsidRPr="007D51F3">
        <w:rPr>
          <w:lang w:val="en-US"/>
        </w:rPr>
        <w:t xml:space="preserve">, </w:t>
      </w:r>
      <w:r w:rsidRPr="007D51F3">
        <w:rPr>
          <w:i/>
          <w:iCs/>
          <w:lang w:val="en-US"/>
        </w:rPr>
        <w:t>53</w:t>
      </w:r>
      <w:r w:rsidRPr="007D51F3">
        <w:rPr>
          <w:lang w:val="en-US"/>
        </w:rPr>
        <w:t>(6), 2576–2590. https://doi.org/10.3758/s13428-021-01587-5</w:t>
      </w:r>
    </w:p>
    <w:p w14:paraId="715A79B8" w14:textId="77777777" w:rsidR="007D51F3" w:rsidRPr="007D51F3" w:rsidRDefault="007D51F3" w:rsidP="007D51F3">
      <w:pPr>
        <w:pStyle w:val="Bibliografia"/>
        <w:rPr>
          <w:lang w:val="en-US"/>
        </w:rPr>
      </w:pPr>
      <w:r w:rsidRPr="007D51F3">
        <w:rPr>
          <w:lang w:val="en-US"/>
        </w:rPr>
        <w:lastRenderedPageBreak/>
        <w:t xml:space="preserve">Kreyling, J., Jentsch, A., &amp; Beier, C. (2014). Beyond realism in climate change experiments: Gradient approaches identify thresholds and tipping points. </w:t>
      </w:r>
      <w:r w:rsidRPr="007D51F3">
        <w:rPr>
          <w:i/>
          <w:iCs/>
          <w:lang w:val="en-US"/>
        </w:rPr>
        <w:t>Ecology Letters</w:t>
      </w:r>
      <w:r w:rsidRPr="007D51F3">
        <w:rPr>
          <w:lang w:val="en-US"/>
        </w:rPr>
        <w:t xml:space="preserve">, </w:t>
      </w:r>
      <w:r w:rsidRPr="007D51F3">
        <w:rPr>
          <w:i/>
          <w:iCs/>
          <w:lang w:val="en-US"/>
        </w:rPr>
        <w:t>17</w:t>
      </w:r>
      <w:r w:rsidRPr="007D51F3">
        <w:rPr>
          <w:lang w:val="en-US"/>
        </w:rPr>
        <w:t>(1), 125. https://doi.org/10.1111/ele.12193</w:t>
      </w:r>
    </w:p>
    <w:p w14:paraId="36FC7624" w14:textId="77777777" w:rsidR="007D51F3" w:rsidRPr="007D51F3" w:rsidRDefault="007D51F3" w:rsidP="007D51F3">
      <w:pPr>
        <w:pStyle w:val="Bibliografia"/>
        <w:rPr>
          <w:lang w:val="en-US"/>
        </w:rPr>
      </w:pPr>
      <w:r w:rsidRPr="007D51F3">
        <w:rPr>
          <w:lang w:val="en-US"/>
        </w:rPr>
        <w:t xml:space="preserve">Kreyling, J., Schweiger, A. H., Bahn, M., Ineson, P., Migliavacca, M., Morel‐Journel, T., Christiansen, J. R., Schtickzelle, N., &amp; Larsen, K. S. (2018). To replicate, or not to replicate – that is the question: How to tackle nonlinear responses in ecological experiments. </w:t>
      </w:r>
      <w:r w:rsidRPr="007D51F3">
        <w:rPr>
          <w:i/>
          <w:iCs/>
          <w:lang w:val="en-US"/>
        </w:rPr>
        <w:t>Ecology Letters</w:t>
      </w:r>
      <w:r w:rsidRPr="007D51F3">
        <w:rPr>
          <w:lang w:val="en-US"/>
        </w:rPr>
        <w:t xml:space="preserve">, </w:t>
      </w:r>
      <w:r w:rsidRPr="007D51F3">
        <w:rPr>
          <w:i/>
          <w:iCs/>
          <w:lang w:val="en-US"/>
        </w:rPr>
        <w:t>21</w:t>
      </w:r>
      <w:r w:rsidRPr="007D51F3">
        <w:rPr>
          <w:lang w:val="en-US"/>
        </w:rPr>
        <w:t>(11), 1629–1638. https://doi.org/10.1111/ele.13134</w:t>
      </w:r>
    </w:p>
    <w:p w14:paraId="0E4D04F2" w14:textId="77777777" w:rsidR="007D51F3" w:rsidRPr="007D51F3" w:rsidRDefault="007D51F3" w:rsidP="007D51F3">
      <w:pPr>
        <w:pStyle w:val="Bibliografia"/>
        <w:rPr>
          <w:lang w:val="en-US"/>
        </w:rPr>
      </w:pPr>
      <w:r w:rsidRPr="007D51F3">
        <w:rPr>
          <w:lang w:val="en-US"/>
        </w:rPr>
        <w:t xml:space="preserve">Liess, M., Foit, K., Knillmann, S., Schäfer, R. B., &amp; Liess, H.-D. (2016). Predicting the synergy of multiple stress effects. </w:t>
      </w:r>
      <w:r w:rsidRPr="007D51F3">
        <w:rPr>
          <w:i/>
          <w:iCs/>
          <w:lang w:val="en-US"/>
        </w:rPr>
        <w:t>Scientific Reports</w:t>
      </w:r>
      <w:r w:rsidRPr="007D51F3">
        <w:rPr>
          <w:lang w:val="en-US"/>
        </w:rPr>
        <w:t xml:space="preserve">, </w:t>
      </w:r>
      <w:r w:rsidRPr="007D51F3">
        <w:rPr>
          <w:i/>
          <w:iCs/>
          <w:lang w:val="en-US"/>
        </w:rPr>
        <w:t>6</w:t>
      </w:r>
      <w:r w:rsidRPr="007D51F3">
        <w:rPr>
          <w:lang w:val="en-US"/>
        </w:rPr>
        <w:t>(1), 32965. https://doi.org/10.1038/srep32965</w:t>
      </w:r>
    </w:p>
    <w:p w14:paraId="3BC35E6E" w14:textId="77777777" w:rsidR="007D51F3" w:rsidRPr="007D51F3" w:rsidRDefault="007D51F3" w:rsidP="007D51F3">
      <w:pPr>
        <w:pStyle w:val="Bibliografia"/>
        <w:rPr>
          <w:lang w:val="en-US"/>
        </w:rPr>
      </w:pPr>
      <w:r w:rsidRPr="007D51F3">
        <w:rPr>
          <w:lang w:val="en-US"/>
        </w:rPr>
        <w:t xml:space="preserve">Lueker, T. J., Dickson, A. G., &amp; Keeling, C. D. (5 C.E.). Ocean pCO2 calculated from dissolved inorganic carbon, alkalinity, and equations for K1 and K2: Validation based on laboratory measurements of CO2 in gas and seawater at equilibrium. </w:t>
      </w:r>
      <w:r w:rsidRPr="007D51F3">
        <w:rPr>
          <w:i/>
          <w:iCs/>
          <w:lang w:val="en-US"/>
        </w:rPr>
        <w:t>Marine Chemistry</w:t>
      </w:r>
      <w:r w:rsidRPr="007D51F3">
        <w:rPr>
          <w:lang w:val="en-US"/>
        </w:rPr>
        <w:t xml:space="preserve">, </w:t>
      </w:r>
      <w:r w:rsidRPr="007D51F3">
        <w:rPr>
          <w:i/>
          <w:iCs/>
          <w:lang w:val="en-US"/>
        </w:rPr>
        <w:t>70</w:t>
      </w:r>
      <w:r w:rsidRPr="007D51F3">
        <w:rPr>
          <w:lang w:val="en-US"/>
        </w:rPr>
        <w:t>(1–3), 105–119. https://doi.org/10.1016/S0304-4203(00)00022-0</w:t>
      </w:r>
    </w:p>
    <w:p w14:paraId="510A635F" w14:textId="77777777" w:rsidR="007D51F3" w:rsidRPr="007D51F3" w:rsidRDefault="007D51F3" w:rsidP="007D51F3">
      <w:pPr>
        <w:pStyle w:val="Bibliografia"/>
        <w:rPr>
          <w:lang w:val="en-US"/>
        </w:rPr>
      </w:pPr>
      <w:r w:rsidRPr="007D51F3">
        <w:rPr>
          <w:lang w:val="en-US"/>
        </w:rPr>
        <w:t xml:space="preserve">Morroni, L., Rakaj, A., Grosso, L., Flori, G., Fianchini, A., Pellegrini, D., &amp; Regoli, F. (2023). Echinoderm larvae as bioindicators for the assessment of marine pollution: Sea urchin and sea cucumber responsiveness and future perspectives. </w:t>
      </w:r>
      <w:r w:rsidRPr="007D51F3">
        <w:rPr>
          <w:i/>
          <w:iCs/>
          <w:lang w:val="en-US"/>
        </w:rPr>
        <w:t>Environmental Pollution</w:t>
      </w:r>
      <w:r w:rsidRPr="007D51F3">
        <w:rPr>
          <w:lang w:val="en-US"/>
        </w:rPr>
        <w:t xml:space="preserve">, </w:t>
      </w:r>
      <w:r w:rsidRPr="007D51F3">
        <w:rPr>
          <w:i/>
          <w:iCs/>
          <w:lang w:val="en-US"/>
        </w:rPr>
        <w:t>335</w:t>
      </w:r>
      <w:r w:rsidRPr="007D51F3">
        <w:rPr>
          <w:lang w:val="en-US"/>
        </w:rPr>
        <w:t>, 122285. https://doi.org/10.1016/j.envpol.2023.122285</w:t>
      </w:r>
    </w:p>
    <w:p w14:paraId="1693234F" w14:textId="77777777" w:rsidR="007D51F3" w:rsidRPr="007D51F3" w:rsidRDefault="007D51F3" w:rsidP="007D51F3">
      <w:pPr>
        <w:pStyle w:val="Bibliografia"/>
        <w:rPr>
          <w:lang w:val="en-US"/>
        </w:rPr>
      </w:pPr>
      <w:r w:rsidRPr="007D51F3">
        <w:rPr>
          <w:lang w:val="en-US"/>
        </w:rPr>
        <w:t xml:space="preserve">Padfield, D., O’Sullivan, H., &amp; Pawar, S. (2021). </w:t>
      </w:r>
      <w:r w:rsidRPr="007D51F3">
        <w:rPr>
          <w:i/>
          <w:iCs/>
          <w:lang w:val="en-US"/>
        </w:rPr>
        <w:t>rTPC</w:t>
      </w:r>
      <w:r w:rsidRPr="007D51F3">
        <w:rPr>
          <w:lang w:val="en-US"/>
        </w:rPr>
        <w:t xml:space="preserve"> and </w:t>
      </w:r>
      <w:r w:rsidRPr="007D51F3">
        <w:rPr>
          <w:i/>
          <w:iCs/>
          <w:lang w:val="en-US"/>
        </w:rPr>
        <w:t>nls.multstart</w:t>
      </w:r>
      <w:r w:rsidRPr="007D51F3">
        <w:rPr>
          <w:lang w:val="en-US"/>
        </w:rPr>
        <w:t xml:space="preserve">: A new pipeline to fit thermal performance curves in </w:t>
      </w:r>
      <w:r w:rsidRPr="007D51F3">
        <w:rPr>
          <w:smallCaps/>
          <w:lang w:val="en-US"/>
        </w:rPr>
        <w:t>r</w:t>
      </w:r>
      <w:r w:rsidRPr="007D51F3">
        <w:rPr>
          <w:lang w:val="en-US"/>
        </w:rPr>
        <w:t xml:space="preserve">. </w:t>
      </w:r>
      <w:r w:rsidRPr="007D51F3">
        <w:rPr>
          <w:i/>
          <w:iCs/>
          <w:lang w:val="en-US"/>
        </w:rPr>
        <w:t>Methods in Ecology and Evolution</w:t>
      </w:r>
      <w:r w:rsidRPr="007D51F3">
        <w:rPr>
          <w:lang w:val="en-US"/>
        </w:rPr>
        <w:t xml:space="preserve">, </w:t>
      </w:r>
      <w:r w:rsidRPr="007D51F3">
        <w:rPr>
          <w:i/>
          <w:iCs/>
          <w:lang w:val="en-US"/>
        </w:rPr>
        <w:t>12</w:t>
      </w:r>
      <w:r w:rsidRPr="007D51F3">
        <w:rPr>
          <w:lang w:val="en-US"/>
        </w:rPr>
        <w:t>(6), 1138–1143. https://doi.org/10.1111/2041-210X.13585</w:t>
      </w:r>
    </w:p>
    <w:p w14:paraId="25BE417A" w14:textId="77777777" w:rsidR="007D51F3" w:rsidRPr="007D51F3" w:rsidRDefault="007D51F3" w:rsidP="007D51F3">
      <w:pPr>
        <w:pStyle w:val="Bibliografia"/>
        <w:rPr>
          <w:lang w:val="en-US"/>
        </w:rPr>
      </w:pPr>
      <w:r w:rsidRPr="007D51F3">
        <w:rPr>
          <w:lang w:val="en-US"/>
        </w:rPr>
        <w:t xml:space="preserve">Pagano, G., Guida, M., Trifuoggi, M., Thomas, P., Palumbo, A., Romano, G., &amp; Oral, R. (2017). Sea Urchin Bioassays in Toxicity Testing: I. Inorganics, Organics, Complex Mixtures and Natural Products. </w:t>
      </w:r>
      <w:r w:rsidRPr="007D51F3">
        <w:rPr>
          <w:i/>
          <w:iCs/>
          <w:lang w:val="en-US"/>
        </w:rPr>
        <w:t>Expert Opinion on Environmental Biology</w:t>
      </w:r>
      <w:r w:rsidRPr="007D51F3">
        <w:rPr>
          <w:lang w:val="en-US"/>
        </w:rPr>
        <w:t xml:space="preserve">, </w:t>
      </w:r>
      <w:r w:rsidRPr="007D51F3">
        <w:rPr>
          <w:i/>
          <w:iCs/>
          <w:lang w:val="en-US"/>
        </w:rPr>
        <w:t>06</w:t>
      </w:r>
      <w:r w:rsidRPr="007D51F3">
        <w:rPr>
          <w:lang w:val="en-US"/>
        </w:rPr>
        <w:t>(01). https://doi.org/10.4172/2325-9655.1000142</w:t>
      </w:r>
    </w:p>
    <w:p w14:paraId="0EE2AC81" w14:textId="77777777" w:rsidR="007D51F3" w:rsidRPr="007D51F3" w:rsidRDefault="007D51F3" w:rsidP="007D51F3">
      <w:pPr>
        <w:pStyle w:val="Bibliografia"/>
        <w:rPr>
          <w:lang w:val="en-US"/>
        </w:rPr>
      </w:pPr>
      <w:r w:rsidRPr="007D51F3">
        <w:rPr>
          <w:lang w:val="en-US"/>
        </w:rPr>
        <w:lastRenderedPageBreak/>
        <w:t>Paul, A. J., &amp; Bach, L. T. (2020). Universal response pattern of phytoplankton growth rates to increasing CO</w:t>
      </w:r>
      <w:r w:rsidRPr="007D51F3">
        <w:rPr>
          <w:vertAlign w:val="subscript"/>
          <w:lang w:val="en-US"/>
        </w:rPr>
        <w:t>2</w:t>
      </w:r>
      <w:r w:rsidRPr="007D51F3">
        <w:rPr>
          <w:lang w:val="en-US"/>
        </w:rPr>
        <w:t xml:space="preserve">. </w:t>
      </w:r>
      <w:r w:rsidRPr="007D51F3">
        <w:rPr>
          <w:i/>
          <w:iCs/>
          <w:lang w:val="en-US"/>
        </w:rPr>
        <w:t>New Phytologist</w:t>
      </w:r>
      <w:r w:rsidRPr="007D51F3">
        <w:rPr>
          <w:lang w:val="en-US"/>
        </w:rPr>
        <w:t xml:space="preserve">, </w:t>
      </w:r>
      <w:r w:rsidRPr="007D51F3">
        <w:rPr>
          <w:i/>
          <w:iCs/>
          <w:lang w:val="en-US"/>
        </w:rPr>
        <w:t>228</w:t>
      </w:r>
      <w:r w:rsidRPr="007D51F3">
        <w:rPr>
          <w:lang w:val="en-US"/>
        </w:rPr>
        <w:t>(6), 1710–1716. https://doi.org/10.1111/nph.16806</w:t>
      </w:r>
    </w:p>
    <w:p w14:paraId="290099C5" w14:textId="77777777" w:rsidR="007D51F3" w:rsidRPr="007D51F3" w:rsidRDefault="007D51F3" w:rsidP="007D51F3">
      <w:pPr>
        <w:pStyle w:val="Bibliografia"/>
        <w:rPr>
          <w:lang w:val="en-US"/>
        </w:rPr>
      </w:pPr>
      <w:r w:rsidRPr="007D51F3">
        <w:rPr>
          <w:lang w:val="en-US"/>
        </w:rPr>
        <w:t>Philibert, D., Parkerton, T., Marteinson, S., &amp; De Jourdan, B. (2021). Assessing the Toxicity of Individual Aromatic Compounds and Mixtures to American Lobster (</w:t>
      </w:r>
      <w:r w:rsidRPr="007D51F3">
        <w:rPr>
          <w:i/>
          <w:iCs/>
          <w:lang w:val="en-US"/>
        </w:rPr>
        <w:t>Homarus americanus</w:t>
      </w:r>
      <w:r w:rsidRPr="007D51F3">
        <w:rPr>
          <w:lang w:val="en-US"/>
        </w:rPr>
        <w:t xml:space="preserve">) Larvae Using a Passive Dosing System. </w:t>
      </w:r>
      <w:r w:rsidRPr="007D51F3">
        <w:rPr>
          <w:i/>
          <w:iCs/>
          <w:lang w:val="en-US"/>
        </w:rPr>
        <w:t>Environmental Toxicology and Chemistry</w:t>
      </w:r>
      <w:r w:rsidRPr="007D51F3">
        <w:rPr>
          <w:lang w:val="en-US"/>
        </w:rPr>
        <w:t xml:space="preserve">, </w:t>
      </w:r>
      <w:r w:rsidRPr="007D51F3">
        <w:rPr>
          <w:i/>
          <w:iCs/>
          <w:lang w:val="en-US"/>
        </w:rPr>
        <w:t>40</w:t>
      </w:r>
      <w:r w:rsidRPr="007D51F3">
        <w:rPr>
          <w:lang w:val="en-US"/>
        </w:rPr>
        <w:t>(5), 1379–1388. https://doi.org/10.1002/etc.4988</w:t>
      </w:r>
    </w:p>
    <w:p w14:paraId="1717EA4B" w14:textId="77777777" w:rsidR="007D51F3" w:rsidRPr="007D51F3" w:rsidRDefault="007D51F3" w:rsidP="007D51F3">
      <w:pPr>
        <w:pStyle w:val="Bibliografia"/>
        <w:rPr>
          <w:lang w:val="en-US"/>
        </w:rPr>
      </w:pPr>
      <w:r w:rsidRPr="007D51F3">
        <w:rPr>
          <w:lang w:val="en-US"/>
        </w:rPr>
        <w:t xml:space="preserve">Pörtner, H.-O., Scholes, R. J., Agard, J., Archer, E., Arneth, A., Bai, X., Barnes, D., Burrows, M., Chan, L., Cheung, W. L. (William), Diamond, S., Donatti, C., Duarte, C., Eisenhauer, N., Foden, W., Gasalla, M. A., Handa, C., Hickler, T., Hoegh-Guldberg, O., … Ngo, H. (2021). </w:t>
      </w:r>
      <w:r w:rsidRPr="007D51F3">
        <w:rPr>
          <w:i/>
          <w:iCs/>
          <w:lang w:val="en-US"/>
        </w:rPr>
        <w:t>Scientific outcome of the IPBES-IPCC co-sponsored workshop on biodiversity and climate change</w:t>
      </w:r>
      <w:r w:rsidRPr="007D51F3">
        <w:rPr>
          <w:lang w:val="en-US"/>
        </w:rPr>
        <w:t xml:space="preserve"> (Version 5). Zenodo. https://doi.org/10.5281/ZENODO.4659158</w:t>
      </w:r>
    </w:p>
    <w:p w14:paraId="0B83FCEA" w14:textId="77777777" w:rsidR="007D51F3" w:rsidRPr="007D51F3" w:rsidRDefault="007D51F3" w:rsidP="007D51F3">
      <w:pPr>
        <w:pStyle w:val="Bibliografia"/>
        <w:rPr>
          <w:lang w:val="en-US"/>
        </w:rPr>
      </w:pPr>
      <w:r w:rsidRPr="007D51F3">
        <w:rPr>
          <w:lang w:val="en-US"/>
        </w:rPr>
        <w:t xml:space="preserve">Ruocco, N., Costantini, M., &amp; Santella, L. (2016). New insights into negative effects of lithium on sea urchin Paracentrotus lividus embryos. </w:t>
      </w:r>
      <w:r w:rsidRPr="007D51F3">
        <w:rPr>
          <w:i/>
          <w:iCs/>
          <w:lang w:val="en-US"/>
        </w:rPr>
        <w:t>Scientific Reports</w:t>
      </w:r>
      <w:r w:rsidRPr="007D51F3">
        <w:rPr>
          <w:lang w:val="en-US"/>
        </w:rPr>
        <w:t xml:space="preserve">, </w:t>
      </w:r>
      <w:r w:rsidRPr="007D51F3">
        <w:rPr>
          <w:i/>
          <w:iCs/>
          <w:lang w:val="en-US"/>
        </w:rPr>
        <w:t>6</w:t>
      </w:r>
      <w:r w:rsidRPr="007D51F3">
        <w:rPr>
          <w:lang w:val="en-US"/>
        </w:rPr>
        <w:t>(1), 32157. https://doi.org/10.1038/srep32157</w:t>
      </w:r>
    </w:p>
    <w:p w14:paraId="618A634A" w14:textId="77777777" w:rsidR="007D51F3" w:rsidRPr="007D51F3" w:rsidRDefault="007D51F3" w:rsidP="007D51F3">
      <w:pPr>
        <w:pStyle w:val="Bibliografia"/>
        <w:rPr>
          <w:lang w:val="en-US"/>
        </w:rPr>
      </w:pPr>
      <w:r w:rsidRPr="007D51F3">
        <w:rPr>
          <w:lang w:val="en-US"/>
        </w:rPr>
        <w:t xml:space="preserve">Schindelin, J., Arganda-Carreras, I., Frise, E., Kaynig, V., Longair, M., Pietzsch, T., Preibisch, S., Rueden, C., Saalfeld, S., Schmid, B., Tinevez, J. Y., White, D. J., Hartenstein, V., Eliceiri, K., Tomancak, P., &amp; Cardona, A. (2012). Fiji: An open-source platform for biological-image analysis. </w:t>
      </w:r>
      <w:r w:rsidRPr="007D51F3">
        <w:rPr>
          <w:i/>
          <w:iCs/>
          <w:lang w:val="en-US"/>
        </w:rPr>
        <w:t>Nature Methods</w:t>
      </w:r>
      <w:r w:rsidRPr="007D51F3">
        <w:rPr>
          <w:lang w:val="en-US"/>
        </w:rPr>
        <w:t>. https://doi.org/10.1038/nmeth.2019</w:t>
      </w:r>
    </w:p>
    <w:p w14:paraId="150FF643" w14:textId="77777777" w:rsidR="007D51F3" w:rsidRPr="007D51F3" w:rsidRDefault="007D51F3" w:rsidP="007D51F3">
      <w:pPr>
        <w:pStyle w:val="Bibliografia"/>
        <w:rPr>
          <w:lang w:val="en-US"/>
        </w:rPr>
      </w:pPr>
      <w:r w:rsidRPr="007D51F3">
        <w:rPr>
          <w:lang w:val="en-US"/>
        </w:rPr>
        <w:t xml:space="preserve">Silva Romero, I., Bruno, J. F., Silbiger, N. J., &amp; Brandt, M. (2021). Local conditions influence thermal sensitivity of pencil urchin populations (Eucidaris galapagensis) in the Galápagos Archipelago. </w:t>
      </w:r>
      <w:r w:rsidRPr="007D51F3">
        <w:rPr>
          <w:i/>
          <w:iCs/>
          <w:lang w:val="en-US"/>
        </w:rPr>
        <w:t>Marine Biology</w:t>
      </w:r>
      <w:r w:rsidRPr="007D51F3">
        <w:rPr>
          <w:lang w:val="en-US"/>
        </w:rPr>
        <w:t xml:space="preserve">, </w:t>
      </w:r>
      <w:r w:rsidRPr="007D51F3">
        <w:rPr>
          <w:i/>
          <w:iCs/>
          <w:lang w:val="en-US"/>
        </w:rPr>
        <w:t>168</w:t>
      </w:r>
      <w:r w:rsidRPr="007D51F3">
        <w:rPr>
          <w:lang w:val="en-US"/>
        </w:rPr>
        <w:t>(3), 34. https://doi.org/10.1007/s00227-021-03836-9</w:t>
      </w:r>
    </w:p>
    <w:p w14:paraId="20671CCB" w14:textId="77777777" w:rsidR="007D51F3" w:rsidRPr="007D51F3" w:rsidRDefault="007D51F3" w:rsidP="007D51F3">
      <w:pPr>
        <w:pStyle w:val="Bibliografia"/>
        <w:rPr>
          <w:lang w:val="en-US"/>
        </w:rPr>
      </w:pPr>
      <w:r w:rsidRPr="007D51F3">
        <w:rPr>
          <w:lang w:val="en-US"/>
        </w:rPr>
        <w:t xml:space="preserve">Stockbridge, J., Jones, A. R., &amp; Gillanders, B. M. (2020). A meta-analysis of multiple stressors on seagrasses in the context of marine spatial cumulative impacts assessment. </w:t>
      </w:r>
      <w:r w:rsidRPr="007D51F3">
        <w:rPr>
          <w:i/>
          <w:iCs/>
          <w:lang w:val="en-US"/>
        </w:rPr>
        <w:t>Scientific Reports</w:t>
      </w:r>
      <w:r w:rsidRPr="007D51F3">
        <w:rPr>
          <w:lang w:val="en-US"/>
        </w:rPr>
        <w:t xml:space="preserve">, </w:t>
      </w:r>
      <w:r w:rsidRPr="007D51F3">
        <w:rPr>
          <w:i/>
          <w:iCs/>
          <w:lang w:val="en-US"/>
        </w:rPr>
        <w:t>10</w:t>
      </w:r>
      <w:r w:rsidRPr="007D51F3">
        <w:rPr>
          <w:lang w:val="en-US"/>
        </w:rPr>
        <w:t>(1). https://doi.org/10.1038/s41598-020-68801-w</w:t>
      </w:r>
    </w:p>
    <w:p w14:paraId="2EC850EB" w14:textId="77777777" w:rsidR="007D51F3" w:rsidRPr="007D51F3" w:rsidRDefault="007D51F3" w:rsidP="007D51F3">
      <w:pPr>
        <w:pStyle w:val="Bibliografia"/>
        <w:rPr>
          <w:lang w:val="en-US"/>
        </w:rPr>
      </w:pPr>
      <w:r w:rsidRPr="007D51F3">
        <w:rPr>
          <w:lang w:val="en-US"/>
        </w:rPr>
        <w:lastRenderedPageBreak/>
        <w:t xml:space="preserve">Tekin, E., Diamant, E. S., Cruz‐Loya, M., Enriquez, V., Singh, N., Savage, V. M., &amp; Yeh, P. J. (2020). Using a newly introduced framework to measure ecological stressor interactions. </w:t>
      </w:r>
      <w:r w:rsidRPr="007D51F3">
        <w:rPr>
          <w:i/>
          <w:iCs/>
          <w:lang w:val="en-US"/>
        </w:rPr>
        <w:t>Ecology Letters</w:t>
      </w:r>
      <w:r w:rsidRPr="007D51F3">
        <w:rPr>
          <w:lang w:val="en-US"/>
        </w:rPr>
        <w:t xml:space="preserve">, </w:t>
      </w:r>
      <w:r w:rsidRPr="007D51F3">
        <w:rPr>
          <w:i/>
          <w:iCs/>
          <w:lang w:val="en-US"/>
        </w:rPr>
        <w:t>23</w:t>
      </w:r>
      <w:r w:rsidRPr="007D51F3">
        <w:rPr>
          <w:lang w:val="en-US"/>
        </w:rPr>
        <w:t>(9), 1391–1403. https://doi.org/10.1111/ele.13533</w:t>
      </w:r>
    </w:p>
    <w:p w14:paraId="55D5118D" w14:textId="77777777" w:rsidR="007D51F3" w:rsidRPr="007D51F3" w:rsidRDefault="007D51F3" w:rsidP="007D51F3">
      <w:pPr>
        <w:pStyle w:val="Bibliografia"/>
        <w:rPr>
          <w:lang w:val="en-US"/>
        </w:rPr>
      </w:pPr>
      <w:r w:rsidRPr="007D51F3">
        <w:rPr>
          <w:lang w:val="en-US"/>
        </w:rPr>
        <w:t xml:space="preserve">Thibon, F., Weppe, L., Churlaud, C., Lacoue-Labarthe, T., Gasparini, S., Cherel, Y., Bustamante, P., &amp; Vigier, N. (2023). Lithium isotopes in marine food webs: Effect of ecological and environmental parameters. </w:t>
      </w:r>
      <w:r w:rsidRPr="007D51F3">
        <w:rPr>
          <w:i/>
          <w:iCs/>
          <w:lang w:val="en-US"/>
        </w:rPr>
        <w:t>Frontiers in Environmental Chemistry</w:t>
      </w:r>
      <w:r w:rsidRPr="007D51F3">
        <w:rPr>
          <w:lang w:val="en-US"/>
        </w:rPr>
        <w:t xml:space="preserve">, </w:t>
      </w:r>
      <w:r w:rsidRPr="007D51F3">
        <w:rPr>
          <w:i/>
          <w:iCs/>
          <w:lang w:val="en-US"/>
        </w:rPr>
        <w:t>3</w:t>
      </w:r>
      <w:r w:rsidRPr="007D51F3">
        <w:rPr>
          <w:lang w:val="en-US"/>
        </w:rPr>
        <w:t>, 1060651. https://doi.org/10.3389/fenvc.2022.1060651</w:t>
      </w:r>
    </w:p>
    <w:p w14:paraId="6A0F2151" w14:textId="77777777" w:rsidR="007D51F3" w:rsidRPr="007D51F3" w:rsidRDefault="007D51F3" w:rsidP="007D51F3">
      <w:pPr>
        <w:pStyle w:val="Bibliografia"/>
        <w:rPr>
          <w:lang w:val="en-US"/>
        </w:rPr>
      </w:pPr>
      <w:r w:rsidRPr="007D51F3">
        <w:rPr>
          <w:lang w:val="en-US"/>
        </w:rPr>
        <w:t xml:space="preserve">Vargas, C. A., Cuevas, L. A., Broitman, B. R., San Martin, V. A., Lagos, N. A., Gaitán-Espitia, J. D., &amp; Dupont, S. (2022). Upper environmental pCO2 drives sensitivity to ocean acidification in marine invertebrates. </w:t>
      </w:r>
      <w:r w:rsidRPr="007D51F3">
        <w:rPr>
          <w:i/>
          <w:iCs/>
          <w:lang w:val="en-US"/>
        </w:rPr>
        <w:t>Nature Climate Change</w:t>
      </w:r>
      <w:r w:rsidRPr="007D51F3">
        <w:rPr>
          <w:lang w:val="en-US"/>
        </w:rPr>
        <w:t xml:space="preserve">, </w:t>
      </w:r>
      <w:r w:rsidRPr="007D51F3">
        <w:rPr>
          <w:i/>
          <w:iCs/>
          <w:lang w:val="en-US"/>
        </w:rPr>
        <w:t>12</w:t>
      </w:r>
      <w:r w:rsidRPr="007D51F3">
        <w:rPr>
          <w:lang w:val="en-US"/>
        </w:rPr>
        <w:t>(2), 200–207.</w:t>
      </w:r>
    </w:p>
    <w:p w14:paraId="617E0B1F" w14:textId="77777777" w:rsidR="007D51F3" w:rsidRPr="007D51F3" w:rsidRDefault="007D51F3" w:rsidP="007D51F3">
      <w:pPr>
        <w:pStyle w:val="Bibliografia"/>
        <w:rPr>
          <w:lang w:val="en-US"/>
        </w:rPr>
      </w:pPr>
      <w:r w:rsidRPr="007D51F3">
        <w:rPr>
          <w:lang w:val="en-US"/>
        </w:rPr>
        <w:t xml:space="preserve">Vargas, C. A., Lagos, N. A., Lardies, M. A., Duarte, C., Manríquez, P. H., Aguilera, V. M., Broitman, B., Widdicombe, S., &amp; Dupont, S. (2017). Species-specific responses to ocean acidification should account for local adaptation and adaptive plasticity. </w:t>
      </w:r>
      <w:r w:rsidRPr="007D51F3">
        <w:rPr>
          <w:i/>
          <w:iCs/>
          <w:lang w:val="en-US"/>
        </w:rPr>
        <w:t>Nature Ecology &amp; Evolution</w:t>
      </w:r>
      <w:r w:rsidRPr="007D51F3">
        <w:rPr>
          <w:lang w:val="en-US"/>
        </w:rPr>
        <w:t xml:space="preserve">, </w:t>
      </w:r>
      <w:r w:rsidRPr="007D51F3">
        <w:rPr>
          <w:i/>
          <w:iCs/>
          <w:lang w:val="en-US"/>
        </w:rPr>
        <w:t>1</w:t>
      </w:r>
      <w:r w:rsidRPr="007D51F3">
        <w:rPr>
          <w:lang w:val="en-US"/>
        </w:rPr>
        <w:t>(4), 0084. https://doi.org/10.1038/s41559-017-0084</w:t>
      </w:r>
    </w:p>
    <w:p w14:paraId="3B7D9747" w14:textId="77777777" w:rsidR="007D51F3" w:rsidRPr="007D51F3" w:rsidRDefault="007D51F3" w:rsidP="007D51F3">
      <w:pPr>
        <w:pStyle w:val="Bibliografia"/>
        <w:rPr>
          <w:lang w:val="en-US"/>
        </w:rPr>
      </w:pPr>
      <w:r w:rsidRPr="007D51F3">
        <w:rPr>
          <w:lang w:val="en-US"/>
        </w:rPr>
        <w:t xml:space="preserve">Wang, L., Wang, F., &amp; Ma, Y. (2025). Combined effects of ocean acidification and copper exposure on the polyps of moon jellyfish Aurelia coerulea. </w:t>
      </w:r>
      <w:r w:rsidRPr="007D51F3">
        <w:rPr>
          <w:i/>
          <w:iCs/>
          <w:lang w:val="en-US"/>
        </w:rPr>
        <w:t>Ecotoxicology</w:t>
      </w:r>
      <w:r w:rsidRPr="007D51F3">
        <w:rPr>
          <w:lang w:val="en-US"/>
        </w:rPr>
        <w:t xml:space="preserve">, </w:t>
      </w:r>
      <w:r w:rsidRPr="007D51F3">
        <w:rPr>
          <w:i/>
          <w:iCs/>
          <w:lang w:val="en-US"/>
        </w:rPr>
        <w:t>34</w:t>
      </w:r>
      <w:r w:rsidRPr="007D51F3">
        <w:rPr>
          <w:lang w:val="en-US"/>
        </w:rPr>
        <w:t>(5), 712–724. https://doi.org/10.1007/s10646-025-02869-w</w:t>
      </w:r>
    </w:p>
    <w:p w14:paraId="5C2151AA" w14:textId="77777777" w:rsidR="007D51F3" w:rsidRPr="007D51F3" w:rsidRDefault="007D51F3" w:rsidP="007D51F3">
      <w:pPr>
        <w:pStyle w:val="Bibliografia"/>
        <w:rPr>
          <w:lang w:val="en-US"/>
        </w:rPr>
      </w:pPr>
      <w:r w:rsidRPr="007D51F3">
        <w:rPr>
          <w:lang w:val="en-US"/>
        </w:rPr>
        <w:t xml:space="preserve">Wang, N., Wang, X. C., &amp; Ma, X. (2015). Characteristics of concentration–inhibition curves of individual chemicals and applicability of the concentration addition model for mixture toxicity prediction. </w:t>
      </w:r>
      <w:r w:rsidRPr="007D51F3">
        <w:rPr>
          <w:i/>
          <w:iCs/>
          <w:lang w:val="en-US"/>
        </w:rPr>
        <w:t>Ecotoxicology and Environmental Safety</w:t>
      </w:r>
      <w:r w:rsidRPr="007D51F3">
        <w:rPr>
          <w:lang w:val="en-US"/>
        </w:rPr>
        <w:t xml:space="preserve">, </w:t>
      </w:r>
      <w:r w:rsidRPr="007D51F3">
        <w:rPr>
          <w:i/>
          <w:iCs/>
          <w:lang w:val="en-US"/>
        </w:rPr>
        <w:t>113</w:t>
      </w:r>
      <w:r w:rsidRPr="007D51F3">
        <w:rPr>
          <w:lang w:val="en-US"/>
        </w:rPr>
        <w:t>, 176–182. https://doi.org/10.1016/j.ecoenv.2014.12.008</w:t>
      </w:r>
    </w:p>
    <w:p w14:paraId="54D42EB2" w14:textId="0546BC8E" w:rsidR="007F30A3" w:rsidRPr="00E36945" w:rsidRDefault="00E36945" w:rsidP="007D51F3">
      <w:pPr>
        <w:pStyle w:val="Bibliografia"/>
        <w:rPr>
          <w:rFonts w:ascii="Arial" w:eastAsia="Arial" w:hAnsi="Arial" w:cs="Arial"/>
          <w:b/>
          <w:bCs/>
          <w:sz w:val="48"/>
          <w:szCs w:val="48"/>
        </w:rPr>
      </w:pPr>
      <w:r>
        <w:rPr>
          <w:rFonts w:ascii="Arial" w:eastAsia="Arial" w:hAnsi="Arial" w:cs="Arial"/>
          <w:b/>
          <w:bCs/>
        </w:rPr>
        <w:fldChar w:fldCharType="end"/>
      </w:r>
      <w:r w:rsidR="007F30A3" w:rsidRPr="00E36945">
        <w:rPr>
          <w:rFonts w:ascii="Arial" w:eastAsia="Arial" w:hAnsi="Arial" w:cs="Arial"/>
          <w:b/>
          <w:bCs/>
        </w:rPr>
        <w:br w:type="page"/>
      </w:r>
    </w:p>
    <w:p w14:paraId="00000322" w14:textId="594C07CD" w:rsidR="00F1663E" w:rsidRPr="007F30A3" w:rsidRDefault="00275014">
      <w:pPr>
        <w:pStyle w:val="Titolo1"/>
        <w:ind w:left="720"/>
        <w:jc w:val="both"/>
        <w:rPr>
          <w:rFonts w:ascii="Times New Roman" w:eastAsia="Arial" w:hAnsi="Times New Roman" w:cs="Times New Roman"/>
          <w:sz w:val="24"/>
          <w:szCs w:val="24"/>
        </w:rPr>
      </w:pPr>
      <w:r w:rsidRPr="007F30A3">
        <w:rPr>
          <w:rFonts w:ascii="Times New Roman" w:eastAsia="Arial" w:hAnsi="Times New Roman" w:cs="Times New Roman"/>
          <w:sz w:val="24"/>
          <w:szCs w:val="24"/>
        </w:rPr>
        <w:lastRenderedPageBreak/>
        <w:t xml:space="preserve">Supplementary material </w:t>
      </w:r>
    </w:p>
    <w:p w14:paraId="00000326" w14:textId="77777777" w:rsidR="00F1663E" w:rsidRDefault="00F1663E">
      <w:pPr>
        <w:jc w:val="both"/>
        <w:rPr>
          <w:rFonts w:ascii="Arial" w:eastAsia="Arial" w:hAnsi="Arial" w:cs="Arial"/>
        </w:rPr>
      </w:pPr>
    </w:p>
    <w:p w14:paraId="00000327" w14:textId="77777777" w:rsidR="00F1663E" w:rsidRPr="007F30A3" w:rsidRDefault="00275014">
      <w:pPr>
        <w:jc w:val="both"/>
        <w:rPr>
          <w:rFonts w:eastAsia="Arial"/>
        </w:rPr>
      </w:pPr>
      <w:r w:rsidRPr="007F30A3">
        <w:rPr>
          <w:rFonts w:eastAsia="Arial"/>
          <w:b/>
        </w:rPr>
        <w:t>Table S1</w:t>
      </w:r>
      <w:r w:rsidRPr="007F30A3">
        <w:rPr>
          <w:rFonts w:eastAsia="Arial"/>
        </w:rPr>
        <w:t>. Instrumental conditions for Li analysis by ICP-OES in seawater</w:t>
      </w:r>
    </w:p>
    <w:tbl>
      <w:tblPr>
        <w:tblStyle w:val="a2"/>
        <w:tblW w:w="8494" w:type="dxa"/>
        <w:tblInd w:w="0" w:type="dxa"/>
        <w:tblBorders>
          <w:top w:val="single" w:sz="4" w:space="0" w:color="000000"/>
          <w:left w:val="single" w:sz="4" w:space="0" w:color="000000"/>
          <w:bottom w:val="single" w:sz="4" w:space="0" w:color="000000"/>
          <w:right w:val="single" w:sz="4" w:space="0" w:color="000000"/>
          <w:insideH w:val="nil"/>
          <w:insideV w:val="single" w:sz="4" w:space="0" w:color="000000"/>
        </w:tblBorders>
        <w:tblLayout w:type="fixed"/>
        <w:tblLook w:val="0400" w:firstRow="0" w:lastRow="0" w:firstColumn="0" w:lastColumn="0" w:noHBand="0" w:noVBand="1"/>
      </w:tblPr>
      <w:tblGrid>
        <w:gridCol w:w="4247"/>
        <w:gridCol w:w="4247"/>
      </w:tblGrid>
      <w:tr w:rsidR="00F1663E" w:rsidRPr="007F30A3" w14:paraId="3F1498EA" w14:textId="77777777">
        <w:tc>
          <w:tcPr>
            <w:tcW w:w="4247" w:type="dxa"/>
            <w:tcBorders>
              <w:top w:val="single" w:sz="4" w:space="0" w:color="000000"/>
              <w:bottom w:val="single" w:sz="4" w:space="0" w:color="000000"/>
            </w:tcBorders>
          </w:tcPr>
          <w:p w14:paraId="00000328" w14:textId="77777777" w:rsidR="00F1663E" w:rsidRPr="007F30A3" w:rsidRDefault="00275014">
            <w:pPr>
              <w:jc w:val="both"/>
              <w:rPr>
                <w:rFonts w:eastAsia="Arial"/>
              </w:rPr>
            </w:pPr>
            <w:r w:rsidRPr="007F30A3">
              <w:rPr>
                <w:rFonts w:eastAsia="Arial"/>
              </w:rPr>
              <w:t>Parameter</w:t>
            </w:r>
          </w:p>
        </w:tc>
        <w:tc>
          <w:tcPr>
            <w:tcW w:w="4247" w:type="dxa"/>
            <w:tcBorders>
              <w:top w:val="single" w:sz="4" w:space="0" w:color="000000"/>
              <w:bottom w:val="single" w:sz="4" w:space="0" w:color="000000"/>
            </w:tcBorders>
          </w:tcPr>
          <w:p w14:paraId="00000329" w14:textId="77777777" w:rsidR="00F1663E" w:rsidRPr="007F30A3" w:rsidRDefault="00275014">
            <w:pPr>
              <w:jc w:val="both"/>
              <w:rPr>
                <w:rFonts w:eastAsia="Arial"/>
              </w:rPr>
            </w:pPr>
            <w:r w:rsidRPr="007F30A3">
              <w:rPr>
                <w:rFonts w:eastAsia="Arial"/>
              </w:rPr>
              <w:t>Value</w:t>
            </w:r>
          </w:p>
        </w:tc>
      </w:tr>
      <w:tr w:rsidR="00F1663E" w:rsidRPr="007F30A3" w14:paraId="143B1BF5" w14:textId="77777777">
        <w:tc>
          <w:tcPr>
            <w:tcW w:w="4247" w:type="dxa"/>
            <w:tcBorders>
              <w:top w:val="single" w:sz="4" w:space="0" w:color="000000"/>
            </w:tcBorders>
          </w:tcPr>
          <w:p w14:paraId="0000032A" w14:textId="77777777" w:rsidR="00F1663E" w:rsidRPr="007F30A3" w:rsidRDefault="00275014">
            <w:pPr>
              <w:jc w:val="both"/>
              <w:rPr>
                <w:rFonts w:eastAsia="Arial"/>
              </w:rPr>
            </w:pPr>
            <w:r w:rsidRPr="007F30A3">
              <w:rPr>
                <w:rFonts w:eastAsia="Arial"/>
              </w:rPr>
              <w:t>Wavelength</w:t>
            </w:r>
          </w:p>
        </w:tc>
        <w:tc>
          <w:tcPr>
            <w:tcW w:w="4247" w:type="dxa"/>
            <w:tcBorders>
              <w:top w:val="single" w:sz="4" w:space="0" w:color="000000"/>
            </w:tcBorders>
          </w:tcPr>
          <w:p w14:paraId="0000032B" w14:textId="77777777" w:rsidR="00F1663E" w:rsidRPr="007F30A3" w:rsidRDefault="00275014">
            <w:pPr>
              <w:jc w:val="both"/>
              <w:rPr>
                <w:rFonts w:eastAsia="Arial"/>
              </w:rPr>
            </w:pPr>
            <w:r w:rsidRPr="007F30A3">
              <w:rPr>
                <w:rFonts w:eastAsia="Arial"/>
              </w:rPr>
              <w:t>670.79 nm</w:t>
            </w:r>
          </w:p>
        </w:tc>
      </w:tr>
      <w:tr w:rsidR="00F1663E" w:rsidRPr="007F30A3" w14:paraId="3AAC3C67" w14:textId="77777777">
        <w:tc>
          <w:tcPr>
            <w:tcW w:w="4247" w:type="dxa"/>
          </w:tcPr>
          <w:p w14:paraId="0000032C" w14:textId="77777777" w:rsidR="00F1663E" w:rsidRPr="007F30A3" w:rsidRDefault="00275014">
            <w:pPr>
              <w:jc w:val="both"/>
              <w:rPr>
                <w:rFonts w:eastAsia="Arial"/>
              </w:rPr>
            </w:pPr>
            <w:r w:rsidRPr="007F30A3">
              <w:rPr>
                <w:rFonts w:eastAsia="Arial"/>
              </w:rPr>
              <w:t>Plasma power</w:t>
            </w:r>
          </w:p>
        </w:tc>
        <w:tc>
          <w:tcPr>
            <w:tcW w:w="4247" w:type="dxa"/>
          </w:tcPr>
          <w:p w14:paraId="0000032D" w14:textId="77777777" w:rsidR="00F1663E" w:rsidRPr="007F30A3" w:rsidRDefault="00275014">
            <w:pPr>
              <w:jc w:val="both"/>
              <w:rPr>
                <w:rFonts w:eastAsia="Arial"/>
              </w:rPr>
            </w:pPr>
            <w:r w:rsidRPr="007F30A3">
              <w:rPr>
                <w:rFonts w:eastAsia="Arial"/>
              </w:rPr>
              <w:t>1300 W</w:t>
            </w:r>
          </w:p>
        </w:tc>
      </w:tr>
      <w:tr w:rsidR="00F1663E" w:rsidRPr="007F30A3" w14:paraId="7C96104F" w14:textId="77777777">
        <w:tc>
          <w:tcPr>
            <w:tcW w:w="4247" w:type="dxa"/>
          </w:tcPr>
          <w:p w14:paraId="0000032E" w14:textId="77777777" w:rsidR="00F1663E" w:rsidRPr="007F30A3" w:rsidRDefault="00275014">
            <w:pPr>
              <w:jc w:val="both"/>
              <w:rPr>
                <w:rFonts w:eastAsia="Arial"/>
              </w:rPr>
            </w:pPr>
            <w:r w:rsidRPr="007F30A3">
              <w:rPr>
                <w:rFonts w:eastAsia="Arial"/>
              </w:rPr>
              <w:t>Plasma gas</w:t>
            </w:r>
          </w:p>
        </w:tc>
        <w:tc>
          <w:tcPr>
            <w:tcW w:w="4247" w:type="dxa"/>
          </w:tcPr>
          <w:p w14:paraId="0000032F" w14:textId="77777777" w:rsidR="00F1663E" w:rsidRPr="007F30A3" w:rsidRDefault="00275014">
            <w:pPr>
              <w:jc w:val="both"/>
              <w:rPr>
                <w:rFonts w:eastAsia="Arial"/>
              </w:rPr>
            </w:pPr>
            <w:r w:rsidRPr="007F30A3">
              <w:rPr>
                <w:rFonts w:eastAsia="Arial"/>
              </w:rPr>
              <w:t>14 L/min</w:t>
            </w:r>
          </w:p>
        </w:tc>
      </w:tr>
      <w:tr w:rsidR="00F1663E" w:rsidRPr="007F30A3" w14:paraId="23FC9F30" w14:textId="77777777">
        <w:tc>
          <w:tcPr>
            <w:tcW w:w="4247" w:type="dxa"/>
          </w:tcPr>
          <w:p w14:paraId="00000330" w14:textId="77777777" w:rsidR="00F1663E" w:rsidRPr="007F30A3" w:rsidRDefault="00275014">
            <w:pPr>
              <w:jc w:val="both"/>
              <w:rPr>
                <w:rFonts w:eastAsia="Arial"/>
              </w:rPr>
            </w:pPr>
            <w:r w:rsidRPr="007F30A3">
              <w:rPr>
                <w:rFonts w:eastAsia="Arial"/>
              </w:rPr>
              <w:t>Auxiliary gas</w:t>
            </w:r>
          </w:p>
        </w:tc>
        <w:tc>
          <w:tcPr>
            <w:tcW w:w="4247" w:type="dxa"/>
          </w:tcPr>
          <w:p w14:paraId="00000331" w14:textId="77777777" w:rsidR="00F1663E" w:rsidRPr="007F30A3" w:rsidRDefault="00275014">
            <w:pPr>
              <w:jc w:val="both"/>
              <w:rPr>
                <w:rFonts w:eastAsia="Arial"/>
              </w:rPr>
            </w:pPr>
            <w:r w:rsidRPr="007F30A3">
              <w:rPr>
                <w:rFonts w:eastAsia="Arial"/>
              </w:rPr>
              <w:t>0.5 L/min</w:t>
            </w:r>
          </w:p>
        </w:tc>
      </w:tr>
      <w:tr w:rsidR="00F1663E" w:rsidRPr="007F30A3" w14:paraId="2D73AAE9" w14:textId="77777777">
        <w:tc>
          <w:tcPr>
            <w:tcW w:w="4247" w:type="dxa"/>
          </w:tcPr>
          <w:p w14:paraId="00000332" w14:textId="77777777" w:rsidR="00F1663E" w:rsidRPr="007F30A3" w:rsidRDefault="00275014">
            <w:pPr>
              <w:jc w:val="both"/>
              <w:rPr>
                <w:rFonts w:eastAsia="Arial"/>
              </w:rPr>
            </w:pPr>
            <w:r w:rsidRPr="007F30A3">
              <w:rPr>
                <w:rFonts w:eastAsia="Arial"/>
              </w:rPr>
              <w:t>Nebulizer gas</w:t>
            </w:r>
          </w:p>
        </w:tc>
        <w:tc>
          <w:tcPr>
            <w:tcW w:w="4247" w:type="dxa"/>
          </w:tcPr>
          <w:p w14:paraId="00000333" w14:textId="77777777" w:rsidR="00F1663E" w:rsidRPr="007F30A3" w:rsidRDefault="00275014">
            <w:pPr>
              <w:jc w:val="both"/>
              <w:rPr>
                <w:rFonts w:eastAsia="Arial"/>
              </w:rPr>
            </w:pPr>
            <w:r w:rsidRPr="007F30A3">
              <w:rPr>
                <w:rFonts w:eastAsia="Arial"/>
              </w:rPr>
              <w:t>0.6 L/min</w:t>
            </w:r>
          </w:p>
        </w:tc>
      </w:tr>
      <w:tr w:rsidR="00F1663E" w:rsidRPr="007F30A3" w14:paraId="49708882" w14:textId="77777777">
        <w:tc>
          <w:tcPr>
            <w:tcW w:w="4247" w:type="dxa"/>
          </w:tcPr>
          <w:p w14:paraId="00000334" w14:textId="77777777" w:rsidR="00F1663E" w:rsidRPr="007F30A3" w:rsidRDefault="00275014">
            <w:pPr>
              <w:jc w:val="both"/>
              <w:rPr>
                <w:rFonts w:eastAsia="Arial"/>
              </w:rPr>
            </w:pPr>
            <w:r w:rsidRPr="007F30A3">
              <w:rPr>
                <w:rFonts w:eastAsia="Arial"/>
              </w:rPr>
              <w:t>Radial offset</w:t>
            </w:r>
          </w:p>
        </w:tc>
        <w:tc>
          <w:tcPr>
            <w:tcW w:w="4247" w:type="dxa"/>
          </w:tcPr>
          <w:p w14:paraId="00000335" w14:textId="77777777" w:rsidR="00F1663E" w:rsidRPr="007F30A3" w:rsidRDefault="00275014">
            <w:pPr>
              <w:jc w:val="both"/>
              <w:rPr>
                <w:rFonts w:eastAsia="Arial"/>
              </w:rPr>
            </w:pPr>
            <w:r w:rsidRPr="007F30A3">
              <w:rPr>
                <w:rFonts w:eastAsia="Arial"/>
              </w:rPr>
              <w:t>15 mm</w:t>
            </w:r>
          </w:p>
        </w:tc>
      </w:tr>
      <w:tr w:rsidR="00F1663E" w:rsidRPr="007F30A3" w14:paraId="7D31B139" w14:textId="77777777">
        <w:tc>
          <w:tcPr>
            <w:tcW w:w="4247" w:type="dxa"/>
          </w:tcPr>
          <w:p w14:paraId="00000336" w14:textId="77777777" w:rsidR="00F1663E" w:rsidRPr="007F30A3" w:rsidRDefault="00275014">
            <w:pPr>
              <w:jc w:val="both"/>
              <w:rPr>
                <w:rFonts w:eastAsia="Arial"/>
              </w:rPr>
            </w:pPr>
            <w:r w:rsidRPr="007F30A3">
              <w:rPr>
                <w:rFonts w:eastAsia="Arial"/>
              </w:rPr>
              <w:t>Read time radial</w:t>
            </w:r>
          </w:p>
        </w:tc>
        <w:tc>
          <w:tcPr>
            <w:tcW w:w="4247" w:type="dxa"/>
          </w:tcPr>
          <w:p w14:paraId="00000337" w14:textId="77777777" w:rsidR="00F1663E" w:rsidRPr="007F30A3" w:rsidRDefault="00275014">
            <w:pPr>
              <w:jc w:val="both"/>
              <w:rPr>
                <w:rFonts w:eastAsia="Arial"/>
              </w:rPr>
            </w:pPr>
            <w:r w:rsidRPr="007F30A3">
              <w:rPr>
                <w:rFonts w:eastAsia="Arial"/>
              </w:rPr>
              <w:t>1sec</w:t>
            </w:r>
          </w:p>
        </w:tc>
      </w:tr>
      <w:tr w:rsidR="00F1663E" w:rsidRPr="007F30A3" w14:paraId="7668DB47" w14:textId="77777777">
        <w:tc>
          <w:tcPr>
            <w:tcW w:w="4247" w:type="dxa"/>
          </w:tcPr>
          <w:p w14:paraId="00000338" w14:textId="77777777" w:rsidR="00F1663E" w:rsidRPr="007F30A3" w:rsidRDefault="00275014">
            <w:pPr>
              <w:jc w:val="both"/>
              <w:rPr>
                <w:rFonts w:eastAsia="Arial"/>
              </w:rPr>
            </w:pPr>
            <w:r w:rsidRPr="007F30A3">
              <w:rPr>
                <w:rFonts w:eastAsia="Arial"/>
              </w:rPr>
              <w:t>Read time axial</w:t>
            </w:r>
          </w:p>
        </w:tc>
        <w:tc>
          <w:tcPr>
            <w:tcW w:w="4247" w:type="dxa"/>
          </w:tcPr>
          <w:p w14:paraId="00000339" w14:textId="77777777" w:rsidR="00F1663E" w:rsidRPr="007F30A3" w:rsidRDefault="00275014">
            <w:pPr>
              <w:jc w:val="both"/>
              <w:rPr>
                <w:rFonts w:eastAsia="Arial"/>
              </w:rPr>
            </w:pPr>
            <w:r w:rsidRPr="007F30A3">
              <w:rPr>
                <w:rFonts w:eastAsia="Arial"/>
              </w:rPr>
              <w:t>3 sec</w:t>
            </w:r>
          </w:p>
        </w:tc>
      </w:tr>
      <w:tr w:rsidR="00F1663E" w:rsidRPr="007F30A3" w14:paraId="2FB1317F" w14:textId="77777777">
        <w:tc>
          <w:tcPr>
            <w:tcW w:w="4247" w:type="dxa"/>
          </w:tcPr>
          <w:p w14:paraId="0000033A" w14:textId="77777777" w:rsidR="00F1663E" w:rsidRPr="007F30A3" w:rsidRDefault="00275014">
            <w:pPr>
              <w:jc w:val="both"/>
              <w:rPr>
                <w:rFonts w:eastAsia="Arial"/>
              </w:rPr>
            </w:pPr>
            <w:r w:rsidRPr="007F30A3">
              <w:rPr>
                <w:rFonts w:eastAsia="Arial"/>
              </w:rPr>
              <w:t>Peak evaluation</w:t>
            </w:r>
          </w:p>
        </w:tc>
        <w:tc>
          <w:tcPr>
            <w:tcW w:w="4247" w:type="dxa"/>
          </w:tcPr>
          <w:p w14:paraId="0000033B" w14:textId="77777777" w:rsidR="00F1663E" w:rsidRPr="007F30A3" w:rsidRDefault="00275014">
            <w:pPr>
              <w:jc w:val="both"/>
              <w:rPr>
                <w:rFonts w:eastAsia="Arial"/>
              </w:rPr>
            </w:pPr>
            <w:r w:rsidRPr="007F30A3">
              <w:rPr>
                <w:rFonts w:eastAsia="Arial"/>
              </w:rPr>
              <w:t xml:space="preserve">3 pixels </w:t>
            </w:r>
          </w:p>
        </w:tc>
      </w:tr>
    </w:tbl>
    <w:p w14:paraId="0000033C" w14:textId="77777777" w:rsidR="00F1663E" w:rsidRPr="007F30A3" w:rsidRDefault="00F1663E">
      <w:pPr>
        <w:jc w:val="both"/>
        <w:rPr>
          <w:rFonts w:eastAsia="Arial"/>
        </w:rPr>
      </w:pPr>
    </w:p>
    <w:p w14:paraId="000003B7" w14:textId="6AB5EA75" w:rsidR="00F1663E" w:rsidRPr="007F30A3" w:rsidRDefault="00000000">
      <w:pPr>
        <w:spacing w:line="301" w:lineRule="auto"/>
        <w:jc w:val="both"/>
        <w:rPr>
          <w:rFonts w:eastAsia="Arial"/>
        </w:rPr>
      </w:pPr>
      <w:sdt>
        <w:sdtPr>
          <w:tag w:val="goog_rdk_76"/>
          <w:id w:val="-994629648"/>
        </w:sdtPr>
        <w:sdtContent/>
      </w:sdt>
      <w:r w:rsidR="00275014" w:rsidRPr="007F30A3">
        <w:rPr>
          <w:rFonts w:eastAsia="Arial"/>
          <w:b/>
        </w:rPr>
        <w:t>Table S</w:t>
      </w:r>
      <w:r w:rsidR="00294687">
        <w:rPr>
          <w:rFonts w:eastAsia="Arial"/>
          <w:b/>
        </w:rPr>
        <w:t>2</w:t>
      </w:r>
      <w:r w:rsidR="00275014" w:rsidRPr="007F30A3">
        <w:rPr>
          <w:rFonts w:eastAsia="Arial"/>
        </w:rPr>
        <w:t>. Fits and statistics of the models fitted to growth rate data from single-driver experiments.</w:t>
      </w:r>
    </w:p>
    <w:tbl>
      <w:tblPr>
        <w:tblStyle w:val="a6"/>
        <w:tblW w:w="8940" w:type="dxa"/>
        <w:tblInd w:w="-2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065"/>
        <w:gridCol w:w="1760"/>
        <w:gridCol w:w="1080"/>
        <w:gridCol w:w="1170"/>
        <w:gridCol w:w="990"/>
        <w:gridCol w:w="1080"/>
        <w:gridCol w:w="895"/>
        <w:gridCol w:w="900"/>
      </w:tblGrid>
      <w:tr w:rsidR="00F1663E" w:rsidRPr="007F30A3" w14:paraId="1AC187C2" w14:textId="77777777" w:rsidTr="003B0928">
        <w:trPr>
          <w:trHeight w:val="300"/>
        </w:trPr>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0003B8" w14:textId="77777777" w:rsidR="00F1663E" w:rsidRPr="007F30A3" w:rsidRDefault="00275014">
            <w:pPr>
              <w:spacing w:line="276" w:lineRule="auto"/>
              <w:jc w:val="center"/>
              <w:rPr>
                <w:rFonts w:eastAsia="Arial"/>
                <w:b/>
              </w:rPr>
            </w:pPr>
            <w:r w:rsidRPr="007F30A3">
              <w:rPr>
                <w:rFonts w:eastAsia="Arial"/>
                <w:b/>
              </w:rPr>
              <w:t>Driver</w:t>
            </w:r>
          </w:p>
        </w:tc>
        <w:tc>
          <w:tcPr>
            <w:tcW w:w="176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9" w14:textId="77777777" w:rsidR="00F1663E" w:rsidRPr="007F30A3" w:rsidRDefault="00275014">
            <w:pPr>
              <w:spacing w:line="276" w:lineRule="auto"/>
              <w:jc w:val="center"/>
              <w:rPr>
                <w:rFonts w:eastAsia="Arial"/>
                <w:b/>
              </w:rPr>
            </w:pPr>
            <w:r w:rsidRPr="007F30A3">
              <w:rPr>
                <w:rFonts w:eastAsia="Arial"/>
                <w:b/>
              </w:rPr>
              <w:t>Term</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A" w14:textId="77777777" w:rsidR="00F1663E" w:rsidRPr="007F30A3" w:rsidRDefault="00275014">
            <w:pPr>
              <w:spacing w:line="276" w:lineRule="auto"/>
              <w:jc w:val="center"/>
              <w:rPr>
                <w:rFonts w:eastAsia="Arial"/>
                <w:b/>
              </w:rPr>
            </w:pPr>
            <w:r w:rsidRPr="007F30A3">
              <w:rPr>
                <w:rFonts w:eastAsia="Arial"/>
                <w:b/>
              </w:rPr>
              <w:t>Estimate</w:t>
            </w:r>
          </w:p>
        </w:tc>
        <w:tc>
          <w:tcPr>
            <w:tcW w:w="117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B" w14:textId="77777777" w:rsidR="00F1663E" w:rsidRPr="007F30A3" w:rsidRDefault="00275014">
            <w:pPr>
              <w:spacing w:line="276" w:lineRule="auto"/>
              <w:jc w:val="center"/>
              <w:rPr>
                <w:rFonts w:eastAsia="Arial"/>
                <w:b/>
              </w:rPr>
            </w:pPr>
            <w:r w:rsidRPr="007F30A3">
              <w:rPr>
                <w:rFonts w:eastAsia="Arial"/>
                <w:b/>
              </w:rPr>
              <w:t>Std. Error</w:t>
            </w:r>
          </w:p>
        </w:tc>
        <w:tc>
          <w:tcPr>
            <w:tcW w:w="99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C" w14:textId="77777777" w:rsidR="00F1663E" w:rsidRPr="007F30A3" w:rsidRDefault="00275014">
            <w:pPr>
              <w:spacing w:line="276" w:lineRule="auto"/>
              <w:jc w:val="center"/>
              <w:rPr>
                <w:rFonts w:eastAsia="Arial"/>
                <w:b/>
              </w:rPr>
            </w:pPr>
            <w:r w:rsidRPr="007F30A3">
              <w:rPr>
                <w:rFonts w:eastAsia="Arial"/>
                <w:b/>
              </w:rPr>
              <w:t>t- value</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D" w14:textId="77777777" w:rsidR="00F1663E" w:rsidRPr="007F30A3" w:rsidRDefault="00275014">
            <w:pPr>
              <w:spacing w:line="276" w:lineRule="auto"/>
              <w:jc w:val="center"/>
              <w:rPr>
                <w:rFonts w:eastAsia="Arial"/>
                <w:b/>
              </w:rPr>
            </w:pPr>
            <w:r w:rsidRPr="007F30A3">
              <w:rPr>
                <w:rFonts w:eastAsia="Arial"/>
                <w:b/>
              </w:rPr>
              <w:t>p-value</w:t>
            </w:r>
          </w:p>
        </w:tc>
        <w:tc>
          <w:tcPr>
            <w:tcW w:w="895"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E" w14:textId="77777777" w:rsidR="00F1663E" w:rsidRPr="007F30A3" w:rsidRDefault="00275014">
            <w:pPr>
              <w:spacing w:line="276" w:lineRule="auto"/>
              <w:jc w:val="center"/>
              <w:rPr>
                <w:rFonts w:eastAsia="Arial"/>
                <w:b/>
              </w:rPr>
            </w:pPr>
            <w:r w:rsidRPr="007F30A3">
              <w:rPr>
                <w:rFonts w:eastAsia="Arial"/>
                <w:b/>
              </w:rPr>
              <w:t>Adj. R²</w:t>
            </w:r>
          </w:p>
        </w:tc>
        <w:tc>
          <w:tcPr>
            <w:tcW w:w="900" w:type="dxa"/>
            <w:tcBorders>
              <w:top w:val="single" w:sz="8" w:space="0" w:color="000000"/>
              <w:bottom w:val="single" w:sz="8" w:space="0" w:color="000000"/>
              <w:right w:val="single" w:sz="8" w:space="0" w:color="000000"/>
            </w:tcBorders>
            <w:tcMar>
              <w:top w:w="0" w:type="dxa"/>
              <w:left w:w="100" w:type="dxa"/>
              <w:bottom w:w="0" w:type="dxa"/>
              <w:right w:w="100" w:type="dxa"/>
            </w:tcMar>
          </w:tcPr>
          <w:p w14:paraId="000003BF" w14:textId="77777777" w:rsidR="00F1663E" w:rsidRPr="007F30A3" w:rsidRDefault="00275014">
            <w:pPr>
              <w:spacing w:line="276" w:lineRule="auto"/>
              <w:jc w:val="center"/>
              <w:rPr>
                <w:rFonts w:eastAsia="Arial"/>
                <w:b/>
              </w:rPr>
            </w:pPr>
            <w:r w:rsidRPr="007F30A3">
              <w:rPr>
                <w:rFonts w:eastAsia="Arial"/>
                <w:b/>
              </w:rPr>
              <w:t>Sig.</w:t>
            </w:r>
          </w:p>
        </w:tc>
      </w:tr>
      <w:tr w:rsidR="00F1663E" w:rsidRPr="007F30A3" w14:paraId="0D81D9D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2" w14:textId="77777777" w:rsidR="00F1663E" w:rsidRPr="007F30A3" w:rsidRDefault="00275014">
            <w:pPr>
              <w:spacing w:line="276" w:lineRule="auto"/>
              <w:jc w:val="right"/>
              <w:rPr>
                <w:rFonts w:eastAsia="Arial"/>
              </w:rPr>
            </w:pPr>
            <w:r w:rsidRPr="007F30A3">
              <w:rPr>
                <w:rFonts w:eastAsia="Arial"/>
              </w:rPr>
              <w:t>66.826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3" w14:textId="77777777" w:rsidR="00F1663E" w:rsidRPr="007F30A3" w:rsidRDefault="00275014">
            <w:pPr>
              <w:spacing w:line="276" w:lineRule="auto"/>
              <w:jc w:val="right"/>
              <w:rPr>
                <w:rFonts w:eastAsia="Arial"/>
              </w:rPr>
            </w:pPr>
            <w:r w:rsidRPr="007F30A3">
              <w:rPr>
                <w:rFonts w:eastAsia="Arial"/>
              </w:rPr>
              <w:t>0.872</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4" w14:textId="77777777" w:rsidR="00F1663E" w:rsidRPr="007F30A3" w:rsidRDefault="00275014">
            <w:pPr>
              <w:spacing w:line="276" w:lineRule="auto"/>
              <w:jc w:val="right"/>
              <w:rPr>
                <w:rFonts w:eastAsia="Arial"/>
              </w:rPr>
            </w:pPr>
            <w:r w:rsidRPr="007F30A3">
              <w:rPr>
                <w:rFonts w:eastAsia="Arial"/>
              </w:rPr>
              <w:t>76.607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6" w14:textId="77777777" w:rsidR="00F1663E" w:rsidRPr="007F30A3" w:rsidRDefault="00275014">
            <w:pPr>
              <w:spacing w:line="276" w:lineRule="auto"/>
              <w:jc w:val="right"/>
              <w:rPr>
                <w:rFonts w:eastAsia="Arial"/>
              </w:rPr>
            </w:pPr>
            <w:r w:rsidRPr="007F30A3">
              <w:rPr>
                <w:rFonts w:eastAsia="Arial"/>
              </w:rPr>
              <w:t>0.7016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7" w14:textId="77777777" w:rsidR="00F1663E" w:rsidRPr="007F30A3" w:rsidRDefault="00275014">
            <w:pPr>
              <w:spacing w:line="276" w:lineRule="auto"/>
              <w:jc w:val="both"/>
              <w:rPr>
                <w:rFonts w:eastAsia="Arial"/>
              </w:rPr>
            </w:pPr>
            <w:r w:rsidRPr="007F30A3">
              <w:rPr>
                <w:rFonts w:eastAsia="Arial"/>
              </w:rPr>
              <w:t>***</w:t>
            </w:r>
          </w:p>
        </w:tc>
      </w:tr>
      <w:tr w:rsidR="00F1663E" w:rsidRPr="007F30A3" w14:paraId="499002EC"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C8"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C9" w14:textId="77777777" w:rsidR="00F1663E" w:rsidRPr="007F30A3" w:rsidRDefault="00275014">
            <w:pPr>
              <w:spacing w:line="276" w:lineRule="auto"/>
              <w:jc w:val="both"/>
              <w:rPr>
                <w:rFonts w:eastAsia="Arial"/>
              </w:rPr>
            </w:pPr>
            <w:r w:rsidRPr="007F30A3">
              <w:rPr>
                <w:rFonts w:eastAsia="Arial"/>
              </w:rPr>
              <w:t>poly(temp,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A" w14:textId="77777777" w:rsidR="00F1663E" w:rsidRPr="007F30A3" w:rsidRDefault="00275014">
            <w:pPr>
              <w:spacing w:line="276" w:lineRule="auto"/>
              <w:jc w:val="right"/>
              <w:rPr>
                <w:rFonts w:eastAsia="Arial"/>
              </w:rPr>
            </w:pPr>
            <w:r w:rsidRPr="007F30A3">
              <w:rPr>
                <w:rFonts w:eastAsia="Arial"/>
              </w:rPr>
              <w:t>30.827</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CB"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CC" w14:textId="77777777" w:rsidR="00F1663E" w:rsidRPr="007F30A3" w:rsidRDefault="00275014">
            <w:pPr>
              <w:spacing w:line="276" w:lineRule="auto"/>
              <w:jc w:val="right"/>
              <w:rPr>
                <w:rFonts w:eastAsia="Arial"/>
              </w:rPr>
            </w:pPr>
            <w:r w:rsidRPr="007F30A3">
              <w:rPr>
                <w:rFonts w:eastAsia="Arial"/>
              </w:rPr>
              <w:t>4.681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CD" w14:textId="77777777" w:rsidR="00F1663E" w:rsidRPr="007F30A3" w:rsidRDefault="00275014">
            <w:pPr>
              <w:spacing w:line="276" w:lineRule="auto"/>
              <w:jc w:val="both"/>
              <w:rPr>
                <w:rFonts w:eastAsia="Arial"/>
              </w:rPr>
            </w:pPr>
            <w:r w:rsidRPr="007F30A3">
              <w:rPr>
                <w:rFonts w:eastAsia="Arial"/>
              </w:rPr>
              <w:t>1.96e-05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C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CF" w14:textId="77777777" w:rsidR="00F1663E" w:rsidRPr="007F30A3" w:rsidRDefault="00275014">
            <w:pPr>
              <w:spacing w:line="276" w:lineRule="auto"/>
              <w:jc w:val="both"/>
              <w:rPr>
                <w:rFonts w:eastAsia="Arial"/>
              </w:rPr>
            </w:pPr>
            <w:r w:rsidRPr="007F30A3">
              <w:rPr>
                <w:rFonts w:eastAsia="Arial"/>
              </w:rPr>
              <w:t>***</w:t>
            </w:r>
          </w:p>
        </w:tc>
      </w:tr>
      <w:tr w:rsidR="00F1663E" w:rsidRPr="007F30A3" w14:paraId="34CCF971"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0" w14:textId="77777777" w:rsidR="00F1663E" w:rsidRPr="007F30A3" w:rsidRDefault="00275014">
            <w:pPr>
              <w:spacing w:line="276" w:lineRule="auto"/>
              <w:jc w:val="both"/>
              <w:rPr>
                <w:rFonts w:eastAsia="Arial"/>
              </w:rPr>
            </w:pPr>
            <w:r w:rsidRPr="007F30A3">
              <w:rPr>
                <w:rFonts w:eastAsia="Arial"/>
              </w:rPr>
              <w:t>Temp</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1" w14:textId="77777777" w:rsidR="00F1663E" w:rsidRPr="007F30A3" w:rsidRDefault="00275014">
            <w:pPr>
              <w:spacing w:line="276" w:lineRule="auto"/>
              <w:jc w:val="both"/>
              <w:rPr>
                <w:rFonts w:eastAsia="Arial"/>
              </w:rPr>
            </w:pPr>
            <w:r w:rsidRPr="007F30A3">
              <w:rPr>
                <w:rFonts w:eastAsia="Arial"/>
              </w:rPr>
              <w:t>poly(temp,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2" w14:textId="77777777" w:rsidR="00F1663E" w:rsidRPr="007F30A3" w:rsidRDefault="00275014">
            <w:pPr>
              <w:spacing w:line="276" w:lineRule="auto"/>
              <w:jc w:val="right"/>
              <w:rPr>
                <w:rFonts w:eastAsia="Arial"/>
              </w:rPr>
            </w:pPr>
            <w:r w:rsidRPr="007F30A3">
              <w:rPr>
                <w:rFonts w:eastAsia="Arial"/>
              </w:rPr>
              <w:t>-69.616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3" w14:textId="77777777" w:rsidR="00F1663E" w:rsidRPr="007F30A3" w:rsidRDefault="00275014">
            <w:pPr>
              <w:spacing w:line="276" w:lineRule="auto"/>
              <w:jc w:val="right"/>
              <w:rPr>
                <w:rFonts w:eastAsia="Arial"/>
              </w:rPr>
            </w:pPr>
            <w:r w:rsidRPr="007F30A3">
              <w:rPr>
                <w:rFonts w:eastAsia="Arial"/>
              </w:rPr>
              <w:t>6.586</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4" w14:textId="77777777" w:rsidR="00F1663E" w:rsidRPr="007F30A3" w:rsidRDefault="00275014">
            <w:pPr>
              <w:spacing w:line="276" w:lineRule="auto"/>
              <w:jc w:val="right"/>
              <w:rPr>
                <w:rFonts w:eastAsia="Arial"/>
              </w:rPr>
            </w:pPr>
            <w:r w:rsidRPr="007F30A3">
              <w:rPr>
                <w:rFonts w:eastAsia="Arial"/>
              </w:rPr>
              <w:t>-10.57</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5" w14:textId="77777777" w:rsidR="00F1663E" w:rsidRPr="007F30A3" w:rsidRDefault="00275014">
            <w:pPr>
              <w:spacing w:line="276" w:lineRule="auto"/>
              <w:jc w:val="both"/>
              <w:rPr>
                <w:rFonts w:eastAsia="Arial"/>
              </w:rPr>
            </w:pPr>
            <w:r w:rsidRPr="007F30A3">
              <w:rPr>
                <w:rFonts w:eastAsia="Arial"/>
              </w:rPr>
              <w:t>9.26e-15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7" w14:textId="77777777" w:rsidR="00F1663E" w:rsidRPr="007F30A3" w:rsidRDefault="00275014">
            <w:pPr>
              <w:spacing w:line="276" w:lineRule="auto"/>
              <w:jc w:val="both"/>
              <w:rPr>
                <w:rFonts w:eastAsia="Arial"/>
              </w:rPr>
            </w:pPr>
            <w:r w:rsidRPr="007F30A3">
              <w:rPr>
                <w:rFonts w:eastAsia="Arial"/>
              </w:rPr>
              <w:t>***</w:t>
            </w:r>
          </w:p>
        </w:tc>
      </w:tr>
      <w:tr w:rsidR="00F1663E" w:rsidRPr="007F30A3" w14:paraId="368A387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D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D9"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A" w14:textId="77777777" w:rsidR="00F1663E" w:rsidRPr="007F30A3" w:rsidRDefault="00275014">
            <w:pPr>
              <w:spacing w:line="276" w:lineRule="auto"/>
              <w:jc w:val="right"/>
              <w:rPr>
                <w:rFonts w:eastAsia="Arial"/>
              </w:rPr>
            </w:pPr>
            <w:r w:rsidRPr="007F30A3">
              <w:rPr>
                <w:rFonts w:eastAsia="Arial"/>
              </w:rPr>
              <w:t>70.116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DB" w14:textId="77777777" w:rsidR="00F1663E" w:rsidRPr="007F30A3" w:rsidRDefault="00275014">
            <w:pPr>
              <w:spacing w:line="276" w:lineRule="auto"/>
              <w:jc w:val="right"/>
              <w:rPr>
                <w:rFonts w:eastAsia="Arial"/>
              </w:rPr>
            </w:pPr>
            <w:r w:rsidRPr="007F30A3">
              <w:rPr>
                <w:rFonts w:eastAsia="Arial"/>
              </w:rPr>
              <w:t>0.778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DC" w14:textId="77777777" w:rsidR="00F1663E" w:rsidRPr="007F30A3" w:rsidRDefault="00275014">
            <w:pPr>
              <w:spacing w:line="276" w:lineRule="auto"/>
              <w:jc w:val="right"/>
              <w:rPr>
                <w:rFonts w:eastAsia="Arial"/>
              </w:rPr>
            </w:pPr>
            <w:r w:rsidRPr="007F30A3">
              <w:rPr>
                <w:rFonts w:eastAsia="Arial"/>
              </w:rPr>
              <w:t>90.111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DD"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DE" w14:textId="77777777" w:rsidR="00F1663E" w:rsidRPr="007F30A3" w:rsidRDefault="00275014">
            <w:pPr>
              <w:spacing w:line="276" w:lineRule="auto"/>
              <w:jc w:val="right"/>
              <w:rPr>
                <w:rFonts w:eastAsia="Arial"/>
              </w:rPr>
            </w:pPr>
            <w:r w:rsidRPr="007F30A3">
              <w:rPr>
                <w:rFonts w:eastAsia="Arial"/>
              </w:rPr>
              <w:t>0.3636</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D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FA62ECF"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0"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1" w14:textId="77777777" w:rsidR="00F1663E" w:rsidRPr="007F30A3" w:rsidRDefault="00275014">
            <w:pPr>
              <w:spacing w:line="276" w:lineRule="auto"/>
              <w:jc w:val="both"/>
              <w:rPr>
                <w:rFonts w:eastAsia="Arial"/>
              </w:rPr>
            </w:pPr>
            <w:r w:rsidRPr="007F30A3">
              <w:rPr>
                <w:rFonts w:eastAsia="Arial"/>
              </w:rPr>
              <w:t>poly(pH,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2" w14:textId="77777777" w:rsidR="00F1663E" w:rsidRPr="007F30A3" w:rsidRDefault="00275014">
            <w:pPr>
              <w:spacing w:line="276" w:lineRule="auto"/>
              <w:jc w:val="right"/>
              <w:rPr>
                <w:rFonts w:eastAsia="Arial"/>
              </w:rPr>
            </w:pPr>
            <w:r w:rsidRPr="007F30A3">
              <w:rPr>
                <w:rFonts w:eastAsia="Arial"/>
              </w:rPr>
              <w:t>27.019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3"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4" w14:textId="77777777" w:rsidR="00F1663E" w:rsidRPr="007F30A3" w:rsidRDefault="00275014">
            <w:pPr>
              <w:spacing w:line="276" w:lineRule="auto"/>
              <w:jc w:val="right"/>
              <w:rPr>
                <w:rFonts w:eastAsia="Arial"/>
              </w:rPr>
            </w:pPr>
            <w:r w:rsidRPr="007F30A3">
              <w:rPr>
                <w:rFonts w:eastAsia="Arial"/>
              </w:rPr>
              <w:t>4.815</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5" w14:textId="77777777" w:rsidR="00F1663E" w:rsidRPr="007F30A3" w:rsidRDefault="00275014">
            <w:pPr>
              <w:spacing w:line="276" w:lineRule="auto"/>
              <w:jc w:val="both"/>
              <w:rPr>
                <w:rFonts w:eastAsia="Arial"/>
              </w:rPr>
            </w:pPr>
            <w:r w:rsidRPr="007F30A3">
              <w:rPr>
                <w:rFonts w:eastAsia="Arial"/>
              </w:rPr>
              <w:t>1.45e-05</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7" w14:textId="77777777" w:rsidR="00F1663E" w:rsidRPr="007F30A3" w:rsidRDefault="00275014">
            <w:pPr>
              <w:spacing w:line="276" w:lineRule="auto"/>
              <w:jc w:val="both"/>
              <w:rPr>
                <w:rFonts w:eastAsia="Arial"/>
              </w:rPr>
            </w:pPr>
            <w:r w:rsidRPr="007F30A3">
              <w:rPr>
                <w:rFonts w:eastAsia="Arial"/>
              </w:rPr>
              <w:t>***</w:t>
            </w:r>
          </w:p>
        </w:tc>
      </w:tr>
      <w:tr w:rsidR="00F1663E" w:rsidRPr="007F30A3" w14:paraId="555EB0C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E8" w14:textId="77777777" w:rsidR="00F1663E" w:rsidRPr="007F30A3" w:rsidRDefault="00275014">
            <w:pPr>
              <w:spacing w:line="276" w:lineRule="auto"/>
              <w:jc w:val="both"/>
              <w:rPr>
                <w:rFonts w:eastAsia="Arial"/>
              </w:rPr>
            </w:pPr>
            <w:r w:rsidRPr="007F30A3">
              <w:rPr>
                <w:rFonts w:eastAsia="Arial"/>
              </w:rPr>
              <w:t>pH</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E9" w14:textId="77777777" w:rsidR="00F1663E" w:rsidRPr="007F30A3" w:rsidRDefault="00275014">
            <w:pPr>
              <w:spacing w:line="276" w:lineRule="auto"/>
              <w:jc w:val="both"/>
              <w:rPr>
                <w:rFonts w:eastAsia="Arial"/>
              </w:rPr>
            </w:pPr>
            <w:r w:rsidRPr="007F30A3">
              <w:rPr>
                <w:rFonts w:eastAsia="Arial"/>
              </w:rPr>
              <w:t>poly(pH,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A" w14:textId="77777777" w:rsidR="00F1663E" w:rsidRPr="007F30A3" w:rsidRDefault="00275014">
            <w:pPr>
              <w:spacing w:line="276" w:lineRule="auto"/>
              <w:jc w:val="right"/>
              <w:rPr>
                <w:rFonts w:eastAsia="Arial"/>
              </w:rPr>
            </w:pPr>
            <w:r w:rsidRPr="007F30A3">
              <w:rPr>
                <w:rFonts w:eastAsia="Arial"/>
              </w:rPr>
              <w:t>-15.819</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EB" w14:textId="77777777" w:rsidR="00F1663E" w:rsidRPr="007F30A3" w:rsidRDefault="00275014">
            <w:pPr>
              <w:spacing w:line="276" w:lineRule="auto"/>
              <w:jc w:val="right"/>
              <w:rPr>
                <w:rFonts w:eastAsia="Arial"/>
              </w:rPr>
            </w:pPr>
            <w:r w:rsidRPr="007F30A3">
              <w:rPr>
                <w:rFonts w:eastAsia="Arial"/>
              </w:rPr>
              <w:t>5.611</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EC" w14:textId="77777777" w:rsidR="00F1663E" w:rsidRPr="007F30A3" w:rsidRDefault="00275014">
            <w:pPr>
              <w:spacing w:line="276" w:lineRule="auto"/>
              <w:jc w:val="right"/>
              <w:rPr>
                <w:rFonts w:eastAsia="Arial"/>
              </w:rPr>
            </w:pPr>
            <w:r w:rsidRPr="007F30A3">
              <w:rPr>
                <w:rFonts w:eastAsia="Arial"/>
              </w:rPr>
              <w:t>-2.819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ED" w14:textId="77777777" w:rsidR="00F1663E" w:rsidRPr="007F30A3" w:rsidRDefault="00275014">
            <w:pPr>
              <w:spacing w:line="276" w:lineRule="auto"/>
              <w:jc w:val="both"/>
              <w:rPr>
                <w:rFonts w:eastAsia="Arial"/>
              </w:rPr>
            </w:pPr>
            <w:r w:rsidRPr="007F30A3">
              <w:rPr>
                <w:rFonts w:eastAsia="Arial"/>
              </w:rPr>
              <w:t>0.00693</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E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EF" w14:textId="77777777" w:rsidR="00F1663E" w:rsidRPr="007F30A3" w:rsidRDefault="00275014">
            <w:pPr>
              <w:spacing w:line="276" w:lineRule="auto"/>
              <w:jc w:val="both"/>
              <w:rPr>
                <w:rFonts w:eastAsia="Arial"/>
              </w:rPr>
            </w:pPr>
            <w:r w:rsidRPr="007F30A3">
              <w:rPr>
                <w:rFonts w:eastAsia="Arial"/>
              </w:rPr>
              <w:t>**</w:t>
            </w:r>
          </w:p>
        </w:tc>
      </w:tr>
      <w:tr w:rsidR="00F1663E" w:rsidRPr="007F30A3" w14:paraId="2CB00288"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1" w14:textId="77777777" w:rsidR="00F1663E" w:rsidRPr="007F30A3" w:rsidRDefault="00275014">
            <w:pPr>
              <w:spacing w:line="276" w:lineRule="auto"/>
              <w:jc w:val="both"/>
              <w:rPr>
                <w:rFonts w:eastAsia="Arial"/>
              </w:rPr>
            </w:pPr>
            <w:r w:rsidRPr="007F30A3">
              <w:rPr>
                <w:rFonts w:eastAsia="Arial"/>
              </w:rPr>
              <w:t>(Intercept)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2" w14:textId="77777777" w:rsidR="00F1663E" w:rsidRPr="007F30A3" w:rsidRDefault="00275014">
            <w:pPr>
              <w:spacing w:line="276" w:lineRule="auto"/>
              <w:jc w:val="right"/>
              <w:rPr>
                <w:rFonts w:eastAsia="Arial"/>
              </w:rPr>
            </w:pPr>
            <w:r w:rsidRPr="007F30A3">
              <w:rPr>
                <w:rFonts w:eastAsia="Arial"/>
              </w:rPr>
              <w:t>71.51</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3" w14:textId="77777777" w:rsidR="00F1663E" w:rsidRPr="007F30A3" w:rsidRDefault="00275014">
            <w:pPr>
              <w:spacing w:line="276" w:lineRule="auto"/>
              <w:jc w:val="right"/>
              <w:rPr>
                <w:rFonts w:eastAsia="Arial"/>
              </w:rPr>
            </w:pPr>
            <w:r w:rsidRPr="007F30A3">
              <w:rPr>
                <w:rFonts w:eastAsia="Arial"/>
              </w:rPr>
              <w:t>0.48</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4" w14:textId="77777777" w:rsidR="00F1663E" w:rsidRPr="007F30A3" w:rsidRDefault="00275014">
            <w:pPr>
              <w:spacing w:line="276" w:lineRule="auto"/>
              <w:jc w:val="right"/>
              <w:rPr>
                <w:rFonts w:eastAsia="Arial"/>
              </w:rPr>
            </w:pPr>
            <w:r w:rsidRPr="007F30A3">
              <w:rPr>
                <w:rFonts w:eastAsia="Arial"/>
              </w:rPr>
              <w:t>149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5" w14:textId="77777777" w:rsidR="00F1663E" w:rsidRPr="007F30A3" w:rsidRDefault="00275014">
            <w:pPr>
              <w:spacing w:line="276" w:lineRule="auto"/>
              <w:jc w:val="both"/>
              <w:rPr>
                <w:rFonts w:eastAsia="Arial"/>
              </w:rPr>
            </w:pPr>
            <w:r w:rsidRPr="007F30A3">
              <w:rPr>
                <w:rFonts w:eastAsia="Arial"/>
              </w:rPr>
              <w:t>&lt; 2e-16</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6" w14:textId="77777777" w:rsidR="00F1663E" w:rsidRPr="007F30A3" w:rsidRDefault="00275014">
            <w:pPr>
              <w:spacing w:line="276" w:lineRule="auto"/>
              <w:jc w:val="right"/>
              <w:rPr>
                <w:rFonts w:eastAsia="Arial"/>
              </w:rPr>
            </w:pPr>
            <w:r w:rsidRPr="007F30A3">
              <w:rPr>
                <w:rFonts w:eastAsia="Arial"/>
              </w:rPr>
              <w:t>0.2981</w:t>
            </w: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7" w14:textId="77777777" w:rsidR="00F1663E" w:rsidRPr="007F30A3" w:rsidRDefault="00275014">
            <w:pPr>
              <w:spacing w:line="276" w:lineRule="auto"/>
              <w:jc w:val="both"/>
              <w:rPr>
                <w:rFonts w:eastAsia="Arial"/>
              </w:rPr>
            </w:pPr>
            <w:r w:rsidRPr="007F30A3">
              <w:rPr>
                <w:rFonts w:eastAsia="Arial"/>
              </w:rPr>
              <w:t>***</w:t>
            </w:r>
          </w:p>
        </w:tc>
      </w:tr>
      <w:tr w:rsidR="00F1663E" w:rsidRPr="007F30A3" w14:paraId="775DDF23"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3F8"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3F9" w14:textId="77777777" w:rsidR="00F1663E" w:rsidRPr="007F30A3" w:rsidRDefault="00275014">
            <w:pPr>
              <w:spacing w:line="276" w:lineRule="auto"/>
              <w:jc w:val="both"/>
              <w:rPr>
                <w:rFonts w:eastAsia="Arial"/>
              </w:rPr>
            </w:pPr>
            <w:r w:rsidRPr="007F30A3">
              <w:rPr>
                <w:rFonts w:eastAsia="Arial"/>
              </w:rPr>
              <w:t>poly(lithium, 2)1</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A" w14:textId="77777777" w:rsidR="00F1663E" w:rsidRPr="007F30A3" w:rsidRDefault="00275014">
            <w:pPr>
              <w:spacing w:line="276" w:lineRule="auto"/>
              <w:jc w:val="right"/>
              <w:rPr>
                <w:rFonts w:eastAsia="Arial"/>
              </w:rPr>
            </w:pPr>
            <w:r w:rsidRPr="007F30A3">
              <w:rPr>
                <w:rFonts w:eastAsia="Arial"/>
              </w:rPr>
              <w:t>-24.573</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3FB"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3FC" w14:textId="77777777" w:rsidR="00F1663E" w:rsidRPr="007F30A3" w:rsidRDefault="00275014">
            <w:pPr>
              <w:spacing w:line="276" w:lineRule="auto"/>
              <w:jc w:val="right"/>
              <w:rPr>
                <w:rFonts w:eastAsia="Arial"/>
              </w:rPr>
            </w:pPr>
            <w:r w:rsidRPr="007F30A3">
              <w:rPr>
                <w:rFonts w:eastAsia="Arial"/>
              </w:rPr>
              <w:t>-5.689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3FD" w14:textId="77777777" w:rsidR="00F1663E" w:rsidRPr="007F30A3" w:rsidRDefault="00275014">
            <w:pPr>
              <w:spacing w:line="276" w:lineRule="auto"/>
              <w:jc w:val="both"/>
              <w:rPr>
                <w:rFonts w:eastAsia="Arial"/>
              </w:rPr>
            </w:pPr>
            <w:r w:rsidRPr="007F30A3">
              <w:rPr>
                <w:rFonts w:eastAsia="Arial"/>
              </w:rPr>
              <w:t>2.14e-07</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3FE"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3FF" w14:textId="77777777" w:rsidR="00F1663E" w:rsidRPr="007F30A3" w:rsidRDefault="00275014">
            <w:pPr>
              <w:spacing w:line="276" w:lineRule="auto"/>
              <w:jc w:val="both"/>
              <w:rPr>
                <w:rFonts w:eastAsia="Arial"/>
              </w:rPr>
            </w:pPr>
            <w:r w:rsidRPr="007F30A3">
              <w:rPr>
                <w:rFonts w:eastAsia="Arial"/>
              </w:rPr>
              <w:t>***</w:t>
            </w:r>
          </w:p>
        </w:tc>
      </w:tr>
      <w:tr w:rsidR="00F1663E" w:rsidRPr="007F30A3" w14:paraId="674649B5" w14:textId="77777777" w:rsidTr="003B0928">
        <w:trPr>
          <w:trHeight w:val="300"/>
        </w:trPr>
        <w:tc>
          <w:tcPr>
            <w:tcW w:w="1065"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00000400" w14:textId="77777777" w:rsidR="00F1663E" w:rsidRPr="007F30A3" w:rsidRDefault="00275014">
            <w:pPr>
              <w:spacing w:line="276" w:lineRule="auto"/>
              <w:jc w:val="both"/>
              <w:rPr>
                <w:rFonts w:eastAsia="Arial"/>
              </w:rPr>
            </w:pPr>
            <w:r w:rsidRPr="007F30A3">
              <w:rPr>
                <w:rFonts w:eastAsia="Arial"/>
              </w:rPr>
              <w:t>Lithium</w:t>
            </w:r>
          </w:p>
        </w:tc>
        <w:tc>
          <w:tcPr>
            <w:tcW w:w="1760" w:type="dxa"/>
            <w:tcBorders>
              <w:bottom w:val="single" w:sz="8" w:space="0" w:color="000000"/>
              <w:right w:val="single" w:sz="8" w:space="0" w:color="000000"/>
            </w:tcBorders>
            <w:tcMar>
              <w:top w:w="0" w:type="dxa"/>
              <w:left w:w="100" w:type="dxa"/>
              <w:bottom w:w="0" w:type="dxa"/>
              <w:right w:w="100" w:type="dxa"/>
            </w:tcMar>
            <w:vAlign w:val="bottom"/>
          </w:tcPr>
          <w:p w14:paraId="00000401" w14:textId="77777777" w:rsidR="00F1663E" w:rsidRPr="007F30A3" w:rsidRDefault="00275014">
            <w:pPr>
              <w:spacing w:line="276" w:lineRule="auto"/>
              <w:jc w:val="both"/>
              <w:rPr>
                <w:rFonts w:eastAsia="Arial"/>
              </w:rPr>
            </w:pPr>
            <w:r w:rsidRPr="007F30A3">
              <w:rPr>
                <w:rFonts w:eastAsia="Arial"/>
              </w:rPr>
              <w:t>poly(lithium, 2)2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2" w14:textId="77777777" w:rsidR="00F1663E" w:rsidRPr="007F30A3" w:rsidRDefault="00275014">
            <w:pPr>
              <w:spacing w:line="276" w:lineRule="auto"/>
              <w:jc w:val="right"/>
              <w:rPr>
                <w:rFonts w:eastAsia="Arial"/>
              </w:rPr>
            </w:pPr>
            <w:r w:rsidRPr="007F30A3">
              <w:rPr>
                <w:rFonts w:eastAsia="Arial"/>
              </w:rPr>
              <w:t>-8.206</w:t>
            </w:r>
          </w:p>
        </w:tc>
        <w:tc>
          <w:tcPr>
            <w:tcW w:w="1170" w:type="dxa"/>
            <w:tcBorders>
              <w:bottom w:val="single" w:sz="8" w:space="0" w:color="000000"/>
              <w:right w:val="single" w:sz="8" w:space="0" w:color="000000"/>
            </w:tcBorders>
            <w:tcMar>
              <w:top w:w="0" w:type="dxa"/>
              <w:left w:w="100" w:type="dxa"/>
              <w:bottom w:w="0" w:type="dxa"/>
              <w:right w:w="100" w:type="dxa"/>
            </w:tcMar>
            <w:vAlign w:val="bottom"/>
          </w:tcPr>
          <w:p w14:paraId="00000403" w14:textId="77777777" w:rsidR="00F1663E" w:rsidRPr="007F30A3" w:rsidRDefault="00275014">
            <w:pPr>
              <w:spacing w:line="276" w:lineRule="auto"/>
              <w:jc w:val="right"/>
              <w:rPr>
                <w:rFonts w:eastAsia="Arial"/>
              </w:rPr>
            </w:pPr>
            <w:r w:rsidRPr="007F30A3">
              <w:rPr>
                <w:rFonts w:eastAsia="Arial"/>
              </w:rPr>
              <w:t>4.319</w:t>
            </w:r>
          </w:p>
        </w:tc>
        <w:tc>
          <w:tcPr>
            <w:tcW w:w="990" w:type="dxa"/>
            <w:tcBorders>
              <w:bottom w:val="single" w:sz="8" w:space="0" w:color="000000"/>
              <w:right w:val="single" w:sz="8" w:space="0" w:color="000000"/>
            </w:tcBorders>
            <w:tcMar>
              <w:top w:w="0" w:type="dxa"/>
              <w:left w:w="100" w:type="dxa"/>
              <w:bottom w:w="0" w:type="dxa"/>
              <w:right w:w="100" w:type="dxa"/>
            </w:tcMar>
            <w:vAlign w:val="bottom"/>
          </w:tcPr>
          <w:p w14:paraId="00000404" w14:textId="77777777" w:rsidR="00F1663E" w:rsidRPr="007F30A3" w:rsidRDefault="00275014">
            <w:pPr>
              <w:spacing w:line="276" w:lineRule="auto"/>
              <w:jc w:val="right"/>
              <w:rPr>
                <w:rFonts w:eastAsia="Arial"/>
              </w:rPr>
            </w:pPr>
            <w:r w:rsidRPr="007F30A3">
              <w:rPr>
                <w:rFonts w:eastAsia="Arial"/>
              </w:rPr>
              <w:t>-1.9</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000405" w14:textId="77777777" w:rsidR="00F1663E" w:rsidRPr="007F30A3" w:rsidRDefault="00275014">
            <w:pPr>
              <w:spacing w:line="276" w:lineRule="auto"/>
              <w:jc w:val="both"/>
              <w:rPr>
                <w:rFonts w:eastAsia="Arial"/>
              </w:rPr>
            </w:pPr>
            <w:r w:rsidRPr="007F30A3">
              <w:rPr>
                <w:rFonts w:eastAsia="Arial"/>
              </w:rPr>
              <w:t>0.0612</w:t>
            </w:r>
          </w:p>
        </w:tc>
        <w:tc>
          <w:tcPr>
            <w:tcW w:w="895" w:type="dxa"/>
            <w:tcBorders>
              <w:bottom w:val="single" w:sz="8" w:space="0" w:color="000000"/>
              <w:right w:val="single" w:sz="8" w:space="0" w:color="000000"/>
            </w:tcBorders>
            <w:tcMar>
              <w:top w:w="0" w:type="dxa"/>
              <w:left w:w="100" w:type="dxa"/>
              <w:bottom w:w="0" w:type="dxa"/>
              <w:right w:w="100" w:type="dxa"/>
            </w:tcMar>
            <w:vAlign w:val="bottom"/>
          </w:tcPr>
          <w:p w14:paraId="00000406" w14:textId="77777777" w:rsidR="00F1663E" w:rsidRPr="007F30A3" w:rsidRDefault="00F1663E">
            <w:pPr>
              <w:spacing w:line="301" w:lineRule="auto"/>
              <w:jc w:val="both"/>
              <w:rPr>
                <w:rFonts w:eastAsia="Arial"/>
              </w:rPr>
            </w:pPr>
          </w:p>
        </w:tc>
        <w:tc>
          <w:tcPr>
            <w:tcW w:w="900" w:type="dxa"/>
            <w:tcBorders>
              <w:bottom w:val="single" w:sz="8" w:space="0" w:color="000000"/>
              <w:right w:val="single" w:sz="8" w:space="0" w:color="000000"/>
            </w:tcBorders>
            <w:tcMar>
              <w:top w:w="0" w:type="dxa"/>
              <w:left w:w="100" w:type="dxa"/>
              <w:bottom w:w="0" w:type="dxa"/>
              <w:right w:w="100" w:type="dxa"/>
            </w:tcMar>
            <w:vAlign w:val="bottom"/>
          </w:tcPr>
          <w:p w14:paraId="00000407" w14:textId="77777777" w:rsidR="00F1663E" w:rsidRPr="007F30A3" w:rsidRDefault="00275014">
            <w:pPr>
              <w:spacing w:line="276" w:lineRule="auto"/>
              <w:jc w:val="both"/>
              <w:rPr>
                <w:rFonts w:eastAsia="Arial"/>
              </w:rPr>
            </w:pPr>
            <w:r w:rsidRPr="007F30A3">
              <w:rPr>
                <w:rFonts w:eastAsia="Arial"/>
              </w:rPr>
              <w:t>.</w:t>
            </w:r>
          </w:p>
        </w:tc>
      </w:tr>
    </w:tbl>
    <w:p w14:paraId="0000040C" w14:textId="0C0A80B9" w:rsidR="00F1663E" w:rsidRDefault="00F1663E" w:rsidP="007F30A3">
      <w:pPr>
        <w:spacing w:line="301" w:lineRule="auto"/>
        <w:jc w:val="both"/>
        <w:rPr>
          <w:rFonts w:eastAsia="Arial"/>
        </w:rPr>
      </w:pPr>
    </w:p>
    <w:p w14:paraId="2A273C17" w14:textId="77777777" w:rsidR="003B0928" w:rsidRDefault="003B0928" w:rsidP="007F30A3">
      <w:pPr>
        <w:spacing w:line="301" w:lineRule="auto"/>
        <w:jc w:val="both"/>
        <w:rPr>
          <w:rFonts w:eastAsia="Arial"/>
        </w:rPr>
      </w:pPr>
    </w:p>
    <w:p w14:paraId="51A68BAF" w14:textId="77777777" w:rsidR="003B0928" w:rsidRDefault="003B0928" w:rsidP="007F30A3">
      <w:pPr>
        <w:spacing w:line="301" w:lineRule="auto"/>
        <w:jc w:val="both"/>
        <w:rPr>
          <w:rFonts w:eastAsia="Arial"/>
        </w:rPr>
      </w:pPr>
    </w:p>
    <w:p w14:paraId="27989083" w14:textId="77777777" w:rsidR="00940713" w:rsidRPr="007F30A3" w:rsidRDefault="00940713" w:rsidP="00940713">
      <w:pPr>
        <w:spacing w:line="301" w:lineRule="auto"/>
        <w:jc w:val="both"/>
        <w:rPr>
          <w:rFonts w:eastAsia="Arial"/>
        </w:rPr>
      </w:pPr>
      <w:r w:rsidRPr="007F30A3">
        <w:rPr>
          <w:rFonts w:eastAsia="Arial"/>
          <w:b/>
        </w:rPr>
        <w:t xml:space="preserve">Table S3. </w:t>
      </w:r>
      <w:r>
        <w:rPr>
          <w:rFonts w:eastAsia="Arial"/>
        </w:rPr>
        <w:t>Statistical tests</w:t>
      </w:r>
      <w:r w:rsidRPr="007F30A3">
        <w:rPr>
          <w:rFonts w:eastAsia="Arial"/>
        </w:rPr>
        <w:t xml:space="preserve"> comparing</w:t>
      </w:r>
      <w:r>
        <w:rPr>
          <w:rFonts w:eastAsia="Arial"/>
        </w:rPr>
        <w:t xml:space="preserve"> treatments in experiment #2 that have one driver out of reference conditions, and those that have more out of reference condition in addition to that one. </w:t>
      </w:r>
      <w:r w:rsidRPr="007F30A3">
        <w:rPr>
          <w:rFonts w:eastAsia="Arial"/>
        </w:rPr>
        <w:t xml:space="preserve"> </w:t>
      </w:r>
    </w:p>
    <w:tbl>
      <w:tblPr>
        <w:tblW w:w="70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060"/>
        <w:gridCol w:w="1710"/>
        <w:gridCol w:w="630"/>
        <w:gridCol w:w="1080"/>
        <w:gridCol w:w="1530"/>
      </w:tblGrid>
      <w:tr w:rsidR="00940713" w:rsidRPr="007F30A3" w14:paraId="19B6C123" w14:textId="77777777" w:rsidTr="00E409F5">
        <w:trPr>
          <w:trHeight w:val="345"/>
        </w:trPr>
        <w:tc>
          <w:tcPr>
            <w:tcW w:w="20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2ECB4BA" w14:textId="77777777" w:rsidR="00940713" w:rsidRPr="007F30A3" w:rsidRDefault="00940713" w:rsidP="00E409F5">
            <w:pPr>
              <w:spacing w:line="276" w:lineRule="auto"/>
              <w:jc w:val="center"/>
              <w:rPr>
                <w:rFonts w:eastAsia="Arial"/>
                <w:b/>
              </w:rPr>
            </w:pPr>
            <w:r w:rsidRPr="007F30A3">
              <w:rPr>
                <w:rFonts w:eastAsia="Arial"/>
                <w:b/>
              </w:rPr>
              <w:t>Condition</w:t>
            </w:r>
          </w:p>
        </w:tc>
        <w:tc>
          <w:tcPr>
            <w:tcW w:w="1710" w:type="dxa"/>
          </w:tcPr>
          <w:p w14:paraId="6DDE13D1" w14:textId="77777777" w:rsidR="00940713" w:rsidRPr="007F30A3" w:rsidRDefault="00940713" w:rsidP="00E409F5">
            <w:pPr>
              <w:spacing w:line="276" w:lineRule="auto"/>
              <w:jc w:val="center"/>
              <w:rPr>
                <w:rFonts w:eastAsia="Arial"/>
                <w:b/>
              </w:rPr>
            </w:pPr>
            <w:r>
              <w:rPr>
                <w:rFonts w:eastAsia="Arial"/>
                <w:b/>
              </w:rPr>
              <w:t>Test</w:t>
            </w:r>
          </w:p>
        </w:tc>
        <w:tc>
          <w:tcPr>
            <w:tcW w:w="630" w:type="dxa"/>
          </w:tcPr>
          <w:p w14:paraId="7BAB275E" w14:textId="77777777" w:rsidR="00940713" w:rsidRDefault="00940713" w:rsidP="00E409F5">
            <w:pPr>
              <w:spacing w:line="276" w:lineRule="auto"/>
              <w:jc w:val="center"/>
              <w:rPr>
                <w:rFonts w:eastAsia="Arial"/>
                <w:b/>
              </w:rPr>
            </w:pPr>
            <w:r>
              <w:rPr>
                <w:rFonts w:eastAsia="Arial"/>
                <w:b/>
              </w:rPr>
              <w:t>df</w:t>
            </w:r>
          </w:p>
        </w:tc>
        <w:tc>
          <w:tcPr>
            <w:tcW w:w="1080" w:type="dxa"/>
            <w:tcBorders>
              <w:top w:val="single" w:sz="8" w:space="0" w:color="000000"/>
              <w:bottom w:val="single" w:sz="8" w:space="0" w:color="000000"/>
              <w:right w:val="single" w:sz="8" w:space="0" w:color="000000"/>
            </w:tcBorders>
            <w:tcMar>
              <w:top w:w="0" w:type="dxa"/>
              <w:left w:w="100" w:type="dxa"/>
              <w:bottom w:w="0" w:type="dxa"/>
              <w:right w:w="100" w:type="dxa"/>
            </w:tcMar>
          </w:tcPr>
          <w:p w14:paraId="7012374F" w14:textId="77777777" w:rsidR="00940713" w:rsidRPr="007F30A3" w:rsidRDefault="00940713" w:rsidP="00E409F5">
            <w:pPr>
              <w:spacing w:line="276" w:lineRule="auto"/>
              <w:jc w:val="center"/>
              <w:rPr>
                <w:rFonts w:eastAsia="Arial"/>
                <w:b/>
              </w:rPr>
            </w:pPr>
            <w:r>
              <w:rPr>
                <w:rFonts w:eastAsia="Arial"/>
                <w:b/>
              </w:rPr>
              <w:t>Statistic</w:t>
            </w:r>
          </w:p>
        </w:tc>
        <w:tc>
          <w:tcPr>
            <w:tcW w:w="1530" w:type="dxa"/>
            <w:tcBorders>
              <w:top w:val="single" w:sz="8" w:space="0" w:color="000000"/>
              <w:bottom w:val="single" w:sz="8" w:space="0" w:color="000000"/>
              <w:right w:val="single" w:sz="8" w:space="0" w:color="000000"/>
            </w:tcBorders>
            <w:tcMar>
              <w:top w:w="0" w:type="dxa"/>
              <w:left w:w="100" w:type="dxa"/>
              <w:bottom w:w="0" w:type="dxa"/>
              <w:right w:w="100" w:type="dxa"/>
            </w:tcMar>
          </w:tcPr>
          <w:p w14:paraId="05E0BCC7" w14:textId="77777777" w:rsidR="00940713" w:rsidRPr="007F30A3" w:rsidRDefault="00940713" w:rsidP="00E409F5">
            <w:pPr>
              <w:spacing w:line="276" w:lineRule="auto"/>
              <w:jc w:val="center"/>
              <w:rPr>
                <w:rFonts w:eastAsia="Arial"/>
                <w:b/>
              </w:rPr>
            </w:pPr>
            <w:r w:rsidRPr="007F30A3">
              <w:rPr>
                <w:rFonts w:eastAsia="Arial"/>
                <w:b/>
              </w:rPr>
              <w:t>p-value</w:t>
            </w:r>
          </w:p>
        </w:tc>
      </w:tr>
      <w:tr w:rsidR="00940713" w:rsidRPr="007F30A3" w14:paraId="747AD210"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131C20F4" w14:textId="77777777" w:rsidR="00940713" w:rsidRPr="007F30A3" w:rsidRDefault="00940713" w:rsidP="00E409F5">
            <w:pPr>
              <w:spacing w:line="276" w:lineRule="auto"/>
              <w:jc w:val="both"/>
              <w:rPr>
                <w:rFonts w:eastAsia="Arial"/>
              </w:rPr>
            </w:pPr>
            <w:r w:rsidRPr="007F30A3">
              <w:rPr>
                <w:rFonts w:eastAsia="Arial"/>
              </w:rPr>
              <w:t>T targeted: 24 °C</w:t>
            </w:r>
          </w:p>
        </w:tc>
        <w:tc>
          <w:tcPr>
            <w:tcW w:w="1710" w:type="dxa"/>
          </w:tcPr>
          <w:p w14:paraId="3928DDD3" w14:textId="77777777" w:rsidR="00940713" w:rsidRPr="007F30A3" w:rsidRDefault="00940713" w:rsidP="00E409F5">
            <w:pPr>
              <w:spacing w:line="276" w:lineRule="auto"/>
              <w:jc w:val="right"/>
              <w:rPr>
                <w:rFonts w:eastAsia="Arial"/>
              </w:rPr>
            </w:pPr>
            <w:r>
              <w:rPr>
                <w:rFonts w:eastAsia="Arial"/>
              </w:rPr>
              <w:t>Wilcoxon</w:t>
            </w:r>
          </w:p>
        </w:tc>
        <w:tc>
          <w:tcPr>
            <w:tcW w:w="630" w:type="dxa"/>
          </w:tcPr>
          <w:p w14:paraId="6FD2AF6E"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00A10F9E" w14:textId="77777777" w:rsidR="00940713" w:rsidRPr="007F30A3" w:rsidRDefault="00940713" w:rsidP="00E409F5">
            <w:pPr>
              <w:spacing w:line="276" w:lineRule="auto"/>
              <w:jc w:val="right"/>
              <w:rPr>
                <w:rFonts w:eastAsia="Arial"/>
              </w:rPr>
            </w:pPr>
            <w:r>
              <w:rPr>
                <w:rFonts w:ascii="Aptos Narrow" w:hAnsi="Aptos Narrow"/>
                <w:color w:val="000000"/>
              </w:rPr>
              <w:t>W = 676</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3DE0CF3B" w14:textId="77777777" w:rsidR="00940713" w:rsidRPr="007F30A3" w:rsidRDefault="00940713" w:rsidP="00E409F5">
            <w:pPr>
              <w:spacing w:line="276" w:lineRule="auto"/>
              <w:jc w:val="right"/>
              <w:rPr>
                <w:rFonts w:eastAsia="Arial"/>
              </w:rPr>
            </w:pPr>
            <w:r>
              <w:rPr>
                <w:rFonts w:ascii="Aptos Narrow" w:hAnsi="Aptos Narrow"/>
                <w:color w:val="000000"/>
              </w:rPr>
              <w:t>0.9722</w:t>
            </w:r>
          </w:p>
        </w:tc>
      </w:tr>
      <w:tr w:rsidR="00940713" w:rsidRPr="007F30A3" w14:paraId="3615CA3C"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26D9ADFE" w14:textId="77777777" w:rsidR="00940713" w:rsidRPr="007F30A3" w:rsidRDefault="00940713" w:rsidP="00E409F5">
            <w:pPr>
              <w:spacing w:line="276" w:lineRule="auto"/>
              <w:jc w:val="both"/>
              <w:rPr>
                <w:rFonts w:eastAsia="Arial"/>
              </w:rPr>
            </w:pPr>
            <w:r w:rsidRPr="007F30A3">
              <w:rPr>
                <w:rFonts w:eastAsia="Arial"/>
              </w:rPr>
              <w:t>pH targeted: 7.7</w:t>
            </w:r>
          </w:p>
        </w:tc>
        <w:tc>
          <w:tcPr>
            <w:tcW w:w="1710" w:type="dxa"/>
          </w:tcPr>
          <w:p w14:paraId="07F4BE9F" w14:textId="77777777" w:rsidR="00940713" w:rsidRPr="007F30A3" w:rsidRDefault="00940713" w:rsidP="00E409F5">
            <w:pPr>
              <w:spacing w:line="276" w:lineRule="auto"/>
              <w:jc w:val="right"/>
              <w:rPr>
                <w:rFonts w:eastAsia="Arial"/>
              </w:rPr>
            </w:pPr>
            <w:r>
              <w:rPr>
                <w:rFonts w:eastAsia="Arial"/>
              </w:rPr>
              <w:t>Welch’s t-test</w:t>
            </w:r>
          </w:p>
        </w:tc>
        <w:tc>
          <w:tcPr>
            <w:tcW w:w="630" w:type="dxa"/>
          </w:tcPr>
          <w:p w14:paraId="534188F7"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17.2</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4305635" w14:textId="77777777" w:rsidR="00940713" w:rsidRPr="007F30A3" w:rsidRDefault="00940713" w:rsidP="00E409F5">
            <w:pPr>
              <w:spacing w:line="276" w:lineRule="auto"/>
              <w:jc w:val="right"/>
              <w:rPr>
                <w:rFonts w:eastAsia="Arial"/>
              </w:rPr>
            </w:pPr>
            <w:r>
              <w:rPr>
                <w:rFonts w:ascii="Aptos Narrow" w:hAnsi="Aptos Narrow"/>
                <w:color w:val="000000"/>
              </w:rPr>
              <w:t>t = -3.211</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D67E701" w14:textId="77777777" w:rsidR="00940713" w:rsidRPr="007F30A3" w:rsidRDefault="00940713" w:rsidP="00E409F5">
            <w:pPr>
              <w:spacing w:line="276" w:lineRule="auto"/>
              <w:jc w:val="right"/>
              <w:rPr>
                <w:rFonts w:eastAsia="Arial"/>
              </w:rPr>
            </w:pPr>
            <w:r>
              <w:rPr>
                <w:rFonts w:ascii="Aptos Narrow" w:hAnsi="Aptos Narrow"/>
                <w:color w:val="000000"/>
              </w:rPr>
              <w:t>0.0051</w:t>
            </w:r>
          </w:p>
        </w:tc>
      </w:tr>
      <w:tr w:rsidR="00940713" w:rsidRPr="007F30A3" w14:paraId="4AFDB675" w14:textId="77777777" w:rsidTr="00E409F5">
        <w:trPr>
          <w:trHeight w:val="345"/>
        </w:trPr>
        <w:tc>
          <w:tcPr>
            <w:tcW w:w="2060" w:type="dxa"/>
            <w:tcBorders>
              <w:left w:val="single" w:sz="8" w:space="0" w:color="000000"/>
              <w:bottom w:val="single" w:sz="8" w:space="0" w:color="000000"/>
              <w:right w:val="single" w:sz="8" w:space="0" w:color="000000"/>
            </w:tcBorders>
            <w:tcMar>
              <w:top w:w="0" w:type="dxa"/>
              <w:left w:w="100" w:type="dxa"/>
              <w:bottom w:w="0" w:type="dxa"/>
              <w:right w:w="100" w:type="dxa"/>
            </w:tcMar>
            <w:vAlign w:val="bottom"/>
          </w:tcPr>
          <w:p w14:paraId="7CFC3476" w14:textId="77777777" w:rsidR="00940713" w:rsidRPr="007F30A3" w:rsidRDefault="00940713" w:rsidP="00E409F5">
            <w:pPr>
              <w:spacing w:line="276" w:lineRule="auto"/>
              <w:jc w:val="both"/>
              <w:rPr>
                <w:rFonts w:eastAsia="Arial"/>
              </w:rPr>
            </w:pPr>
            <w:r w:rsidRPr="007F30A3">
              <w:rPr>
                <w:rFonts w:eastAsia="Arial"/>
              </w:rPr>
              <w:t>Li targeted: 7 ppm</w:t>
            </w:r>
          </w:p>
        </w:tc>
        <w:tc>
          <w:tcPr>
            <w:tcW w:w="1710" w:type="dxa"/>
          </w:tcPr>
          <w:p w14:paraId="72759CCF" w14:textId="77777777" w:rsidR="00940713" w:rsidRPr="007F30A3" w:rsidRDefault="00940713" w:rsidP="00E409F5">
            <w:pPr>
              <w:spacing w:line="276" w:lineRule="auto"/>
              <w:jc w:val="right"/>
              <w:rPr>
                <w:rFonts w:eastAsia="Arial"/>
              </w:rPr>
            </w:pPr>
            <w:r>
              <w:rPr>
                <w:rFonts w:eastAsia="Arial"/>
              </w:rPr>
              <w:t>Student’s t-test</w:t>
            </w:r>
          </w:p>
        </w:tc>
        <w:tc>
          <w:tcPr>
            <w:tcW w:w="630" w:type="dxa"/>
          </w:tcPr>
          <w:p w14:paraId="250D9A7A" w14:textId="77777777" w:rsidR="00940713" w:rsidRDefault="00940713" w:rsidP="00E409F5">
            <w:pPr>
              <w:spacing w:line="276" w:lineRule="auto"/>
              <w:jc w:val="right"/>
              <w:rPr>
                <w:rFonts w:ascii="Aptos Narrow" w:hAnsi="Aptos Narrow"/>
                <w:color w:val="000000"/>
              </w:rPr>
            </w:pPr>
            <w:r>
              <w:rPr>
                <w:rFonts w:ascii="Aptos Narrow" w:hAnsi="Aptos Narrow"/>
                <w:color w:val="000000"/>
              </w:rPr>
              <w:t>70</w:t>
            </w:r>
          </w:p>
        </w:tc>
        <w:tc>
          <w:tcPr>
            <w:tcW w:w="1080" w:type="dxa"/>
            <w:tcBorders>
              <w:bottom w:val="single" w:sz="8" w:space="0" w:color="000000"/>
              <w:right w:val="single" w:sz="8" w:space="0" w:color="000000"/>
            </w:tcBorders>
            <w:tcMar>
              <w:top w:w="0" w:type="dxa"/>
              <w:left w:w="100" w:type="dxa"/>
              <w:bottom w:w="0" w:type="dxa"/>
              <w:right w:w="100" w:type="dxa"/>
            </w:tcMar>
            <w:vAlign w:val="bottom"/>
          </w:tcPr>
          <w:p w14:paraId="15EBF5BE" w14:textId="77777777" w:rsidR="00940713" w:rsidRPr="007F30A3" w:rsidRDefault="00940713" w:rsidP="00E409F5">
            <w:pPr>
              <w:spacing w:line="276" w:lineRule="auto"/>
              <w:jc w:val="right"/>
              <w:rPr>
                <w:rFonts w:eastAsia="Arial"/>
              </w:rPr>
            </w:pPr>
            <w:r>
              <w:rPr>
                <w:rFonts w:ascii="Aptos Narrow" w:hAnsi="Aptos Narrow"/>
                <w:color w:val="000000"/>
              </w:rPr>
              <w:t>t = -1.197</w:t>
            </w:r>
          </w:p>
        </w:tc>
        <w:tc>
          <w:tcPr>
            <w:tcW w:w="1530" w:type="dxa"/>
            <w:tcBorders>
              <w:bottom w:val="single" w:sz="8" w:space="0" w:color="000000"/>
              <w:right w:val="single" w:sz="8" w:space="0" w:color="000000"/>
            </w:tcBorders>
            <w:tcMar>
              <w:top w:w="0" w:type="dxa"/>
              <w:left w:w="100" w:type="dxa"/>
              <w:bottom w:w="0" w:type="dxa"/>
              <w:right w:w="100" w:type="dxa"/>
            </w:tcMar>
            <w:vAlign w:val="bottom"/>
          </w:tcPr>
          <w:p w14:paraId="183F2F13" w14:textId="77777777" w:rsidR="00940713" w:rsidRPr="007F30A3" w:rsidRDefault="00940713" w:rsidP="00E409F5">
            <w:pPr>
              <w:spacing w:line="276" w:lineRule="auto"/>
              <w:jc w:val="right"/>
              <w:rPr>
                <w:rFonts w:eastAsia="Arial"/>
              </w:rPr>
            </w:pPr>
            <w:r>
              <w:rPr>
                <w:rFonts w:ascii="Aptos Narrow" w:hAnsi="Aptos Narrow"/>
                <w:color w:val="000000"/>
              </w:rPr>
              <w:t>0.2353</w:t>
            </w:r>
          </w:p>
        </w:tc>
      </w:tr>
    </w:tbl>
    <w:p w14:paraId="024D7615" w14:textId="77777777" w:rsidR="00940713" w:rsidRDefault="00940713" w:rsidP="00940713">
      <w:pPr>
        <w:spacing w:line="301" w:lineRule="auto"/>
        <w:jc w:val="both"/>
        <w:rPr>
          <w:rFonts w:eastAsia="Arial"/>
        </w:rPr>
      </w:pPr>
    </w:p>
    <w:p w14:paraId="1469F564" w14:textId="77777777" w:rsidR="00B64077" w:rsidRPr="007F30A3" w:rsidRDefault="00B64077" w:rsidP="00940713">
      <w:pPr>
        <w:spacing w:line="301" w:lineRule="auto"/>
        <w:jc w:val="both"/>
        <w:rPr>
          <w:rFonts w:eastAsia="Arial"/>
        </w:rPr>
      </w:pPr>
    </w:p>
    <w:p w14:paraId="3F38CC15" w14:textId="77777777" w:rsidR="00294687" w:rsidRPr="007F30A3" w:rsidRDefault="00294687" w:rsidP="00294687">
      <w:pPr>
        <w:jc w:val="both"/>
        <w:rPr>
          <w:rFonts w:eastAsia="Arial"/>
        </w:rPr>
      </w:pPr>
      <w:r w:rsidRPr="007F30A3">
        <w:rPr>
          <w:rFonts w:eastAsia="Arial"/>
          <w:b/>
        </w:rPr>
        <w:t>Table S</w:t>
      </w:r>
      <w:r>
        <w:rPr>
          <w:rFonts w:eastAsia="Arial"/>
          <w:b/>
        </w:rPr>
        <w:t>4</w:t>
      </w:r>
      <w:r w:rsidRPr="007F30A3">
        <w:rPr>
          <w:rFonts w:eastAsia="Arial"/>
          <w:b/>
        </w:rPr>
        <w:t xml:space="preserve">. </w:t>
      </w:r>
      <w:r w:rsidRPr="007F30A3">
        <w:rPr>
          <w:rFonts w:eastAsia="Arial"/>
        </w:rPr>
        <w:t xml:space="preserve">Larvae counts </w:t>
      </w:r>
    </w:p>
    <w:tbl>
      <w:tblPr>
        <w:tblStyle w:val="a3"/>
        <w:tblW w:w="2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095"/>
      </w:tblGrid>
      <w:tr w:rsidR="00294687" w:rsidRPr="007F30A3" w14:paraId="390C72A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0FA0525" w14:textId="77777777" w:rsidR="00294687" w:rsidRPr="007F30A3" w:rsidRDefault="00294687" w:rsidP="00E409F5">
            <w:pPr>
              <w:spacing w:line="301" w:lineRule="auto"/>
              <w:jc w:val="both"/>
              <w:rPr>
                <w:b/>
              </w:rPr>
            </w:pPr>
            <w:r w:rsidRPr="007F30A3">
              <w:rPr>
                <w:b/>
              </w:rPr>
              <w:t>Sample</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2A402CF" w14:textId="77777777" w:rsidR="00294687" w:rsidRPr="007F30A3" w:rsidRDefault="00294687" w:rsidP="00E409F5">
            <w:pPr>
              <w:spacing w:line="301" w:lineRule="auto"/>
              <w:jc w:val="both"/>
              <w:rPr>
                <w:b/>
              </w:rPr>
            </w:pPr>
            <w:r w:rsidRPr="007F30A3">
              <w:rPr>
                <w:b/>
              </w:rPr>
              <w:t>Larvae count</w:t>
            </w:r>
          </w:p>
        </w:tc>
      </w:tr>
      <w:tr w:rsidR="00294687" w:rsidRPr="007F30A3" w14:paraId="6CD38F2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D983406" w14:textId="77777777" w:rsidR="00294687" w:rsidRPr="007F30A3" w:rsidRDefault="00294687" w:rsidP="00E409F5">
            <w:pPr>
              <w:spacing w:line="301" w:lineRule="auto"/>
              <w:jc w:val="both"/>
              <w:rPr>
                <w:rFonts w:eastAsia="Arial"/>
              </w:rPr>
            </w:pPr>
            <w:r w:rsidRPr="007F30A3">
              <w:t>ST1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3108BE4" w14:textId="77777777" w:rsidR="00294687" w:rsidRPr="007F30A3" w:rsidRDefault="00294687" w:rsidP="00E409F5">
            <w:pPr>
              <w:spacing w:line="301" w:lineRule="auto"/>
              <w:jc w:val="both"/>
              <w:rPr>
                <w:rFonts w:eastAsia="Arial"/>
              </w:rPr>
            </w:pPr>
            <w:r w:rsidRPr="007F30A3">
              <w:t>99.5</w:t>
            </w:r>
          </w:p>
        </w:tc>
      </w:tr>
      <w:tr w:rsidR="00294687" w:rsidRPr="007F30A3" w14:paraId="37BC34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B26D502" w14:textId="77777777" w:rsidR="00294687" w:rsidRPr="007F30A3" w:rsidRDefault="00294687" w:rsidP="00E409F5">
            <w:pPr>
              <w:spacing w:line="301" w:lineRule="auto"/>
              <w:jc w:val="both"/>
              <w:rPr>
                <w:rFonts w:eastAsia="Arial"/>
              </w:rPr>
            </w:pPr>
            <w:r w:rsidRPr="007F30A3">
              <w:t>ST2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BC6767B" w14:textId="77777777" w:rsidR="00294687" w:rsidRPr="007F30A3" w:rsidRDefault="00294687" w:rsidP="00E409F5">
            <w:pPr>
              <w:spacing w:line="301" w:lineRule="auto"/>
              <w:jc w:val="both"/>
              <w:rPr>
                <w:rFonts w:eastAsia="Arial"/>
              </w:rPr>
            </w:pPr>
            <w:r w:rsidRPr="007F30A3">
              <w:t>109</w:t>
            </w:r>
          </w:p>
        </w:tc>
      </w:tr>
      <w:tr w:rsidR="00294687" w:rsidRPr="007F30A3" w14:paraId="695482F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43BBA6" w14:textId="77777777" w:rsidR="00294687" w:rsidRPr="007F30A3" w:rsidRDefault="00294687" w:rsidP="00E409F5">
            <w:pPr>
              <w:spacing w:line="301" w:lineRule="auto"/>
              <w:jc w:val="both"/>
              <w:rPr>
                <w:rFonts w:eastAsia="Arial"/>
              </w:rPr>
            </w:pPr>
            <w:r w:rsidRPr="007F30A3">
              <w:t>ST3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382BB34" w14:textId="77777777" w:rsidR="00294687" w:rsidRPr="007F30A3" w:rsidRDefault="00294687" w:rsidP="00E409F5">
            <w:pPr>
              <w:spacing w:line="301" w:lineRule="auto"/>
              <w:jc w:val="both"/>
              <w:rPr>
                <w:rFonts w:eastAsia="Arial"/>
              </w:rPr>
            </w:pPr>
            <w:r w:rsidRPr="007F30A3">
              <w:t>106.5</w:t>
            </w:r>
          </w:p>
        </w:tc>
      </w:tr>
      <w:tr w:rsidR="00294687" w:rsidRPr="007F30A3" w14:paraId="1C9908D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A305B92" w14:textId="77777777" w:rsidR="00294687" w:rsidRPr="007F30A3" w:rsidRDefault="00294687" w:rsidP="00E409F5">
            <w:pPr>
              <w:spacing w:line="301" w:lineRule="auto"/>
              <w:jc w:val="both"/>
              <w:rPr>
                <w:rFonts w:eastAsia="Arial"/>
              </w:rPr>
            </w:pPr>
            <w:r w:rsidRPr="007F30A3">
              <w:t>ST4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C35F230" w14:textId="77777777" w:rsidR="00294687" w:rsidRPr="007F30A3" w:rsidRDefault="00294687" w:rsidP="00E409F5">
            <w:pPr>
              <w:spacing w:line="301" w:lineRule="auto"/>
              <w:jc w:val="both"/>
              <w:rPr>
                <w:rFonts w:eastAsia="Arial"/>
              </w:rPr>
            </w:pPr>
            <w:r w:rsidRPr="007F30A3">
              <w:t>110.5</w:t>
            </w:r>
          </w:p>
        </w:tc>
      </w:tr>
      <w:tr w:rsidR="00294687" w:rsidRPr="007F30A3" w14:paraId="3F1C42E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5F4B4B6" w14:textId="77777777" w:rsidR="00294687" w:rsidRPr="007F30A3" w:rsidRDefault="00294687" w:rsidP="00E409F5">
            <w:pPr>
              <w:spacing w:line="301" w:lineRule="auto"/>
              <w:jc w:val="both"/>
              <w:rPr>
                <w:rFonts w:eastAsia="Arial"/>
              </w:rPr>
            </w:pPr>
            <w:r w:rsidRPr="007F30A3">
              <w:t>ST5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58216" w14:textId="77777777" w:rsidR="00294687" w:rsidRPr="007F30A3" w:rsidRDefault="00294687" w:rsidP="00E409F5">
            <w:pPr>
              <w:spacing w:line="301" w:lineRule="auto"/>
              <w:jc w:val="both"/>
              <w:rPr>
                <w:rFonts w:eastAsia="Arial"/>
              </w:rPr>
            </w:pPr>
            <w:r w:rsidRPr="007F30A3">
              <w:t>4.5</w:t>
            </w:r>
          </w:p>
        </w:tc>
      </w:tr>
      <w:tr w:rsidR="00294687" w:rsidRPr="007F30A3" w14:paraId="3C17947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A3FB1F9" w14:textId="77777777" w:rsidR="00294687" w:rsidRPr="007F30A3" w:rsidRDefault="00294687" w:rsidP="00E409F5">
            <w:pPr>
              <w:spacing w:line="301" w:lineRule="auto"/>
              <w:jc w:val="both"/>
              <w:rPr>
                <w:rFonts w:eastAsia="Arial"/>
              </w:rPr>
            </w:pPr>
            <w:r w:rsidRPr="007F30A3">
              <w:t>SP1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89B6251" w14:textId="77777777" w:rsidR="00294687" w:rsidRPr="007F30A3" w:rsidRDefault="00294687" w:rsidP="00E409F5">
            <w:pPr>
              <w:spacing w:line="301" w:lineRule="auto"/>
              <w:jc w:val="both"/>
              <w:rPr>
                <w:rFonts w:eastAsia="Arial"/>
              </w:rPr>
            </w:pPr>
            <w:r w:rsidRPr="007F30A3">
              <w:t>102.5</w:t>
            </w:r>
          </w:p>
        </w:tc>
      </w:tr>
      <w:tr w:rsidR="00294687" w:rsidRPr="007F30A3" w14:paraId="53D4B86D"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A88228" w14:textId="77777777" w:rsidR="00294687" w:rsidRPr="007F30A3" w:rsidRDefault="00294687" w:rsidP="00E409F5">
            <w:pPr>
              <w:spacing w:line="301" w:lineRule="auto"/>
              <w:jc w:val="both"/>
              <w:rPr>
                <w:rFonts w:eastAsia="Arial"/>
              </w:rPr>
            </w:pPr>
            <w:r w:rsidRPr="007F30A3">
              <w:t>SP2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E963750" w14:textId="77777777" w:rsidR="00294687" w:rsidRPr="007F30A3" w:rsidRDefault="00294687" w:rsidP="00E409F5">
            <w:pPr>
              <w:spacing w:line="301" w:lineRule="auto"/>
              <w:jc w:val="both"/>
              <w:rPr>
                <w:rFonts w:eastAsia="Arial"/>
              </w:rPr>
            </w:pPr>
            <w:r w:rsidRPr="007F30A3">
              <w:t>106</w:t>
            </w:r>
          </w:p>
        </w:tc>
      </w:tr>
      <w:tr w:rsidR="00294687" w:rsidRPr="007F30A3" w14:paraId="315C482C"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2B40890" w14:textId="77777777" w:rsidR="00294687" w:rsidRPr="007F30A3" w:rsidRDefault="00294687" w:rsidP="00E409F5">
            <w:pPr>
              <w:spacing w:line="301" w:lineRule="auto"/>
              <w:jc w:val="both"/>
              <w:rPr>
                <w:rFonts w:eastAsia="Arial"/>
              </w:rPr>
            </w:pPr>
            <w:r w:rsidRPr="007F30A3">
              <w:t>SP3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FB9436B" w14:textId="77777777" w:rsidR="00294687" w:rsidRPr="007F30A3" w:rsidRDefault="00294687" w:rsidP="00E409F5">
            <w:pPr>
              <w:spacing w:line="301" w:lineRule="auto"/>
              <w:jc w:val="both"/>
              <w:rPr>
                <w:rFonts w:eastAsia="Arial"/>
              </w:rPr>
            </w:pPr>
            <w:r w:rsidRPr="007F30A3">
              <w:t>111.5</w:t>
            </w:r>
          </w:p>
        </w:tc>
      </w:tr>
      <w:tr w:rsidR="00294687" w:rsidRPr="007F30A3" w14:paraId="6F9B034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C4993D4" w14:textId="77777777" w:rsidR="00294687" w:rsidRPr="007F30A3" w:rsidRDefault="00294687" w:rsidP="00E409F5">
            <w:pPr>
              <w:spacing w:line="301" w:lineRule="auto"/>
              <w:jc w:val="both"/>
              <w:rPr>
                <w:rFonts w:eastAsia="Arial"/>
              </w:rPr>
            </w:pPr>
            <w:r w:rsidRPr="007F30A3">
              <w:t>SP4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DB90FAB" w14:textId="77777777" w:rsidR="00294687" w:rsidRPr="007F30A3" w:rsidRDefault="00294687" w:rsidP="00E409F5">
            <w:pPr>
              <w:spacing w:line="301" w:lineRule="auto"/>
              <w:jc w:val="both"/>
              <w:rPr>
                <w:rFonts w:eastAsia="Arial"/>
              </w:rPr>
            </w:pPr>
            <w:r w:rsidRPr="007F30A3">
              <w:t>106.5</w:t>
            </w:r>
          </w:p>
        </w:tc>
      </w:tr>
      <w:tr w:rsidR="00294687" w:rsidRPr="007F30A3" w14:paraId="2934B29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DA0494" w14:textId="77777777" w:rsidR="00294687" w:rsidRPr="007F30A3" w:rsidRDefault="00294687" w:rsidP="00E409F5">
            <w:pPr>
              <w:spacing w:line="301" w:lineRule="auto"/>
              <w:jc w:val="both"/>
              <w:rPr>
                <w:rFonts w:eastAsia="Arial"/>
              </w:rPr>
            </w:pPr>
            <w:r w:rsidRPr="007F30A3">
              <w:t>SP5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EE5B63" w14:textId="77777777" w:rsidR="00294687" w:rsidRPr="007F30A3" w:rsidRDefault="00294687" w:rsidP="00E409F5">
            <w:pPr>
              <w:spacing w:line="301" w:lineRule="auto"/>
              <w:jc w:val="both"/>
              <w:rPr>
                <w:rFonts w:eastAsia="Arial"/>
              </w:rPr>
            </w:pPr>
            <w:r w:rsidRPr="007F30A3">
              <w:t>104.5</w:t>
            </w:r>
          </w:p>
        </w:tc>
      </w:tr>
      <w:tr w:rsidR="00294687" w:rsidRPr="007F30A3" w14:paraId="2B78D49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5B42B96" w14:textId="77777777" w:rsidR="00294687" w:rsidRPr="007F30A3" w:rsidRDefault="00294687" w:rsidP="00E409F5">
            <w:pPr>
              <w:spacing w:line="301" w:lineRule="auto"/>
              <w:jc w:val="both"/>
              <w:rPr>
                <w:rFonts w:eastAsia="Arial"/>
              </w:rPr>
            </w:pPr>
            <w:r w:rsidRPr="007F30A3">
              <w:t>SL1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BF90670" w14:textId="77777777" w:rsidR="00294687" w:rsidRPr="007F30A3" w:rsidRDefault="00294687" w:rsidP="00E409F5">
            <w:pPr>
              <w:spacing w:line="301" w:lineRule="auto"/>
              <w:jc w:val="both"/>
              <w:rPr>
                <w:rFonts w:eastAsia="Arial"/>
              </w:rPr>
            </w:pPr>
            <w:r w:rsidRPr="007F30A3">
              <w:t>111</w:t>
            </w:r>
          </w:p>
        </w:tc>
      </w:tr>
      <w:tr w:rsidR="00294687" w:rsidRPr="007F30A3" w14:paraId="77D0B12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57FD5BB" w14:textId="77777777" w:rsidR="00294687" w:rsidRPr="007F30A3" w:rsidRDefault="00294687" w:rsidP="00E409F5">
            <w:pPr>
              <w:spacing w:line="301" w:lineRule="auto"/>
              <w:jc w:val="both"/>
              <w:rPr>
                <w:rFonts w:eastAsia="Arial"/>
              </w:rPr>
            </w:pPr>
            <w:r w:rsidRPr="007F30A3">
              <w:t>SL2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43747F8" w14:textId="77777777" w:rsidR="00294687" w:rsidRPr="007F30A3" w:rsidRDefault="00294687" w:rsidP="00E409F5">
            <w:pPr>
              <w:spacing w:line="301" w:lineRule="auto"/>
              <w:jc w:val="both"/>
              <w:rPr>
                <w:rFonts w:eastAsia="Arial"/>
              </w:rPr>
            </w:pPr>
            <w:r w:rsidRPr="007F30A3">
              <w:t>105</w:t>
            </w:r>
          </w:p>
        </w:tc>
      </w:tr>
      <w:tr w:rsidR="00294687" w:rsidRPr="007F30A3" w14:paraId="74937DA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C2A4BD7" w14:textId="77777777" w:rsidR="00294687" w:rsidRPr="007F30A3" w:rsidRDefault="00294687" w:rsidP="00E409F5">
            <w:pPr>
              <w:spacing w:line="301" w:lineRule="auto"/>
              <w:jc w:val="both"/>
              <w:rPr>
                <w:rFonts w:eastAsia="Arial"/>
              </w:rPr>
            </w:pPr>
            <w:r w:rsidRPr="007F30A3">
              <w:t>SL3</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DAC4303" w14:textId="77777777" w:rsidR="00294687" w:rsidRPr="007F30A3" w:rsidRDefault="00294687" w:rsidP="00E409F5">
            <w:pPr>
              <w:spacing w:line="301" w:lineRule="auto"/>
              <w:jc w:val="both"/>
              <w:rPr>
                <w:rFonts w:eastAsia="Arial"/>
              </w:rPr>
            </w:pPr>
            <w:r w:rsidRPr="007F30A3">
              <w:t>107</w:t>
            </w:r>
          </w:p>
        </w:tc>
      </w:tr>
      <w:tr w:rsidR="00294687" w:rsidRPr="007F30A3" w14:paraId="24FA2782"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947D538" w14:textId="77777777" w:rsidR="00294687" w:rsidRPr="007F30A3" w:rsidRDefault="00294687" w:rsidP="00E409F5">
            <w:pPr>
              <w:spacing w:line="301" w:lineRule="auto"/>
              <w:jc w:val="both"/>
              <w:rPr>
                <w:rFonts w:eastAsia="Arial"/>
              </w:rPr>
            </w:pPr>
            <w:r w:rsidRPr="007F30A3">
              <w:t>SL4</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3CB9AB0" w14:textId="77777777" w:rsidR="00294687" w:rsidRPr="007F30A3" w:rsidRDefault="00294687" w:rsidP="00E409F5">
            <w:pPr>
              <w:spacing w:line="301" w:lineRule="auto"/>
              <w:jc w:val="both"/>
              <w:rPr>
                <w:rFonts w:eastAsia="Arial"/>
              </w:rPr>
            </w:pPr>
            <w:r w:rsidRPr="007F30A3">
              <w:t>104.5</w:t>
            </w:r>
          </w:p>
        </w:tc>
      </w:tr>
      <w:tr w:rsidR="00294687" w:rsidRPr="007F30A3" w14:paraId="2E4AB2E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BCA6A57" w14:textId="77777777" w:rsidR="00294687" w:rsidRPr="007F30A3" w:rsidRDefault="00294687" w:rsidP="00E409F5">
            <w:pPr>
              <w:spacing w:line="301" w:lineRule="auto"/>
              <w:jc w:val="both"/>
              <w:rPr>
                <w:rFonts w:eastAsia="Arial"/>
              </w:rPr>
            </w:pPr>
            <w:r w:rsidRPr="007F30A3">
              <w:t>SL5</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F5E435B" w14:textId="77777777" w:rsidR="00294687" w:rsidRPr="007F30A3" w:rsidRDefault="00294687" w:rsidP="00E409F5">
            <w:pPr>
              <w:spacing w:line="301" w:lineRule="auto"/>
              <w:jc w:val="both"/>
              <w:rPr>
                <w:rFonts w:eastAsia="Arial"/>
              </w:rPr>
            </w:pPr>
            <w:r w:rsidRPr="007F30A3">
              <w:t>96.5</w:t>
            </w:r>
          </w:p>
        </w:tc>
      </w:tr>
      <w:tr w:rsidR="00294687" w:rsidRPr="007F30A3" w14:paraId="769735E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BF2922" w14:textId="77777777" w:rsidR="00294687" w:rsidRPr="007F30A3" w:rsidRDefault="00294687" w:rsidP="00E409F5">
            <w:pPr>
              <w:spacing w:line="301" w:lineRule="auto"/>
              <w:jc w:val="both"/>
              <w:rPr>
                <w:rFonts w:eastAsia="Arial"/>
              </w:rPr>
            </w:pPr>
            <w:r w:rsidRPr="007F30A3">
              <w:t>ML1P1_20_R1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99BA91" w14:textId="77777777" w:rsidR="00294687" w:rsidRPr="007F30A3" w:rsidRDefault="00294687" w:rsidP="00E409F5">
            <w:pPr>
              <w:spacing w:line="301" w:lineRule="auto"/>
              <w:jc w:val="both"/>
              <w:rPr>
                <w:rFonts w:eastAsia="Arial"/>
              </w:rPr>
            </w:pPr>
            <w:r w:rsidRPr="007F30A3">
              <w:t>98.5</w:t>
            </w:r>
          </w:p>
        </w:tc>
      </w:tr>
      <w:tr w:rsidR="00294687" w:rsidRPr="007F30A3" w14:paraId="204DC829"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C40B" w14:textId="77777777" w:rsidR="00294687" w:rsidRPr="007F30A3" w:rsidRDefault="00294687" w:rsidP="00E409F5">
            <w:pPr>
              <w:spacing w:line="301" w:lineRule="auto"/>
              <w:jc w:val="both"/>
              <w:rPr>
                <w:rFonts w:eastAsia="Arial"/>
              </w:rPr>
            </w:pPr>
            <w:r w:rsidRPr="007F30A3">
              <w:t>ML1P1_20_R2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C3FA29A" w14:textId="77777777" w:rsidR="00294687" w:rsidRPr="007F30A3" w:rsidRDefault="00294687" w:rsidP="00E409F5">
            <w:pPr>
              <w:spacing w:line="301" w:lineRule="auto"/>
              <w:jc w:val="both"/>
              <w:rPr>
                <w:rFonts w:eastAsia="Arial"/>
              </w:rPr>
            </w:pPr>
            <w:r w:rsidRPr="007F30A3">
              <w:t>115.5</w:t>
            </w:r>
          </w:p>
        </w:tc>
      </w:tr>
      <w:tr w:rsidR="00294687" w:rsidRPr="007F30A3" w14:paraId="62EFBB8A"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3049B0B" w14:textId="77777777" w:rsidR="00294687" w:rsidRPr="007F30A3" w:rsidRDefault="00294687" w:rsidP="00E409F5">
            <w:pPr>
              <w:spacing w:line="301" w:lineRule="auto"/>
              <w:jc w:val="both"/>
              <w:rPr>
                <w:rFonts w:eastAsia="Arial"/>
              </w:rPr>
            </w:pPr>
            <w:r w:rsidRPr="007F30A3">
              <w:t>ML1P2_20_R1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2BCE025" w14:textId="77777777" w:rsidR="00294687" w:rsidRPr="007F30A3" w:rsidRDefault="00294687" w:rsidP="00E409F5">
            <w:pPr>
              <w:spacing w:line="301" w:lineRule="auto"/>
              <w:jc w:val="both"/>
              <w:rPr>
                <w:rFonts w:eastAsia="Arial"/>
              </w:rPr>
            </w:pPr>
            <w:r w:rsidRPr="007F30A3">
              <w:t>110</w:t>
            </w:r>
          </w:p>
        </w:tc>
      </w:tr>
      <w:tr w:rsidR="00294687" w:rsidRPr="007F30A3" w14:paraId="64939BA5"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FA7DA5" w14:textId="77777777" w:rsidR="00294687" w:rsidRPr="007F30A3" w:rsidRDefault="00294687" w:rsidP="00E409F5">
            <w:pPr>
              <w:spacing w:line="301" w:lineRule="auto"/>
              <w:jc w:val="both"/>
              <w:rPr>
                <w:rFonts w:eastAsia="Arial"/>
              </w:rPr>
            </w:pPr>
            <w:r w:rsidRPr="007F30A3">
              <w:t>ML1P2_20_R2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1B2D49F" w14:textId="77777777" w:rsidR="00294687" w:rsidRPr="007F30A3" w:rsidRDefault="00294687" w:rsidP="00E409F5">
            <w:pPr>
              <w:spacing w:line="301" w:lineRule="auto"/>
              <w:jc w:val="both"/>
              <w:rPr>
                <w:rFonts w:eastAsia="Arial"/>
              </w:rPr>
            </w:pPr>
            <w:r w:rsidRPr="007F30A3">
              <w:t>111.5</w:t>
            </w:r>
          </w:p>
        </w:tc>
      </w:tr>
      <w:tr w:rsidR="00294687" w:rsidRPr="007F30A3" w14:paraId="0366383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DC6F883" w14:textId="77777777" w:rsidR="00294687" w:rsidRPr="007F30A3" w:rsidRDefault="00294687" w:rsidP="00E409F5">
            <w:pPr>
              <w:spacing w:line="301" w:lineRule="auto"/>
              <w:jc w:val="both"/>
              <w:rPr>
                <w:rFonts w:eastAsia="Arial"/>
              </w:rPr>
            </w:pPr>
            <w:r w:rsidRPr="007F30A3">
              <w:t>ML2P2_20_R1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5387ED3" w14:textId="77777777" w:rsidR="00294687" w:rsidRPr="007F30A3" w:rsidRDefault="00294687" w:rsidP="00E409F5">
            <w:pPr>
              <w:spacing w:line="301" w:lineRule="auto"/>
              <w:jc w:val="both"/>
              <w:rPr>
                <w:rFonts w:eastAsia="Arial"/>
              </w:rPr>
            </w:pPr>
            <w:r w:rsidRPr="007F30A3">
              <w:t>107.5</w:t>
            </w:r>
          </w:p>
        </w:tc>
      </w:tr>
      <w:tr w:rsidR="00294687" w:rsidRPr="007F30A3" w14:paraId="1CCE9308"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386C450" w14:textId="77777777" w:rsidR="00294687" w:rsidRPr="007F30A3" w:rsidRDefault="00294687" w:rsidP="00E409F5">
            <w:pPr>
              <w:spacing w:line="301" w:lineRule="auto"/>
              <w:jc w:val="both"/>
              <w:rPr>
                <w:rFonts w:eastAsia="Arial"/>
              </w:rPr>
            </w:pPr>
            <w:r w:rsidRPr="007F30A3">
              <w:t>ML2P2_20_R2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6425E4FC" w14:textId="77777777" w:rsidR="00294687" w:rsidRPr="007F30A3" w:rsidRDefault="00294687" w:rsidP="00E409F5">
            <w:pPr>
              <w:spacing w:line="301" w:lineRule="auto"/>
              <w:jc w:val="both"/>
              <w:rPr>
                <w:rFonts w:eastAsia="Arial"/>
              </w:rPr>
            </w:pPr>
            <w:r w:rsidRPr="007F30A3">
              <w:t>112.5</w:t>
            </w:r>
          </w:p>
        </w:tc>
      </w:tr>
      <w:tr w:rsidR="00294687" w:rsidRPr="007F30A3" w14:paraId="103C7594"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BEB5A92" w14:textId="77777777" w:rsidR="00294687" w:rsidRPr="007F30A3" w:rsidRDefault="00294687" w:rsidP="00E409F5">
            <w:pPr>
              <w:spacing w:line="301" w:lineRule="auto"/>
              <w:jc w:val="both"/>
              <w:rPr>
                <w:rFonts w:eastAsia="Arial"/>
              </w:rPr>
            </w:pPr>
            <w:r w:rsidRPr="007F30A3">
              <w:t>ML2P1_20_R1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EFE6383" w14:textId="77777777" w:rsidR="00294687" w:rsidRPr="007F30A3" w:rsidRDefault="00294687" w:rsidP="00E409F5">
            <w:pPr>
              <w:spacing w:line="301" w:lineRule="auto"/>
              <w:jc w:val="both"/>
              <w:rPr>
                <w:rFonts w:eastAsia="Arial"/>
              </w:rPr>
            </w:pPr>
            <w:r w:rsidRPr="007F30A3">
              <w:t>115</w:t>
            </w:r>
          </w:p>
        </w:tc>
      </w:tr>
      <w:tr w:rsidR="00294687" w:rsidRPr="007F30A3" w14:paraId="63F09056"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A777233" w14:textId="77777777" w:rsidR="00294687" w:rsidRPr="007F30A3" w:rsidRDefault="00294687" w:rsidP="00E409F5">
            <w:pPr>
              <w:spacing w:line="301" w:lineRule="auto"/>
              <w:jc w:val="both"/>
              <w:rPr>
                <w:rFonts w:eastAsia="Arial"/>
              </w:rPr>
            </w:pPr>
            <w:r w:rsidRPr="007F30A3">
              <w:lastRenderedPageBreak/>
              <w:t>ML2P1_20_R2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5364FAA6" w14:textId="77777777" w:rsidR="00294687" w:rsidRPr="007F30A3" w:rsidRDefault="00294687" w:rsidP="00E409F5">
            <w:pPr>
              <w:spacing w:line="301" w:lineRule="auto"/>
              <w:jc w:val="both"/>
              <w:rPr>
                <w:rFonts w:eastAsia="Arial"/>
              </w:rPr>
            </w:pPr>
            <w:r w:rsidRPr="007F30A3">
              <w:t>113.5</w:t>
            </w:r>
          </w:p>
        </w:tc>
      </w:tr>
      <w:tr w:rsidR="00294687" w:rsidRPr="007F30A3" w14:paraId="2E8D6BAE"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E31E0" w14:textId="77777777" w:rsidR="00294687" w:rsidRPr="007F30A3" w:rsidRDefault="00294687" w:rsidP="00E409F5">
            <w:pPr>
              <w:spacing w:line="301" w:lineRule="auto"/>
              <w:jc w:val="both"/>
              <w:rPr>
                <w:rFonts w:eastAsia="Arial"/>
              </w:rPr>
            </w:pPr>
            <w:r w:rsidRPr="007F30A3">
              <w:t>ML1P1_24_R1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D2C10CD" w14:textId="77777777" w:rsidR="00294687" w:rsidRPr="007F30A3" w:rsidRDefault="00294687" w:rsidP="00E409F5">
            <w:pPr>
              <w:spacing w:line="301" w:lineRule="auto"/>
              <w:jc w:val="both"/>
              <w:rPr>
                <w:rFonts w:eastAsia="Arial"/>
              </w:rPr>
            </w:pPr>
            <w:r w:rsidRPr="007F30A3">
              <w:t>101.5</w:t>
            </w:r>
          </w:p>
        </w:tc>
      </w:tr>
      <w:tr w:rsidR="00294687" w:rsidRPr="007F30A3" w14:paraId="17F1D083"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268B893" w14:textId="77777777" w:rsidR="00294687" w:rsidRPr="007F30A3" w:rsidRDefault="00294687" w:rsidP="00E409F5">
            <w:pPr>
              <w:spacing w:line="301" w:lineRule="auto"/>
              <w:jc w:val="both"/>
              <w:rPr>
                <w:rFonts w:eastAsia="Arial"/>
              </w:rPr>
            </w:pPr>
            <w:r w:rsidRPr="007F30A3">
              <w:t>ML1P1_24_R2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67D8206" w14:textId="77777777" w:rsidR="00294687" w:rsidRPr="007F30A3" w:rsidRDefault="00294687" w:rsidP="00E409F5">
            <w:pPr>
              <w:spacing w:line="301" w:lineRule="auto"/>
              <w:jc w:val="both"/>
              <w:rPr>
                <w:rFonts w:eastAsia="Arial"/>
              </w:rPr>
            </w:pPr>
            <w:r w:rsidRPr="007F30A3">
              <w:t>100</w:t>
            </w:r>
          </w:p>
        </w:tc>
      </w:tr>
      <w:tr w:rsidR="00294687" w:rsidRPr="007F30A3" w14:paraId="3BC13931"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D90222" w14:textId="77777777" w:rsidR="00294687" w:rsidRPr="007F30A3" w:rsidRDefault="00294687" w:rsidP="00E409F5">
            <w:pPr>
              <w:spacing w:line="301" w:lineRule="auto"/>
              <w:jc w:val="both"/>
              <w:rPr>
                <w:rFonts w:eastAsia="Arial"/>
              </w:rPr>
            </w:pPr>
            <w:r w:rsidRPr="007F30A3">
              <w:t>ML1P2_24_R1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4A33AEAF" w14:textId="77777777" w:rsidR="00294687" w:rsidRPr="007F30A3" w:rsidRDefault="00294687" w:rsidP="00E409F5">
            <w:pPr>
              <w:spacing w:line="301" w:lineRule="auto"/>
              <w:jc w:val="both"/>
              <w:rPr>
                <w:rFonts w:eastAsia="Arial"/>
              </w:rPr>
            </w:pPr>
            <w:r w:rsidRPr="007F30A3">
              <w:t>129</w:t>
            </w:r>
          </w:p>
        </w:tc>
      </w:tr>
      <w:tr w:rsidR="00294687" w:rsidRPr="007F30A3" w14:paraId="29C5DBCB"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7EBBE536" w14:textId="77777777" w:rsidR="00294687" w:rsidRPr="007F30A3" w:rsidRDefault="00294687" w:rsidP="00E409F5">
            <w:pPr>
              <w:spacing w:line="301" w:lineRule="auto"/>
              <w:jc w:val="both"/>
              <w:rPr>
                <w:rFonts w:eastAsia="Arial"/>
              </w:rPr>
            </w:pPr>
            <w:r w:rsidRPr="007F30A3">
              <w:t>ML1P2_24_R2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95555B6" w14:textId="77777777" w:rsidR="00294687" w:rsidRPr="007F30A3" w:rsidRDefault="00294687" w:rsidP="00E409F5">
            <w:pPr>
              <w:spacing w:line="301" w:lineRule="auto"/>
              <w:jc w:val="both"/>
              <w:rPr>
                <w:rFonts w:eastAsia="Arial"/>
              </w:rPr>
            </w:pPr>
            <w:r w:rsidRPr="007F30A3">
              <w:t>118</w:t>
            </w:r>
          </w:p>
        </w:tc>
      </w:tr>
      <w:tr w:rsidR="00294687" w:rsidRPr="007F30A3" w14:paraId="39DE43D0"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68DC8D3" w14:textId="77777777" w:rsidR="00294687" w:rsidRPr="007F30A3" w:rsidRDefault="00294687" w:rsidP="00E409F5">
            <w:pPr>
              <w:spacing w:line="301" w:lineRule="auto"/>
              <w:jc w:val="both"/>
              <w:rPr>
                <w:rFonts w:eastAsia="Arial"/>
              </w:rPr>
            </w:pPr>
            <w:r w:rsidRPr="007F30A3">
              <w:t>ML2P2_24_R1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85E0478" w14:textId="77777777" w:rsidR="00294687" w:rsidRPr="007F30A3" w:rsidRDefault="00294687" w:rsidP="00E409F5">
            <w:pPr>
              <w:spacing w:line="301" w:lineRule="auto"/>
              <w:jc w:val="both"/>
              <w:rPr>
                <w:rFonts w:eastAsia="Arial"/>
              </w:rPr>
            </w:pPr>
            <w:r w:rsidRPr="007F30A3">
              <w:t>99</w:t>
            </w:r>
          </w:p>
        </w:tc>
      </w:tr>
      <w:tr w:rsidR="00294687" w:rsidRPr="007F30A3" w14:paraId="6404E38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EDC62B3" w14:textId="77777777" w:rsidR="00294687" w:rsidRPr="007F30A3" w:rsidRDefault="00294687" w:rsidP="00E409F5">
            <w:pPr>
              <w:spacing w:line="301" w:lineRule="auto"/>
              <w:jc w:val="both"/>
              <w:rPr>
                <w:rFonts w:eastAsia="Arial"/>
              </w:rPr>
            </w:pPr>
            <w:r w:rsidRPr="007F30A3">
              <w:t>ML2P2_24_R2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07C3223B" w14:textId="77777777" w:rsidR="00294687" w:rsidRPr="007F30A3" w:rsidRDefault="00294687" w:rsidP="00E409F5">
            <w:pPr>
              <w:spacing w:line="301" w:lineRule="auto"/>
              <w:jc w:val="both"/>
              <w:rPr>
                <w:rFonts w:eastAsia="Arial"/>
              </w:rPr>
            </w:pPr>
            <w:r w:rsidRPr="007F30A3">
              <w:t>101</w:t>
            </w:r>
          </w:p>
        </w:tc>
      </w:tr>
      <w:tr w:rsidR="00294687" w:rsidRPr="007F30A3" w14:paraId="79C9187F"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2A9AD2A5" w14:textId="77777777" w:rsidR="00294687" w:rsidRPr="007F30A3" w:rsidRDefault="00294687" w:rsidP="00E409F5">
            <w:pPr>
              <w:spacing w:line="301" w:lineRule="auto"/>
              <w:jc w:val="both"/>
              <w:rPr>
                <w:rFonts w:eastAsia="Arial"/>
              </w:rPr>
            </w:pPr>
            <w:r w:rsidRPr="007F30A3">
              <w:t>ML2P1_24_R1</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108FDAC9" w14:textId="77777777" w:rsidR="00294687" w:rsidRPr="007F30A3" w:rsidRDefault="00294687" w:rsidP="00E409F5">
            <w:pPr>
              <w:spacing w:line="301" w:lineRule="auto"/>
              <w:jc w:val="both"/>
              <w:rPr>
                <w:rFonts w:eastAsia="Arial"/>
              </w:rPr>
            </w:pPr>
            <w:r w:rsidRPr="007F30A3">
              <w:t>123.5</w:t>
            </w:r>
          </w:p>
        </w:tc>
      </w:tr>
      <w:tr w:rsidR="00294687" w:rsidRPr="007F30A3" w14:paraId="5BE51017" w14:textId="77777777" w:rsidTr="00E409F5">
        <w:trPr>
          <w:trHeight w:val="400"/>
        </w:trPr>
        <w:tc>
          <w:tcPr>
            <w:tcW w:w="157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2BDCB48" w14:textId="77777777" w:rsidR="00294687" w:rsidRPr="007F30A3" w:rsidRDefault="00294687" w:rsidP="00E409F5">
            <w:pPr>
              <w:spacing w:line="301" w:lineRule="auto"/>
              <w:jc w:val="both"/>
              <w:rPr>
                <w:rFonts w:eastAsia="Arial"/>
              </w:rPr>
            </w:pPr>
            <w:r w:rsidRPr="007F30A3">
              <w:t>ML2P1_24_R2</w:t>
            </w:r>
          </w:p>
        </w:tc>
        <w:tc>
          <w:tcPr>
            <w:tcW w:w="1095" w:type="dxa"/>
            <w:tcBorders>
              <w:top w:val="single" w:sz="18" w:space="0" w:color="000000"/>
              <w:left w:val="single" w:sz="18" w:space="0" w:color="000000"/>
              <w:bottom w:val="single" w:sz="18" w:space="0" w:color="000000"/>
              <w:right w:val="single" w:sz="18" w:space="0" w:color="000000"/>
            </w:tcBorders>
            <w:tcMar>
              <w:top w:w="20" w:type="dxa"/>
              <w:left w:w="20" w:type="dxa"/>
              <w:bottom w:w="100" w:type="dxa"/>
              <w:right w:w="20" w:type="dxa"/>
            </w:tcMar>
            <w:vAlign w:val="bottom"/>
          </w:tcPr>
          <w:p w14:paraId="362C4879" w14:textId="77777777" w:rsidR="00294687" w:rsidRPr="007F30A3" w:rsidRDefault="00294687" w:rsidP="00E409F5">
            <w:pPr>
              <w:spacing w:line="301" w:lineRule="auto"/>
              <w:jc w:val="both"/>
              <w:rPr>
                <w:rFonts w:eastAsia="Arial"/>
              </w:rPr>
            </w:pPr>
            <w:r w:rsidRPr="007F30A3">
              <w:t>107</w:t>
            </w:r>
          </w:p>
        </w:tc>
      </w:tr>
    </w:tbl>
    <w:p w14:paraId="7DA71CCA" w14:textId="77777777" w:rsidR="00294687" w:rsidRPr="007F30A3" w:rsidRDefault="00294687" w:rsidP="00294687">
      <w:pPr>
        <w:spacing w:line="301" w:lineRule="auto"/>
        <w:jc w:val="both"/>
        <w:rPr>
          <w:rFonts w:eastAsia="Arial"/>
        </w:rPr>
      </w:pPr>
    </w:p>
    <w:p w14:paraId="0F087ACE" w14:textId="77777777" w:rsidR="00294687" w:rsidRDefault="00294687" w:rsidP="00294687">
      <w:pPr>
        <w:jc w:val="both"/>
        <w:rPr>
          <w:rFonts w:eastAsia="Arial"/>
          <w:b/>
        </w:rPr>
      </w:pPr>
    </w:p>
    <w:p w14:paraId="535BE942" w14:textId="77777777" w:rsidR="00294687" w:rsidRDefault="00294687" w:rsidP="00294687">
      <w:pPr>
        <w:spacing w:line="301" w:lineRule="auto"/>
        <w:jc w:val="both"/>
        <w:rPr>
          <w:rFonts w:ascii="Arial" w:eastAsia="Arial" w:hAnsi="Arial" w:cs="Arial"/>
        </w:rPr>
      </w:pPr>
    </w:p>
    <w:p w14:paraId="3E362A6B" w14:textId="5FD662C7" w:rsidR="00F9230A" w:rsidRDefault="00F9230A" w:rsidP="00F9230A">
      <w:pPr>
        <w:pStyle w:val="Titolo1"/>
        <w:ind w:left="720"/>
        <w:jc w:val="both"/>
        <w:rPr>
          <w:rFonts w:ascii="Times New Roman" w:eastAsia="Arial" w:hAnsi="Times New Roman" w:cs="Times New Roman"/>
          <w:sz w:val="24"/>
          <w:szCs w:val="24"/>
        </w:rPr>
      </w:pPr>
      <w:r>
        <w:rPr>
          <w:rFonts w:ascii="Times New Roman" w:eastAsia="Arial" w:hAnsi="Times New Roman" w:cs="Times New Roman"/>
          <w:sz w:val="24"/>
          <w:szCs w:val="24"/>
        </w:rPr>
        <w:t>List of authors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790"/>
        <w:gridCol w:w="1080"/>
        <w:gridCol w:w="1605"/>
        <w:gridCol w:w="885"/>
        <w:gridCol w:w="990"/>
        <w:gridCol w:w="689"/>
        <w:gridCol w:w="621"/>
        <w:gridCol w:w="824"/>
      </w:tblGrid>
      <w:tr w:rsidR="00223237" w:rsidRPr="00223237" w14:paraId="235121C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8FAF9" w14:textId="77777777" w:rsidR="00223237" w:rsidRPr="00223237" w:rsidRDefault="00223237" w:rsidP="00223237">
            <w:r w:rsidRPr="00223237">
              <w:rPr>
                <w:rFonts w:ascii="Arial" w:hAnsi="Arial" w:cs="Arial"/>
                <w:color w:val="000000"/>
              </w:rPr>
              <w:t>Full name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E9A3" w14:textId="77777777" w:rsidR="00223237" w:rsidRPr="00223237" w:rsidRDefault="00223237" w:rsidP="00223237">
            <w:r w:rsidRPr="00223237">
              <w:rPr>
                <w:rFonts w:ascii="Arial" w:hAnsi="Arial" w:cs="Arial"/>
                <w:color w:val="000000"/>
              </w:rPr>
              <w:t>email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0017B" w14:textId="77777777" w:rsidR="00223237" w:rsidRPr="00223237" w:rsidRDefault="00223237" w:rsidP="00223237">
            <w:r w:rsidRPr="00223237">
              <w:rPr>
                <w:rFonts w:ascii="Arial" w:hAnsi="Arial" w:cs="Arial"/>
                <w:color w:val="000000"/>
              </w:rPr>
              <w:t>Affiliation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85C1C6" w14:textId="77777777" w:rsidR="00223237" w:rsidRPr="00223237" w:rsidRDefault="00223237" w:rsidP="00223237">
            <w:r w:rsidRPr="00223237">
              <w:rPr>
                <w:rFonts w:ascii="Arial" w:hAnsi="Arial" w:cs="Arial"/>
                <w:color w:val="000000"/>
              </w:rPr>
              <w:t>Conceptual work</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8698" w14:textId="77777777" w:rsidR="00223237" w:rsidRPr="00223237" w:rsidRDefault="00223237" w:rsidP="00223237">
            <w:r w:rsidRPr="00223237">
              <w:rPr>
                <w:rFonts w:ascii="Arial" w:hAnsi="Arial" w:cs="Arial"/>
                <w:color w:val="000000"/>
              </w:rPr>
              <w:t>Experimental work</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361DE" w14:textId="77777777" w:rsidR="00223237" w:rsidRPr="00223237" w:rsidRDefault="00223237" w:rsidP="00223237">
            <w:r w:rsidRPr="00223237">
              <w:rPr>
                <w:rFonts w:ascii="Arial" w:hAnsi="Arial" w:cs="Arial"/>
                <w:color w:val="000000"/>
              </w:rPr>
              <w:t>Data analysis</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E43A9" w14:textId="77777777" w:rsidR="00223237" w:rsidRPr="00223237" w:rsidRDefault="00223237" w:rsidP="00223237">
            <w:r w:rsidRPr="00223237">
              <w:rPr>
                <w:rFonts w:ascii="Arial" w:hAnsi="Arial" w:cs="Arial"/>
                <w:color w:val="000000"/>
              </w:rPr>
              <w:t>Writing</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68536" w14:textId="77777777" w:rsidR="00223237" w:rsidRPr="00223237" w:rsidRDefault="00223237" w:rsidP="00223237">
            <w:r w:rsidRPr="00223237">
              <w:rPr>
                <w:rFonts w:ascii="Arial" w:hAnsi="Arial" w:cs="Arial"/>
                <w:color w:val="000000"/>
              </w:rPr>
              <w:t>Reviewing</w:t>
            </w:r>
          </w:p>
        </w:tc>
      </w:tr>
      <w:tr w:rsidR="00223237" w:rsidRPr="00223237" w14:paraId="7C5FBBC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A0C8F" w14:textId="77777777" w:rsidR="00223237" w:rsidRPr="00223237" w:rsidRDefault="00223237" w:rsidP="00223237">
            <w:r w:rsidRPr="00223237">
              <w:rPr>
                <w:rFonts w:ascii="Arial" w:hAnsi="Arial" w:cs="Arial"/>
                <w:color w:val="000000"/>
              </w:rPr>
              <w:t>Maria Soledad Yusseppone</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0C369" w14:textId="77777777" w:rsidR="00223237" w:rsidRPr="00223237" w:rsidRDefault="00223237" w:rsidP="00223237">
            <w:r w:rsidRPr="00223237">
              <w:rPr>
                <w:rFonts w:ascii="Arial" w:hAnsi="Arial" w:cs="Arial"/>
                <w:color w:val="000000"/>
              </w:rPr>
              <w:t>msyusseppone@gmail.com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5578E" w14:textId="77777777" w:rsidR="00223237" w:rsidRPr="00223237" w:rsidRDefault="00223237" w:rsidP="00223237">
            <w:r w:rsidRPr="00223237">
              <w:rPr>
                <w:rFonts w:ascii="Arial" w:hAnsi="Arial" w:cs="Arial"/>
                <w:color w:val="000000"/>
              </w:rPr>
              <w:t xml:space="preserve">Instituto de Investigaciones Marinas y Costeras (IIMyC), FCEyN - Universidad Nacional de Mar del Plata (UNMDP), Consejo Nacional de Investigaciones Científicas y Técnicas (CONICET), Mar del </w:t>
            </w:r>
            <w:r w:rsidRPr="00223237">
              <w:rPr>
                <w:rFonts w:ascii="Arial" w:hAnsi="Arial" w:cs="Arial"/>
                <w:color w:val="000000"/>
              </w:rPr>
              <w:lastRenderedPageBreak/>
              <w:t>Plata, Argentina. </w:t>
            </w:r>
          </w:p>
          <w:p w14:paraId="5E9CB634" w14:textId="77777777" w:rsidR="00223237" w:rsidRPr="00223237" w:rsidRDefault="00223237" w:rsidP="00223237"/>
          <w:p w14:paraId="3D06DE01" w14:textId="77777777" w:rsidR="00223237" w:rsidRPr="00223237" w:rsidRDefault="00223237" w:rsidP="00223237">
            <w:r w:rsidRPr="00223237">
              <w:rPr>
                <w:rFonts w:ascii="Arial" w:hAnsi="Arial" w:cs="Arial"/>
                <w:color w:val="000000"/>
              </w:rPr>
              <w:t>Red de Investigación de Estresores Marinos-Costeros en Latinoamérica y el Caribe (REMARCO), Mar del Plata, Argentina.</w:t>
            </w:r>
          </w:p>
          <w:p w14:paraId="4B7FA288"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B10E5"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42B0F"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4C0AE"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0B21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5C34BB" w14:textId="77777777" w:rsidR="00223237" w:rsidRPr="00223237" w:rsidRDefault="00223237" w:rsidP="00223237">
            <w:r w:rsidRPr="00223237">
              <w:rPr>
                <w:rFonts w:ascii="Arial" w:hAnsi="Arial" w:cs="Arial"/>
                <w:color w:val="000000"/>
              </w:rPr>
              <w:t>X</w:t>
            </w:r>
          </w:p>
        </w:tc>
      </w:tr>
      <w:tr w:rsidR="00223237" w:rsidRPr="00223237" w14:paraId="62667290"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2C270" w14:textId="77777777" w:rsidR="00223237" w:rsidRPr="00223237" w:rsidRDefault="00223237" w:rsidP="00223237">
            <w:r w:rsidRPr="00223237">
              <w:rPr>
                <w:rFonts w:ascii="Arial" w:hAnsi="Arial" w:cs="Arial"/>
                <w:color w:val="000000"/>
              </w:rPr>
              <w:t>Jurleys Paola Vellojin Furnieles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A2F1D" w14:textId="77777777" w:rsidR="00223237" w:rsidRPr="00223237" w:rsidRDefault="00223237" w:rsidP="00223237">
            <w:r w:rsidRPr="00223237">
              <w:rPr>
                <w:rFonts w:ascii="Arial" w:hAnsi="Arial" w:cs="Arial"/>
                <w:color w:val="000000"/>
              </w:rPr>
              <w:t>jurleys.vellojin@ifop.cl</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E18B7" w14:textId="77777777" w:rsidR="00223237" w:rsidRPr="00223237" w:rsidRDefault="00223237" w:rsidP="00223237">
            <w:pPr>
              <w:spacing w:before="240" w:after="240"/>
            </w:pPr>
            <w:r w:rsidRPr="00223237">
              <w:rPr>
                <w:rFonts w:ascii="Arial" w:hAnsi="Arial" w:cs="Arial"/>
                <w:color w:val="000000"/>
              </w:rPr>
              <w:t>Departamento de Medio Ambiente, División de Investigación en Acuicultura, Instituto de Fomento Pesquero (IFOP), Puerto Montt, Chile.</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2A0"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25E6A"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CDDA1"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F2A27"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0EAA5" w14:textId="77777777" w:rsidR="00223237" w:rsidRPr="00223237" w:rsidRDefault="00223237" w:rsidP="00223237">
            <w:r w:rsidRPr="00223237">
              <w:rPr>
                <w:rFonts w:ascii="Arial" w:hAnsi="Arial" w:cs="Arial"/>
                <w:color w:val="000000"/>
              </w:rPr>
              <w:t>X</w:t>
            </w:r>
          </w:p>
        </w:tc>
      </w:tr>
      <w:tr w:rsidR="00223237" w:rsidRPr="00223237" w14:paraId="48FABD6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45E81D" w14:textId="77777777" w:rsidR="00223237" w:rsidRPr="00223237" w:rsidRDefault="00223237" w:rsidP="00223237">
            <w:r w:rsidRPr="00223237">
              <w:rPr>
                <w:rFonts w:ascii="Arial" w:hAnsi="Arial" w:cs="Arial"/>
                <w:color w:val="000000"/>
              </w:rPr>
              <w:t>Zhenzhen Li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6664C" w14:textId="77777777" w:rsidR="00223237" w:rsidRPr="00223237" w:rsidRDefault="00223237" w:rsidP="00223237">
            <w:r w:rsidRPr="00223237">
              <w:rPr>
                <w:rFonts w:ascii="Arial" w:hAnsi="Arial" w:cs="Arial"/>
                <w:color w:val="000000"/>
              </w:rPr>
              <w:t>zhenzli@jou.edu.cn</w:t>
            </w:r>
          </w:p>
          <w:p w14:paraId="2CEF2935"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CA78C" w14:textId="77777777" w:rsidR="00223237" w:rsidRPr="00223237" w:rsidRDefault="00223237" w:rsidP="00223237">
            <w:r w:rsidRPr="00223237">
              <w:rPr>
                <w:rFonts w:ascii="Roboto" w:hAnsi="Roboto"/>
                <w:color w:val="000000"/>
              </w:rPr>
              <w:t>School of Marine Science and Fisheries, Jiangsu Ocean University, Lianyungang, China</w:t>
            </w:r>
          </w:p>
          <w:p w14:paraId="7684A921"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9602E"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BB508"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CB21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939C9"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A7943" w14:textId="77777777" w:rsidR="00223237" w:rsidRPr="00223237" w:rsidRDefault="00223237" w:rsidP="00223237">
            <w:r w:rsidRPr="00223237">
              <w:rPr>
                <w:rFonts w:ascii="Arial" w:hAnsi="Arial" w:cs="Arial"/>
                <w:color w:val="000000"/>
              </w:rPr>
              <w:t>X</w:t>
            </w:r>
          </w:p>
        </w:tc>
      </w:tr>
      <w:tr w:rsidR="00223237" w:rsidRPr="00223237" w14:paraId="07E49EBF"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401B5D" w14:textId="77777777" w:rsidR="00223237" w:rsidRPr="00223237" w:rsidRDefault="00223237" w:rsidP="00223237">
            <w:r w:rsidRPr="00223237">
              <w:rPr>
                <w:rFonts w:ascii="Arial" w:hAnsi="Arial" w:cs="Arial"/>
                <w:color w:val="000000"/>
              </w:rPr>
              <w:t>Yusmila Helguera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928D" w14:textId="77777777" w:rsidR="00223237" w:rsidRPr="00223237" w:rsidRDefault="00223237" w:rsidP="00223237">
            <w:r w:rsidRPr="00223237">
              <w:rPr>
                <w:rFonts w:ascii="Arial" w:hAnsi="Arial" w:cs="Arial"/>
                <w:color w:val="000000"/>
              </w:rPr>
              <w:t>yusmilahelguera@gmail.com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12E46"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9016F"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8B62D"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18E54"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1DE5E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FABA" w14:textId="77777777" w:rsidR="00223237" w:rsidRPr="00223237" w:rsidRDefault="00223237" w:rsidP="00223237"/>
        </w:tc>
      </w:tr>
      <w:tr w:rsidR="00223237" w:rsidRPr="00223237" w14:paraId="4C43D19A"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AAB73" w14:textId="77777777" w:rsidR="00223237" w:rsidRPr="00223237" w:rsidRDefault="00223237" w:rsidP="00223237">
            <w:r w:rsidRPr="00223237">
              <w:rPr>
                <w:rFonts w:ascii="Arial" w:hAnsi="Arial" w:cs="Arial"/>
                <w:color w:val="000000"/>
              </w:rPr>
              <w:t>Natalija Suhareva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03F1A" w14:textId="77777777" w:rsidR="00223237" w:rsidRPr="00223237" w:rsidRDefault="00223237" w:rsidP="00223237">
            <w:r w:rsidRPr="00223237">
              <w:rPr>
                <w:rFonts w:ascii="Arial" w:hAnsi="Arial" w:cs="Arial"/>
                <w:color w:val="000000"/>
              </w:rPr>
              <w:t>natalija.suharev</w:t>
            </w:r>
            <w:r w:rsidRPr="00223237">
              <w:rPr>
                <w:rFonts w:ascii="Arial" w:hAnsi="Arial" w:cs="Arial"/>
                <w:color w:val="000000"/>
              </w:rPr>
              <w:lastRenderedPageBreak/>
              <w:t>a@bio.ku.dk</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1D0F7" w14:textId="77777777" w:rsidR="00223237" w:rsidRPr="00223237" w:rsidRDefault="00223237" w:rsidP="00223237">
            <w:r w:rsidRPr="00223237">
              <w:rPr>
                <w:rFonts w:ascii="Arial" w:hAnsi="Arial" w:cs="Arial"/>
                <w:color w:val="000000"/>
              </w:rPr>
              <w:lastRenderedPageBreak/>
              <w:t xml:space="preserve">University of Copenhagen, Department </w:t>
            </w:r>
            <w:r w:rsidRPr="00223237">
              <w:rPr>
                <w:rFonts w:ascii="Arial" w:hAnsi="Arial" w:cs="Arial"/>
                <w:color w:val="000000"/>
              </w:rPr>
              <w:lastRenderedPageBreak/>
              <w:t>of Biology, Marine Biological Section,Helsingør, Denmark </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A6B9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F8F12"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09D59"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14A2E"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7A14C" w14:textId="77777777" w:rsidR="00223237" w:rsidRPr="00223237" w:rsidRDefault="00223237" w:rsidP="00223237">
            <w:r w:rsidRPr="00223237">
              <w:rPr>
                <w:rFonts w:ascii="Arial" w:hAnsi="Arial" w:cs="Arial"/>
                <w:color w:val="000000"/>
              </w:rPr>
              <w:t>X</w:t>
            </w:r>
          </w:p>
        </w:tc>
      </w:tr>
      <w:tr w:rsidR="00223237" w:rsidRPr="00223237" w14:paraId="61AFC5E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CD77C" w14:textId="77777777" w:rsidR="00223237" w:rsidRPr="00223237" w:rsidRDefault="00223237" w:rsidP="00223237">
            <w:r w:rsidRPr="00223237">
              <w:rPr>
                <w:rFonts w:ascii="Arial" w:hAnsi="Arial" w:cs="Arial"/>
                <w:color w:val="000000"/>
              </w:rPr>
              <w:t>Einar Pétur Jónsson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73A862" w14:textId="77777777" w:rsidR="00223237" w:rsidRPr="00223237" w:rsidRDefault="00223237" w:rsidP="00223237">
            <w:r w:rsidRPr="00223237">
              <w:rPr>
                <w:rFonts w:ascii="Arial" w:hAnsi="Arial" w:cs="Arial"/>
                <w:color w:val="000000"/>
              </w:rPr>
              <w:t>einar.petur.jonsson@hafogvatn.is</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F8680"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7C09A"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4C790"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89D47" w14:textId="77777777" w:rsidR="00223237" w:rsidRPr="00223237" w:rsidRDefault="00223237" w:rsidP="00223237">
            <w:r w:rsidRPr="00223237">
              <w:rPr>
                <w:rFonts w:ascii="Arial" w:hAnsi="Arial" w:cs="Arial"/>
                <w:color w:val="000000"/>
              </w:rPr>
              <w:t>X</w:t>
            </w:r>
          </w:p>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68EF3"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D82C" w14:textId="77777777" w:rsidR="00223237" w:rsidRPr="00223237" w:rsidRDefault="00223237" w:rsidP="00223237"/>
        </w:tc>
      </w:tr>
      <w:tr w:rsidR="00223237" w:rsidRPr="00223237" w14:paraId="15148115"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93346" w14:textId="77777777" w:rsidR="00223237" w:rsidRPr="00223237" w:rsidRDefault="00223237" w:rsidP="00223237">
            <w:r w:rsidRPr="00223237">
              <w:rPr>
                <w:rFonts w:ascii="Arial" w:hAnsi="Arial" w:cs="Arial"/>
                <w:color w:val="000000"/>
              </w:rPr>
              <w:t>Mirko Mutalipassi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0C8EB" w14:textId="77777777" w:rsidR="00223237" w:rsidRPr="00223237" w:rsidRDefault="00223237" w:rsidP="00223237">
            <w:r w:rsidRPr="00223237">
              <w:rPr>
                <w:rFonts w:ascii="Arial" w:hAnsi="Arial" w:cs="Arial"/>
                <w:color w:val="000000"/>
              </w:rPr>
              <w:t>mirko.mutalipassi@szn.it</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689399" w14:textId="77777777" w:rsidR="00223237" w:rsidRPr="00223237" w:rsidRDefault="00223237" w:rsidP="00223237">
            <w:r w:rsidRPr="00223237">
              <w:rPr>
                <w:rFonts w:ascii="Arial" w:hAnsi="Arial" w:cs="Arial"/>
                <w:color w:val="000000"/>
              </w:rPr>
              <w:t>Stazione Zoologica Anton Dohrn, Integrative Marine Ecology Department, Napoli, Italy;</w:t>
            </w:r>
          </w:p>
          <w:p w14:paraId="2CF31F36" w14:textId="77777777" w:rsidR="00223237" w:rsidRPr="00223237" w:rsidRDefault="00223237" w:rsidP="00223237"/>
          <w:p w14:paraId="0601312A" w14:textId="77777777" w:rsidR="00223237" w:rsidRPr="00223237" w:rsidRDefault="00223237" w:rsidP="00223237">
            <w:r w:rsidRPr="00223237">
              <w:rPr>
                <w:rFonts w:ascii="Arial" w:hAnsi="Arial" w:cs="Arial"/>
                <w:color w:val="000000"/>
              </w:rPr>
              <w:t>National Biodiversity Future Center (NBFC), Palermo, Italy;</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7C3DD"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1EA8C"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7FE10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E910DB"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85B55" w14:textId="77777777" w:rsidR="00223237" w:rsidRPr="00223237" w:rsidRDefault="00223237" w:rsidP="00223237"/>
        </w:tc>
      </w:tr>
      <w:tr w:rsidR="00223237" w:rsidRPr="00223237" w14:paraId="1DA6EB0C"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8B4C1" w14:textId="77777777" w:rsidR="00223237" w:rsidRPr="00223237" w:rsidRDefault="00223237" w:rsidP="00223237">
            <w:r w:rsidRPr="00223237">
              <w:rPr>
                <w:rFonts w:ascii="Arial" w:hAnsi="Arial" w:cs="Arial"/>
                <w:color w:val="000000"/>
              </w:rPr>
              <w:t>Edson Piscoya</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B3DCF" w14:textId="77777777" w:rsidR="00223237" w:rsidRPr="00223237" w:rsidRDefault="00223237" w:rsidP="00223237">
            <w:r w:rsidRPr="00223237">
              <w:rPr>
                <w:rFonts w:ascii="Arial" w:hAnsi="Arial" w:cs="Arial"/>
                <w:color w:val="000000"/>
              </w:rPr>
              <w:t>edpiscoya20@gmail.com</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F050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13E7A"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6B31A"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71ABB0"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43E1A"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F4A00" w14:textId="77777777" w:rsidR="00223237" w:rsidRPr="00223237" w:rsidRDefault="00223237" w:rsidP="00223237"/>
        </w:tc>
      </w:tr>
      <w:tr w:rsidR="00223237" w:rsidRPr="00223237" w14:paraId="478BDD58"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3E761" w14:textId="77777777" w:rsidR="00223237" w:rsidRPr="00223237" w:rsidRDefault="00223237" w:rsidP="00223237">
            <w:r w:rsidRPr="00223237">
              <w:rPr>
                <w:rFonts w:ascii="Arial" w:hAnsi="Arial" w:cs="Arial"/>
                <w:color w:val="000000"/>
              </w:rPr>
              <w:t>Joana Filipa Fernandes</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03AAB" w14:textId="77777777" w:rsidR="00223237" w:rsidRPr="00223237" w:rsidRDefault="00223237" w:rsidP="00223237">
            <w:hyperlink r:id="rId19" w:history="1">
              <w:r w:rsidRPr="00223237">
                <w:rPr>
                  <w:rFonts w:ascii="Arial" w:hAnsi="Arial" w:cs="Arial"/>
                  <w:color w:val="1155CC"/>
                  <w:u w:val="single"/>
                </w:rPr>
                <w:t>joanafcf@ua.pt</w:t>
              </w:r>
            </w:hyperlink>
          </w:p>
          <w:p w14:paraId="1F77A86F" w14:textId="77777777" w:rsidR="00223237" w:rsidRPr="00223237" w:rsidRDefault="00223237" w:rsidP="00223237">
            <w:pPr>
              <w:spacing w:after="240"/>
            </w:pP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57CF8" w14:textId="77777777" w:rsidR="00223237" w:rsidRPr="00223237" w:rsidRDefault="00223237" w:rsidP="00223237">
            <w:commentRangeStart w:id="135"/>
            <w:r w:rsidRPr="00223237">
              <w:rPr>
                <w:rFonts w:ascii="Arial" w:hAnsi="Arial" w:cs="Arial"/>
                <w:color w:val="000000"/>
              </w:rPr>
              <w:t xml:space="preserve">ECOMARE </w:t>
            </w:r>
            <w:commentRangeEnd w:id="135"/>
            <w:r w:rsidR="0041067E" w:rsidRPr="00223237">
              <w:rPr>
                <w:rStyle w:val="Rimandocommento"/>
                <w:rFonts w:ascii="Arial" w:hAnsi="Arial" w:cs="Arial"/>
                <w:color w:val="000000"/>
                <w:sz w:val="24"/>
                <w:szCs w:val="24"/>
              </w:rPr>
              <w:commentReference w:id="135"/>
            </w:r>
            <w:r w:rsidRPr="00223237">
              <w:rPr>
                <w:rFonts w:ascii="Arial" w:hAnsi="Arial" w:cs="Arial"/>
                <w:color w:val="000000"/>
              </w:rPr>
              <w:t xml:space="preserve">- Laboratory for Innovation and Sustainability of Marine Biological Resources, CESAM – Centre for Environmental and Marine </w:t>
            </w:r>
            <w:r w:rsidRPr="00223237">
              <w:rPr>
                <w:rFonts w:ascii="Arial" w:hAnsi="Arial" w:cs="Arial"/>
                <w:color w:val="000000"/>
              </w:rPr>
              <w:lastRenderedPageBreak/>
              <w:t>Studies, Department of Biology, University of Aveiro, Estrada do Porto de Pesca Costeira, 3830-565 Gafanha da Nazaré, Portugal</w:t>
            </w:r>
          </w:p>
          <w:p w14:paraId="38181D59" w14:textId="77777777" w:rsidR="00223237" w:rsidRPr="00223237" w:rsidRDefault="00223237" w:rsidP="00223237">
            <w:r w:rsidRPr="00223237">
              <w:rPr>
                <w:rFonts w:ascii="Arial" w:hAnsi="Arial" w:cs="Arial"/>
                <w:color w:val="000000"/>
              </w:rPr>
              <w:t>Marine Ecological and Evolutionary Physiology laboratory, Département de Biologie, Chimie et Géographie, Université du Québec à Rimouski, 300 Allée des Ursulines, Rimouski, QC G5L 3A1, Canada</w:t>
            </w:r>
          </w:p>
          <w:p w14:paraId="102A9E5A" w14:textId="77777777" w:rsidR="00223237" w:rsidRPr="00223237" w:rsidRDefault="00223237" w:rsidP="00223237">
            <w:r w:rsidRPr="00223237">
              <w:rPr>
                <w:rFonts w:ascii="Arial" w:hAnsi="Arial" w:cs="Arial"/>
                <w:color w:val="000000"/>
              </w:rPr>
              <w:t>UCIBIO - Applied Molecular Biosciences Unit, NOVA School of Science and Technology, NOVA University of Lisbon, Campus de Caparica, 2829-516 Caparica, Portugal</w:t>
            </w:r>
          </w:p>
          <w:p w14:paraId="4E098CF4" w14:textId="77777777" w:rsidR="00223237" w:rsidRPr="00223237" w:rsidRDefault="00223237" w:rsidP="00223237">
            <w:r w:rsidRPr="00223237">
              <w:rPr>
                <w:rFonts w:ascii="Arial" w:hAnsi="Arial" w:cs="Arial"/>
                <w:color w:val="000000"/>
              </w:rPr>
              <w:lastRenderedPageBreak/>
              <w:t>Associate Laboratory i4HB Institute for Health and Bioeconomy, NOVA School of Science and Technology, NOVA University of Lisbon, 2829-516 Caparica, Portugal</w:t>
            </w:r>
          </w:p>
          <w:p w14:paraId="5F715790" w14:textId="77777777" w:rsidR="00223237" w:rsidRPr="00223237" w:rsidRDefault="00223237" w:rsidP="00223237">
            <w:pPr>
              <w:spacing w:after="240"/>
            </w:pP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10DF" w14:textId="77777777" w:rsidR="00223237" w:rsidRPr="00223237" w:rsidRDefault="00223237" w:rsidP="00223237">
            <w:r w:rsidRPr="00223237">
              <w:rPr>
                <w:rFonts w:ascii="Arial" w:hAnsi="Arial" w:cs="Arial"/>
                <w:color w:val="000000"/>
              </w:rPr>
              <w:lastRenderedPageBreak/>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90186"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C223B"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A2640"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A1F9F" w14:textId="77777777" w:rsidR="00223237" w:rsidRPr="00223237" w:rsidRDefault="00223237" w:rsidP="00223237">
            <w:r w:rsidRPr="00223237">
              <w:rPr>
                <w:rFonts w:ascii="Arial" w:hAnsi="Arial" w:cs="Arial"/>
                <w:color w:val="000000"/>
              </w:rPr>
              <w:t>X</w:t>
            </w:r>
          </w:p>
        </w:tc>
      </w:tr>
      <w:tr w:rsidR="00223237" w:rsidRPr="00223237" w14:paraId="7D9364B2"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756DA" w14:textId="77777777" w:rsidR="00223237" w:rsidRPr="00223237" w:rsidRDefault="00223237" w:rsidP="00223237">
            <w:r w:rsidRPr="00223237">
              <w:rPr>
                <w:rFonts w:ascii="Arial" w:hAnsi="Arial" w:cs="Arial"/>
                <w:color w:val="000000"/>
              </w:rPr>
              <w:lastRenderedPageBreak/>
              <w:t>Jawaher Alyafei</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BD9E4"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2BA7F"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97C99"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DA09E"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7BF98"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DE53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E3A67" w14:textId="77777777" w:rsidR="00223237" w:rsidRPr="00223237" w:rsidRDefault="00223237" w:rsidP="00223237"/>
        </w:tc>
      </w:tr>
      <w:tr w:rsidR="00223237" w:rsidRPr="00223237" w14:paraId="32C5B7CE"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AF45B" w14:textId="77777777" w:rsidR="00223237" w:rsidRPr="00223237" w:rsidRDefault="00223237" w:rsidP="00223237">
            <w:r w:rsidRPr="00223237">
              <w:rPr>
                <w:rFonts w:ascii="Arial" w:hAnsi="Arial" w:cs="Arial"/>
                <w:color w:val="000000"/>
              </w:rPr>
              <w:t>Sam Dupont</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D0BEB" w14:textId="77777777" w:rsidR="00223237" w:rsidRPr="00223237" w:rsidRDefault="00223237" w:rsidP="00223237">
            <w:r w:rsidRPr="00223237">
              <w:rPr>
                <w:rFonts w:ascii="Arial" w:hAnsi="Arial" w:cs="Arial"/>
                <w:color w:val="000000"/>
              </w:rPr>
              <w:t>sam.dupont@bioenv.gu.se</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F0D70" w14:textId="77777777" w:rsidR="00223237" w:rsidRPr="00223237" w:rsidRDefault="00223237" w:rsidP="00223237">
            <w:r w:rsidRPr="00223237">
              <w:rPr>
                <w:rFonts w:ascii="Arial" w:hAnsi="Arial" w:cs="Arial"/>
                <w:color w:val="000000"/>
              </w:rPr>
              <w:t>University of Gothenburg, Sweden</w:t>
            </w:r>
          </w:p>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35E12" w14:textId="77777777" w:rsidR="00223237" w:rsidRPr="00223237" w:rsidRDefault="00223237" w:rsidP="00223237">
            <w:r w:rsidRPr="00223237">
              <w:rPr>
                <w:rFonts w:ascii="Arial" w:hAnsi="Arial" w:cs="Arial"/>
                <w:color w:val="000000"/>
              </w:rPr>
              <w:t>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CD751" w14:textId="77777777" w:rsidR="00223237" w:rsidRPr="00223237" w:rsidRDefault="00223237" w:rsidP="00223237">
            <w:r w:rsidRPr="00223237">
              <w:rPr>
                <w:rFonts w:ascii="Arial" w:hAnsi="Arial" w:cs="Arial"/>
                <w:color w:val="000000"/>
              </w:rPr>
              <w:t>X</w:t>
            </w:r>
          </w:p>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252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72422" w14:textId="77777777" w:rsidR="00223237" w:rsidRPr="00223237" w:rsidRDefault="00223237" w:rsidP="00223237">
            <w:r w:rsidRPr="00223237">
              <w:rPr>
                <w:rFonts w:ascii="Arial" w:hAnsi="Arial" w:cs="Arial"/>
                <w:color w:val="000000"/>
              </w:rPr>
              <w:t>X</w:t>
            </w:r>
          </w:p>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F375" w14:textId="77777777" w:rsidR="00223237" w:rsidRPr="00223237" w:rsidRDefault="00223237" w:rsidP="00223237">
            <w:r w:rsidRPr="00223237">
              <w:rPr>
                <w:rFonts w:ascii="Arial" w:hAnsi="Arial" w:cs="Arial"/>
                <w:color w:val="000000"/>
              </w:rPr>
              <w:t>X</w:t>
            </w:r>
          </w:p>
        </w:tc>
      </w:tr>
      <w:tr w:rsidR="00223237" w:rsidRPr="00223237" w14:paraId="3EAB6C66"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92DAE" w14:textId="77777777" w:rsidR="00223237" w:rsidRPr="00223237" w:rsidRDefault="00223237" w:rsidP="00223237">
            <w:r w:rsidRPr="00223237">
              <w:rPr>
                <w:rFonts w:ascii="Arial" w:hAnsi="Arial" w:cs="Arial"/>
                <w:color w:val="000000"/>
              </w:rPr>
              <w:t>Marc Metian</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CA4FDD" w14:textId="77777777" w:rsidR="00223237" w:rsidRPr="00223237" w:rsidRDefault="00223237" w:rsidP="00223237">
            <w:r w:rsidRPr="00223237">
              <w:rPr>
                <w:rFonts w:ascii="Arial" w:hAnsi="Arial" w:cs="Arial"/>
                <w:color w:val="000000"/>
              </w:rPr>
              <w:t>m.metian@iaea.org</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6C173"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855C2" w14:textId="77777777" w:rsidR="00223237" w:rsidRPr="00223237" w:rsidRDefault="00223237" w:rsidP="00223237">
            <w:r w:rsidRPr="00223237">
              <w:rPr>
                <w:rFonts w:ascii="Arial" w:hAnsi="Arial" w:cs="Arial"/>
                <w:color w:val="000000"/>
              </w:rPr>
              <w:t>xX</w:t>
            </w:r>
          </w:p>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ECC6B"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4EFA7"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A97C8"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DC3C1" w14:textId="77777777" w:rsidR="00223237" w:rsidRPr="00223237" w:rsidRDefault="00223237" w:rsidP="00223237">
            <w:r w:rsidRPr="00223237">
              <w:rPr>
                <w:rFonts w:ascii="Arial" w:hAnsi="Arial" w:cs="Arial"/>
                <w:color w:val="000000"/>
              </w:rPr>
              <w:t>X</w:t>
            </w:r>
          </w:p>
        </w:tc>
      </w:tr>
      <w:tr w:rsidR="00223237" w:rsidRPr="00223237" w14:paraId="323943C1" w14:textId="77777777" w:rsidTr="0041067E">
        <w:tc>
          <w:tcPr>
            <w:tcW w:w="1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A621D" w14:textId="77777777" w:rsidR="00223237" w:rsidRPr="00223237" w:rsidRDefault="00223237" w:rsidP="00223237">
            <w:r w:rsidRPr="00223237">
              <w:rPr>
                <w:rFonts w:ascii="Arial" w:hAnsi="Arial" w:cs="Arial"/>
                <w:color w:val="000000"/>
              </w:rPr>
              <w:t>Lithium lady</w:t>
            </w:r>
          </w:p>
        </w:tc>
        <w:tc>
          <w:tcPr>
            <w:tcW w:w="1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2E34D" w14:textId="77777777" w:rsidR="00223237" w:rsidRPr="00223237" w:rsidRDefault="00223237" w:rsidP="00223237"/>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6E8FA" w14:textId="77777777" w:rsidR="00223237" w:rsidRPr="00223237" w:rsidRDefault="00223237" w:rsidP="00223237"/>
        </w:tc>
        <w:tc>
          <w:tcPr>
            <w:tcW w:w="8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476CC" w14:textId="77777777" w:rsidR="00223237" w:rsidRPr="00223237" w:rsidRDefault="00223237" w:rsidP="00223237"/>
        </w:tc>
        <w:tc>
          <w:tcPr>
            <w:tcW w:w="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E1785" w14:textId="77777777" w:rsidR="00223237" w:rsidRPr="00223237" w:rsidRDefault="00223237" w:rsidP="00223237"/>
        </w:tc>
        <w:tc>
          <w:tcPr>
            <w:tcW w:w="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937FD" w14:textId="77777777" w:rsidR="00223237" w:rsidRPr="00223237" w:rsidRDefault="00223237" w:rsidP="00223237"/>
        </w:tc>
        <w:tc>
          <w:tcPr>
            <w:tcW w:w="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C5A341" w14:textId="77777777" w:rsidR="00223237" w:rsidRPr="00223237" w:rsidRDefault="00223237" w:rsidP="00223237"/>
        </w:tc>
        <w:tc>
          <w:tcPr>
            <w:tcW w:w="8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4ACE3" w14:textId="77777777" w:rsidR="00223237" w:rsidRPr="00223237" w:rsidRDefault="00223237" w:rsidP="00223237"/>
        </w:tc>
      </w:tr>
    </w:tbl>
    <w:p w14:paraId="0A26128D" w14:textId="77777777" w:rsidR="00F9230A" w:rsidRPr="00F9230A" w:rsidRDefault="00F9230A" w:rsidP="00F9230A"/>
    <w:p w14:paraId="19259CE1" w14:textId="77777777" w:rsidR="00940713" w:rsidRPr="007F30A3" w:rsidRDefault="00940713" w:rsidP="007F30A3">
      <w:pPr>
        <w:spacing w:line="301" w:lineRule="auto"/>
        <w:jc w:val="both"/>
        <w:rPr>
          <w:rFonts w:eastAsia="Arial"/>
        </w:rPr>
      </w:pPr>
    </w:p>
    <w:sectPr w:rsidR="00940713" w:rsidRPr="007F30A3">
      <w:footerReference w:type="default" r:id="rId20"/>
      <w:pgSz w:w="11906" w:h="16838"/>
      <w:pgMar w:top="1417" w:right="1701" w:bottom="1417" w:left="1701" w:header="708" w:footer="708"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Mirko Mutalipassi" w:date="2026-03-20T09:30:00Z" w:initials="MM">
    <w:p w14:paraId="65B5863F" w14:textId="77777777" w:rsidR="00CC1060" w:rsidRDefault="00CC1060" w:rsidP="00CC1060">
      <w:r>
        <w:rPr>
          <w:rStyle w:val="Rimandocommento"/>
        </w:rPr>
        <w:annotationRef/>
      </w:r>
      <w:r>
        <w:rPr>
          <w:rFonts w:ascii="Calibri" w:eastAsia="Calibri" w:hAnsi="Calibri" w:cs="Calibri"/>
          <w:sz w:val="20"/>
          <w:szCs w:val="20"/>
          <w:lang w:val="en-GB"/>
        </w:rPr>
        <w:t>add Burgess, B. J. et al. (2021) – Global Change Biology</w:t>
      </w:r>
    </w:p>
  </w:comment>
  <w:comment w:id="3" w:author="Mirko Mutalipassi" w:date="2026-03-20T09:31:00Z" w:initials="MM">
    <w:p w14:paraId="26C082D5" w14:textId="77777777" w:rsidR="00CC1060" w:rsidRDefault="00CC1060" w:rsidP="00CC1060">
      <w:r>
        <w:rPr>
          <w:rStyle w:val="Rimandocommento"/>
        </w:rPr>
        <w:annotationRef/>
      </w:r>
      <w:r>
        <w:rPr>
          <w:rFonts w:ascii="Calibri" w:eastAsia="Calibri" w:hAnsi="Calibri" w:cs="Calibri"/>
          <w:sz w:val="20"/>
          <w:szCs w:val="20"/>
          <w:lang w:val="en-GB"/>
        </w:rPr>
        <w:t>This paragraph was strengthened to explicitly distinguish between statistical interaction and biological (mechanistic) interaction. The current literature often conflates these two concepts, leading to inconsistent interpretations of multi-driver effects. Here we clarify that non-linear responses alone can generate apparent interactions even under additivity, which justifies the need for our approach based on performance curves and additive modelling.</w:t>
      </w:r>
    </w:p>
  </w:comment>
  <w:comment w:id="12" w:author="Einar Pétur Jónsson - HAFRO" w:date="2026-03-09T14:34:00Z" w:initials="EPJH">
    <w:p w14:paraId="6C610554" w14:textId="77777777" w:rsidR="007A2D23" w:rsidRDefault="007B463A" w:rsidP="007A2D23">
      <w:r>
        <w:rPr>
          <w:rStyle w:val="Rimandocommento"/>
        </w:rPr>
        <w:annotationRef/>
      </w:r>
      <w:r w:rsidR="007A2D23">
        <w:rPr>
          <w:sz w:val="20"/>
          <w:szCs w:val="20"/>
        </w:rPr>
        <w:t>what reference is this Sam?</w:t>
      </w:r>
    </w:p>
  </w:comment>
  <w:comment w:id="18" w:author="Mirko Mutalipassi" w:date="2026-03-20T09:34:00Z" w:initials="MM">
    <w:p w14:paraId="484F3FEB" w14:textId="77777777" w:rsidR="00CC1060" w:rsidRDefault="00CC1060" w:rsidP="00CC1060">
      <w:r>
        <w:rPr>
          <w:rStyle w:val="Rimandocommento"/>
        </w:rPr>
        <w:annotationRef/>
      </w:r>
      <w:r>
        <w:rPr>
          <w:rFonts w:ascii="Calibri" w:eastAsia="Calibri" w:hAnsi="Calibri" w:cs="Calibri"/>
          <w:sz w:val="20"/>
          <w:szCs w:val="20"/>
          <w:lang w:val="en-GB"/>
        </w:rPr>
        <w:t>This paragraph was revised to clarify the conceptual objective of the study. The aim is now explicitly framed as distinguishing additive from non-additive multi-driver effects using a performance-curve-based approach, rather than simply testing a generic experimental strategy. This helps position the work as addressing a methodological gap in multi-driver research.</w:t>
      </w:r>
    </w:p>
  </w:comment>
  <w:comment w:id="24" w:author="Mirko Mutalipassi" w:date="2026-03-20T09:42:00Z" w:initials="MM">
    <w:p w14:paraId="7C2E8F6D" w14:textId="77777777" w:rsidR="00AC607A" w:rsidRDefault="00AC607A" w:rsidP="00AC607A">
      <w:r>
        <w:rPr>
          <w:rStyle w:val="Rimandocommento"/>
        </w:rPr>
        <w:annotationRef/>
      </w:r>
      <w:r>
        <w:rPr>
          <w:rFonts w:ascii="Calibri" w:eastAsia="Calibri" w:hAnsi="Calibri" w:cs="Calibri"/>
          <w:sz w:val="20"/>
          <w:szCs w:val="20"/>
          <w:lang w:val="en-GB"/>
        </w:rPr>
        <w:t>The research questions were reformulated to better align with the conceptual framework of the study. The focus is now on whether response curves can be integrated within a common performance framework and whether deviations from a non-linear additive expectation reveal true biological interactions, rather than simply describing curve shape and testing for generic interactions.</w:t>
      </w:r>
    </w:p>
  </w:comment>
  <w:comment w:id="36" w:author="Sam Dupont" w:date="2025-10-16T13:12:00Z" w:initials="SD">
    <w:p w14:paraId="4E9474AB" w14:textId="59E5492B" w:rsidR="0082432F" w:rsidRDefault="0082432F" w:rsidP="0082432F">
      <w:pPr>
        <w:pStyle w:val="Testocommento"/>
      </w:pPr>
      <w:r>
        <w:rPr>
          <w:rStyle w:val="Rimandocommento"/>
        </w:rPr>
        <w:annotationRef/>
      </w:r>
      <w:r>
        <w:rPr>
          <w:b/>
          <w:bCs/>
          <w:color w:val="C00000"/>
          <w:lang w:val="sv-SE"/>
        </w:rPr>
        <w:t>Question for Marc/Frankie</w:t>
      </w:r>
    </w:p>
  </w:comment>
  <w:comment w:id="40" w:author="Einar Pétur Jónsson - HAFRO" w:date="2026-03-19T08:38:00Z" w:initials="EPJH">
    <w:p w14:paraId="35DB1266" w14:textId="77777777" w:rsidR="00C002FF" w:rsidRDefault="00C002FF" w:rsidP="00C002FF">
      <w:r>
        <w:rPr>
          <w:rStyle w:val="Rimandocommento"/>
        </w:rPr>
        <w:annotationRef/>
      </w:r>
      <w:r>
        <w:rPr>
          <w:sz w:val="20"/>
          <w:szCs w:val="20"/>
        </w:rPr>
        <w:t xml:space="preserve">If someone has an idea and graphical skill to make Figure 1a nicer, go ahead. </w:t>
      </w:r>
    </w:p>
  </w:comment>
  <w:comment w:id="41" w:author="Sam Dupont" w:date="2025-10-17T13:56:00Z" w:initials="SD">
    <w:p w14:paraId="139B312D" w14:textId="3CCD0267" w:rsidR="00362EE8" w:rsidRDefault="00362EE8" w:rsidP="00362EE8">
      <w:pPr>
        <w:pStyle w:val="Testocommento"/>
      </w:pPr>
      <w:r>
        <w:rPr>
          <w:rStyle w:val="Rimandocommento"/>
        </w:rPr>
        <w:annotationRef/>
      </w:r>
      <w:r>
        <w:rPr>
          <w:color w:val="0070C0"/>
          <w:lang w:val="sv-SE"/>
        </w:rPr>
        <w:t>It seems that you do not calculate a mortality rate. If these data are not presented, no need to mention in the methods</w:t>
      </w:r>
    </w:p>
  </w:comment>
  <w:comment w:id="42" w:author="Einar Pétur Jónsson - HAFRO" w:date="2026-01-26T13:17:00Z" w:initials="EPJH">
    <w:p w14:paraId="1EF72EC3" w14:textId="77777777" w:rsidR="00F33EDC" w:rsidRDefault="00F33EDC" w:rsidP="00F33EDC">
      <w:r>
        <w:rPr>
          <w:rStyle w:val="Rimandocommento"/>
        </w:rPr>
        <w:annotationRef/>
      </w:r>
      <w:r>
        <w:rPr>
          <w:sz w:val="20"/>
          <w:szCs w:val="20"/>
        </w:rPr>
        <w:t xml:space="preserve">I made a basic mortality rate calculation (initial-final density)/days. </w:t>
      </w:r>
    </w:p>
    <w:p w14:paraId="33040C37" w14:textId="77777777" w:rsidR="00F33EDC" w:rsidRDefault="00F33EDC" w:rsidP="00F33EDC">
      <w:r>
        <w:rPr>
          <w:sz w:val="20"/>
          <w:szCs w:val="20"/>
        </w:rPr>
        <w:t>The highest temp treatment is the only one with clear mortality</w:t>
      </w:r>
    </w:p>
  </w:comment>
  <w:comment w:id="43" w:author="Einar Pétur Jónsson - HAFRO" w:date="2026-01-29T14:32:00Z" w:initials="EPJH">
    <w:p w14:paraId="79F67AC4" w14:textId="77777777" w:rsidR="00F551AB" w:rsidRDefault="00F551AB" w:rsidP="00F551AB">
      <w:r>
        <w:rPr>
          <w:rStyle w:val="Rimandocommento"/>
        </w:rPr>
        <w:annotationRef/>
      </w:r>
      <w:r>
        <w:rPr>
          <w:color w:val="FF5F5F"/>
          <w:sz w:val="20"/>
          <w:szCs w:val="20"/>
        </w:rPr>
        <w:t xml:space="preserve">mention that no mortality was identified except in one treatment. Methods. </w:t>
      </w:r>
    </w:p>
  </w:comment>
  <w:comment w:id="44" w:author="Sam Dupont" w:date="2026-02-13T08:37:00Z" w:initials="SD">
    <w:p w14:paraId="37B4CB87" w14:textId="77777777" w:rsidR="00C71FAC" w:rsidRDefault="00C71FAC" w:rsidP="00C71FAC">
      <w:pPr>
        <w:pStyle w:val="Testocommento"/>
      </w:pPr>
      <w:r>
        <w:rPr>
          <w:rStyle w:val="Rimandocommento"/>
        </w:rPr>
        <w:annotationRef/>
      </w:r>
      <w:r>
        <w:rPr>
          <w:b/>
          <w:bCs/>
          <w:color w:val="C00000"/>
        </w:rPr>
        <w:t>Question for Marc/Frankie</w:t>
      </w:r>
    </w:p>
  </w:comment>
  <w:comment w:id="49" w:author="Sam Dupont" w:date="2025-10-17T14:14:00Z" w:initials="SD">
    <w:p w14:paraId="43C4C260" w14:textId="6DDDEAB4" w:rsidR="0088086E" w:rsidRDefault="0088086E" w:rsidP="0088086E">
      <w:pPr>
        <w:pStyle w:val="Testocommento"/>
      </w:pPr>
      <w:r>
        <w:rPr>
          <w:rStyle w:val="Rimandocommento"/>
        </w:rPr>
        <w:annotationRef/>
      </w:r>
      <w:r>
        <w:rPr>
          <w:color w:val="0070C0"/>
          <w:lang w:val="sv-SE"/>
        </w:rPr>
        <w:t xml:space="preserve">I am unsure about this. </w:t>
      </w:r>
      <w:r>
        <w:rPr>
          <w:color w:val="0070C0"/>
          <w:lang w:val="sv-SE"/>
        </w:rPr>
        <w:br/>
      </w:r>
      <w:r>
        <w:rPr>
          <w:color w:val="0070C0"/>
          <w:lang w:val="sv-SE"/>
        </w:rPr>
        <w:br/>
        <w:t xml:space="preserve">I spent a lot of time thinking about it and this tests a hypothesis that was never presented before. </w:t>
      </w:r>
      <w:r>
        <w:rPr>
          <w:color w:val="0070C0"/>
          <w:lang w:val="sv-SE"/>
        </w:rPr>
        <w:br/>
      </w:r>
      <w:r>
        <w:rPr>
          <w:color w:val="0070C0"/>
          <w:lang w:val="sv-SE"/>
        </w:rPr>
        <w:br/>
        <w:t xml:space="preserve">It assumes that for each driver (e.g. pH), if you add others (e.g. temperature, lithium, or both) that does not change anything. </w:t>
      </w:r>
    </w:p>
    <w:p w14:paraId="6E61A960" w14:textId="77777777" w:rsidR="0088086E" w:rsidRDefault="0088086E" w:rsidP="0088086E">
      <w:pPr>
        <w:pStyle w:val="Testocommento"/>
      </w:pPr>
    </w:p>
    <w:p w14:paraId="33ABB32C" w14:textId="77777777" w:rsidR="0088086E" w:rsidRDefault="0088086E" w:rsidP="0088086E">
      <w:pPr>
        <w:pStyle w:val="Testocommento"/>
      </w:pPr>
      <w:r>
        <w:rPr>
          <w:color w:val="0070C0"/>
          <w:lang w:val="sv-SE"/>
        </w:rPr>
        <w:t>It is not a hypothesis that you can support with what we know except maybe for temperature if you assume that it is a strongly dominating driver and that the treatment selected for the two others are too weak to be detectable or matters.</w:t>
      </w:r>
    </w:p>
    <w:p w14:paraId="5D057D05" w14:textId="77777777" w:rsidR="0088086E" w:rsidRDefault="0088086E" w:rsidP="0088086E">
      <w:pPr>
        <w:pStyle w:val="Testocommento"/>
      </w:pPr>
    </w:p>
    <w:p w14:paraId="369A0115" w14:textId="77777777" w:rsidR="0088086E" w:rsidRDefault="0088086E" w:rsidP="0088086E">
      <w:pPr>
        <w:pStyle w:val="Testocommento"/>
      </w:pPr>
      <w:r>
        <w:rPr>
          <w:color w:val="0070C0"/>
          <w:lang w:val="sv-SE"/>
        </w:rPr>
        <w:t xml:space="preserve">This would be defendable but would need to be explained in the Introduction (and justified that effect size for temperature tend to be much more important than pH?)  We may have request of better justification of the tested scenarios by the reviewers. </w:t>
      </w:r>
    </w:p>
    <w:p w14:paraId="4D285B6B" w14:textId="77777777" w:rsidR="0088086E" w:rsidRDefault="0088086E" w:rsidP="0088086E">
      <w:pPr>
        <w:pStyle w:val="Testocommento"/>
      </w:pPr>
    </w:p>
    <w:p w14:paraId="2047FB14" w14:textId="77777777" w:rsidR="0088086E" w:rsidRDefault="0088086E" w:rsidP="0088086E">
      <w:pPr>
        <w:pStyle w:val="Testocommento"/>
      </w:pPr>
      <w:r>
        <w:rPr>
          <w:color w:val="0070C0"/>
          <w:lang w:val="sv-SE"/>
        </w:rPr>
        <w:t>I would then only test that one:</w:t>
      </w:r>
    </w:p>
    <w:p w14:paraId="0477F4A1" w14:textId="77777777" w:rsidR="0088086E" w:rsidRDefault="0088086E" w:rsidP="0088086E">
      <w:pPr>
        <w:pStyle w:val="Testocommento"/>
        <w:ind w:left="300"/>
      </w:pPr>
      <w:r>
        <w:rPr>
          <w:color w:val="0070C0"/>
          <w:lang w:val="sv-SE"/>
        </w:rPr>
        <w:t>Compare temperature as a single stressor with temperature with the others.</w:t>
      </w:r>
    </w:p>
    <w:p w14:paraId="08F0671C" w14:textId="77777777" w:rsidR="0088086E" w:rsidRDefault="0088086E" w:rsidP="0088086E">
      <w:pPr>
        <w:pStyle w:val="Testocommento"/>
      </w:pPr>
    </w:p>
    <w:p w14:paraId="09B04D81" w14:textId="77777777" w:rsidR="0088086E" w:rsidRDefault="0088086E" w:rsidP="0088086E">
      <w:pPr>
        <w:pStyle w:val="Testocommento"/>
      </w:pPr>
      <w:r>
        <w:rPr>
          <w:color w:val="0070C0"/>
          <w:lang w:val="sv-SE"/>
        </w:rPr>
        <w:t>We can discuss this but these analyses should be justified by a hypothesis.</w:t>
      </w:r>
    </w:p>
    <w:p w14:paraId="4B9A0768" w14:textId="77777777" w:rsidR="0088086E" w:rsidRDefault="0088086E" w:rsidP="0088086E">
      <w:pPr>
        <w:pStyle w:val="Testocommento"/>
      </w:pPr>
    </w:p>
    <w:p w14:paraId="0842917E" w14:textId="77777777" w:rsidR="0088086E" w:rsidRDefault="0088086E" w:rsidP="0088086E">
      <w:pPr>
        <w:pStyle w:val="Testocommento"/>
      </w:pPr>
      <w:r>
        <w:rPr>
          <w:color w:val="0070C0"/>
          <w:lang w:val="sv-SE"/>
        </w:rPr>
        <w:t>We can work on the rephrasing after agreeing on this</w:t>
      </w:r>
    </w:p>
  </w:comment>
  <w:comment w:id="50" w:author="Einar Pétur Jónsson - HAFRO" w:date="2026-01-28T15:19:00Z" w:initials="EPJH">
    <w:p w14:paraId="01C2E726" w14:textId="77777777" w:rsidR="001762E0" w:rsidRDefault="00FD39D1" w:rsidP="001762E0">
      <w:r>
        <w:rPr>
          <w:rStyle w:val="Rimandocommento"/>
        </w:rPr>
        <w:annotationRef/>
      </w:r>
      <w:r w:rsidR="001762E0">
        <w:rPr>
          <w:sz w:val="20"/>
          <w:szCs w:val="20"/>
        </w:rPr>
        <w:t xml:space="preserve">Our landing was: </w:t>
      </w:r>
    </w:p>
    <w:p w14:paraId="2D2A4125" w14:textId="77777777" w:rsidR="001762E0" w:rsidRDefault="001762E0" w:rsidP="001762E0">
      <w:r>
        <w:rPr>
          <w:sz w:val="20"/>
          <w:szCs w:val="20"/>
        </w:rPr>
        <w:t xml:space="preserve">Let's include this analysis to show that there is an increased effect of multiple drivers, except at 24°C, indicating antagonistic effects there. </w:t>
      </w:r>
    </w:p>
    <w:p w14:paraId="491205F4" w14:textId="77777777" w:rsidR="001762E0" w:rsidRDefault="001762E0" w:rsidP="001762E0"/>
    <w:p w14:paraId="52AA4273" w14:textId="77777777" w:rsidR="001762E0" w:rsidRDefault="001762E0" w:rsidP="001762E0">
      <w:r>
        <w:rPr>
          <w:sz w:val="20"/>
          <w:szCs w:val="20"/>
        </w:rPr>
        <w:t>We then delve into those effects with the new SI graph</w:t>
      </w:r>
    </w:p>
  </w:comment>
  <w:comment w:id="51" w:author="Einar Pétur Jónsson - HAFRO" w:date="2026-01-29T16:05:00Z" w:initials="EPJH">
    <w:p w14:paraId="5B097BBB" w14:textId="77777777" w:rsidR="00166952" w:rsidRDefault="00AF5D5C" w:rsidP="00166952">
      <w:r>
        <w:rPr>
          <w:rStyle w:val="Rimandocommento"/>
        </w:rPr>
        <w:annotationRef/>
      </w:r>
      <w:r w:rsidR="00166952">
        <w:rPr>
          <w:sz w:val="20"/>
          <w:szCs w:val="20"/>
        </w:rPr>
        <w:t>I'd appreciate help with the wording of this. Because we want to keep it to say that there seems to be an antagonistic effect at 24°C, and that there is a larger effect of MS than SS in the other comparisons. But we are not doing it to test any null hypothesis that makes sense. So how do we justify doing this boxplot comparison in the first place?</w:t>
      </w:r>
    </w:p>
  </w:comment>
  <w:comment w:id="52" w:author="Einar Pétur Jónsson - HAFRO" w:date="2026-02-05T15:20:00Z" w:initials="EPJH">
    <w:p w14:paraId="4587610D" w14:textId="77777777" w:rsidR="008F64E3" w:rsidRDefault="008F64E3" w:rsidP="008F64E3">
      <w:r>
        <w:rPr>
          <w:rStyle w:val="Rimandocommento"/>
        </w:rPr>
        <w:annotationRef/>
      </w:r>
      <w:r>
        <w:rPr>
          <w:sz w:val="20"/>
          <w:szCs w:val="20"/>
        </w:rPr>
        <w:t xml:space="preserve">Now we need to revisit this tactic, as I found that the pHxLi is also one of the treatments that seem to show antagonism. See graph. </w:t>
      </w:r>
    </w:p>
  </w:comment>
  <w:comment w:id="55" w:author="Sam Dupont" w:date="2026-02-13T09:04:00Z" w:initials="SD">
    <w:p w14:paraId="7854F591" w14:textId="77777777" w:rsidR="00840725" w:rsidRDefault="00840725" w:rsidP="00840725">
      <w:pPr>
        <w:pStyle w:val="Testocommento"/>
      </w:pPr>
      <w:r>
        <w:rPr>
          <w:rStyle w:val="Rimandocommento"/>
        </w:rPr>
        <w:annotationRef/>
      </w:r>
      <w:r>
        <w:rPr>
          <w:b/>
          <w:bCs/>
          <w:color w:val="C00000"/>
        </w:rPr>
        <w:t>Questions for Marc / Frankie</w:t>
      </w:r>
    </w:p>
  </w:comment>
  <w:comment w:id="57" w:author="Sam Dupont" w:date="2026-02-13T09:05:00Z" w:initials="SD">
    <w:p w14:paraId="6B7814D3" w14:textId="77777777" w:rsidR="00840725" w:rsidRDefault="00840725" w:rsidP="00840725">
      <w:pPr>
        <w:pStyle w:val="Testocommento"/>
      </w:pPr>
      <w:r>
        <w:rPr>
          <w:rStyle w:val="Rimandocommento"/>
        </w:rPr>
        <w:annotationRef/>
      </w:r>
      <w:r>
        <w:rPr>
          <w:b/>
          <w:bCs/>
          <w:color w:val="C00000"/>
        </w:rPr>
        <w:t>Questions for Marc / Frankie</w:t>
      </w:r>
    </w:p>
  </w:comment>
  <w:comment w:id="63" w:author="Mirko Mutalipassi" w:date="2026-03-20T10:20:00Z" w:initials="MM">
    <w:p w14:paraId="0CF2A2AC" w14:textId="77777777" w:rsidR="00E71190" w:rsidRDefault="00E71190" w:rsidP="00E71190">
      <w:r>
        <w:rPr>
          <w:rStyle w:val="Rimandocommento"/>
        </w:rPr>
        <w:annotationRef/>
      </w:r>
      <w:r>
        <w:rPr>
          <w:rFonts w:ascii="Calibri" w:eastAsia="Calibri" w:hAnsi="Calibri" w:cs="Calibri"/>
          <w:sz w:val="20"/>
          <w:szCs w:val="20"/>
          <w:lang w:val="en-GB"/>
        </w:rPr>
        <w:t>why is again number 2? the same for the following figure, and it should be corrected in the text as well.</w:t>
      </w:r>
    </w:p>
  </w:comment>
  <w:comment w:id="77" w:author="Mirko Mutalipassi" w:date="2026-03-20T09:54:00Z" w:initials="MM">
    <w:p w14:paraId="04EF4A01" w14:textId="77777777" w:rsidR="004478EC" w:rsidRDefault="004478EC" w:rsidP="004478EC">
      <w:r>
        <w:rPr>
          <w:rStyle w:val="Rimandocommento"/>
        </w:rPr>
        <w:annotationRef/>
      </w:r>
      <w:r>
        <w:rPr>
          <w:rFonts w:ascii="Calibri" w:eastAsia="Calibri" w:hAnsi="Calibri" w:cs="Calibri"/>
          <w:sz w:val="20"/>
          <w:szCs w:val="20"/>
          <w:lang w:val="en-GB"/>
        </w:rPr>
        <w:t>add burgess 2021 Classifying ecosystem stressor interactions: Theory highlights the data limitations of the additive null model and the difficulty in revealing ecological surprises (Burgess B. J. et al., 2021, Global Change Biology)</w:t>
      </w:r>
    </w:p>
  </w:comment>
  <w:comment w:id="70" w:author="Mirko Mutalipassi" w:date="2026-03-20T09:55:00Z" w:initials="MM">
    <w:p w14:paraId="4A177EBF" w14:textId="77777777" w:rsidR="004478EC" w:rsidRDefault="004478EC" w:rsidP="004478EC">
      <w:r>
        <w:rPr>
          <w:rStyle w:val="Rimandocommento"/>
        </w:rPr>
        <w:annotationRef/>
      </w:r>
      <w:r>
        <w:rPr>
          <w:rFonts w:ascii="Calibri" w:eastAsia="Calibri" w:hAnsi="Calibri" w:cs="Calibri"/>
          <w:sz w:val="20"/>
          <w:szCs w:val="20"/>
          <w:lang w:val="en-GB"/>
        </w:rPr>
        <w:t>I suggest here to revised the paragraph to more clearly articulate the conceptual limitation of current multi-driver approaches. The emphasis is now placed on the role of non-linear response curves and the distinction between statistical and biological interactions, which directly motivates the framework proposed in this study.</w:t>
      </w:r>
    </w:p>
  </w:comment>
  <w:comment w:id="87" w:author="Einar Pétur Jónsson - HAFRO" w:date="2026-03-12T11:11:00Z" w:initials="EPJH">
    <w:p w14:paraId="0B2227CC" w14:textId="77777777" w:rsidR="00EE0392" w:rsidRDefault="00EE0392" w:rsidP="00EE0392">
      <w:r>
        <w:rPr>
          <w:rStyle w:val="Rimandocommento"/>
        </w:rPr>
        <w:annotationRef/>
      </w:r>
      <w:r>
        <w:rPr>
          <w:sz w:val="20"/>
          <w:szCs w:val="20"/>
        </w:rPr>
        <w:t>Do you have something for this Sam?</w:t>
      </w:r>
    </w:p>
  </w:comment>
  <w:comment w:id="88" w:author="Sam Dupont" w:date="2026-03-17T21:47:00Z" w:initials="SD">
    <w:p w14:paraId="0B1AF769" w14:textId="77777777" w:rsidR="00684E65" w:rsidRDefault="00684E65" w:rsidP="00684E65">
      <w:pPr>
        <w:pStyle w:val="Testocommento"/>
      </w:pPr>
      <w:r>
        <w:rPr>
          <w:rStyle w:val="Rimandocommento"/>
        </w:rPr>
        <w:annotationRef/>
      </w:r>
      <w:r>
        <w:t>Not on top of my head but will look later</w:t>
      </w:r>
    </w:p>
  </w:comment>
  <w:comment w:id="82" w:author="Mirko Mutalipassi" w:date="2026-03-20T10:00:00Z" w:initials="MM">
    <w:p w14:paraId="1282DDBF" w14:textId="77777777" w:rsidR="00495B06" w:rsidRDefault="00495B06" w:rsidP="00495B06">
      <w:r>
        <w:rPr>
          <w:rStyle w:val="Rimandocommento"/>
        </w:rPr>
        <w:annotationRef/>
      </w:r>
      <w:r>
        <w:rPr>
          <w:rFonts w:ascii="Calibri" w:eastAsia="Calibri" w:hAnsi="Calibri" w:cs="Calibri"/>
          <w:sz w:val="20"/>
          <w:szCs w:val="20"/>
          <w:lang w:val="en-GB"/>
        </w:rPr>
        <w:t>Revised (but still suggestions that can be deleted up to you!) to reduce strong assumptions about shared modes of action among drivers and to better reflect the limitations of the data, particularly for pH and lithium. The interpretation is now based on empirical alignment of response curves rather than mechanistic equivalence, making the framework more robust and less vulnerable to criticism.</w:t>
      </w:r>
    </w:p>
  </w:comment>
  <w:comment w:id="116" w:author="Einar Pétur Jónsson - HAFRO" w:date="2026-03-18T11:59:00Z" w:initials="EPJH">
    <w:p w14:paraId="3E33BE67" w14:textId="77777777" w:rsidR="008334E2" w:rsidRDefault="008334E2" w:rsidP="008334E2">
      <w:r>
        <w:rPr>
          <w:rStyle w:val="Rimandocommento"/>
        </w:rPr>
        <w:annotationRef/>
      </w:r>
      <w:r>
        <w:rPr>
          <w:sz w:val="20"/>
          <w:szCs w:val="20"/>
        </w:rPr>
        <w:t>setja inn reff í hinar myndirnar í textann</w:t>
      </w:r>
    </w:p>
  </w:comment>
  <w:comment w:id="135" w:author="Einar Pétur Jónsson - HAFRO" w:date="2026-03-19T10:01:00Z" w:initials="EPJH">
    <w:p w14:paraId="60E2CF36" w14:textId="77777777" w:rsidR="00E8669D" w:rsidRDefault="00E8669D" w:rsidP="00E8669D">
      <w:r>
        <w:rPr>
          <w:rStyle w:val="Rimandocommento"/>
        </w:rPr>
        <w:annotationRef/>
      </w:r>
      <w:r>
        <w:rPr>
          <w:rFonts w:ascii="Calibri" w:eastAsia="Calibri" w:hAnsi="Calibri" w:cs="Calibri"/>
          <w:sz w:val="20"/>
          <w:szCs w:val="20"/>
          <w:lang w:val="en-GB"/>
        </w:rPr>
        <w:t>Pick a team Joana!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B5863F" w15:done="0"/>
  <w15:commentEx w15:paraId="26C082D5" w15:done="0"/>
  <w15:commentEx w15:paraId="6C610554" w15:done="0"/>
  <w15:commentEx w15:paraId="484F3FEB" w15:done="0"/>
  <w15:commentEx w15:paraId="7C2E8F6D" w15:done="0"/>
  <w15:commentEx w15:paraId="4E9474AB" w15:done="0"/>
  <w15:commentEx w15:paraId="35DB1266" w15:done="0"/>
  <w15:commentEx w15:paraId="139B312D" w15:done="1"/>
  <w15:commentEx w15:paraId="33040C37" w15:paraIdParent="139B312D" w15:done="1"/>
  <w15:commentEx w15:paraId="79F67AC4" w15:paraIdParent="139B312D" w15:done="1"/>
  <w15:commentEx w15:paraId="37B4CB87" w15:done="0"/>
  <w15:commentEx w15:paraId="0842917E" w15:done="1"/>
  <w15:commentEx w15:paraId="52AA4273" w15:paraIdParent="0842917E" w15:done="1"/>
  <w15:commentEx w15:paraId="5B097BBB" w15:paraIdParent="0842917E" w15:done="1"/>
  <w15:commentEx w15:paraId="4587610D" w15:paraIdParent="0842917E" w15:done="1"/>
  <w15:commentEx w15:paraId="7854F591" w15:done="0"/>
  <w15:commentEx w15:paraId="6B7814D3" w15:done="0"/>
  <w15:commentEx w15:paraId="0CF2A2AC" w15:done="0"/>
  <w15:commentEx w15:paraId="04EF4A01" w15:done="0"/>
  <w15:commentEx w15:paraId="4A177EBF" w15:done="0"/>
  <w15:commentEx w15:paraId="0B2227CC" w15:done="0"/>
  <w15:commentEx w15:paraId="0B1AF769" w15:paraIdParent="0B2227CC" w15:done="0"/>
  <w15:commentEx w15:paraId="1282DDBF" w15:done="0"/>
  <w15:commentEx w15:paraId="3E33BE67" w15:done="0"/>
  <w15:commentEx w15:paraId="60E2CF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F68A4" w16cex:dateUtc="2026-03-20T08:30:00Z"/>
  <w16cex:commentExtensible w16cex:durableId="1D91E8C4" w16cex:dateUtc="2026-03-20T08:31:00Z"/>
  <w16cex:commentExtensible w16cex:durableId="1E945948" w16cex:dateUtc="2026-03-09T14:34:00Z"/>
  <w16cex:commentExtensible w16cex:durableId="6AA61BEC" w16cex:dateUtc="2026-03-20T08:34:00Z"/>
  <w16cex:commentExtensible w16cex:durableId="6E26807D" w16cex:dateUtc="2026-03-20T08:42:00Z"/>
  <w16cex:commentExtensible w16cex:durableId="584C1F64" w16cex:dateUtc="2025-10-16T11:12:00Z"/>
  <w16cex:commentExtensible w16cex:durableId="1837BFF8" w16cex:dateUtc="2026-03-19T08:38:00Z"/>
  <w16cex:commentExtensible w16cex:durableId="6A947C32" w16cex:dateUtc="2025-10-17T11:56:00Z"/>
  <w16cex:commentExtensible w16cex:durableId="6D7F9375" w16cex:dateUtc="2026-01-26T13:17:00Z"/>
  <w16cex:commentExtensible w16cex:durableId="4686DFE8" w16cex:dateUtc="2026-01-29T14:32:00Z"/>
  <w16cex:commentExtensible w16cex:durableId="038E2D4A" w16cex:dateUtc="2026-02-13T07:37:00Z"/>
  <w16cex:commentExtensible w16cex:durableId="06337712" w16cex:dateUtc="2025-10-17T12:14:00Z"/>
  <w16cex:commentExtensible w16cex:durableId="65B376E2" w16cex:dateUtc="2026-01-28T15:19:00Z"/>
  <w16cex:commentExtensible w16cex:durableId="008FFAC8" w16cex:dateUtc="2026-01-29T16:05:00Z"/>
  <w16cex:commentExtensible w16cex:durableId="6B67F621" w16cex:dateUtc="2026-02-05T15:20:00Z"/>
  <w16cex:commentExtensible w16cex:durableId="23C93B88" w16cex:dateUtc="2026-02-13T08:04:00Z"/>
  <w16cex:commentExtensible w16cex:durableId="4B14FA71" w16cex:dateUtc="2026-02-13T08:05:00Z"/>
  <w16cex:commentExtensible w16cex:durableId="7B21E821" w16cex:dateUtc="2026-03-20T09:20:00Z"/>
  <w16cex:commentExtensible w16cex:durableId="2FABFE88" w16cex:dateUtc="2026-03-20T08:54:00Z"/>
  <w16cex:commentExtensible w16cex:durableId="53CC45C8" w16cex:dateUtc="2026-03-20T08:55:00Z"/>
  <w16cex:commentExtensible w16cex:durableId="74248B57" w16cex:dateUtc="2026-03-12T11:11:00Z"/>
  <w16cex:commentExtensible w16cex:durableId="18B873CB" w16cex:dateUtc="2026-03-17T20:47:00Z"/>
  <w16cex:commentExtensible w16cex:durableId="008BEF3A" w16cex:dateUtc="2026-03-20T09:00:00Z"/>
  <w16cex:commentExtensible w16cex:durableId="798240C7" w16cex:dateUtc="2026-03-18T11:59:00Z"/>
  <w16cex:commentExtensible w16cex:durableId="1138316A" w16cex:dateUtc="2026-03-19T10: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B5863F" w16cid:durableId="6B7F68A4"/>
  <w16cid:commentId w16cid:paraId="26C082D5" w16cid:durableId="1D91E8C4"/>
  <w16cid:commentId w16cid:paraId="6C610554" w16cid:durableId="1E945948"/>
  <w16cid:commentId w16cid:paraId="484F3FEB" w16cid:durableId="6AA61BEC"/>
  <w16cid:commentId w16cid:paraId="7C2E8F6D" w16cid:durableId="6E26807D"/>
  <w16cid:commentId w16cid:paraId="4E9474AB" w16cid:durableId="584C1F64"/>
  <w16cid:commentId w16cid:paraId="35DB1266" w16cid:durableId="1837BFF8"/>
  <w16cid:commentId w16cid:paraId="139B312D" w16cid:durableId="6A947C32"/>
  <w16cid:commentId w16cid:paraId="33040C37" w16cid:durableId="6D7F9375"/>
  <w16cid:commentId w16cid:paraId="79F67AC4" w16cid:durableId="4686DFE8"/>
  <w16cid:commentId w16cid:paraId="37B4CB87" w16cid:durableId="038E2D4A"/>
  <w16cid:commentId w16cid:paraId="0842917E" w16cid:durableId="06337712"/>
  <w16cid:commentId w16cid:paraId="52AA4273" w16cid:durableId="65B376E2"/>
  <w16cid:commentId w16cid:paraId="5B097BBB" w16cid:durableId="008FFAC8"/>
  <w16cid:commentId w16cid:paraId="4587610D" w16cid:durableId="6B67F621"/>
  <w16cid:commentId w16cid:paraId="7854F591" w16cid:durableId="23C93B88"/>
  <w16cid:commentId w16cid:paraId="6B7814D3" w16cid:durableId="4B14FA71"/>
  <w16cid:commentId w16cid:paraId="0CF2A2AC" w16cid:durableId="7B21E821"/>
  <w16cid:commentId w16cid:paraId="04EF4A01" w16cid:durableId="2FABFE88"/>
  <w16cid:commentId w16cid:paraId="4A177EBF" w16cid:durableId="53CC45C8"/>
  <w16cid:commentId w16cid:paraId="0B2227CC" w16cid:durableId="74248B57"/>
  <w16cid:commentId w16cid:paraId="0B1AF769" w16cid:durableId="18B873CB"/>
  <w16cid:commentId w16cid:paraId="1282DDBF" w16cid:durableId="008BEF3A"/>
  <w16cid:commentId w16cid:paraId="3E33BE67" w16cid:durableId="798240C7"/>
  <w16cid:commentId w16cid:paraId="60E2CF36" w16cid:durableId="11383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85392" w14:textId="77777777" w:rsidR="00FE1905" w:rsidRDefault="00FE1905">
      <w:r>
        <w:separator/>
      </w:r>
    </w:p>
  </w:endnote>
  <w:endnote w:type="continuationSeparator" w:id="0">
    <w:p w14:paraId="7731F395" w14:textId="77777777" w:rsidR="00FE1905" w:rsidRDefault="00FE1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C1A9F09-1F4D-8945-9D7D-5F8C5FDD4312}"/>
    <w:embedItalic r:id="rId2" w:fontKey="{BEF34307-0BD3-B84A-A63C-2CBA847F466B}"/>
  </w:font>
  <w:font w:name="Times New Roman">
    <w:panose1 w:val="02020603050405020304"/>
    <w:charset w:val="00"/>
    <w:family w:val="roman"/>
    <w:pitch w:val="variable"/>
    <w:sig w:usb0="E0002EFF" w:usb1="C000785B" w:usb2="00000009" w:usb3="00000000" w:csb0="000001FF" w:csb1="00000000"/>
    <w:embedRegular r:id="rId3" w:fontKey="{29032DFC-AC1E-8B41-A00C-4C8C47AB0184}"/>
    <w:embedBold r:id="rId4" w:fontKey="{19C846AD-167A-E446-B524-D9E78181A6B0}"/>
    <w:embedItalic r:id="rId5" w:fontKey="{0B4AAE9D-150C-5C43-85AA-2FD4110A6F25}"/>
    <w:embedBoldItalic r:id="rId6" w:fontKey="{0AA7708A-3178-7441-B972-9BD17F2F20BC}"/>
  </w:font>
  <w:font w:name="Courier New">
    <w:panose1 w:val="02070309020205020404"/>
    <w:charset w:val="00"/>
    <w:family w:val="modern"/>
    <w:pitch w:val="fixed"/>
    <w:sig w:usb0="E0002EFF" w:usb1="C0007843" w:usb2="00000009" w:usb3="00000000" w:csb0="000001FF" w:csb1="00000000"/>
    <w:embedRegular r:id="rId7" w:fontKey="{A5AAD4A4-FBDD-1A43-A5B3-57FFDBA8C7E4}"/>
  </w:font>
  <w:font w:name="Wingdings">
    <w:panose1 w:val="05000000000000000000"/>
    <w:charset w:val="4D"/>
    <w:family w:val="decorative"/>
    <w:pitch w:val="variable"/>
    <w:sig w:usb0="00000003" w:usb1="00000000" w:usb2="00000000" w:usb3="00000000" w:csb0="80000001" w:csb1="00000000"/>
    <w:embedRegular r:id="rId8" w:fontKey="{F078FCBF-2359-2241-A8F6-7C8AEE81C28F}"/>
  </w:font>
  <w:font w:name="Calibri">
    <w:panose1 w:val="020F0502020204030204"/>
    <w:charset w:val="00"/>
    <w:family w:val="swiss"/>
    <w:pitch w:val="variable"/>
    <w:sig w:usb0="E4002EFF" w:usb1="C200247B" w:usb2="00000009" w:usb3="00000000" w:csb0="000001FF" w:csb1="00000000"/>
    <w:embedRegular r:id="rId9" w:fontKey="{1F35CD8C-514E-BC42-B0D6-FFD8A0EA8D79}"/>
    <w:embedBold r:id="rId10" w:fontKey="{2E95E68D-A6B2-E642-AD70-E37DE2C71302}"/>
    <w:embedItalic r:id="rId11" w:fontKey="{CB8AEFB2-F947-F144-85DD-CF9DAC73256D}"/>
  </w:font>
  <w:font w:name="Georgia">
    <w:panose1 w:val="02040502050405020303"/>
    <w:charset w:val="00"/>
    <w:family w:val="roman"/>
    <w:pitch w:val="variable"/>
    <w:sig w:usb0="00000287" w:usb1="00000000" w:usb2="00000000" w:usb3="00000000" w:csb0="0000009F" w:csb1="00000000"/>
    <w:embedRegular r:id="rId12" w:fontKey="{5D8A2DD4-A6B6-494C-8FAB-64D45CA240DF}"/>
    <w:embedItalic r:id="rId13" w:fontKey="{8F30DD72-F659-1342-A544-FDCFCEDE7B41}"/>
  </w:font>
  <w:font w:name="Arial">
    <w:panose1 w:val="020B0604020202020204"/>
    <w:charset w:val="00"/>
    <w:family w:val="swiss"/>
    <w:pitch w:val="variable"/>
    <w:sig w:usb0="E0002EFF" w:usb1="C000785B" w:usb2="00000009" w:usb3="00000000" w:csb0="000001FF" w:csb1="00000000"/>
    <w:embedRegular r:id="rId14" w:fontKey="{0E79DF8B-CF5B-2B44-BCE0-86E47CE418FA}"/>
    <w:embedBold r:id="rId15" w:fontKey="{0E53FF0E-E31A-814A-8DC9-2FB6F589B325}"/>
    <w:embedItalic r:id="rId16" w:fontKey="{2EF164C3-AFF0-F04C-ACD1-18D56FC1FEF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embedRegular r:id="rId17" w:fontKey="{B95CCA34-8E91-964B-9907-0C6AA68B6D13}"/>
  </w:font>
  <w:font w:name="Aptos Narrow">
    <w:panose1 w:val="020B0004020202020204"/>
    <w:charset w:val="00"/>
    <w:family w:val="swiss"/>
    <w:pitch w:val="variable"/>
    <w:sig w:usb0="20000287" w:usb1="00000003" w:usb2="00000000" w:usb3="00000000" w:csb0="0000019F" w:csb1="00000000"/>
    <w:embedRegular r:id="rId18" w:fontKey="{5F6C5833-1FA5-C048-AA19-E51C7CB3CE3A}"/>
  </w:font>
  <w:font w:name="Roboto">
    <w:panose1 w:val="02000000000000000000"/>
    <w:charset w:val="00"/>
    <w:family w:val="auto"/>
    <w:pitch w:val="variable"/>
    <w:sig w:usb0="E0000AFF" w:usb1="5000217F" w:usb2="00000021" w:usb3="00000000" w:csb0="0000019F" w:csb1="00000000"/>
    <w:embedRegular r:id="rId19" w:fontKey="{FBC54A98-A84F-7E4F-A44A-9779B1989D92}"/>
  </w:font>
  <w:font w:name="Calibri Light">
    <w:panose1 w:val="020F0302020204030204"/>
    <w:charset w:val="00"/>
    <w:family w:val="swiss"/>
    <w:pitch w:val="variable"/>
    <w:sig w:usb0="E4002EFF" w:usb1="C200247B" w:usb2="00000009" w:usb3="00000000" w:csb0="000001FF" w:csb1="00000000"/>
    <w:embedRegular r:id="rId20" w:fontKey="{B93A7397-431A-9244-BC4E-B95829ED1A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0D" w14:textId="5C041C2B" w:rsidR="00F1663E" w:rsidRDefault="00275014">
    <w:pPr>
      <w:jc w:val="right"/>
    </w:pPr>
    <w:r>
      <w:fldChar w:fldCharType="begin"/>
    </w:r>
    <w:r>
      <w:instrText>PAGE</w:instrText>
    </w:r>
    <w:r>
      <w:fldChar w:fldCharType="separate"/>
    </w:r>
    <w:r w:rsidR="00865C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13C56" w14:textId="77777777" w:rsidR="00FE1905" w:rsidRDefault="00FE1905">
      <w:r>
        <w:separator/>
      </w:r>
    </w:p>
  </w:footnote>
  <w:footnote w:type="continuationSeparator" w:id="0">
    <w:p w14:paraId="6563D33B" w14:textId="77777777" w:rsidR="00FE1905" w:rsidRDefault="00FE19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C50AC"/>
    <w:multiLevelType w:val="hybridMultilevel"/>
    <w:tmpl w:val="E46EF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7377A"/>
    <w:multiLevelType w:val="hybridMultilevel"/>
    <w:tmpl w:val="FB3CEB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4204D"/>
    <w:multiLevelType w:val="hybridMultilevel"/>
    <w:tmpl w:val="19F88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F4A50"/>
    <w:multiLevelType w:val="hybridMultilevel"/>
    <w:tmpl w:val="312EF6A4"/>
    <w:lvl w:ilvl="0" w:tplc="8C762348">
      <w:start w:val="1"/>
      <w:numFmt w:val="decimal"/>
      <w:lvlText w:val="%1."/>
      <w:lvlJc w:val="left"/>
      <w:pPr>
        <w:ind w:left="1020" w:hanging="360"/>
      </w:pPr>
    </w:lvl>
    <w:lvl w:ilvl="1" w:tplc="08BA18EA">
      <w:start w:val="1"/>
      <w:numFmt w:val="decimal"/>
      <w:lvlText w:val="%2."/>
      <w:lvlJc w:val="left"/>
      <w:pPr>
        <w:ind w:left="1020" w:hanging="360"/>
      </w:pPr>
    </w:lvl>
    <w:lvl w:ilvl="2" w:tplc="21505A2E">
      <w:start w:val="1"/>
      <w:numFmt w:val="decimal"/>
      <w:lvlText w:val="%3."/>
      <w:lvlJc w:val="left"/>
      <w:pPr>
        <w:ind w:left="1020" w:hanging="360"/>
      </w:pPr>
    </w:lvl>
    <w:lvl w:ilvl="3" w:tplc="23E677E8">
      <w:start w:val="1"/>
      <w:numFmt w:val="decimal"/>
      <w:lvlText w:val="%4."/>
      <w:lvlJc w:val="left"/>
      <w:pPr>
        <w:ind w:left="1020" w:hanging="360"/>
      </w:pPr>
    </w:lvl>
    <w:lvl w:ilvl="4" w:tplc="8C749E90">
      <w:start w:val="1"/>
      <w:numFmt w:val="decimal"/>
      <w:lvlText w:val="%5."/>
      <w:lvlJc w:val="left"/>
      <w:pPr>
        <w:ind w:left="1020" w:hanging="360"/>
      </w:pPr>
    </w:lvl>
    <w:lvl w:ilvl="5" w:tplc="6F2A1FE4">
      <w:start w:val="1"/>
      <w:numFmt w:val="decimal"/>
      <w:lvlText w:val="%6."/>
      <w:lvlJc w:val="left"/>
      <w:pPr>
        <w:ind w:left="1020" w:hanging="360"/>
      </w:pPr>
    </w:lvl>
    <w:lvl w:ilvl="6" w:tplc="E4B2288C">
      <w:start w:val="1"/>
      <w:numFmt w:val="decimal"/>
      <w:lvlText w:val="%7."/>
      <w:lvlJc w:val="left"/>
      <w:pPr>
        <w:ind w:left="1020" w:hanging="360"/>
      </w:pPr>
    </w:lvl>
    <w:lvl w:ilvl="7" w:tplc="D9B80F84">
      <w:start w:val="1"/>
      <w:numFmt w:val="decimal"/>
      <w:lvlText w:val="%8."/>
      <w:lvlJc w:val="left"/>
      <w:pPr>
        <w:ind w:left="1020" w:hanging="360"/>
      </w:pPr>
    </w:lvl>
    <w:lvl w:ilvl="8" w:tplc="94504F7C">
      <w:start w:val="1"/>
      <w:numFmt w:val="decimal"/>
      <w:lvlText w:val="%9."/>
      <w:lvlJc w:val="left"/>
      <w:pPr>
        <w:ind w:left="1020" w:hanging="360"/>
      </w:pPr>
    </w:lvl>
  </w:abstractNum>
  <w:abstractNum w:abstractNumId="4" w15:restartNumberingAfterBreak="0">
    <w:nsid w:val="3CDA24A8"/>
    <w:multiLevelType w:val="hybridMultilevel"/>
    <w:tmpl w:val="D9C63C9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423A7204"/>
    <w:multiLevelType w:val="hybridMultilevel"/>
    <w:tmpl w:val="D93EBA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9E04DA"/>
    <w:multiLevelType w:val="multilevel"/>
    <w:tmpl w:val="B3821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635D1B"/>
    <w:multiLevelType w:val="multilevel"/>
    <w:tmpl w:val="1C6A8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AF21E95"/>
    <w:multiLevelType w:val="hybridMultilevel"/>
    <w:tmpl w:val="BEC2B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1A26ED"/>
    <w:multiLevelType w:val="hybridMultilevel"/>
    <w:tmpl w:val="273221D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A14345"/>
    <w:multiLevelType w:val="hybridMultilevel"/>
    <w:tmpl w:val="D9C63C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56855438">
    <w:abstractNumId w:val="6"/>
  </w:num>
  <w:num w:numId="2" w16cid:durableId="1521624838">
    <w:abstractNumId w:val="7"/>
  </w:num>
  <w:num w:numId="3" w16cid:durableId="138232692">
    <w:abstractNumId w:val="5"/>
  </w:num>
  <w:num w:numId="4" w16cid:durableId="1378436950">
    <w:abstractNumId w:val="8"/>
  </w:num>
  <w:num w:numId="5" w16cid:durableId="856693264">
    <w:abstractNumId w:val="0"/>
  </w:num>
  <w:num w:numId="6" w16cid:durableId="1836266466">
    <w:abstractNumId w:val="3"/>
  </w:num>
  <w:num w:numId="7" w16cid:durableId="699864616">
    <w:abstractNumId w:val="4"/>
  </w:num>
  <w:num w:numId="8" w16cid:durableId="1977489086">
    <w:abstractNumId w:val="10"/>
  </w:num>
  <w:num w:numId="9" w16cid:durableId="1107383915">
    <w:abstractNumId w:val="1"/>
  </w:num>
  <w:num w:numId="10" w16cid:durableId="1872107006">
    <w:abstractNumId w:val="9"/>
  </w:num>
  <w:num w:numId="11" w16cid:durableId="15814029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rko Mutalipassi">
    <w15:presenceInfo w15:providerId="AD" w15:userId="S::mirko.mutalipassi@szn.it::9677efca-87ae-4172-a26e-4859ed170e7a"/>
  </w15:person>
  <w15:person w15:author="Einar Pétur Jónsson - HAFRO">
    <w15:presenceInfo w15:providerId="AD" w15:userId="S::einar.petur.jonsson@hafogvatn.is::e2a92e6c-f4f1-43cc-a4a7-9c808233eb6a"/>
  </w15:person>
  <w15:person w15:author="Sam Dupont">
    <w15:presenceInfo w15:providerId="AD" w15:userId="S::sam.dupont@bioenv.gu.se::12802b44-df8e-46d4-806a-1f6a4e1e5b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63E"/>
    <w:rsid w:val="00000D44"/>
    <w:rsid w:val="000039F9"/>
    <w:rsid w:val="00007708"/>
    <w:rsid w:val="000101AD"/>
    <w:rsid w:val="00012AEC"/>
    <w:rsid w:val="0001315E"/>
    <w:rsid w:val="00013FF9"/>
    <w:rsid w:val="00015F4E"/>
    <w:rsid w:val="000169B9"/>
    <w:rsid w:val="000174F1"/>
    <w:rsid w:val="000233D2"/>
    <w:rsid w:val="0003050A"/>
    <w:rsid w:val="00030D67"/>
    <w:rsid w:val="0003115D"/>
    <w:rsid w:val="000334CC"/>
    <w:rsid w:val="00034B28"/>
    <w:rsid w:val="0004034F"/>
    <w:rsid w:val="00043365"/>
    <w:rsid w:val="00045645"/>
    <w:rsid w:val="000473C9"/>
    <w:rsid w:val="00053184"/>
    <w:rsid w:val="000542DE"/>
    <w:rsid w:val="00054E42"/>
    <w:rsid w:val="00056991"/>
    <w:rsid w:val="0006325B"/>
    <w:rsid w:val="00064790"/>
    <w:rsid w:val="00065A79"/>
    <w:rsid w:val="0006635A"/>
    <w:rsid w:val="00067009"/>
    <w:rsid w:val="00072322"/>
    <w:rsid w:val="00075911"/>
    <w:rsid w:val="00077F87"/>
    <w:rsid w:val="000813D7"/>
    <w:rsid w:val="000826C4"/>
    <w:rsid w:val="000832CD"/>
    <w:rsid w:val="00083E66"/>
    <w:rsid w:val="000865D6"/>
    <w:rsid w:val="00086B63"/>
    <w:rsid w:val="000906E5"/>
    <w:rsid w:val="000924BA"/>
    <w:rsid w:val="000928BC"/>
    <w:rsid w:val="00094593"/>
    <w:rsid w:val="00094EA6"/>
    <w:rsid w:val="00096636"/>
    <w:rsid w:val="000967C7"/>
    <w:rsid w:val="000A00EB"/>
    <w:rsid w:val="000A0223"/>
    <w:rsid w:val="000A0814"/>
    <w:rsid w:val="000A0D30"/>
    <w:rsid w:val="000A2B5C"/>
    <w:rsid w:val="000A3139"/>
    <w:rsid w:val="000A6180"/>
    <w:rsid w:val="000A78CD"/>
    <w:rsid w:val="000A7E91"/>
    <w:rsid w:val="000B00C9"/>
    <w:rsid w:val="000B0DAE"/>
    <w:rsid w:val="000B109C"/>
    <w:rsid w:val="000B3718"/>
    <w:rsid w:val="000B3C1E"/>
    <w:rsid w:val="000B40D8"/>
    <w:rsid w:val="000B6C88"/>
    <w:rsid w:val="000C07BF"/>
    <w:rsid w:val="000C0FA9"/>
    <w:rsid w:val="000C1F97"/>
    <w:rsid w:val="000C2D52"/>
    <w:rsid w:val="000C30D1"/>
    <w:rsid w:val="000C3810"/>
    <w:rsid w:val="000C6268"/>
    <w:rsid w:val="000C7560"/>
    <w:rsid w:val="000D1000"/>
    <w:rsid w:val="000D378F"/>
    <w:rsid w:val="000D4026"/>
    <w:rsid w:val="000D614C"/>
    <w:rsid w:val="000D6807"/>
    <w:rsid w:val="000E6D90"/>
    <w:rsid w:val="000F01C7"/>
    <w:rsid w:val="000F3AF9"/>
    <w:rsid w:val="000F3BA1"/>
    <w:rsid w:val="000F4017"/>
    <w:rsid w:val="000F4A62"/>
    <w:rsid w:val="000F71A8"/>
    <w:rsid w:val="000F77CC"/>
    <w:rsid w:val="0010057C"/>
    <w:rsid w:val="00100ED1"/>
    <w:rsid w:val="0010262B"/>
    <w:rsid w:val="001033F1"/>
    <w:rsid w:val="00110A2F"/>
    <w:rsid w:val="00112AD8"/>
    <w:rsid w:val="0011446B"/>
    <w:rsid w:val="001145EA"/>
    <w:rsid w:val="00114811"/>
    <w:rsid w:val="00115216"/>
    <w:rsid w:val="00116E3F"/>
    <w:rsid w:val="00122194"/>
    <w:rsid w:val="0012224B"/>
    <w:rsid w:val="00126100"/>
    <w:rsid w:val="00126BB2"/>
    <w:rsid w:val="001276D2"/>
    <w:rsid w:val="0013005C"/>
    <w:rsid w:val="001325B2"/>
    <w:rsid w:val="00132E04"/>
    <w:rsid w:val="00132F00"/>
    <w:rsid w:val="00133255"/>
    <w:rsid w:val="00140513"/>
    <w:rsid w:val="001446A4"/>
    <w:rsid w:val="001465F1"/>
    <w:rsid w:val="00146A2D"/>
    <w:rsid w:val="00146D98"/>
    <w:rsid w:val="00146E54"/>
    <w:rsid w:val="00146EDB"/>
    <w:rsid w:val="0015030B"/>
    <w:rsid w:val="00150F0F"/>
    <w:rsid w:val="0015486F"/>
    <w:rsid w:val="00154B74"/>
    <w:rsid w:val="00154F4B"/>
    <w:rsid w:val="001558B2"/>
    <w:rsid w:val="00162CF5"/>
    <w:rsid w:val="0016560A"/>
    <w:rsid w:val="00166952"/>
    <w:rsid w:val="001669D1"/>
    <w:rsid w:val="00166DCB"/>
    <w:rsid w:val="0016713B"/>
    <w:rsid w:val="0017157A"/>
    <w:rsid w:val="0017454B"/>
    <w:rsid w:val="00174709"/>
    <w:rsid w:val="00174C27"/>
    <w:rsid w:val="001762E0"/>
    <w:rsid w:val="00177832"/>
    <w:rsid w:val="00180745"/>
    <w:rsid w:val="0018444E"/>
    <w:rsid w:val="001862A2"/>
    <w:rsid w:val="001873E3"/>
    <w:rsid w:val="00190B8B"/>
    <w:rsid w:val="00191452"/>
    <w:rsid w:val="001918E8"/>
    <w:rsid w:val="001951AA"/>
    <w:rsid w:val="0019571A"/>
    <w:rsid w:val="00195E44"/>
    <w:rsid w:val="00197273"/>
    <w:rsid w:val="0019730A"/>
    <w:rsid w:val="00197E70"/>
    <w:rsid w:val="001A1A50"/>
    <w:rsid w:val="001A24C4"/>
    <w:rsid w:val="001A28A8"/>
    <w:rsid w:val="001A3454"/>
    <w:rsid w:val="001A4DF6"/>
    <w:rsid w:val="001A66A8"/>
    <w:rsid w:val="001B2949"/>
    <w:rsid w:val="001B2EB8"/>
    <w:rsid w:val="001B306E"/>
    <w:rsid w:val="001B74E0"/>
    <w:rsid w:val="001B7501"/>
    <w:rsid w:val="001C2B31"/>
    <w:rsid w:val="001C3736"/>
    <w:rsid w:val="001C3DE6"/>
    <w:rsid w:val="001C5060"/>
    <w:rsid w:val="001C5A76"/>
    <w:rsid w:val="001C6A27"/>
    <w:rsid w:val="001D0C5B"/>
    <w:rsid w:val="001D33BC"/>
    <w:rsid w:val="001E00BD"/>
    <w:rsid w:val="001E037E"/>
    <w:rsid w:val="001E03D4"/>
    <w:rsid w:val="001E0980"/>
    <w:rsid w:val="001E0C66"/>
    <w:rsid w:val="001E11AF"/>
    <w:rsid w:val="001E56AB"/>
    <w:rsid w:val="001E5A4C"/>
    <w:rsid w:val="001E6CB8"/>
    <w:rsid w:val="001F271A"/>
    <w:rsid w:val="001F2830"/>
    <w:rsid w:val="001F3562"/>
    <w:rsid w:val="001F356D"/>
    <w:rsid w:val="001F3A93"/>
    <w:rsid w:val="001F3C97"/>
    <w:rsid w:val="001F40EA"/>
    <w:rsid w:val="001F43CD"/>
    <w:rsid w:val="001F4597"/>
    <w:rsid w:val="001F788D"/>
    <w:rsid w:val="001F7F8E"/>
    <w:rsid w:val="0020013B"/>
    <w:rsid w:val="00200A2A"/>
    <w:rsid w:val="002043EF"/>
    <w:rsid w:val="002047A7"/>
    <w:rsid w:val="00204BD3"/>
    <w:rsid w:val="00207E2C"/>
    <w:rsid w:val="002110BB"/>
    <w:rsid w:val="00211240"/>
    <w:rsid w:val="00213C2C"/>
    <w:rsid w:val="00215535"/>
    <w:rsid w:val="00215EE3"/>
    <w:rsid w:val="002162FA"/>
    <w:rsid w:val="00216A54"/>
    <w:rsid w:val="0021706C"/>
    <w:rsid w:val="00220346"/>
    <w:rsid w:val="00220E9B"/>
    <w:rsid w:val="00222994"/>
    <w:rsid w:val="0022317F"/>
    <w:rsid w:val="00223237"/>
    <w:rsid w:val="00223470"/>
    <w:rsid w:val="0022397F"/>
    <w:rsid w:val="002245B8"/>
    <w:rsid w:val="00224AB8"/>
    <w:rsid w:val="002271CB"/>
    <w:rsid w:val="002273D1"/>
    <w:rsid w:val="00235684"/>
    <w:rsid w:val="00236DEA"/>
    <w:rsid w:val="002372E9"/>
    <w:rsid w:val="0024012F"/>
    <w:rsid w:val="00240A00"/>
    <w:rsid w:val="00240CEF"/>
    <w:rsid w:val="002414B1"/>
    <w:rsid w:val="00242062"/>
    <w:rsid w:val="00243146"/>
    <w:rsid w:val="00243280"/>
    <w:rsid w:val="00244A26"/>
    <w:rsid w:val="00251521"/>
    <w:rsid w:val="0025231C"/>
    <w:rsid w:val="00252A07"/>
    <w:rsid w:val="00253E48"/>
    <w:rsid w:val="002540FE"/>
    <w:rsid w:val="00254801"/>
    <w:rsid w:val="00255263"/>
    <w:rsid w:val="0025781D"/>
    <w:rsid w:val="00260B4B"/>
    <w:rsid w:val="00260BFA"/>
    <w:rsid w:val="00261252"/>
    <w:rsid w:val="002615D5"/>
    <w:rsid w:val="00261A9D"/>
    <w:rsid w:val="002639C4"/>
    <w:rsid w:val="00267D4A"/>
    <w:rsid w:val="00270B4C"/>
    <w:rsid w:val="00271D98"/>
    <w:rsid w:val="00273DFF"/>
    <w:rsid w:val="00274EA2"/>
    <w:rsid w:val="00275014"/>
    <w:rsid w:val="002776B1"/>
    <w:rsid w:val="00282304"/>
    <w:rsid w:val="0028441C"/>
    <w:rsid w:val="00285DD0"/>
    <w:rsid w:val="00287FE6"/>
    <w:rsid w:val="002927F0"/>
    <w:rsid w:val="00293536"/>
    <w:rsid w:val="002944A6"/>
    <w:rsid w:val="00294687"/>
    <w:rsid w:val="0029479A"/>
    <w:rsid w:val="00296E7B"/>
    <w:rsid w:val="00297D17"/>
    <w:rsid w:val="002A0EA5"/>
    <w:rsid w:val="002A0F55"/>
    <w:rsid w:val="002A2E79"/>
    <w:rsid w:val="002A339B"/>
    <w:rsid w:val="002A7706"/>
    <w:rsid w:val="002B028B"/>
    <w:rsid w:val="002B1D69"/>
    <w:rsid w:val="002B2207"/>
    <w:rsid w:val="002B24B7"/>
    <w:rsid w:val="002B29EA"/>
    <w:rsid w:val="002B3F3E"/>
    <w:rsid w:val="002B3FBB"/>
    <w:rsid w:val="002B5A8B"/>
    <w:rsid w:val="002B6643"/>
    <w:rsid w:val="002B696E"/>
    <w:rsid w:val="002B72AB"/>
    <w:rsid w:val="002B768E"/>
    <w:rsid w:val="002C190F"/>
    <w:rsid w:val="002C2325"/>
    <w:rsid w:val="002C2507"/>
    <w:rsid w:val="002C30F0"/>
    <w:rsid w:val="002C423E"/>
    <w:rsid w:val="002C4767"/>
    <w:rsid w:val="002C565F"/>
    <w:rsid w:val="002C5815"/>
    <w:rsid w:val="002D0509"/>
    <w:rsid w:val="002D0B99"/>
    <w:rsid w:val="002D11F7"/>
    <w:rsid w:val="002D4329"/>
    <w:rsid w:val="002D4B27"/>
    <w:rsid w:val="002D6662"/>
    <w:rsid w:val="002E0AD5"/>
    <w:rsid w:val="002E112E"/>
    <w:rsid w:val="002E53B6"/>
    <w:rsid w:val="002E7FD4"/>
    <w:rsid w:val="002F1B7B"/>
    <w:rsid w:val="002F30D5"/>
    <w:rsid w:val="002F6924"/>
    <w:rsid w:val="002F7DED"/>
    <w:rsid w:val="00300289"/>
    <w:rsid w:val="00300302"/>
    <w:rsid w:val="003021C5"/>
    <w:rsid w:val="00302694"/>
    <w:rsid w:val="00302E6B"/>
    <w:rsid w:val="00303E2E"/>
    <w:rsid w:val="00305526"/>
    <w:rsid w:val="00305C0E"/>
    <w:rsid w:val="00306DCF"/>
    <w:rsid w:val="0031043E"/>
    <w:rsid w:val="00311A63"/>
    <w:rsid w:val="00311E1C"/>
    <w:rsid w:val="0031387E"/>
    <w:rsid w:val="003146AA"/>
    <w:rsid w:val="00316A71"/>
    <w:rsid w:val="00317BD5"/>
    <w:rsid w:val="00317C55"/>
    <w:rsid w:val="00321C19"/>
    <w:rsid w:val="00321FCC"/>
    <w:rsid w:val="00322251"/>
    <w:rsid w:val="00325D52"/>
    <w:rsid w:val="00326158"/>
    <w:rsid w:val="00326890"/>
    <w:rsid w:val="00326B12"/>
    <w:rsid w:val="00333C88"/>
    <w:rsid w:val="003422D2"/>
    <w:rsid w:val="0034239D"/>
    <w:rsid w:val="003425A9"/>
    <w:rsid w:val="003440C6"/>
    <w:rsid w:val="003516C8"/>
    <w:rsid w:val="00352397"/>
    <w:rsid w:val="003555C2"/>
    <w:rsid w:val="00361667"/>
    <w:rsid w:val="003618BD"/>
    <w:rsid w:val="00362EE8"/>
    <w:rsid w:val="003651CF"/>
    <w:rsid w:val="00365574"/>
    <w:rsid w:val="003708C1"/>
    <w:rsid w:val="00371065"/>
    <w:rsid w:val="00372562"/>
    <w:rsid w:val="00372FCA"/>
    <w:rsid w:val="00373BB8"/>
    <w:rsid w:val="0038004E"/>
    <w:rsid w:val="00380698"/>
    <w:rsid w:val="00382D7B"/>
    <w:rsid w:val="003849AA"/>
    <w:rsid w:val="00386F7E"/>
    <w:rsid w:val="00387494"/>
    <w:rsid w:val="003904C3"/>
    <w:rsid w:val="003918F2"/>
    <w:rsid w:val="00391EFC"/>
    <w:rsid w:val="00391F77"/>
    <w:rsid w:val="0039314C"/>
    <w:rsid w:val="003940D9"/>
    <w:rsid w:val="003957A7"/>
    <w:rsid w:val="00396377"/>
    <w:rsid w:val="00396A83"/>
    <w:rsid w:val="00396BB0"/>
    <w:rsid w:val="00397542"/>
    <w:rsid w:val="003977D8"/>
    <w:rsid w:val="00397B19"/>
    <w:rsid w:val="003A1C01"/>
    <w:rsid w:val="003A2FC1"/>
    <w:rsid w:val="003A6D2D"/>
    <w:rsid w:val="003A76DB"/>
    <w:rsid w:val="003B0692"/>
    <w:rsid w:val="003B0928"/>
    <w:rsid w:val="003B159B"/>
    <w:rsid w:val="003B1C6D"/>
    <w:rsid w:val="003B1CEA"/>
    <w:rsid w:val="003B55CC"/>
    <w:rsid w:val="003B5628"/>
    <w:rsid w:val="003C0A9B"/>
    <w:rsid w:val="003C2DDB"/>
    <w:rsid w:val="003C6AB4"/>
    <w:rsid w:val="003C71FE"/>
    <w:rsid w:val="003D027D"/>
    <w:rsid w:val="003D1050"/>
    <w:rsid w:val="003D2BD3"/>
    <w:rsid w:val="003D65AE"/>
    <w:rsid w:val="003E0545"/>
    <w:rsid w:val="003E0E57"/>
    <w:rsid w:val="003E109F"/>
    <w:rsid w:val="003E1BA0"/>
    <w:rsid w:val="003E32F6"/>
    <w:rsid w:val="003E33A2"/>
    <w:rsid w:val="003E4D18"/>
    <w:rsid w:val="003F0449"/>
    <w:rsid w:val="003F080B"/>
    <w:rsid w:val="003F1975"/>
    <w:rsid w:val="003F69B7"/>
    <w:rsid w:val="003F7AEF"/>
    <w:rsid w:val="00400521"/>
    <w:rsid w:val="0040114B"/>
    <w:rsid w:val="00401484"/>
    <w:rsid w:val="0041067E"/>
    <w:rsid w:val="004111A1"/>
    <w:rsid w:val="004114CA"/>
    <w:rsid w:val="00411817"/>
    <w:rsid w:val="004123AB"/>
    <w:rsid w:val="00412B38"/>
    <w:rsid w:val="004137B1"/>
    <w:rsid w:val="004154ED"/>
    <w:rsid w:val="00417345"/>
    <w:rsid w:val="00420BCB"/>
    <w:rsid w:val="00422A1B"/>
    <w:rsid w:val="00430A22"/>
    <w:rsid w:val="004322CD"/>
    <w:rsid w:val="00433150"/>
    <w:rsid w:val="00433530"/>
    <w:rsid w:val="004339B5"/>
    <w:rsid w:val="0043576F"/>
    <w:rsid w:val="004369C0"/>
    <w:rsid w:val="004375B0"/>
    <w:rsid w:val="00437641"/>
    <w:rsid w:val="00437FB5"/>
    <w:rsid w:val="004407AA"/>
    <w:rsid w:val="00440B16"/>
    <w:rsid w:val="00444320"/>
    <w:rsid w:val="00444853"/>
    <w:rsid w:val="004459F3"/>
    <w:rsid w:val="0044659C"/>
    <w:rsid w:val="00446813"/>
    <w:rsid w:val="00446A14"/>
    <w:rsid w:val="004478EC"/>
    <w:rsid w:val="00450294"/>
    <w:rsid w:val="00453C28"/>
    <w:rsid w:val="00460D1F"/>
    <w:rsid w:val="0046113A"/>
    <w:rsid w:val="004618E4"/>
    <w:rsid w:val="00462D4B"/>
    <w:rsid w:val="00471B27"/>
    <w:rsid w:val="00471EA6"/>
    <w:rsid w:val="00473553"/>
    <w:rsid w:val="00473D9A"/>
    <w:rsid w:val="00477AA9"/>
    <w:rsid w:val="00481973"/>
    <w:rsid w:val="00481DEB"/>
    <w:rsid w:val="00481E14"/>
    <w:rsid w:val="004831BB"/>
    <w:rsid w:val="00483506"/>
    <w:rsid w:val="00484F37"/>
    <w:rsid w:val="00487D29"/>
    <w:rsid w:val="0049189E"/>
    <w:rsid w:val="00491EC8"/>
    <w:rsid w:val="00492DC9"/>
    <w:rsid w:val="004939DD"/>
    <w:rsid w:val="00494A75"/>
    <w:rsid w:val="00495B06"/>
    <w:rsid w:val="004960C7"/>
    <w:rsid w:val="00497B6E"/>
    <w:rsid w:val="00497F2A"/>
    <w:rsid w:val="004A0197"/>
    <w:rsid w:val="004A034D"/>
    <w:rsid w:val="004A10CC"/>
    <w:rsid w:val="004A34B8"/>
    <w:rsid w:val="004A68B1"/>
    <w:rsid w:val="004B0F51"/>
    <w:rsid w:val="004B14F3"/>
    <w:rsid w:val="004B1B4A"/>
    <w:rsid w:val="004B4D77"/>
    <w:rsid w:val="004B69AA"/>
    <w:rsid w:val="004B6B57"/>
    <w:rsid w:val="004B6F94"/>
    <w:rsid w:val="004B782D"/>
    <w:rsid w:val="004C0B22"/>
    <w:rsid w:val="004C25EE"/>
    <w:rsid w:val="004C4139"/>
    <w:rsid w:val="004C58D0"/>
    <w:rsid w:val="004D22B6"/>
    <w:rsid w:val="004D5071"/>
    <w:rsid w:val="004D6DE5"/>
    <w:rsid w:val="004D7868"/>
    <w:rsid w:val="004E3AA0"/>
    <w:rsid w:val="004E444A"/>
    <w:rsid w:val="004E46DC"/>
    <w:rsid w:val="004E54FC"/>
    <w:rsid w:val="004E5EE6"/>
    <w:rsid w:val="004F0855"/>
    <w:rsid w:val="004F146B"/>
    <w:rsid w:val="004F1A44"/>
    <w:rsid w:val="004F2064"/>
    <w:rsid w:val="004F276D"/>
    <w:rsid w:val="004F3A52"/>
    <w:rsid w:val="004F5372"/>
    <w:rsid w:val="004F71B4"/>
    <w:rsid w:val="0050016E"/>
    <w:rsid w:val="0050226F"/>
    <w:rsid w:val="005026C0"/>
    <w:rsid w:val="005031DC"/>
    <w:rsid w:val="0050437B"/>
    <w:rsid w:val="00504F2E"/>
    <w:rsid w:val="005058DF"/>
    <w:rsid w:val="00507003"/>
    <w:rsid w:val="00513514"/>
    <w:rsid w:val="005137D0"/>
    <w:rsid w:val="005144F6"/>
    <w:rsid w:val="005161AB"/>
    <w:rsid w:val="005211CE"/>
    <w:rsid w:val="00524F7C"/>
    <w:rsid w:val="00525F78"/>
    <w:rsid w:val="00526211"/>
    <w:rsid w:val="00526693"/>
    <w:rsid w:val="00530344"/>
    <w:rsid w:val="00532339"/>
    <w:rsid w:val="00537CD8"/>
    <w:rsid w:val="00540190"/>
    <w:rsid w:val="0054199B"/>
    <w:rsid w:val="00541C86"/>
    <w:rsid w:val="00541E26"/>
    <w:rsid w:val="00541E44"/>
    <w:rsid w:val="0055133F"/>
    <w:rsid w:val="00554012"/>
    <w:rsid w:val="00554144"/>
    <w:rsid w:val="00554C8B"/>
    <w:rsid w:val="005559BE"/>
    <w:rsid w:val="00555D46"/>
    <w:rsid w:val="00557109"/>
    <w:rsid w:val="0056447E"/>
    <w:rsid w:val="0056453D"/>
    <w:rsid w:val="00566B54"/>
    <w:rsid w:val="00566F78"/>
    <w:rsid w:val="00567CAA"/>
    <w:rsid w:val="00570B4E"/>
    <w:rsid w:val="00574F68"/>
    <w:rsid w:val="00575559"/>
    <w:rsid w:val="00580C26"/>
    <w:rsid w:val="00581A82"/>
    <w:rsid w:val="00581B71"/>
    <w:rsid w:val="00582C89"/>
    <w:rsid w:val="005842A7"/>
    <w:rsid w:val="005851E9"/>
    <w:rsid w:val="00586C5D"/>
    <w:rsid w:val="00587089"/>
    <w:rsid w:val="0059037B"/>
    <w:rsid w:val="0059062D"/>
    <w:rsid w:val="005919FB"/>
    <w:rsid w:val="00595120"/>
    <w:rsid w:val="005952C4"/>
    <w:rsid w:val="0059567A"/>
    <w:rsid w:val="005A0D20"/>
    <w:rsid w:val="005A1F55"/>
    <w:rsid w:val="005A5CBD"/>
    <w:rsid w:val="005A606E"/>
    <w:rsid w:val="005A6DDA"/>
    <w:rsid w:val="005A7799"/>
    <w:rsid w:val="005B090B"/>
    <w:rsid w:val="005B0C2A"/>
    <w:rsid w:val="005B0D17"/>
    <w:rsid w:val="005B22F2"/>
    <w:rsid w:val="005B3B71"/>
    <w:rsid w:val="005B487D"/>
    <w:rsid w:val="005B5228"/>
    <w:rsid w:val="005B57A1"/>
    <w:rsid w:val="005B7128"/>
    <w:rsid w:val="005B7E83"/>
    <w:rsid w:val="005B7F4E"/>
    <w:rsid w:val="005C2D50"/>
    <w:rsid w:val="005C4612"/>
    <w:rsid w:val="005C5166"/>
    <w:rsid w:val="005C5988"/>
    <w:rsid w:val="005C5ADD"/>
    <w:rsid w:val="005C5C50"/>
    <w:rsid w:val="005D176D"/>
    <w:rsid w:val="005D284F"/>
    <w:rsid w:val="005D5A4A"/>
    <w:rsid w:val="005D5F75"/>
    <w:rsid w:val="005D6B49"/>
    <w:rsid w:val="005D7BA6"/>
    <w:rsid w:val="005E0D7F"/>
    <w:rsid w:val="005E1680"/>
    <w:rsid w:val="005E23C8"/>
    <w:rsid w:val="005E2631"/>
    <w:rsid w:val="005E2ABD"/>
    <w:rsid w:val="005E31AD"/>
    <w:rsid w:val="005E3C05"/>
    <w:rsid w:val="005F09C9"/>
    <w:rsid w:val="005F0AF4"/>
    <w:rsid w:val="005F1D0B"/>
    <w:rsid w:val="005F2B62"/>
    <w:rsid w:val="005F478A"/>
    <w:rsid w:val="005F502A"/>
    <w:rsid w:val="005F559A"/>
    <w:rsid w:val="005F5BC4"/>
    <w:rsid w:val="005F6DCC"/>
    <w:rsid w:val="00602B5B"/>
    <w:rsid w:val="00604DE0"/>
    <w:rsid w:val="006057BB"/>
    <w:rsid w:val="00605D26"/>
    <w:rsid w:val="00606036"/>
    <w:rsid w:val="00606EC1"/>
    <w:rsid w:val="00607792"/>
    <w:rsid w:val="006111C8"/>
    <w:rsid w:val="0061153C"/>
    <w:rsid w:val="006212B1"/>
    <w:rsid w:val="006216FC"/>
    <w:rsid w:val="00623A9B"/>
    <w:rsid w:val="0062451D"/>
    <w:rsid w:val="00625A0E"/>
    <w:rsid w:val="00625F5A"/>
    <w:rsid w:val="00626E58"/>
    <w:rsid w:val="00630C0F"/>
    <w:rsid w:val="00630CF3"/>
    <w:rsid w:val="00631778"/>
    <w:rsid w:val="00632615"/>
    <w:rsid w:val="006335C3"/>
    <w:rsid w:val="00634664"/>
    <w:rsid w:val="00637EC3"/>
    <w:rsid w:val="00641B38"/>
    <w:rsid w:val="00645A70"/>
    <w:rsid w:val="006556E1"/>
    <w:rsid w:val="006607D9"/>
    <w:rsid w:val="0066108F"/>
    <w:rsid w:val="006679CF"/>
    <w:rsid w:val="00671442"/>
    <w:rsid w:val="006736A4"/>
    <w:rsid w:val="00673738"/>
    <w:rsid w:val="006750C5"/>
    <w:rsid w:val="00676F3F"/>
    <w:rsid w:val="00681216"/>
    <w:rsid w:val="00684E65"/>
    <w:rsid w:val="00685844"/>
    <w:rsid w:val="00685B5D"/>
    <w:rsid w:val="00686D5A"/>
    <w:rsid w:val="00687FC4"/>
    <w:rsid w:val="00690842"/>
    <w:rsid w:val="00692EAF"/>
    <w:rsid w:val="006938BF"/>
    <w:rsid w:val="0069397B"/>
    <w:rsid w:val="00694826"/>
    <w:rsid w:val="006951BE"/>
    <w:rsid w:val="00696019"/>
    <w:rsid w:val="00696F25"/>
    <w:rsid w:val="00696FC4"/>
    <w:rsid w:val="00697999"/>
    <w:rsid w:val="006A1C62"/>
    <w:rsid w:val="006A20A1"/>
    <w:rsid w:val="006A288C"/>
    <w:rsid w:val="006A6637"/>
    <w:rsid w:val="006A7AF4"/>
    <w:rsid w:val="006B11A6"/>
    <w:rsid w:val="006B32C9"/>
    <w:rsid w:val="006B4A2A"/>
    <w:rsid w:val="006B53C7"/>
    <w:rsid w:val="006B6429"/>
    <w:rsid w:val="006B6C11"/>
    <w:rsid w:val="006B7097"/>
    <w:rsid w:val="006B7869"/>
    <w:rsid w:val="006C0737"/>
    <w:rsid w:val="006C10EC"/>
    <w:rsid w:val="006C6300"/>
    <w:rsid w:val="006C6397"/>
    <w:rsid w:val="006C6585"/>
    <w:rsid w:val="006D148E"/>
    <w:rsid w:val="006D27AF"/>
    <w:rsid w:val="006D40E7"/>
    <w:rsid w:val="006D4E08"/>
    <w:rsid w:val="006D6EEC"/>
    <w:rsid w:val="006D74A9"/>
    <w:rsid w:val="006E4292"/>
    <w:rsid w:val="006E456F"/>
    <w:rsid w:val="006E46A1"/>
    <w:rsid w:val="006E4930"/>
    <w:rsid w:val="006E71AD"/>
    <w:rsid w:val="006F1032"/>
    <w:rsid w:val="006F163A"/>
    <w:rsid w:val="006F27A5"/>
    <w:rsid w:val="006F2BB4"/>
    <w:rsid w:val="006F3901"/>
    <w:rsid w:val="006F3C22"/>
    <w:rsid w:val="006F3CF5"/>
    <w:rsid w:val="006F598C"/>
    <w:rsid w:val="00700070"/>
    <w:rsid w:val="007009DA"/>
    <w:rsid w:val="007019B8"/>
    <w:rsid w:val="00705D58"/>
    <w:rsid w:val="00707D0A"/>
    <w:rsid w:val="0071047A"/>
    <w:rsid w:val="00710C5B"/>
    <w:rsid w:val="00710D6A"/>
    <w:rsid w:val="00710DE5"/>
    <w:rsid w:val="00711709"/>
    <w:rsid w:val="00713F2E"/>
    <w:rsid w:val="00713FDE"/>
    <w:rsid w:val="00715041"/>
    <w:rsid w:val="00715F89"/>
    <w:rsid w:val="007161E5"/>
    <w:rsid w:val="007164AE"/>
    <w:rsid w:val="00716C2F"/>
    <w:rsid w:val="0072000E"/>
    <w:rsid w:val="00721BC5"/>
    <w:rsid w:val="00722D6E"/>
    <w:rsid w:val="00724700"/>
    <w:rsid w:val="007256C5"/>
    <w:rsid w:val="00726CFE"/>
    <w:rsid w:val="007335A3"/>
    <w:rsid w:val="00733E8D"/>
    <w:rsid w:val="00735E06"/>
    <w:rsid w:val="00735FE4"/>
    <w:rsid w:val="00736AB4"/>
    <w:rsid w:val="00737921"/>
    <w:rsid w:val="00742414"/>
    <w:rsid w:val="00742594"/>
    <w:rsid w:val="00743779"/>
    <w:rsid w:val="00744284"/>
    <w:rsid w:val="007448CC"/>
    <w:rsid w:val="00744D9C"/>
    <w:rsid w:val="00744EA9"/>
    <w:rsid w:val="0074628C"/>
    <w:rsid w:val="0074629A"/>
    <w:rsid w:val="00746CA4"/>
    <w:rsid w:val="007506A4"/>
    <w:rsid w:val="00753078"/>
    <w:rsid w:val="00753F5C"/>
    <w:rsid w:val="007600DC"/>
    <w:rsid w:val="00766FA3"/>
    <w:rsid w:val="007738D0"/>
    <w:rsid w:val="007749B5"/>
    <w:rsid w:val="00776C9E"/>
    <w:rsid w:val="007858B9"/>
    <w:rsid w:val="007866C4"/>
    <w:rsid w:val="007957B0"/>
    <w:rsid w:val="007959EA"/>
    <w:rsid w:val="007A05D7"/>
    <w:rsid w:val="007A2D23"/>
    <w:rsid w:val="007A60EE"/>
    <w:rsid w:val="007A7103"/>
    <w:rsid w:val="007A7566"/>
    <w:rsid w:val="007B0E0A"/>
    <w:rsid w:val="007B3B22"/>
    <w:rsid w:val="007B40E1"/>
    <w:rsid w:val="007B463A"/>
    <w:rsid w:val="007B574E"/>
    <w:rsid w:val="007C1406"/>
    <w:rsid w:val="007C3E66"/>
    <w:rsid w:val="007C5754"/>
    <w:rsid w:val="007D1217"/>
    <w:rsid w:val="007D51B7"/>
    <w:rsid w:val="007D51F3"/>
    <w:rsid w:val="007D5D2D"/>
    <w:rsid w:val="007D6407"/>
    <w:rsid w:val="007E10CE"/>
    <w:rsid w:val="007E1204"/>
    <w:rsid w:val="007E4268"/>
    <w:rsid w:val="007E67CD"/>
    <w:rsid w:val="007F0828"/>
    <w:rsid w:val="007F229B"/>
    <w:rsid w:val="007F30A3"/>
    <w:rsid w:val="007F3ED7"/>
    <w:rsid w:val="007F3EDC"/>
    <w:rsid w:val="007F54EF"/>
    <w:rsid w:val="007F7309"/>
    <w:rsid w:val="007F7CD4"/>
    <w:rsid w:val="00802923"/>
    <w:rsid w:val="00803B38"/>
    <w:rsid w:val="00803F34"/>
    <w:rsid w:val="008047D4"/>
    <w:rsid w:val="00804834"/>
    <w:rsid w:val="0080578B"/>
    <w:rsid w:val="00810718"/>
    <w:rsid w:val="008109DA"/>
    <w:rsid w:val="008134AB"/>
    <w:rsid w:val="008168F4"/>
    <w:rsid w:val="00820476"/>
    <w:rsid w:val="0082162C"/>
    <w:rsid w:val="00822AA2"/>
    <w:rsid w:val="0082432F"/>
    <w:rsid w:val="00832E4D"/>
    <w:rsid w:val="008334E2"/>
    <w:rsid w:val="0083408D"/>
    <w:rsid w:val="00835B4B"/>
    <w:rsid w:val="008362BE"/>
    <w:rsid w:val="008405D1"/>
    <w:rsid w:val="00840725"/>
    <w:rsid w:val="00842853"/>
    <w:rsid w:val="00842CC5"/>
    <w:rsid w:val="00843A1D"/>
    <w:rsid w:val="00843DF3"/>
    <w:rsid w:val="00847FF3"/>
    <w:rsid w:val="008503E5"/>
    <w:rsid w:val="00852899"/>
    <w:rsid w:val="0085309A"/>
    <w:rsid w:val="008564FC"/>
    <w:rsid w:val="00860E17"/>
    <w:rsid w:val="00861517"/>
    <w:rsid w:val="00862744"/>
    <w:rsid w:val="008645F7"/>
    <w:rsid w:val="008659D8"/>
    <w:rsid w:val="00865C9A"/>
    <w:rsid w:val="00870CAB"/>
    <w:rsid w:val="008724C9"/>
    <w:rsid w:val="00872B9B"/>
    <w:rsid w:val="0088086E"/>
    <w:rsid w:val="00881F2F"/>
    <w:rsid w:val="00881F5F"/>
    <w:rsid w:val="00886123"/>
    <w:rsid w:val="008863AE"/>
    <w:rsid w:val="00886C06"/>
    <w:rsid w:val="008907A4"/>
    <w:rsid w:val="00890C52"/>
    <w:rsid w:val="008920B0"/>
    <w:rsid w:val="008932BF"/>
    <w:rsid w:val="008947D0"/>
    <w:rsid w:val="00896303"/>
    <w:rsid w:val="00896AB3"/>
    <w:rsid w:val="00896AE6"/>
    <w:rsid w:val="008A0109"/>
    <w:rsid w:val="008A016E"/>
    <w:rsid w:val="008A05A1"/>
    <w:rsid w:val="008A09D5"/>
    <w:rsid w:val="008A12FC"/>
    <w:rsid w:val="008A3C94"/>
    <w:rsid w:val="008A4F72"/>
    <w:rsid w:val="008A6213"/>
    <w:rsid w:val="008A69EE"/>
    <w:rsid w:val="008B0185"/>
    <w:rsid w:val="008B0737"/>
    <w:rsid w:val="008B0C61"/>
    <w:rsid w:val="008B3A06"/>
    <w:rsid w:val="008B44DA"/>
    <w:rsid w:val="008B7378"/>
    <w:rsid w:val="008B7B70"/>
    <w:rsid w:val="008C0AC2"/>
    <w:rsid w:val="008C11AF"/>
    <w:rsid w:val="008C450A"/>
    <w:rsid w:val="008C51F4"/>
    <w:rsid w:val="008D18B7"/>
    <w:rsid w:val="008D3CAC"/>
    <w:rsid w:val="008D60D4"/>
    <w:rsid w:val="008D6138"/>
    <w:rsid w:val="008E04A0"/>
    <w:rsid w:val="008E1B72"/>
    <w:rsid w:val="008E1E17"/>
    <w:rsid w:val="008E4FC6"/>
    <w:rsid w:val="008E58B3"/>
    <w:rsid w:val="008E6585"/>
    <w:rsid w:val="008E71E0"/>
    <w:rsid w:val="008F004C"/>
    <w:rsid w:val="008F12C1"/>
    <w:rsid w:val="008F348C"/>
    <w:rsid w:val="008F368F"/>
    <w:rsid w:val="008F4707"/>
    <w:rsid w:val="008F4EE0"/>
    <w:rsid w:val="008F5B5F"/>
    <w:rsid w:val="008F64E3"/>
    <w:rsid w:val="00903108"/>
    <w:rsid w:val="00903EBC"/>
    <w:rsid w:val="0090434E"/>
    <w:rsid w:val="00904673"/>
    <w:rsid w:val="00904814"/>
    <w:rsid w:val="00905AEC"/>
    <w:rsid w:val="0090674D"/>
    <w:rsid w:val="00910396"/>
    <w:rsid w:val="00910827"/>
    <w:rsid w:val="00910977"/>
    <w:rsid w:val="009130C7"/>
    <w:rsid w:val="00913DBD"/>
    <w:rsid w:val="00924565"/>
    <w:rsid w:val="009246AA"/>
    <w:rsid w:val="00930107"/>
    <w:rsid w:val="009305F7"/>
    <w:rsid w:val="0093163C"/>
    <w:rsid w:val="00931709"/>
    <w:rsid w:val="0093538E"/>
    <w:rsid w:val="0093655F"/>
    <w:rsid w:val="009375DC"/>
    <w:rsid w:val="00940713"/>
    <w:rsid w:val="00942A23"/>
    <w:rsid w:val="0094466B"/>
    <w:rsid w:val="00945872"/>
    <w:rsid w:val="00946740"/>
    <w:rsid w:val="0095538A"/>
    <w:rsid w:val="00955A42"/>
    <w:rsid w:val="009565C2"/>
    <w:rsid w:val="0096080B"/>
    <w:rsid w:val="009610E9"/>
    <w:rsid w:val="00962276"/>
    <w:rsid w:val="009634F0"/>
    <w:rsid w:val="009643D9"/>
    <w:rsid w:val="00965A10"/>
    <w:rsid w:val="00965EAE"/>
    <w:rsid w:val="00966643"/>
    <w:rsid w:val="0096744F"/>
    <w:rsid w:val="00967F2C"/>
    <w:rsid w:val="009725F7"/>
    <w:rsid w:val="0097377B"/>
    <w:rsid w:val="00974BBB"/>
    <w:rsid w:val="00974DFD"/>
    <w:rsid w:val="00976248"/>
    <w:rsid w:val="009769B5"/>
    <w:rsid w:val="00976DE6"/>
    <w:rsid w:val="0098084A"/>
    <w:rsid w:val="00982387"/>
    <w:rsid w:val="00983160"/>
    <w:rsid w:val="009840EF"/>
    <w:rsid w:val="0098444D"/>
    <w:rsid w:val="00984A00"/>
    <w:rsid w:val="009857C9"/>
    <w:rsid w:val="00986110"/>
    <w:rsid w:val="00987062"/>
    <w:rsid w:val="00992201"/>
    <w:rsid w:val="00995BD2"/>
    <w:rsid w:val="00996282"/>
    <w:rsid w:val="0099683D"/>
    <w:rsid w:val="00996AF3"/>
    <w:rsid w:val="0099769E"/>
    <w:rsid w:val="009A08CE"/>
    <w:rsid w:val="009A0C60"/>
    <w:rsid w:val="009A3073"/>
    <w:rsid w:val="009A3820"/>
    <w:rsid w:val="009A3CE2"/>
    <w:rsid w:val="009A48EB"/>
    <w:rsid w:val="009A66BA"/>
    <w:rsid w:val="009A72ED"/>
    <w:rsid w:val="009B0BAA"/>
    <w:rsid w:val="009B0D96"/>
    <w:rsid w:val="009B13A5"/>
    <w:rsid w:val="009B42EE"/>
    <w:rsid w:val="009C1353"/>
    <w:rsid w:val="009C1812"/>
    <w:rsid w:val="009C29A6"/>
    <w:rsid w:val="009C7D33"/>
    <w:rsid w:val="009D0121"/>
    <w:rsid w:val="009D0B63"/>
    <w:rsid w:val="009D1551"/>
    <w:rsid w:val="009D323E"/>
    <w:rsid w:val="009D5DEC"/>
    <w:rsid w:val="009D7E40"/>
    <w:rsid w:val="009E2DB4"/>
    <w:rsid w:val="009E2EDC"/>
    <w:rsid w:val="009E3E53"/>
    <w:rsid w:val="009E4958"/>
    <w:rsid w:val="009E63FF"/>
    <w:rsid w:val="009E676B"/>
    <w:rsid w:val="009F048C"/>
    <w:rsid w:val="009F35C1"/>
    <w:rsid w:val="009F35D2"/>
    <w:rsid w:val="009F4659"/>
    <w:rsid w:val="009F570E"/>
    <w:rsid w:val="009F74D9"/>
    <w:rsid w:val="009F7FCF"/>
    <w:rsid w:val="009F7FEB"/>
    <w:rsid w:val="00A0596B"/>
    <w:rsid w:val="00A05EBB"/>
    <w:rsid w:val="00A1131C"/>
    <w:rsid w:val="00A113F8"/>
    <w:rsid w:val="00A11BFA"/>
    <w:rsid w:val="00A12694"/>
    <w:rsid w:val="00A16569"/>
    <w:rsid w:val="00A20454"/>
    <w:rsid w:val="00A21AD7"/>
    <w:rsid w:val="00A22765"/>
    <w:rsid w:val="00A25938"/>
    <w:rsid w:val="00A25E80"/>
    <w:rsid w:val="00A26251"/>
    <w:rsid w:val="00A305AD"/>
    <w:rsid w:val="00A32D8D"/>
    <w:rsid w:val="00A33605"/>
    <w:rsid w:val="00A34239"/>
    <w:rsid w:val="00A37D46"/>
    <w:rsid w:val="00A37F38"/>
    <w:rsid w:val="00A42CF2"/>
    <w:rsid w:val="00A42F42"/>
    <w:rsid w:val="00A43FCE"/>
    <w:rsid w:val="00A44C78"/>
    <w:rsid w:val="00A47959"/>
    <w:rsid w:val="00A47B24"/>
    <w:rsid w:val="00A47D54"/>
    <w:rsid w:val="00A52E04"/>
    <w:rsid w:val="00A566C7"/>
    <w:rsid w:val="00A611D8"/>
    <w:rsid w:val="00A62526"/>
    <w:rsid w:val="00A662A1"/>
    <w:rsid w:val="00A66A4D"/>
    <w:rsid w:val="00A71F75"/>
    <w:rsid w:val="00A726F3"/>
    <w:rsid w:val="00A72ED4"/>
    <w:rsid w:val="00A737A2"/>
    <w:rsid w:val="00A74B0D"/>
    <w:rsid w:val="00A7621F"/>
    <w:rsid w:val="00A7626F"/>
    <w:rsid w:val="00A77FF8"/>
    <w:rsid w:val="00A832A4"/>
    <w:rsid w:val="00A85524"/>
    <w:rsid w:val="00A861CF"/>
    <w:rsid w:val="00A90F89"/>
    <w:rsid w:val="00A91460"/>
    <w:rsid w:val="00A91C79"/>
    <w:rsid w:val="00A9310F"/>
    <w:rsid w:val="00A95F12"/>
    <w:rsid w:val="00A96320"/>
    <w:rsid w:val="00A97CEB"/>
    <w:rsid w:val="00AA07FD"/>
    <w:rsid w:val="00AA0F18"/>
    <w:rsid w:val="00AA5C2C"/>
    <w:rsid w:val="00AB1AB5"/>
    <w:rsid w:val="00AB1BD7"/>
    <w:rsid w:val="00AB2080"/>
    <w:rsid w:val="00AB2F3E"/>
    <w:rsid w:val="00AB2FF1"/>
    <w:rsid w:val="00AB6F8C"/>
    <w:rsid w:val="00AC1B83"/>
    <w:rsid w:val="00AC37C2"/>
    <w:rsid w:val="00AC4C0F"/>
    <w:rsid w:val="00AC4F62"/>
    <w:rsid w:val="00AC5B2E"/>
    <w:rsid w:val="00AC601C"/>
    <w:rsid w:val="00AC607A"/>
    <w:rsid w:val="00AD00D7"/>
    <w:rsid w:val="00AD080F"/>
    <w:rsid w:val="00AD118D"/>
    <w:rsid w:val="00AD1CAC"/>
    <w:rsid w:val="00AD5295"/>
    <w:rsid w:val="00AE0262"/>
    <w:rsid w:val="00AF045D"/>
    <w:rsid w:val="00AF0A14"/>
    <w:rsid w:val="00AF108B"/>
    <w:rsid w:val="00AF17A7"/>
    <w:rsid w:val="00AF267F"/>
    <w:rsid w:val="00AF2B12"/>
    <w:rsid w:val="00AF41E4"/>
    <w:rsid w:val="00AF5D5C"/>
    <w:rsid w:val="00B007A7"/>
    <w:rsid w:val="00B01796"/>
    <w:rsid w:val="00B0185C"/>
    <w:rsid w:val="00B01A24"/>
    <w:rsid w:val="00B02C0D"/>
    <w:rsid w:val="00B036A5"/>
    <w:rsid w:val="00B0468A"/>
    <w:rsid w:val="00B04C48"/>
    <w:rsid w:val="00B05F3D"/>
    <w:rsid w:val="00B07753"/>
    <w:rsid w:val="00B10516"/>
    <w:rsid w:val="00B11086"/>
    <w:rsid w:val="00B12128"/>
    <w:rsid w:val="00B12A36"/>
    <w:rsid w:val="00B15652"/>
    <w:rsid w:val="00B1645C"/>
    <w:rsid w:val="00B21011"/>
    <w:rsid w:val="00B26441"/>
    <w:rsid w:val="00B279BC"/>
    <w:rsid w:val="00B300B4"/>
    <w:rsid w:val="00B3082D"/>
    <w:rsid w:val="00B310F5"/>
    <w:rsid w:val="00B31B53"/>
    <w:rsid w:val="00B32256"/>
    <w:rsid w:val="00B324BB"/>
    <w:rsid w:val="00B36D7B"/>
    <w:rsid w:val="00B4045B"/>
    <w:rsid w:val="00B40CF1"/>
    <w:rsid w:val="00B412B6"/>
    <w:rsid w:val="00B41415"/>
    <w:rsid w:val="00B44BE0"/>
    <w:rsid w:val="00B45954"/>
    <w:rsid w:val="00B460E6"/>
    <w:rsid w:val="00B47780"/>
    <w:rsid w:val="00B47950"/>
    <w:rsid w:val="00B47E3A"/>
    <w:rsid w:val="00B5167B"/>
    <w:rsid w:val="00B51ECF"/>
    <w:rsid w:val="00B577E6"/>
    <w:rsid w:val="00B60FB3"/>
    <w:rsid w:val="00B63343"/>
    <w:rsid w:val="00B64077"/>
    <w:rsid w:val="00B65139"/>
    <w:rsid w:val="00B665B5"/>
    <w:rsid w:val="00B66C20"/>
    <w:rsid w:val="00B70502"/>
    <w:rsid w:val="00B70782"/>
    <w:rsid w:val="00B70E34"/>
    <w:rsid w:val="00B71300"/>
    <w:rsid w:val="00B72E1A"/>
    <w:rsid w:val="00B73105"/>
    <w:rsid w:val="00B73E0E"/>
    <w:rsid w:val="00B74A07"/>
    <w:rsid w:val="00B75E2C"/>
    <w:rsid w:val="00B772D9"/>
    <w:rsid w:val="00B77EC3"/>
    <w:rsid w:val="00B80E50"/>
    <w:rsid w:val="00B81156"/>
    <w:rsid w:val="00B81528"/>
    <w:rsid w:val="00B819F3"/>
    <w:rsid w:val="00B8210B"/>
    <w:rsid w:val="00B82B17"/>
    <w:rsid w:val="00B82C93"/>
    <w:rsid w:val="00B832AD"/>
    <w:rsid w:val="00B833BE"/>
    <w:rsid w:val="00B84F17"/>
    <w:rsid w:val="00B8530A"/>
    <w:rsid w:val="00B85833"/>
    <w:rsid w:val="00B86AA9"/>
    <w:rsid w:val="00B87A4E"/>
    <w:rsid w:val="00B91197"/>
    <w:rsid w:val="00B942F0"/>
    <w:rsid w:val="00B949EC"/>
    <w:rsid w:val="00B95051"/>
    <w:rsid w:val="00B9699B"/>
    <w:rsid w:val="00BB1AF9"/>
    <w:rsid w:val="00BB30D8"/>
    <w:rsid w:val="00BB447C"/>
    <w:rsid w:val="00BB6A6E"/>
    <w:rsid w:val="00BB7499"/>
    <w:rsid w:val="00BC2900"/>
    <w:rsid w:val="00BC3157"/>
    <w:rsid w:val="00BC6018"/>
    <w:rsid w:val="00BC6E3B"/>
    <w:rsid w:val="00BD080A"/>
    <w:rsid w:val="00BD1186"/>
    <w:rsid w:val="00BD2C2B"/>
    <w:rsid w:val="00BD318F"/>
    <w:rsid w:val="00BD516B"/>
    <w:rsid w:val="00BD5C86"/>
    <w:rsid w:val="00BE1A57"/>
    <w:rsid w:val="00BE1C3A"/>
    <w:rsid w:val="00BE28D4"/>
    <w:rsid w:val="00BE357D"/>
    <w:rsid w:val="00BF2076"/>
    <w:rsid w:val="00BF22A8"/>
    <w:rsid w:val="00BF386D"/>
    <w:rsid w:val="00BF544F"/>
    <w:rsid w:val="00BF555E"/>
    <w:rsid w:val="00BF7F35"/>
    <w:rsid w:val="00C002FF"/>
    <w:rsid w:val="00C0128A"/>
    <w:rsid w:val="00C01C94"/>
    <w:rsid w:val="00C028B6"/>
    <w:rsid w:val="00C0323F"/>
    <w:rsid w:val="00C05AB5"/>
    <w:rsid w:val="00C05CA2"/>
    <w:rsid w:val="00C06494"/>
    <w:rsid w:val="00C1010D"/>
    <w:rsid w:val="00C10166"/>
    <w:rsid w:val="00C10D32"/>
    <w:rsid w:val="00C11F34"/>
    <w:rsid w:val="00C15329"/>
    <w:rsid w:val="00C15D7C"/>
    <w:rsid w:val="00C162F3"/>
    <w:rsid w:val="00C20A06"/>
    <w:rsid w:val="00C2143C"/>
    <w:rsid w:val="00C25119"/>
    <w:rsid w:val="00C27828"/>
    <w:rsid w:val="00C31E7D"/>
    <w:rsid w:val="00C31F02"/>
    <w:rsid w:val="00C331C1"/>
    <w:rsid w:val="00C34300"/>
    <w:rsid w:val="00C35CDF"/>
    <w:rsid w:val="00C43255"/>
    <w:rsid w:val="00C4479B"/>
    <w:rsid w:val="00C45991"/>
    <w:rsid w:val="00C47F05"/>
    <w:rsid w:val="00C5211F"/>
    <w:rsid w:val="00C54F71"/>
    <w:rsid w:val="00C560ED"/>
    <w:rsid w:val="00C57841"/>
    <w:rsid w:val="00C6179C"/>
    <w:rsid w:val="00C62318"/>
    <w:rsid w:val="00C62EC8"/>
    <w:rsid w:val="00C6471A"/>
    <w:rsid w:val="00C661ED"/>
    <w:rsid w:val="00C71FAC"/>
    <w:rsid w:val="00C726C4"/>
    <w:rsid w:val="00C752E4"/>
    <w:rsid w:val="00C7533D"/>
    <w:rsid w:val="00C77405"/>
    <w:rsid w:val="00C809A7"/>
    <w:rsid w:val="00C8212D"/>
    <w:rsid w:val="00C830E1"/>
    <w:rsid w:val="00C8327C"/>
    <w:rsid w:val="00C85270"/>
    <w:rsid w:val="00C864CB"/>
    <w:rsid w:val="00C8659C"/>
    <w:rsid w:val="00C87153"/>
    <w:rsid w:val="00C9060D"/>
    <w:rsid w:val="00C92A91"/>
    <w:rsid w:val="00C94592"/>
    <w:rsid w:val="00C95D19"/>
    <w:rsid w:val="00C97B69"/>
    <w:rsid w:val="00CA052B"/>
    <w:rsid w:val="00CA0EAE"/>
    <w:rsid w:val="00CA1C4B"/>
    <w:rsid w:val="00CA5C7B"/>
    <w:rsid w:val="00CA6BEA"/>
    <w:rsid w:val="00CB0BBB"/>
    <w:rsid w:val="00CB1137"/>
    <w:rsid w:val="00CB1887"/>
    <w:rsid w:val="00CB1B7F"/>
    <w:rsid w:val="00CB1E1F"/>
    <w:rsid w:val="00CB3272"/>
    <w:rsid w:val="00CB3708"/>
    <w:rsid w:val="00CB5B4F"/>
    <w:rsid w:val="00CB72C6"/>
    <w:rsid w:val="00CB76C4"/>
    <w:rsid w:val="00CB7E1E"/>
    <w:rsid w:val="00CC1060"/>
    <w:rsid w:val="00CC17A5"/>
    <w:rsid w:val="00CC253C"/>
    <w:rsid w:val="00CC3A10"/>
    <w:rsid w:val="00CC4363"/>
    <w:rsid w:val="00CC5A3B"/>
    <w:rsid w:val="00CC5DDD"/>
    <w:rsid w:val="00CC5EE2"/>
    <w:rsid w:val="00CC74F8"/>
    <w:rsid w:val="00CD146F"/>
    <w:rsid w:val="00CD2D0C"/>
    <w:rsid w:val="00CD58C5"/>
    <w:rsid w:val="00CE1F14"/>
    <w:rsid w:val="00CE21D1"/>
    <w:rsid w:val="00CE3722"/>
    <w:rsid w:val="00CE46E6"/>
    <w:rsid w:val="00CE640A"/>
    <w:rsid w:val="00CE78A5"/>
    <w:rsid w:val="00CF089D"/>
    <w:rsid w:val="00CF1926"/>
    <w:rsid w:val="00CF3D09"/>
    <w:rsid w:val="00CF4135"/>
    <w:rsid w:val="00CF5C21"/>
    <w:rsid w:val="00CF6CEA"/>
    <w:rsid w:val="00D01234"/>
    <w:rsid w:val="00D0256F"/>
    <w:rsid w:val="00D027E5"/>
    <w:rsid w:val="00D039DB"/>
    <w:rsid w:val="00D03BF6"/>
    <w:rsid w:val="00D0541F"/>
    <w:rsid w:val="00D064DC"/>
    <w:rsid w:val="00D108BF"/>
    <w:rsid w:val="00D10EEB"/>
    <w:rsid w:val="00D11217"/>
    <w:rsid w:val="00D2006D"/>
    <w:rsid w:val="00D215A5"/>
    <w:rsid w:val="00D220FB"/>
    <w:rsid w:val="00D22542"/>
    <w:rsid w:val="00D225FA"/>
    <w:rsid w:val="00D31B00"/>
    <w:rsid w:val="00D32E3A"/>
    <w:rsid w:val="00D346BB"/>
    <w:rsid w:val="00D36660"/>
    <w:rsid w:val="00D401A8"/>
    <w:rsid w:val="00D41D4B"/>
    <w:rsid w:val="00D420D8"/>
    <w:rsid w:val="00D42BC2"/>
    <w:rsid w:val="00D434DB"/>
    <w:rsid w:val="00D45C4E"/>
    <w:rsid w:val="00D4607E"/>
    <w:rsid w:val="00D46254"/>
    <w:rsid w:val="00D509F4"/>
    <w:rsid w:val="00D51020"/>
    <w:rsid w:val="00D57581"/>
    <w:rsid w:val="00D60A39"/>
    <w:rsid w:val="00D62193"/>
    <w:rsid w:val="00D63C41"/>
    <w:rsid w:val="00D64A88"/>
    <w:rsid w:val="00D65741"/>
    <w:rsid w:val="00D67B0A"/>
    <w:rsid w:val="00D70A3C"/>
    <w:rsid w:val="00D70E04"/>
    <w:rsid w:val="00D71C85"/>
    <w:rsid w:val="00D7561C"/>
    <w:rsid w:val="00D770D1"/>
    <w:rsid w:val="00D80978"/>
    <w:rsid w:val="00D80A82"/>
    <w:rsid w:val="00D82227"/>
    <w:rsid w:val="00D8507F"/>
    <w:rsid w:val="00D8775F"/>
    <w:rsid w:val="00D879AF"/>
    <w:rsid w:val="00D920A0"/>
    <w:rsid w:val="00D921FC"/>
    <w:rsid w:val="00D92684"/>
    <w:rsid w:val="00D92A2D"/>
    <w:rsid w:val="00D96642"/>
    <w:rsid w:val="00DA2702"/>
    <w:rsid w:val="00DA2ED5"/>
    <w:rsid w:val="00DA3569"/>
    <w:rsid w:val="00DA4D99"/>
    <w:rsid w:val="00DA6A82"/>
    <w:rsid w:val="00DB4535"/>
    <w:rsid w:val="00DB7F86"/>
    <w:rsid w:val="00DC379D"/>
    <w:rsid w:val="00DC429B"/>
    <w:rsid w:val="00DD1AE4"/>
    <w:rsid w:val="00DD1CBB"/>
    <w:rsid w:val="00DD4216"/>
    <w:rsid w:val="00DD427D"/>
    <w:rsid w:val="00DD70EA"/>
    <w:rsid w:val="00DE12FD"/>
    <w:rsid w:val="00DE2B81"/>
    <w:rsid w:val="00DE477D"/>
    <w:rsid w:val="00DE6BEC"/>
    <w:rsid w:val="00DF1BAC"/>
    <w:rsid w:val="00DF4038"/>
    <w:rsid w:val="00DF5124"/>
    <w:rsid w:val="00DF636B"/>
    <w:rsid w:val="00E0287A"/>
    <w:rsid w:val="00E038BD"/>
    <w:rsid w:val="00E04F24"/>
    <w:rsid w:val="00E055A5"/>
    <w:rsid w:val="00E055E1"/>
    <w:rsid w:val="00E05EF2"/>
    <w:rsid w:val="00E0786B"/>
    <w:rsid w:val="00E141EB"/>
    <w:rsid w:val="00E15352"/>
    <w:rsid w:val="00E1540A"/>
    <w:rsid w:val="00E16B55"/>
    <w:rsid w:val="00E20858"/>
    <w:rsid w:val="00E20AFC"/>
    <w:rsid w:val="00E20F69"/>
    <w:rsid w:val="00E21033"/>
    <w:rsid w:val="00E224B6"/>
    <w:rsid w:val="00E227F4"/>
    <w:rsid w:val="00E240C9"/>
    <w:rsid w:val="00E25144"/>
    <w:rsid w:val="00E27C3D"/>
    <w:rsid w:val="00E27E63"/>
    <w:rsid w:val="00E27E84"/>
    <w:rsid w:val="00E3119D"/>
    <w:rsid w:val="00E33390"/>
    <w:rsid w:val="00E35D0F"/>
    <w:rsid w:val="00E36945"/>
    <w:rsid w:val="00E36CE1"/>
    <w:rsid w:val="00E37DD9"/>
    <w:rsid w:val="00E42FC6"/>
    <w:rsid w:val="00E44A11"/>
    <w:rsid w:val="00E44E7C"/>
    <w:rsid w:val="00E46A7B"/>
    <w:rsid w:val="00E47426"/>
    <w:rsid w:val="00E4743E"/>
    <w:rsid w:val="00E50933"/>
    <w:rsid w:val="00E50BAD"/>
    <w:rsid w:val="00E50F4F"/>
    <w:rsid w:val="00E5359A"/>
    <w:rsid w:val="00E55F79"/>
    <w:rsid w:val="00E565A1"/>
    <w:rsid w:val="00E577A4"/>
    <w:rsid w:val="00E602E8"/>
    <w:rsid w:val="00E63FD4"/>
    <w:rsid w:val="00E666B1"/>
    <w:rsid w:val="00E67543"/>
    <w:rsid w:val="00E701BC"/>
    <w:rsid w:val="00E70463"/>
    <w:rsid w:val="00E70653"/>
    <w:rsid w:val="00E71190"/>
    <w:rsid w:val="00E721E0"/>
    <w:rsid w:val="00E75707"/>
    <w:rsid w:val="00E776EF"/>
    <w:rsid w:val="00E81208"/>
    <w:rsid w:val="00E82DE0"/>
    <w:rsid w:val="00E83423"/>
    <w:rsid w:val="00E836C4"/>
    <w:rsid w:val="00E843A8"/>
    <w:rsid w:val="00E8560C"/>
    <w:rsid w:val="00E8669D"/>
    <w:rsid w:val="00E87D29"/>
    <w:rsid w:val="00E9015D"/>
    <w:rsid w:val="00E9100C"/>
    <w:rsid w:val="00E91A4F"/>
    <w:rsid w:val="00E93AE2"/>
    <w:rsid w:val="00E93CF6"/>
    <w:rsid w:val="00E94F0B"/>
    <w:rsid w:val="00E9641C"/>
    <w:rsid w:val="00EA0531"/>
    <w:rsid w:val="00EA0CAF"/>
    <w:rsid w:val="00EA2DC1"/>
    <w:rsid w:val="00EA2E99"/>
    <w:rsid w:val="00EA319B"/>
    <w:rsid w:val="00EA48F7"/>
    <w:rsid w:val="00EA73C2"/>
    <w:rsid w:val="00EA79D1"/>
    <w:rsid w:val="00EB2337"/>
    <w:rsid w:val="00EB32E3"/>
    <w:rsid w:val="00EB5352"/>
    <w:rsid w:val="00EB5F02"/>
    <w:rsid w:val="00EB6DE8"/>
    <w:rsid w:val="00EB75BC"/>
    <w:rsid w:val="00EC004D"/>
    <w:rsid w:val="00EC0381"/>
    <w:rsid w:val="00EC13D7"/>
    <w:rsid w:val="00EC23B8"/>
    <w:rsid w:val="00EC4921"/>
    <w:rsid w:val="00EC5B36"/>
    <w:rsid w:val="00EC6722"/>
    <w:rsid w:val="00EC7131"/>
    <w:rsid w:val="00EC7141"/>
    <w:rsid w:val="00ED2863"/>
    <w:rsid w:val="00ED788C"/>
    <w:rsid w:val="00ED7A1D"/>
    <w:rsid w:val="00EE0392"/>
    <w:rsid w:val="00EE0F12"/>
    <w:rsid w:val="00EE53DB"/>
    <w:rsid w:val="00EE5F6C"/>
    <w:rsid w:val="00EE765D"/>
    <w:rsid w:val="00EE7C31"/>
    <w:rsid w:val="00EF22CE"/>
    <w:rsid w:val="00EF296D"/>
    <w:rsid w:val="00EF3D7E"/>
    <w:rsid w:val="00EF4047"/>
    <w:rsid w:val="00EF4E08"/>
    <w:rsid w:val="00EF5055"/>
    <w:rsid w:val="00EF66CC"/>
    <w:rsid w:val="00F02816"/>
    <w:rsid w:val="00F032DD"/>
    <w:rsid w:val="00F0439E"/>
    <w:rsid w:val="00F06B57"/>
    <w:rsid w:val="00F07216"/>
    <w:rsid w:val="00F07A98"/>
    <w:rsid w:val="00F10284"/>
    <w:rsid w:val="00F10605"/>
    <w:rsid w:val="00F11A6C"/>
    <w:rsid w:val="00F11A7C"/>
    <w:rsid w:val="00F126C4"/>
    <w:rsid w:val="00F12932"/>
    <w:rsid w:val="00F13971"/>
    <w:rsid w:val="00F15404"/>
    <w:rsid w:val="00F1663E"/>
    <w:rsid w:val="00F16C32"/>
    <w:rsid w:val="00F31A54"/>
    <w:rsid w:val="00F31ADF"/>
    <w:rsid w:val="00F33932"/>
    <w:rsid w:val="00F33EDC"/>
    <w:rsid w:val="00F34010"/>
    <w:rsid w:val="00F3756E"/>
    <w:rsid w:val="00F405BB"/>
    <w:rsid w:val="00F414AA"/>
    <w:rsid w:val="00F52EDE"/>
    <w:rsid w:val="00F53831"/>
    <w:rsid w:val="00F53BDF"/>
    <w:rsid w:val="00F551AB"/>
    <w:rsid w:val="00F55C60"/>
    <w:rsid w:val="00F565A3"/>
    <w:rsid w:val="00F5668D"/>
    <w:rsid w:val="00F56C4F"/>
    <w:rsid w:val="00F63150"/>
    <w:rsid w:val="00F6361D"/>
    <w:rsid w:val="00F640FC"/>
    <w:rsid w:val="00F6637A"/>
    <w:rsid w:val="00F7010D"/>
    <w:rsid w:val="00F7033A"/>
    <w:rsid w:val="00F72FD6"/>
    <w:rsid w:val="00F7339E"/>
    <w:rsid w:val="00F7507E"/>
    <w:rsid w:val="00F7509E"/>
    <w:rsid w:val="00F752E6"/>
    <w:rsid w:val="00F756CB"/>
    <w:rsid w:val="00F75D86"/>
    <w:rsid w:val="00F76382"/>
    <w:rsid w:val="00F76914"/>
    <w:rsid w:val="00F77931"/>
    <w:rsid w:val="00F81E22"/>
    <w:rsid w:val="00F82550"/>
    <w:rsid w:val="00F8551A"/>
    <w:rsid w:val="00F85BC9"/>
    <w:rsid w:val="00F86488"/>
    <w:rsid w:val="00F9215D"/>
    <w:rsid w:val="00F9230A"/>
    <w:rsid w:val="00F94558"/>
    <w:rsid w:val="00F95389"/>
    <w:rsid w:val="00F953D8"/>
    <w:rsid w:val="00FA108C"/>
    <w:rsid w:val="00FA2F66"/>
    <w:rsid w:val="00FA4A70"/>
    <w:rsid w:val="00FA5443"/>
    <w:rsid w:val="00FA5D31"/>
    <w:rsid w:val="00FB25E6"/>
    <w:rsid w:val="00FB3B8D"/>
    <w:rsid w:val="00FC1D2B"/>
    <w:rsid w:val="00FC2D5A"/>
    <w:rsid w:val="00FC35E7"/>
    <w:rsid w:val="00FC3764"/>
    <w:rsid w:val="00FC74B1"/>
    <w:rsid w:val="00FC7A08"/>
    <w:rsid w:val="00FD0F51"/>
    <w:rsid w:val="00FD2D68"/>
    <w:rsid w:val="00FD39D1"/>
    <w:rsid w:val="00FD3D45"/>
    <w:rsid w:val="00FD7E2A"/>
    <w:rsid w:val="00FE1905"/>
    <w:rsid w:val="00FE1D79"/>
    <w:rsid w:val="00FE2E9D"/>
    <w:rsid w:val="00FE48C5"/>
    <w:rsid w:val="00FE6A07"/>
    <w:rsid w:val="00FE6F12"/>
    <w:rsid w:val="00FE7386"/>
    <w:rsid w:val="00FF0E25"/>
    <w:rsid w:val="00FF154A"/>
    <w:rsid w:val="00FF16A9"/>
    <w:rsid w:val="00FF3753"/>
    <w:rsid w:val="00FF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F8383"/>
  <w15:docId w15:val="{82B88ED4-C4DF-436F-A476-D2E59CAF3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23237"/>
    <w:pPr>
      <w:spacing w:after="0" w:line="240" w:lineRule="auto"/>
    </w:pPr>
    <w:rPr>
      <w:rFonts w:ascii="Times New Roman" w:eastAsia="Times New Roman" w:hAnsi="Times New Roman" w:cs="Times New Roman"/>
      <w:sz w:val="24"/>
      <w:szCs w:val="24"/>
      <w:lang w:val="en-US"/>
    </w:rPr>
  </w:style>
  <w:style w:type="paragraph" w:styleId="Titolo1">
    <w:name w:val="heading 1"/>
    <w:basedOn w:val="Normale"/>
    <w:next w:val="Normale"/>
    <w:uiPriority w:val="9"/>
    <w:qFormat/>
    <w:pPr>
      <w:keepNext/>
      <w:keepLines/>
      <w:spacing w:before="480" w:after="120" w:line="259" w:lineRule="auto"/>
      <w:outlineLvl w:val="0"/>
    </w:pPr>
    <w:rPr>
      <w:rFonts w:ascii="Calibri" w:eastAsia="Calibri" w:hAnsi="Calibri" w:cs="Calibri"/>
      <w:b/>
      <w:sz w:val="48"/>
      <w:szCs w:val="48"/>
      <w:lang w:val="en-GB"/>
    </w:rPr>
  </w:style>
  <w:style w:type="paragraph" w:styleId="Titolo2">
    <w:name w:val="heading 2"/>
    <w:basedOn w:val="Normale"/>
    <w:next w:val="Normale"/>
    <w:uiPriority w:val="9"/>
    <w:semiHidden/>
    <w:unhideWhenUsed/>
    <w:qFormat/>
    <w:pPr>
      <w:keepNext/>
      <w:keepLines/>
      <w:spacing w:before="360" w:after="80" w:line="259" w:lineRule="auto"/>
      <w:outlineLvl w:val="1"/>
    </w:pPr>
    <w:rPr>
      <w:rFonts w:ascii="Calibri" w:eastAsia="Calibri" w:hAnsi="Calibri" w:cs="Calibri"/>
      <w:b/>
      <w:sz w:val="36"/>
      <w:szCs w:val="36"/>
      <w:lang w:val="en-GB"/>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line="259" w:lineRule="auto"/>
    </w:pPr>
    <w:rPr>
      <w:rFonts w:ascii="Calibri" w:eastAsia="Calibri" w:hAnsi="Calibri" w:cs="Calibri"/>
      <w:b/>
      <w:sz w:val="72"/>
      <w:szCs w:val="72"/>
      <w:lang w:val="en-GB"/>
    </w:rPr>
  </w:style>
  <w:style w:type="character" w:styleId="Numeroriga">
    <w:name w:val="line number"/>
    <w:basedOn w:val="Carpredefinitoparagrafo"/>
    <w:uiPriority w:val="99"/>
    <w:semiHidden/>
    <w:unhideWhenUsed/>
    <w:rsid w:val="00A62C31"/>
  </w:style>
  <w:style w:type="table" w:styleId="Grigliatabella">
    <w:name w:val="Table Grid"/>
    <w:basedOn w:val="Tabellanormale"/>
    <w:uiPriority w:val="39"/>
    <w:rsid w:val="007F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semiHidden/>
    <w:rsid w:val="00E33650"/>
    <w:rPr>
      <w:color w:val="808080"/>
    </w:rPr>
  </w:style>
  <w:style w:type="paragraph" w:styleId="Sottotitolo">
    <w:name w:val="Subtitle"/>
    <w:basedOn w:val="Normale"/>
    <w:next w:val="Normale"/>
    <w:uiPriority w:val="11"/>
    <w:qFormat/>
    <w:pPr>
      <w:keepNext/>
      <w:keepLines/>
      <w:spacing w:before="360" w:after="80" w:line="259" w:lineRule="auto"/>
    </w:pPr>
    <w:rPr>
      <w:rFonts w:ascii="Georgia" w:eastAsia="Georgia" w:hAnsi="Georgia" w:cs="Georgia"/>
      <w:i/>
      <w:color w:val="666666"/>
      <w:sz w:val="48"/>
      <w:szCs w:val="48"/>
      <w:lang w:val="en-GB"/>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Testocommento">
    <w:name w:val="annotation text"/>
    <w:basedOn w:val="Normale"/>
    <w:link w:val="TestocommentoCarattere"/>
    <w:uiPriority w:val="99"/>
    <w:unhideWhenUsed/>
    <w:pPr>
      <w:spacing w:after="160"/>
    </w:pPr>
    <w:rPr>
      <w:rFonts w:ascii="Calibri" w:eastAsia="Calibri" w:hAnsi="Calibri" w:cs="Calibri"/>
      <w:sz w:val="20"/>
      <w:szCs w:val="20"/>
      <w:lang w:val="en-GB"/>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Paragrafoelenco">
    <w:name w:val="List Paragraph"/>
    <w:basedOn w:val="Normale"/>
    <w:uiPriority w:val="34"/>
    <w:qFormat/>
    <w:rsid w:val="007F30A3"/>
    <w:pPr>
      <w:spacing w:after="160" w:line="259" w:lineRule="auto"/>
      <w:ind w:left="720"/>
      <w:contextualSpacing/>
    </w:pPr>
    <w:rPr>
      <w:rFonts w:ascii="Calibri" w:eastAsia="Calibri" w:hAnsi="Calibri" w:cs="Calibri"/>
      <w:sz w:val="22"/>
      <w:szCs w:val="22"/>
      <w:lang w:val="en-GB"/>
    </w:rPr>
  </w:style>
  <w:style w:type="paragraph" w:styleId="Soggettocommento">
    <w:name w:val="annotation subject"/>
    <w:basedOn w:val="Testocommento"/>
    <w:next w:val="Testocommento"/>
    <w:link w:val="SoggettocommentoCarattere"/>
    <w:uiPriority w:val="99"/>
    <w:semiHidden/>
    <w:unhideWhenUsed/>
    <w:rsid w:val="00C809A7"/>
    <w:rPr>
      <w:b/>
      <w:bCs/>
    </w:rPr>
  </w:style>
  <w:style w:type="character" w:customStyle="1" w:styleId="SoggettocommentoCarattere">
    <w:name w:val="Soggetto commento Carattere"/>
    <w:basedOn w:val="TestocommentoCarattere"/>
    <w:link w:val="Soggettocommento"/>
    <w:uiPriority w:val="99"/>
    <w:semiHidden/>
    <w:rsid w:val="00C809A7"/>
    <w:rPr>
      <w:b/>
      <w:bCs/>
      <w:sz w:val="20"/>
      <w:szCs w:val="20"/>
    </w:rPr>
  </w:style>
  <w:style w:type="paragraph" w:styleId="Revisione">
    <w:name w:val="Revision"/>
    <w:hidden/>
    <w:uiPriority w:val="99"/>
    <w:semiHidden/>
    <w:rsid w:val="00C809A7"/>
    <w:pPr>
      <w:spacing w:after="0" w:line="240" w:lineRule="auto"/>
    </w:pPr>
  </w:style>
  <w:style w:type="character" w:styleId="Collegamentoipertestuale">
    <w:name w:val="Hyperlink"/>
    <w:basedOn w:val="Carpredefinitoparagrafo"/>
    <w:uiPriority w:val="99"/>
    <w:unhideWhenUsed/>
    <w:rsid w:val="0069397B"/>
    <w:rPr>
      <w:color w:val="0563C1" w:themeColor="hyperlink"/>
      <w:u w:val="single"/>
    </w:rPr>
  </w:style>
  <w:style w:type="character" w:styleId="Menzionenonrisolta">
    <w:name w:val="Unresolved Mention"/>
    <w:basedOn w:val="Carpredefinitoparagrafo"/>
    <w:uiPriority w:val="99"/>
    <w:semiHidden/>
    <w:unhideWhenUsed/>
    <w:rsid w:val="0069397B"/>
    <w:rPr>
      <w:color w:val="605E5C"/>
      <w:shd w:val="clear" w:color="auto" w:fill="E1DFDD"/>
    </w:rPr>
  </w:style>
  <w:style w:type="paragraph" w:styleId="Intestazione">
    <w:name w:val="header"/>
    <w:basedOn w:val="Normale"/>
    <w:link w:val="IntestazioneCarattere"/>
    <w:uiPriority w:val="99"/>
    <w:semiHidden/>
    <w:unhideWhenUsed/>
    <w:rsid w:val="00641B38"/>
    <w:pPr>
      <w:tabs>
        <w:tab w:val="center" w:pos="4680"/>
        <w:tab w:val="right" w:pos="9360"/>
      </w:tabs>
    </w:pPr>
  </w:style>
  <w:style w:type="character" w:customStyle="1" w:styleId="IntestazioneCarattere">
    <w:name w:val="Intestazione Carattere"/>
    <w:basedOn w:val="Carpredefinitoparagrafo"/>
    <w:link w:val="Intestazione"/>
    <w:uiPriority w:val="99"/>
    <w:semiHidden/>
    <w:rsid w:val="00641B38"/>
  </w:style>
  <w:style w:type="paragraph" w:styleId="Pidipagina">
    <w:name w:val="footer"/>
    <w:basedOn w:val="Normale"/>
    <w:link w:val="PidipaginaCarattere"/>
    <w:uiPriority w:val="99"/>
    <w:semiHidden/>
    <w:unhideWhenUsed/>
    <w:rsid w:val="00641B38"/>
    <w:pPr>
      <w:tabs>
        <w:tab w:val="center" w:pos="4680"/>
        <w:tab w:val="right" w:pos="9360"/>
      </w:tabs>
    </w:pPr>
  </w:style>
  <w:style w:type="character" w:customStyle="1" w:styleId="PidipaginaCarattere">
    <w:name w:val="Piè di pagina Carattere"/>
    <w:basedOn w:val="Carpredefinitoparagrafo"/>
    <w:link w:val="Pidipagina"/>
    <w:uiPriority w:val="99"/>
    <w:semiHidden/>
    <w:rsid w:val="00641B38"/>
  </w:style>
  <w:style w:type="paragraph" w:styleId="Bibliografia">
    <w:name w:val="Bibliography"/>
    <w:basedOn w:val="Normale"/>
    <w:next w:val="Normale"/>
    <w:uiPriority w:val="37"/>
    <w:unhideWhenUsed/>
    <w:rsid w:val="00E36945"/>
    <w:pPr>
      <w:spacing w:line="480" w:lineRule="auto"/>
      <w:ind w:left="720" w:hanging="720"/>
    </w:pPr>
    <w:rPr>
      <w:rFonts w:ascii="Calibri" w:eastAsia="Calibri" w:hAnsi="Calibri" w:cs="Calibri"/>
      <w:sz w:val="22"/>
      <w:szCs w:val="22"/>
      <w:lang w:val="en-GB"/>
    </w:rPr>
  </w:style>
  <w:style w:type="paragraph" w:styleId="NormaleWeb">
    <w:name w:val="Normal (Web)"/>
    <w:basedOn w:val="Normale"/>
    <w:uiPriority w:val="99"/>
    <w:unhideWhenUsed/>
    <w:rsid w:val="0022323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mailto:joanafcf@ua.pt"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g"/><Relationship Id="rId22"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1aqOo7ZoJJxaY3mOR1eYYWK7w==">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IvwBCgp0ZXh0L3BsYWluEu0BSXQgbWVhbnMgdGhlIHRlbXBlcmF0dXJlIHdlIG1lYXN1cmVkIHdoZW4gd2UgZmluaXNoZWQgdGhlIGV4cGVyaW1lbnQ/IEkgcmVtZW1iZXIgd2UgaGFkIGJvdGgsIGFsbCBkYXRhIHNldCBmcm9tIGNvbXB1dGVycyBhbmQgYWxzbyBtZWFzdXJlbWVudCBpbnRvIHRoZSBib3R0bGUuIEluIHNpdHUgc291bmRzIGluIHRoZSBzYW1wbGluZyBzaXRlIChJIHRoaW5rIHlvdSByZWZlciBpdCBhcyBhbWJpZW50LCByaWdodD8pKhsiFTEwODkwNDc1NTg1ODEwODgyMTA2MSgAOAAw0LzEwIwzOL3s+IePM0KOBwoLQUFBQnBydVRGcXcSC0FBQUJwX1NzQnBZGpACCgl0ZXh0L2h0bWw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BFB4266-21A6-CA41-B3AF-FE61986AA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26</Pages>
  <Words>23620</Words>
  <Characters>137709</Characters>
  <Application>Microsoft Office Word</Application>
  <DocSecurity>0</DocSecurity>
  <Lines>5100</Lines>
  <Paragraphs>2560</Paragraphs>
  <ScaleCrop>false</ScaleCrop>
  <HeadingPairs>
    <vt:vector size="2" baseType="variant">
      <vt:variant>
        <vt:lpstr>Title</vt:lpstr>
      </vt:variant>
      <vt:variant>
        <vt:i4>1</vt:i4>
      </vt:variant>
    </vt:vector>
  </HeadingPairs>
  <TitlesOfParts>
    <vt:vector size="1" baseType="lpstr">
      <vt:lpstr/>
    </vt:vector>
  </TitlesOfParts>
  <Company>University of Gothenburg</Company>
  <LinksUpToDate>false</LinksUpToDate>
  <CharactersWithSpaces>158769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Mirko Mutalipassi</cp:lastModifiedBy>
  <cp:revision>7</cp:revision>
  <dcterms:created xsi:type="dcterms:W3CDTF">2026-03-20T09:11:00Z</dcterms:created>
  <dcterms:modified xsi:type="dcterms:W3CDTF">2026-03-20T09:49:00Z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c80478f-11da-4717-908f-ce13ec08de93_Enabled">
    <vt:lpwstr>true</vt:lpwstr>
  </property>
  <property fmtid="{D5CDD505-2E9C-101B-9397-08002B2CF9AE}" pid="3" name="MSIP_Label_dc80478f-11da-4717-908f-ce13ec08de93_SetDate">
    <vt:lpwstr>2026-01-26T12:34:41Z</vt:lpwstr>
  </property>
  <property fmtid="{D5CDD505-2E9C-101B-9397-08002B2CF9AE}" pid="4" name="MSIP_Label_dc80478f-11da-4717-908f-ce13ec08de93_Method">
    <vt:lpwstr>Standard</vt:lpwstr>
  </property>
  <property fmtid="{D5CDD505-2E9C-101B-9397-08002B2CF9AE}" pid="5" name="MSIP_Label_dc80478f-11da-4717-908f-ce13ec08de93_Name">
    <vt:lpwstr>Varin</vt:lpwstr>
  </property>
  <property fmtid="{D5CDD505-2E9C-101B-9397-08002B2CF9AE}" pid="6" name="MSIP_Label_dc80478f-11da-4717-908f-ce13ec08de93_SiteId">
    <vt:lpwstr>764a306d-0a68-45ad-9f07-6f1804447cd4</vt:lpwstr>
  </property>
  <property fmtid="{D5CDD505-2E9C-101B-9397-08002B2CF9AE}" pid="7" name="MSIP_Label_dc80478f-11da-4717-908f-ce13ec08de93_ActionId">
    <vt:lpwstr>38a0b3b6-b0c6-44d6-830f-269e9a92cdfa</vt:lpwstr>
  </property>
  <property fmtid="{D5CDD505-2E9C-101B-9397-08002B2CF9AE}" pid="8" name="MSIP_Label_dc80478f-11da-4717-908f-ce13ec08de93_ContentBits">
    <vt:lpwstr>0</vt:lpwstr>
  </property>
  <property fmtid="{D5CDD505-2E9C-101B-9397-08002B2CF9AE}" pid="9" name="MSIP_Label_dc80478f-11da-4717-908f-ce13ec08de93_Tag">
    <vt:lpwstr>50, 3, 0, 1</vt:lpwstr>
  </property>
  <property fmtid="{D5CDD505-2E9C-101B-9397-08002B2CF9AE}" pid="10" name="ZOTERO_PREF_1">
    <vt:lpwstr>&lt;data data-version="3" zotero-version="7.0.32"&gt;&lt;session id="vwIrt2mD"/&gt;&lt;style id="http://www.zotero.org/styles/apa" locale="en-US" hasBibliography="1" bibliographyStyleHasBeenSet="1"/&gt;&lt;prefs&gt;&lt;pref name="fieldType" value="Field"/&gt;&lt;pref name="automaticJourn</vt:lpwstr>
  </property>
  <property fmtid="{D5CDD505-2E9C-101B-9397-08002B2CF9AE}" pid="11" name="ZOTERO_PREF_2">
    <vt:lpwstr>alAbbreviations" value="true"/&gt;&lt;/prefs&gt;&lt;/data&gt;</vt:lpwstr>
  </property>
</Properties>
</file>