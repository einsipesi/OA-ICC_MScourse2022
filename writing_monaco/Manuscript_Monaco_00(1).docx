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E049362" w:rsidR="00865C9A" w:rsidRDefault="00865C9A" w:rsidP="00C809A7">
      <w:pPr>
        <w:spacing w:after="0"/>
        <w:jc w:val="both"/>
        <w:rPr>
          <w:rFonts w:ascii="Times New Roman" w:hAnsi="Times New Roman" w:cs="Times New Roman"/>
          <w:b/>
          <w:bCs/>
          <w:sz w:val="28"/>
          <w:szCs w:val="28"/>
        </w:rPr>
      </w:pPr>
      <w:bookmarkStart w:id="0" w:name="_heading=h.sbal5vqh0tsm" w:colFirst="0" w:colLast="0"/>
      <w:bookmarkEnd w:id="0"/>
      <w:commentRangeStart w:id="1"/>
      <w:r w:rsidRPr="0016560A">
        <w:rPr>
          <w:rFonts w:ascii="Times New Roman" w:hAnsi="Times New Roman" w:cs="Times New Roman"/>
          <w:b/>
          <w:bCs/>
          <w:sz w:val="28"/>
          <w:szCs w:val="28"/>
        </w:rPr>
        <w:t>From single to multiple</w:t>
      </w:r>
      <w:r w:rsidR="0016560A" w:rsidRPr="0016560A">
        <w:rPr>
          <w:rFonts w:ascii="Times New Roman" w:hAnsi="Times New Roman" w:cs="Times New Roman"/>
          <w:b/>
          <w:bCs/>
          <w:sz w:val="28"/>
          <w:szCs w:val="28"/>
        </w:rPr>
        <w:t xml:space="preserve"> </w:t>
      </w:r>
      <w:r w:rsidRPr="0016560A">
        <w:rPr>
          <w:rFonts w:ascii="Times New Roman" w:hAnsi="Times New Roman" w:cs="Times New Roman"/>
          <w:b/>
          <w:bCs/>
          <w:sz w:val="28"/>
          <w:szCs w:val="28"/>
        </w:rPr>
        <w:t>drivers –</w:t>
      </w:r>
      <w:r w:rsidR="0016560A" w:rsidRPr="0016560A">
        <w:rPr>
          <w:rFonts w:ascii="Times New Roman" w:hAnsi="Times New Roman" w:cs="Times New Roman"/>
          <w:b/>
          <w:bCs/>
          <w:sz w:val="28"/>
          <w:szCs w:val="28"/>
        </w:rPr>
        <w:t xml:space="preserve"> </w:t>
      </w:r>
      <w:r w:rsidRPr="0016560A">
        <w:rPr>
          <w:rFonts w:ascii="Times New Roman" w:hAnsi="Times New Roman" w:cs="Times New Roman"/>
          <w:b/>
          <w:bCs/>
          <w:sz w:val="28"/>
          <w:szCs w:val="28"/>
        </w:rPr>
        <w:t xml:space="preserve">cumulative effect of temperature, pH and lithium on the larvae of the sea urchin </w:t>
      </w:r>
      <w:r w:rsidRPr="0016560A">
        <w:rPr>
          <w:rFonts w:ascii="Times New Roman" w:hAnsi="Times New Roman" w:cs="Times New Roman"/>
          <w:b/>
          <w:bCs/>
          <w:i/>
          <w:iCs/>
          <w:sz w:val="28"/>
          <w:szCs w:val="28"/>
        </w:rPr>
        <w:t>Paracentrotus lividus</w:t>
      </w:r>
      <w:commentRangeEnd w:id="1"/>
      <w:r w:rsidR="00C809A7">
        <w:rPr>
          <w:rStyle w:val="CommentReference"/>
          <w:rFonts w:ascii="Times New Roman" w:hAnsi="Times New Roman" w:cs="Times New Roman"/>
          <w:b/>
          <w:bCs/>
          <w:sz w:val="28"/>
          <w:szCs w:val="28"/>
        </w:rPr>
        <w:commentReference w:id="1"/>
      </w:r>
    </w:p>
    <w:p w14:paraId="00000023" w14:textId="769D704B" w:rsidR="00F1663E" w:rsidRPr="0016560A" w:rsidRDefault="00275014" w:rsidP="00260BFA">
      <w:pPr>
        <w:pStyle w:val="Heading1"/>
        <w:spacing w:line="276" w:lineRule="auto"/>
        <w:ind w:left="720"/>
        <w:jc w:val="both"/>
        <w:rPr>
          <w:rFonts w:ascii="Times New Roman" w:eastAsia="Arial" w:hAnsi="Times New Roman" w:cs="Times New Roman"/>
          <w:sz w:val="22"/>
          <w:szCs w:val="22"/>
        </w:rPr>
      </w:pPr>
      <w:r w:rsidRPr="0016560A">
        <w:rPr>
          <w:rFonts w:ascii="Times New Roman" w:eastAsia="Arial" w:hAnsi="Times New Roman" w:cs="Times New Roman"/>
          <w:sz w:val="22"/>
          <w:szCs w:val="22"/>
        </w:rPr>
        <w:t xml:space="preserve">Abstract </w:t>
      </w:r>
    </w:p>
    <w:p w14:paraId="00000024" w14:textId="79691F89" w:rsidR="00F1663E" w:rsidRPr="0016560A" w:rsidRDefault="00275014" w:rsidP="007F30A3">
      <w:pPr>
        <w:pStyle w:val="Heading1"/>
        <w:numPr>
          <w:ilvl w:val="0"/>
          <w:numId w:val="3"/>
        </w:numPr>
        <w:spacing w:line="276" w:lineRule="auto"/>
        <w:jc w:val="both"/>
        <w:rPr>
          <w:rFonts w:ascii="Times New Roman" w:eastAsia="Arial" w:hAnsi="Times New Roman" w:cs="Times New Roman"/>
          <w:sz w:val="22"/>
          <w:szCs w:val="22"/>
        </w:rPr>
      </w:pPr>
      <w:bookmarkStart w:id="2" w:name="_heading=h.rziiz1pwj21j" w:colFirst="0" w:colLast="0"/>
      <w:bookmarkEnd w:id="2"/>
      <w:r w:rsidRPr="0016560A">
        <w:rPr>
          <w:rFonts w:ascii="Times New Roman" w:eastAsia="Arial" w:hAnsi="Times New Roman" w:cs="Times New Roman"/>
          <w:sz w:val="22"/>
          <w:szCs w:val="22"/>
        </w:rPr>
        <w:t>Introduction</w:t>
      </w:r>
    </w:p>
    <w:p w14:paraId="7ECFB175" w14:textId="4026148C" w:rsidR="00C809A7" w:rsidRDefault="00275014">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Anthropogenic </w:t>
      </w:r>
      <w:r w:rsidR="00C809A7" w:rsidRPr="0016560A">
        <w:rPr>
          <w:rFonts w:ascii="Times New Roman" w:eastAsia="Arial" w:hAnsi="Times New Roman" w:cs="Times New Roman"/>
          <w:sz w:val="24"/>
          <w:szCs w:val="24"/>
        </w:rPr>
        <w:t>activit</w:t>
      </w:r>
      <w:r w:rsidR="00C809A7">
        <w:rPr>
          <w:rFonts w:ascii="Times New Roman" w:eastAsia="Arial" w:hAnsi="Times New Roman" w:cs="Times New Roman"/>
          <w:sz w:val="24"/>
          <w:szCs w:val="24"/>
        </w:rPr>
        <w:t>ies</w:t>
      </w:r>
      <w:r w:rsidR="00C809A7" w:rsidRPr="0016560A">
        <w:rPr>
          <w:rFonts w:ascii="Times New Roman" w:eastAsia="Arial" w:hAnsi="Times New Roman" w:cs="Times New Roman"/>
          <w:sz w:val="24"/>
          <w:szCs w:val="24"/>
        </w:rPr>
        <w:t xml:space="preserve"> </w:t>
      </w:r>
      <w:r w:rsidR="00C809A7">
        <w:rPr>
          <w:rFonts w:ascii="Times New Roman" w:eastAsia="Arial" w:hAnsi="Times New Roman" w:cs="Times New Roman"/>
          <w:sz w:val="24"/>
          <w:szCs w:val="24"/>
        </w:rPr>
        <w:t>lead to ocean</w:t>
      </w:r>
      <w:r w:rsidR="00C809A7" w:rsidRPr="0016560A">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changes in a host of environmental drivers threaten</w:t>
      </w:r>
      <w:r w:rsidR="00C809A7">
        <w:rPr>
          <w:rFonts w:ascii="Times New Roman" w:eastAsia="Arial" w:hAnsi="Times New Roman" w:cs="Times New Roman"/>
          <w:sz w:val="24"/>
          <w:szCs w:val="24"/>
        </w:rPr>
        <w:t>ing</w:t>
      </w:r>
      <w:r w:rsidRPr="0016560A">
        <w:rPr>
          <w:rFonts w:ascii="Times New Roman" w:eastAsia="Arial" w:hAnsi="Times New Roman" w:cs="Times New Roman"/>
          <w:sz w:val="24"/>
          <w:szCs w:val="24"/>
        </w:rPr>
        <w:t xml:space="preserve"> ecosystems worldwide (Pörtner et al., 2021). </w:t>
      </w:r>
      <w:r w:rsidR="00BB1AF9" w:rsidRPr="00BB1AF9">
        <w:rPr>
          <w:rFonts w:ascii="Times New Roman" w:eastAsia="Arial" w:hAnsi="Times New Roman" w:cs="Times New Roman"/>
          <w:sz w:val="24"/>
          <w:szCs w:val="24"/>
        </w:rPr>
        <w:t>T</w:t>
      </w:r>
      <w:r w:rsidR="00BB1AF9">
        <w:rPr>
          <w:rFonts w:ascii="Times New Roman" w:eastAsia="Arial" w:hAnsi="Times New Roman" w:cs="Times New Roman"/>
          <w:sz w:val="24"/>
          <w:szCs w:val="24"/>
        </w:rPr>
        <w:t>hese t</w:t>
      </w:r>
      <w:r w:rsidR="00BB1AF9" w:rsidRPr="00BB1AF9">
        <w:rPr>
          <w:rFonts w:ascii="Times New Roman" w:eastAsia="Arial" w:hAnsi="Times New Roman" w:cs="Times New Roman"/>
          <w:sz w:val="24"/>
          <w:szCs w:val="24"/>
        </w:rPr>
        <w:t xml:space="preserve">hreats include </w:t>
      </w:r>
      <w:r w:rsidR="00BB1AF9" w:rsidRPr="00BB1AF9">
        <w:rPr>
          <w:rFonts w:ascii="Times New Roman" w:eastAsia="Arial" w:hAnsi="Times New Roman" w:cs="Times New Roman"/>
          <w:bCs/>
          <w:sz w:val="24"/>
          <w:szCs w:val="24"/>
        </w:rPr>
        <w:t>global changes</w:t>
      </w:r>
      <w:r w:rsidR="00BB1AF9" w:rsidRPr="00BB1AF9">
        <w:rPr>
          <w:rFonts w:ascii="Times New Roman" w:eastAsia="Arial" w:hAnsi="Times New Roman" w:cs="Times New Roman"/>
          <w:sz w:val="24"/>
          <w:szCs w:val="24"/>
        </w:rPr>
        <w:t xml:space="preserve"> such as ocean warming (OW) and acidification (OA</w:t>
      </w:r>
      <w:r w:rsidR="00BB1AF9">
        <w:rPr>
          <w:rFonts w:ascii="Times New Roman" w:eastAsia="Arial" w:hAnsi="Times New Roman" w:cs="Times New Roman"/>
          <w:sz w:val="24"/>
          <w:szCs w:val="24"/>
        </w:rPr>
        <w:t>)</w:t>
      </w:r>
      <w:r w:rsidR="00BB1AF9" w:rsidRPr="00BB1AF9">
        <w:rPr>
          <w:rFonts w:ascii="Times New Roman" w:eastAsia="Arial" w:hAnsi="Times New Roman" w:cs="Times New Roman"/>
          <w:sz w:val="24"/>
          <w:szCs w:val="24"/>
        </w:rPr>
        <w:t xml:space="preserve">, compounded by </w:t>
      </w:r>
      <w:r w:rsidR="00BB1AF9" w:rsidRPr="00BB1AF9">
        <w:rPr>
          <w:rFonts w:ascii="Times New Roman" w:eastAsia="Arial" w:hAnsi="Times New Roman" w:cs="Times New Roman"/>
          <w:bCs/>
          <w:sz w:val="24"/>
          <w:szCs w:val="24"/>
        </w:rPr>
        <w:t>local changes</w:t>
      </w:r>
      <w:r w:rsidR="00BB1AF9" w:rsidRPr="00BB1AF9">
        <w:rPr>
          <w:rFonts w:ascii="Times New Roman" w:eastAsia="Arial" w:hAnsi="Times New Roman" w:cs="Times New Roman"/>
          <w:sz w:val="24"/>
          <w:szCs w:val="24"/>
        </w:rPr>
        <w:t xml:space="preserve"> such as pollution, habitat destruction, and resource over-exploitation</w:t>
      </w:r>
      <w:r w:rsidR="00BB1AF9">
        <w:rPr>
          <w:rFonts w:ascii="Times New Roman" w:eastAsia="Arial" w:hAnsi="Times New Roman" w:cs="Times New Roman"/>
          <w:sz w:val="24"/>
          <w:szCs w:val="24"/>
          <w:vertAlign w:val="superscript"/>
        </w:rPr>
        <w:t xml:space="preserve"> </w:t>
      </w:r>
      <w:r w:rsidR="00BB1AF9">
        <w:rPr>
          <w:rFonts w:ascii="Times New Roman" w:eastAsia="Arial" w:hAnsi="Times New Roman" w:cs="Times New Roman"/>
          <w:sz w:val="24"/>
          <w:szCs w:val="24"/>
        </w:rPr>
        <w:t>(</w:t>
      </w:r>
      <w:commentRangeStart w:id="3"/>
      <w:r w:rsidR="00BB1AF9">
        <w:rPr>
          <w:rFonts w:ascii="Times New Roman" w:eastAsia="Arial" w:hAnsi="Times New Roman" w:cs="Times New Roman"/>
          <w:sz w:val="24"/>
          <w:szCs w:val="24"/>
        </w:rPr>
        <w:t>IPCC, 2014; Boyd et al., 2018; Preslawski et al., 2015</w:t>
      </w:r>
      <w:commentRangeEnd w:id="3"/>
      <w:r w:rsidR="00BB1AF9">
        <w:rPr>
          <w:rStyle w:val="CommentReference"/>
          <w:rFonts w:ascii="Times New Roman" w:eastAsia="Arial" w:hAnsi="Times New Roman" w:cs="Times New Roman"/>
          <w:sz w:val="24"/>
          <w:szCs w:val="24"/>
        </w:rPr>
        <w:commentReference w:id="3"/>
      </w:r>
      <w:r w:rsidR="00BB1AF9">
        <w:rPr>
          <w:rFonts w:ascii="Times New Roman" w:eastAsia="Arial" w:hAnsi="Times New Roman" w:cs="Times New Roman"/>
          <w:sz w:val="24"/>
          <w:szCs w:val="24"/>
        </w:rPr>
        <w:t>)</w:t>
      </w:r>
      <w:r w:rsidR="00BB1AF9" w:rsidRPr="00BB1AF9">
        <w:rPr>
          <w:rFonts w:ascii="Times New Roman" w:eastAsia="Arial" w:hAnsi="Times New Roman" w:cs="Times New Roman"/>
          <w:sz w:val="24"/>
          <w:szCs w:val="24"/>
        </w:rPr>
        <w:t xml:space="preserve">. Understanding and resolving the cumulative impact of </w:t>
      </w:r>
      <w:r w:rsidR="00BB1AF9" w:rsidRPr="00BB1AF9">
        <w:rPr>
          <w:rFonts w:ascii="Times New Roman" w:eastAsia="Arial" w:hAnsi="Times New Roman" w:cs="Times New Roman"/>
          <w:bCs/>
          <w:sz w:val="24"/>
          <w:szCs w:val="24"/>
        </w:rPr>
        <w:t>multiple stressors</w:t>
      </w:r>
      <w:r w:rsidR="00BB1AF9" w:rsidRPr="00BB1AF9">
        <w:rPr>
          <w:rFonts w:ascii="Times New Roman" w:eastAsia="Arial" w:hAnsi="Times New Roman" w:cs="Times New Roman"/>
          <w:sz w:val="24"/>
          <w:szCs w:val="24"/>
        </w:rPr>
        <w:t xml:space="preserve"> is one of the UN Decade’s main challenges. Multiple stressors act simultaneously and often combine in non-linear ways, producing outcomes that are more severe and complex than from individual stressors alone. These aspects are neglected in the tools currently used for management and policy. The main reason is the lack of scientific understanding of the cumulative biological impact of multiple stressors due to conceptual and technical complexities. Therefore, these tools strongly underestimate the impacts</w:t>
      </w:r>
      <w:r w:rsidR="00BB1AF9" w:rsidRPr="00BB1AF9">
        <w:rPr>
          <w:rFonts w:ascii="Times New Roman" w:eastAsia="Arial" w:hAnsi="Times New Roman" w:cs="Times New Roman"/>
          <w:b/>
          <w:bCs/>
          <w:sz w:val="24"/>
          <w:szCs w:val="24"/>
        </w:rPr>
        <w:t xml:space="preserve">, </w:t>
      </w:r>
      <w:r w:rsidR="00BB1AF9" w:rsidRPr="00BB1AF9">
        <w:rPr>
          <w:rFonts w:ascii="Times New Roman" w:eastAsia="Arial" w:hAnsi="Times New Roman" w:cs="Times New Roman"/>
          <w:sz w:val="24"/>
          <w:szCs w:val="24"/>
        </w:rPr>
        <w:t>with the risk of measures that are not drastic enough to ensure a sustainable and healthy ocean.</w:t>
      </w:r>
    </w:p>
    <w:p w14:paraId="00000027" w14:textId="1306A430" w:rsidR="00F1663E" w:rsidRPr="0016560A" w:rsidRDefault="00BB1AF9">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E</w:t>
      </w:r>
      <w:r w:rsidRPr="0016560A">
        <w:rPr>
          <w:rFonts w:ascii="Times New Roman" w:eastAsia="Arial" w:hAnsi="Times New Roman" w:cs="Times New Roman"/>
          <w:sz w:val="24"/>
          <w:szCs w:val="24"/>
        </w:rPr>
        <w:t xml:space="preserve">xperimental studies on the biological </w:t>
      </w:r>
      <w:r>
        <w:rPr>
          <w:rFonts w:ascii="Times New Roman" w:eastAsia="Arial" w:hAnsi="Times New Roman" w:cs="Times New Roman"/>
          <w:sz w:val="24"/>
          <w:szCs w:val="24"/>
        </w:rPr>
        <w:t>impacts</w:t>
      </w:r>
      <w:r w:rsidRPr="0016560A">
        <w:rPr>
          <w:rFonts w:ascii="Times New Roman" w:eastAsia="Arial" w:hAnsi="Times New Roman" w:cs="Times New Roman"/>
          <w:sz w:val="24"/>
          <w:szCs w:val="24"/>
        </w:rPr>
        <w:t xml:space="preserve"> of the </w:t>
      </w:r>
      <w:r>
        <w:rPr>
          <w:rFonts w:ascii="Times New Roman" w:eastAsia="Arial" w:hAnsi="Times New Roman" w:cs="Times New Roman"/>
          <w:sz w:val="24"/>
          <w:szCs w:val="24"/>
        </w:rPr>
        <w:t xml:space="preserve">exposure to single </w:t>
      </w:r>
      <w:r w:rsidRPr="0016560A">
        <w:rPr>
          <w:rFonts w:ascii="Times New Roman" w:eastAsia="Arial" w:hAnsi="Times New Roman" w:cs="Times New Roman"/>
          <w:sz w:val="24"/>
          <w:szCs w:val="24"/>
        </w:rPr>
        <w:t>drivers, and</w:t>
      </w:r>
      <w:r>
        <w:rPr>
          <w:rFonts w:ascii="Times New Roman" w:eastAsia="Arial" w:hAnsi="Times New Roman" w:cs="Times New Roman"/>
          <w:sz w:val="24"/>
          <w:szCs w:val="24"/>
        </w:rPr>
        <w:t xml:space="preserve"> their combined effects</w:t>
      </w:r>
      <w:r w:rsidRPr="0016560A">
        <w:rPr>
          <w:rFonts w:ascii="Times New Roman" w:eastAsia="Arial" w:hAnsi="Times New Roman" w:cs="Times New Roman"/>
          <w:sz w:val="24"/>
          <w:szCs w:val="24"/>
        </w:rPr>
        <w:t xml:space="preserve"> has been the subject of many </w:t>
      </w:r>
      <w:r>
        <w:rPr>
          <w:rFonts w:ascii="Times New Roman" w:eastAsia="Arial" w:hAnsi="Times New Roman" w:cs="Times New Roman"/>
          <w:sz w:val="24"/>
          <w:szCs w:val="24"/>
        </w:rPr>
        <w:t xml:space="preserve">recent </w:t>
      </w:r>
      <w:r w:rsidRPr="0016560A">
        <w:rPr>
          <w:rFonts w:ascii="Times New Roman" w:eastAsia="Arial" w:hAnsi="Times New Roman" w:cs="Times New Roman"/>
          <w:sz w:val="24"/>
          <w:szCs w:val="24"/>
        </w:rPr>
        <w:t>studies</w:t>
      </w:r>
      <w:ins w:id="4" w:author="Sam Dupont" w:date="2025-10-16T11:47:00Z" w16du:dateUtc="2025-10-16T09:47:00Z">
        <w:r>
          <w:rPr>
            <w:rFonts w:ascii="Times New Roman" w:eastAsia="Arial" w:hAnsi="Times New Roman" w:cs="Times New Roman"/>
            <w:sz w:val="24"/>
            <w:szCs w:val="24"/>
          </w:rPr>
          <w:t xml:space="preserve"> </w:t>
        </w:r>
      </w:ins>
      <w:r w:rsidRPr="0016560A">
        <w:rPr>
          <w:rFonts w:ascii="Times New Roman" w:eastAsia="Arial" w:hAnsi="Times New Roman" w:cs="Times New Roman"/>
          <w:sz w:val="24"/>
          <w:szCs w:val="24"/>
        </w:rPr>
        <w:t xml:space="preserve">(for a review, see Boyd et al., 2018). </w:t>
      </w:r>
      <w:r w:rsidR="00737921" w:rsidRPr="00737921">
        <w:rPr>
          <w:rFonts w:ascii="Times New Roman" w:eastAsia="Arial" w:hAnsi="Times New Roman" w:cs="Times New Roman"/>
          <w:sz w:val="24"/>
          <w:szCs w:val="24"/>
        </w:rPr>
        <w:t xml:space="preserve">At present, attempts to resolve the impact of global and local stressors are </w:t>
      </w:r>
      <w:r w:rsidR="00BC6018">
        <w:rPr>
          <w:rFonts w:ascii="Times New Roman" w:eastAsia="Arial" w:hAnsi="Times New Roman" w:cs="Times New Roman"/>
          <w:sz w:val="24"/>
          <w:szCs w:val="24"/>
        </w:rPr>
        <w:t xml:space="preserve">mostly </w:t>
      </w:r>
      <w:r w:rsidR="00737921" w:rsidRPr="00737921">
        <w:rPr>
          <w:rFonts w:ascii="Times New Roman" w:eastAsia="Arial" w:hAnsi="Times New Roman" w:cs="Times New Roman"/>
          <w:sz w:val="24"/>
          <w:szCs w:val="24"/>
        </w:rPr>
        <w:t>performed using scenario-based cross-design experiments. These do not allow identifying non-linear effects or interactions and statistical interactions are often confused with stressor interaction</w:t>
      </w:r>
      <w:r w:rsidR="00737921">
        <w:rPr>
          <w:rFonts w:ascii="Times New Roman" w:eastAsia="Arial" w:hAnsi="Times New Roman" w:cs="Times New Roman"/>
          <w:sz w:val="24"/>
          <w:szCs w:val="24"/>
        </w:rPr>
        <w:t>s (Boyd et al., 2018)</w:t>
      </w:r>
      <w:r w:rsidR="00737921" w:rsidRPr="00737921">
        <w:rPr>
          <w:rFonts w:ascii="Times New Roman" w:eastAsia="Arial" w:hAnsi="Times New Roman" w:cs="Times New Roman"/>
          <w:sz w:val="24"/>
          <w:szCs w:val="24"/>
        </w:rPr>
        <w:t xml:space="preserve">. </w:t>
      </w:r>
      <w:r w:rsidR="00BC6018">
        <w:rPr>
          <w:rFonts w:ascii="Times New Roman" w:eastAsia="Arial" w:hAnsi="Times New Roman" w:cs="Times New Roman"/>
          <w:sz w:val="24"/>
          <w:szCs w:val="24"/>
        </w:rPr>
        <w:t>As a consequence, the reported</w:t>
      </w:r>
      <w:r w:rsidRPr="0016560A">
        <w:rPr>
          <w:rFonts w:ascii="Times New Roman" w:eastAsia="Arial" w:hAnsi="Times New Roman" w:cs="Times New Roman"/>
          <w:sz w:val="24"/>
          <w:szCs w:val="24"/>
        </w:rPr>
        <w:t xml:space="preserve"> nature of interaction</w:t>
      </w:r>
      <w:r w:rsidR="00BC6018">
        <w:rPr>
          <w:rFonts w:ascii="Times New Roman" w:eastAsia="Arial" w:hAnsi="Times New Roman" w:cs="Times New Roman"/>
          <w:sz w:val="24"/>
          <w:szCs w:val="24"/>
        </w:rPr>
        <w:t xml:space="preserve"> and combined effects</w:t>
      </w:r>
      <w:r w:rsidRPr="0016560A">
        <w:rPr>
          <w:rFonts w:ascii="Times New Roman" w:eastAsia="Arial" w:hAnsi="Times New Roman" w:cs="Times New Roman"/>
          <w:sz w:val="24"/>
          <w:szCs w:val="24"/>
        </w:rPr>
        <w:t xml:space="preserve"> varies between studies and</w:t>
      </w:r>
      <w:r w:rsidR="00D770D1">
        <w:rPr>
          <w:rFonts w:ascii="Times New Roman" w:eastAsia="Arial" w:hAnsi="Times New Roman" w:cs="Times New Roman"/>
          <w:sz w:val="24"/>
          <w:szCs w:val="24"/>
        </w:rPr>
        <w:t xml:space="preserve"> is</w:t>
      </w:r>
      <w:r w:rsidRPr="0016560A">
        <w:rPr>
          <w:rFonts w:ascii="Times New Roman" w:eastAsia="Arial" w:hAnsi="Times New Roman" w:cs="Times New Roman"/>
          <w:sz w:val="24"/>
          <w:szCs w:val="24"/>
        </w:rPr>
        <w:t xml:space="preserve"> </w:t>
      </w:r>
      <w:r w:rsidR="00BC6018">
        <w:rPr>
          <w:rFonts w:ascii="Times New Roman" w:eastAsia="Arial" w:hAnsi="Times New Roman" w:cs="Times New Roman"/>
          <w:sz w:val="24"/>
          <w:szCs w:val="24"/>
        </w:rPr>
        <w:t>often based on misconceptions</w:t>
      </w:r>
      <w:r w:rsidRPr="0016560A">
        <w:rPr>
          <w:rFonts w:ascii="Times New Roman" w:eastAsia="Arial" w:hAnsi="Times New Roman" w:cs="Times New Roman"/>
          <w:sz w:val="24"/>
          <w:szCs w:val="24"/>
        </w:rPr>
        <w:t xml:space="preserve"> (</w:t>
      </w:r>
      <w:r w:rsidR="00BC6018">
        <w:rPr>
          <w:rFonts w:ascii="Times New Roman" w:eastAsia="Arial" w:hAnsi="Times New Roman" w:cs="Times New Roman"/>
          <w:sz w:val="24"/>
          <w:szCs w:val="24"/>
        </w:rPr>
        <w:t xml:space="preserve">e.g. </w:t>
      </w:r>
      <w:r w:rsidRPr="0016560A">
        <w:rPr>
          <w:rFonts w:ascii="Times New Roman" w:eastAsia="Arial" w:hAnsi="Times New Roman" w:cs="Times New Roman"/>
          <w:sz w:val="24"/>
          <w:szCs w:val="24"/>
        </w:rPr>
        <w:t xml:space="preserve">see Stockbridge, Jones and Gillanders (2020); Crain et al. (2008); Tekin et al. (2020) for contrasting </w:t>
      </w:r>
      <w:r w:rsidR="00BC6018">
        <w:rPr>
          <w:rFonts w:ascii="Times New Roman" w:eastAsia="Arial" w:hAnsi="Times New Roman" w:cs="Times New Roman"/>
          <w:sz w:val="24"/>
          <w:szCs w:val="24"/>
        </w:rPr>
        <w:t xml:space="preserve">reported </w:t>
      </w:r>
      <w:r w:rsidRPr="0016560A">
        <w:rPr>
          <w:rFonts w:ascii="Times New Roman" w:eastAsia="Arial" w:hAnsi="Times New Roman" w:cs="Times New Roman"/>
          <w:sz w:val="24"/>
          <w:szCs w:val="24"/>
        </w:rPr>
        <w:t xml:space="preserve">interactions). </w:t>
      </w:r>
    </w:p>
    <w:p w14:paraId="00000028" w14:textId="21AF7F58" w:rsidR="00F1663E" w:rsidRPr="0016560A" w:rsidRDefault="00FA108C">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Resolving the biological effects of</w:t>
      </w:r>
      <w:r w:rsidRPr="0016560A">
        <w:rPr>
          <w:rFonts w:ascii="Times New Roman" w:eastAsia="Arial" w:hAnsi="Times New Roman" w:cs="Times New Roman"/>
          <w:sz w:val="24"/>
          <w:szCs w:val="24"/>
        </w:rPr>
        <w:t xml:space="preserve"> temperature (Byrne et al., 2022) and pH (</w:t>
      </w:r>
      <w:commentRangeStart w:id="5"/>
      <w:r w:rsidRPr="0016560A">
        <w:rPr>
          <w:rFonts w:ascii="Times New Roman" w:eastAsia="Arial" w:hAnsi="Times New Roman" w:cs="Times New Roman"/>
          <w:sz w:val="24"/>
          <w:szCs w:val="24"/>
        </w:rPr>
        <w:t>Caiollon et al., 2023</w:t>
      </w:r>
      <w:commentRangeEnd w:id="5"/>
      <w:r w:rsidR="00D11217" w:rsidRPr="0016560A">
        <w:rPr>
          <w:rStyle w:val="CommentReference"/>
          <w:rFonts w:ascii="Times New Roman" w:eastAsia="Arial" w:hAnsi="Times New Roman" w:cs="Times New Roman"/>
          <w:sz w:val="24"/>
          <w:szCs w:val="24"/>
        </w:rPr>
        <w:commentReference w:id="5"/>
      </w:r>
      <w:r w:rsidRPr="0016560A">
        <w:rPr>
          <w:rFonts w:ascii="Times New Roman" w:eastAsia="Arial" w:hAnsi="Times New Roman" w:cs="Times New Roman"/>
          <w:sz w:val="24"/>
          <w:szCs w:val="24"/>
        </w:rPr>
        <w:t>)</w:t>
      </w:r>
      <w:r>
        <w:rPr>
          <w:rFonts w:ascii="Times New Roman" w:eastAsia="Arial" w:hAnsi="Times New Roman" w:cs="Times New Roman"/>
          <w:sz w:val="24"/>
          <w:szCs w:val="24"/>
        </w:rPr>
        <w:t>, alone or in combination,</w:t>
      </w:r>
      <w:r w:rsidRPr="0016560A">
        <w:rPr>
          <w:rFonts w:ascii="Times New Roman" w:eastAsia="Arial" w:hAnsi="Times New Roman" w:cs="Times New Roman"/>
          <w:sz w:val="24"/>
          <w:szCs w:val="24"/>
        </w:rPr>
        <w:t xml:space="preserve"> are </w:t>
      </w:r>
      <w:r>
        <w:rPr>
          <w:rFonts w:ascii="Times New Roman" w:eastAsia="Arial" w:hAnsi="Times New Roman" w:cs="Times New Roman"/>
          <w:sz w:val="24"/>
          <w:szCs w:val="24"/>
        </w:rPr>
        <w:t>highly relevant for</w:t>
      </w:r>
      <w:r w:rsidRPr="0016560A">
        <w:rPr>
          <w:rFonts w:ascii="Times New Roman" w:eastAsia="Arial" w:hAnsi="Times New Roman" w:cs="Times New Roman"/>
          <w:sz w:val="24"/>
          <w:szCs w:val="24"/>
        </w:rPr>
        <w:t xml:space="preserve"> global change studies</w:t>
      </w:r>
      <w:r>
        <w:rPr>
          <w:rFonts w:ascii="Times New Roman" w:eastAsia="Arial" w:hAnsi="Times New Roman" w:cs="Times New Roman"/>
          <w:sz w:val="24"/>
          <w:szCs w:val="24"/>
        </w:rPr>
        <w:t>. Their</w:t>
      </w:r>
      <w:r w:rsidRPr="0016560A">
        <w:rPr>
          <w:rFonts w:ascii="Times New Roman" w:eastAsia="Arial" w:hAnsi="Times New Roman" w:cs="Times New Roman"/>
          <w:sz w:val="24"/>
          <w:szCs w:val="24"/>
        </w:rPr>
        <w:t xml:space="preserve"> response curves over </w:t>
      </w:r>
      <w:r>
        <w:rPr>
          <w:rFonts w:ascii="Times New Roman" w:eastAsia="Arial" w:hAnsi="Times New Roman" w:cs="Times New Roman"/>
          <w:sz w:val="24"/>
          <w:szCs w:val="24"/>
        </w:rPr>
        <w:t xml:space="preserve">a large </w:t>
      </w:r>
      <w:r w:rsidRPr="0016560A">
        <w:rPr>
          <w:rFonts w:ascii="Times New Roman" w:eastAsia="Arial" w:hAnsi="Times New Roman" w:cs="Times New Roman"/>
          <w:sz w:val="24"/>
          <w:szCs w:val="24"/>
        </w:rPr>
        <w:t xml:space="preserve">gradient are commonly unimodal. </w:t>
      </w:r>
      <w:r>
        <w:rPr>
          <w:rFonts w:ascii="Times New Roman" w:eastAsia="Arial" w:hAnsi="Times New Roman" w:cs="Times New Roman"/>
          <w:sz w:val="24"/>
          <w:szCs w:val="24"/>
        </w:rPr>
        <w:t>Different dose-response curves are traditionally observed for t</w:t>
      </w:r>
      <w:r w:rsidRPr="0016560A">
        <w:rPr>
          <w:rFonts w:ascii="Times New Roman" w:eastAsia="Arial" w:hAnsi="Times New Roman" w:cs="Times New Roman"/>
          <w:sz w:val="24"/>
          <w:szCs w:val="24"/>
        </w:rPr>
        <w:t>oxicants</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w:t>
      </w:r>
      <w:r>
        <w:rPr>
          <w:rFonts w:ascii="Times New Roman" w:eastAsia="Arial" w:hAnsi="Times New Roman" w:cs="Times New Roman"/>
          <w:sz w:val="24"/>
          <w:szCs w:val="24"/>
        </w:rPr>
        <w:t>For example,</w:t>
      </w:r>
      <w:r w:rsidRPr="0016560A">
        <w:rPr>
          <w:rFonts w:ascii="Times New Roman" w:eastAsia="Arial" w:hAnsi="Times New Roman" w:cs="Times New Roman"/>
          <w:sz w:val="24"/>
          <w:szCs w:val="24"/>
        </w:rPr>
        <w:t xml:space="preserve"> lithium from industry and pharmaceuticals</w:t>
      </w:r>
      <w:r>
        <w:rPr>
          <w:rFonts w:ascii="Times New Roman" w:eastAsia="Arial" w:hAnsi="Times New Roman" w:cs="Times New Roman"/>
          <w:sz w:val="24"/>
          <w:szCs w:val="24"/>
        </w:rPr>
        <w:t xml:space="preserve"> are running off into the marine environment and is a concern </w:t>
      </w:r>
      <w:r w:rsidRPr="0016560A">
        <w:rPr>
          <w:rFonts w:ascii="Times New Roman" w:eastAsia="Arial" w:hAnsi="Times New Roman" w:cs="Times New Roman"/>
          <w:sz w:val="24"/>
          <w:szCs w:val="24"/>
        </w:rPr>
        <w:t>especially in urbanized coastal areas (Ruocco et al., 2016). Response curves over toxicant gradients are often described as sigmoidal, with threshold</w:t>
      </w:r>
      <w:r>
        <w:rPr>
          <w:rFonts w:ascii="Times New Roman" w:eastAsia="Arial" w:hAnsi="Times New Roman" w:cs="Times New Roman"/>
          <w:sz w:val="24"/>
          <w:szCs w:val="24"/>
        </w:rPr>
        <w:t xml:space="preserve">s </w:t>
      </w:r>
      <w:r w:rsidRPr="00FA108C">
        <w:rPr>
          <w:rFonts w:ascii="Times New Roman" w:eastAsia="Arial" w:hAnsi="Times New Roman" w:cs="Times New Roman"/>
          <w:sz w:val="24"/>
          <w:szCs w:val="24"/>
        </w:rPr>
        <w:t>below which adverse effects are not expected to occu</w:t>
      </w:r>
      <w:r>
        <w:rPr>
          <w:rFonts w:ascii="Times New Roman" w:eastAsia="Arial" w:hAnsi="Times New Roman" w:cs="Times New Roman"/>
          <w:sz w:val="24"/>
          <w:szCs w:val="24"/>
        </w:rPr>
        <w:t>r</w:t>
      </w:r>
      <w:r w:rsidRPr="0016560A">
        <w:rPr>
          <w:rFonts w:ascii="Times New Roman" w:eastAsia="Arial" w:hAnsi="Times New Roman" w:cs="Times New Roman"/>
          <w:sz w:val="24"/>
          <w:szCs w:val="24"/>
        </w:rPr>
        <w:t xml:space="preserve"> </w:t>
      </w:r>
      <w:commentRangeStart w:id="6"/>
      <w:r w:rsidRPr="0016560A">
        <w:rPr>
          <w:rFonts w:ascii="Times New Roman" w:eastAsia="Arial" w:hAnsi="Times New Roman" w:cs="Times New Roman"/>
          <w:sz w:val="24"/>
          <w:szCs w:val="24"/>
        </w:rPr>
        <w:t>(Bellas</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2008</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Philibert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2021</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Morroni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2023</w:t>
      </w:r>
      <w:commentRangeEnd w:id="6"/>
      <w:r w:rsidR="00B412B6" w:rsidRPr="0016560A">
        <w:rPr>
          <w:rStyle w:val="CommentReference"/>
          <w:rFonts w:ascii="Times New Roman" w:eastAsia="Arial" w:hAnsi="Times New Roman" w:cs="Times New Roman"/>
          <w:sz w:val="24"/>
          <w:szCs w:val="24"/>
        </w:rPr>
        <w:commentReference w:id="6"/>
      </w:r>
      <w:r w:rsidRPr="0016560A">
        <w:rPr>
          <w:rFonts w:ascii="Times New Roman" w:eastAsia="Arial" w:hAnsi="Times New Roman" w:cs="Times New Roman"/>
          <w:sz w:val="24"/>
          <w:szCs w:val="24"/>
        </w:rPr>
        <w:t xml:space="preserve">). </w:t>
      </w:r>
    </w:p>
    <w:p w14:paraId="00000029" w14:textId="4F2DDF27" w:rsidR="00F1663E" w:rsidRPr="0016560A" w:rsidRDefault="007F229B">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As a consequence of practical limitations, m</w:t>
      </w:r>
      <w:r w:rsidRPr="0016560A">
        <w:rPr>
          <w:rFonts w:ascii="Times New Roman" w:eastAsia="Arial" w:hAnsi="Times New Roman" w:cs="Times New Roman"/>
          <w:sz w:val="24"/>
          <w:szCs w:val="24"/>
        </w:rPr>
        <w:t>ulti-driver studies are often limited to two or three</w:t>
      </w:r>
      <w:r>
        <w:rPr>
          <w:rFonts w:ascii="Times New Roman" w:eastAsia="Arial" w:hAnsi="Times New Roman" w:cs="Times New Roman"/>
          <w:sz w:val="24"/>
          <w:szCs w:val="24"/>
        </w:rPr>
        <w:t xml:space="preserve"> treatment levels</w:t>
      </w:r>
      <w:r w:rsidRPr="0016560A">
        <w:rPr>
          <w:rFonts w:ascii="Times New Roman" w:eastAsia="Arial" w:hAnsi="Times New Roman" w:cs="Times New Roman"/>
          <w:sz w:val="24"/>
          <w:szCs w:val="24"/>
        </w:rPr>
        <w:t xml:space="preserve"> per driver, </w:t>
      </w:r>
      <w:r>
        <w:rPr>
          <w:rFonts w:ascii="Times New Roman" w:eastAsia="Arial" w:hAnsi="Times New Roman" w:cs="Times New Roman"/>
          <w:sz w:val="24"/>
          <w:szCs w:val="24"/>
        </w:rPr>
        <w:t>using</w:t>
      </w:r>
      <w:r w:rsidRPr="0016560A">
        <w:rPr>
          <w:rFonts w:ascii="Times New Roman" w:eastAsia="Arial" w:hAnsi="Times New Roman" w:cs="Times New Roman"/>
          <w:sz w:val="24"/>
          <w:szCs w:val="24"/>
        </w:rPr>
        <w:t xml:space="preserve"> an ANOVA-based experimental design of ‘control’ and ‘future’ conditions</w:t>
      </w:r>
      <w:r>
        <w:rPr>
          <w:rFonts w:ascii="Times New Roman" w:eastAsia="Arial" w:hAnsi="Times New Roman" w:cs="Times New Roman"/>
          <w:sz w:val="24"/>
          <w:szCs w:val="24"/>
        </w:rPr>
        <w:t>. Not only</w:t>
      </w:r>
      <w:r w:rsidR="00B412B6">
        <w:rPr>
          <w:rFonts w:ascii="Times New Roman" w:eastAsia="Arial" w:hAnsi="Times New Roman" w:cs="Times New Roman"/>
          <w:sz w:val="24"/>
          <w:szCs w:val="24"/>
        </w:rPr>
        <w:t xml:space="preserve"> does</w:t>
      </w:r>
      <w:r>
        <w:rPr>
          <w:rFonts w:ascii="Times New Roman" w:eastAsia="Arial" w:hAnsi="Times New Roman" w:cs="Times New Roman"/>
          <w:sz w:val="24"/>
          <w:szCs w:val="24"/>
        </w:rPr>
        <w:t xml:space="preserve"> this approach often ignore the high level of present natural variability experienced by the tested species or ecosystems (e.g. Vargas et al., 2017, 2022), </w:t>
      </w:r>
      <w:r w:rsidR="007506A4">
        <w:rPr>
          <w:rFonts w:ascii="Times New Roman" w:eastAsia="Arial" w:hAnsi="Times New Roman" w:cs="Times New Roman"/>
          <w:sz w:val="24"/>
          <w:szCs w:val="24"/>
        </w:rPr>
        <w:t xml:space="preserve">but neither does it </w:t>
      </w:r>
      <w:r>
        <w:rPr>
          <w:rFonts w:ascii="Times New Roman" w:eastAsia="Arial" w:hAnsi="Times New Roman" w:cs="Times New Roman"/>
          <w:sz w:val="24"/>
          <w:szCs w:val="24"/>
        </w:rPr>
        <w:t xml:space="preserve">allow for an evaluation of potential interactions. </w:t>
      </w:r>
      <w:r w:rsidRPr="0016560A">
        <w:rPr>
          <w:rFonts w:ascii="Times New Roman" w:eastAsia="Arial" w:hAnsi="Times New Roman" w:cs="Times New Roman"/>
          <w:sz w:val="24"/>
          <w:szCs w:val="24"/>
        </w:rPr>
        <w:t xml:space="preserve"> </w:t>
      </w:r>
      <w:r>
        <w:rPr>
          <w:rFonts w:ascii="Times New Roman" w:eastAsia="Arial" w:hAnsi="Times New Roman" w:cs="Times New Roman"/>
          <w:sz w:val="24"/>
          <w:szCs w:val="24"/>
        </w:rPr>
        <w:lastRenderedPageBreak/>
        <w:t xml:space="preserve">Many authors </w:t>
      </w:r>
      <w:r w:rsidRPr="0016560A">
        <w:rPr>
          <w:rFonts w:ascii="Times New Roman" w:eastAsia="Arial" w:hAnsi="Times New Roman" w:cs="Times New Roman"/>
          <w:sz w:val="24"/>
          <w:szCs w:val="24"/>
        </w:rPr>
        <w:t>assum</w:t>
      </w:r>
      <w:r>
        <w:rPr>
          <w:rFonts w:ascii="Times New Roman" w:eastAsia="Arial" w:hAnsi="Times New Roman" w:cs="Times New Roman"/>
          <w:sz w:val="24"/>
          <w:szCs w:val="24"/>
        </w:rPr>
        <w:t>e</w:t>
      </w:r>
      <w:r w:rsidRPr="0016560A">
        <w:rPr>
          <w:rFonts w:ascii="Times New Roman" w:eastAsia="Arial" w:hAnsi="Times New Roman" w:cs="Times New Roman"/>
          <w:sz w:val="24"/>
          <w:szCs w:val="24"/>
        </w:rPr>
        <w:t xml:space="preserve"> linearity of the response</w:t>
      </w:r>
      <w:r>
        <w:rPr>
          <w:rFonts w:ascii="Times New Roman" w:eastAsia="Arial" w:hAnsi="Times New Roman" w:cs="Times New Roman"/>
          <w:sz w:val="24"/>
          <w:szCs w:val="24"/>
        </w:rPr>
        <w:t xml:space="preserve"> and confuse statistical interaction with more complex non-linear stressor interactions</w:t>
      </w:r>
      <w:r w:rsidRPr="0016560A">
        <w:rPr>
          <w:rFonts w:ascii="Times New Roman" w:eastAsia="Arial" w:hAnsi="Times New Roman" w:cs="Times New Roman"/>
          <w:sz w:val="24"/>
          <w:szCs w:val="24"/>
        </w:rPr>
        <w:t xml:space="preserve"> (Kreyling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2018</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Burgess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2021). </w:t>
      </w:r>
      <w:r>
        <w:rPr>
          <w:rFonts w:ascii="Times New Roman" w:eastAsia="Arial" w:hAnsi="Times New Roman" w:cs="Times New Roman"/>
          <w:sz w:val="24"/>
          <w:szCs w:val="24"/>
        </w:rPr>
        <w:t xml:space="preserve">There is an </w:t>
      </w:r>
      <w:r w:rsidRPr="0016560A">
        <w:rPr>
          <w:rFonts w:ascii="Times New Roman" w:eastAsia="Arial" w:hAnsi="Times New Roman" w:cs="Times New Roman"/>
          <w:sz w:val="24"/>
          <w:szCs w:val="24"/>
        </w:rPr>
        <w:t>increased awareness of the drawbacks of this experimental design (</w:t>
      </w:r>
      <w:r>
        <w:rPr>
          <w:rFonts w:ascii="Times New Roman" w:eastAsia="Arial" w:hAnsi="Times New Roman" w:cs="Times New Roman"/>
          <w:sz w:val="24"/>
          <w:szCs w:val="24"/>
        </w:rPr>
        <w:t xml:space="preserve">e.g. </w:t>
      </w:r>
      <w:commentRangeStart w:id="7"/>
      <w:r w:rsidRPr="0016560A">
        <w:rPr>
          <w:rFonts w:ascii="Times New Roman" w:eastAsia="Arial" w:hAnsi="Times New Roman" w:cs="Times New Roman"/>
          <w:sz w:val="24"/>
          <w:szCs w:val="24"/>
        </w:rPr>
        <w:t xml:space="preserve">Kreyling </w:t>
      </w:r>
      <w:commentRangeEnd w:id="7"/>
      <w:r w:rsidR="007506A4" w:rsidRPr="0016560A">
        <w:rPr>
          <w:rStyle w:val="CommentReference"/>
          <w:rFonts w:ascii="Times New Roman" w:eastAsia="Arial" w:hAnsi="Times New Roman" w:cs="Times New Roman"/>
          <w:sz w:val="24"/>
          <w:szCs w:val="24"/>
        </w:rPr>
        <w:commentReference w:id="7"/>
      </w:r>
      <w:r w:rsidRPr="0016560A">
        <w:rPr>
          <w:rFonts w:ascii="Times New Roman" w:eastAsia="Arial" w:hAnsi="Times New Roman" w:cs="Times New Roman"/>
          <w:sz w:val="24"/>
          <w:szCs w:val="24"/>
        </w:rPr>
        <w:t>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2014</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Collins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2022), leading to </w:t>
      </w:r>
      <w:r>
        <w:rPr>
          <w:rFonts w:ascii="Times New Roman" w:eastAsia="Arial" w:hAnsi="Times New Roman" w:cs="Times New Roman"/>
          <w:sz w:val="24"/>
          <w:szCs w:val="24"/>
        </w:rPr>
        <w:t xml:space="preserve">different </w:t>
      </w:r>
      <w:r w:rsidRPr="0016560A">
        <w:rPr>
          <w:rFonts w:ascii="Times New Roman" w:eastAsia="Arial" w:hAnsi="Times New Roman" w:cs="Times New Roman"/>
          <w:sz w:val="24"/>
          <w:szCs w:val="24"/>
        </w:rPr>
        <w:t xml:space="preserve">experimental </w:t>
      </w:r>
      <w:r>
        <w:rPr>
          <w:rFonts w:ascii="Times New Roman" w:eastAsia="Arial" w:hAnsi="Times New Roman" w:cs="Times New Roman"/>
          <w:sz w:val="24"/>
          <w:szCs w:val="24"/>
        </w:rPr>
        <w:t>designs and strategies</w:t>
      </w:r>
      <w:r w:rsidRPr="0016560A">
        <w:rPr>
          <w:rFonts w:ascii="Times New Roman" w:eastAsia="Arial" w:hAnsi="Times New Roman" w:cs="Times New Roman"/>
          <w:sz w:val="24"/>
          <w:szCs w:val="24"/>
        </w:rPr>
        <w:t xml:space="preserve"> (Carmichael et al., 2025).</w:t>
      </w:r>
    </w:p>
    <w:p w14:paraId="0000002A" w14:textId="464D7CF2" w:rsidR="00F1663E" w:rsidRPr="0016560A" w:rsidRDefault="00275014">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The aim of our study is to </w:t>
      </w:r>
      <w:r w:rsidR="007F229B">
        <w:rPr>
          <w:rFonts w:ascii="Times New Roman" w:eastAsia="Arial" w:hAnsi="Times New Roman" w:cs="Times New Roman"/>
          <w:sz w:val="24"/>
          <w:szCs w:val="24"/>
        </w:rPr>
        <w:t>test</w:t>
      </w:r>
      <w:r w:rsidR="007F229B" w:rsidRPr="0016560A">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 xml:space="preserve">an experimental approach that </w:t>
      </w:r>
      <w:r w:rsidR="007F229B">
        <w:rPr>
          <w:rFonts w:ascii="Times New Roman" w:eastAsia="Arial" w:hAnsi="Times New Roman" w:cs="Times New Roman"/>
          <w:sz w:val="24"/>
          <w:szCs w:val="24"/>
        </w:rPr>
        <w:t>combines</w:t>
      </w:r>
      <w:r w:rsidR="007F229B" w:rsidRPr="0016560A">
        <w:rPr>
          <w:rFonts w:ascii="Times New Roman" w:eastAsia="Arial" w:hAnsi="Times New Roman" w:cs="Times New Roman"/>
          <w:sz w:val="24"/>
          <w:szCs w:val="24"/>
        </w:rPr>
        <w:t xml:space="preserve"> </w:t>
      </w:r>
      <w:r w:rsidR="007F229B">
        <w:rPr>
          <w:rFonts w:ascii="Times New Roman" w:eastAsia="Arial" w:hAnsi="Times New Roman" w:cs="Times New Roman"/>
          <w:sz w:val="24"/>
          <w:szCs w:val="24"/>
        </w:rPr>
        <w:t xml:space="preserve">(i) the resolution of the shape of the </w:t>
      </w:r>
      <w:r w:rsidRPr="0016560A">
        <w:rPr>
          <w:rFonts w:ascii="Times New Roman" w:eastAsia="Arial" w:hAnsi="Times New Roman" w:cs="Times New Roman"/>
          <w:sz w:val="24"/>
          <w:szCs w:val="24"/>
        </w:rPr>
        <w:t xml:space="preserve">response curves of </w:t>
      </w:r>
      <w:r w:rsidR="007F229B">
        <w:rPr>
          <w:rFonts w:ascii="Times New Roman" w:eastAsia="Arial" w:hAnsi="Times New Roman" w:cs="Times New Roman"/>
          <w:sz w:val="24"/>
          <w:szCs w:val="24"/>
        </w:rPr>
        <w:t>3</w:t>
      </w:r>
      <w:r w:rsidR="007F229B" w:rsidRPr="0016560A">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drivers</w:t>
      </w:r>
      <w:r w:rsidR="007F229B">
        <w:rPr>
          <w:rFonts w:ascii="Times New Roman" w:eastAsia="Arial" w:hAnsi="Times New Roman" w:cs="Times New Roman"/>
          <w:sz w:val="24"/>
          <w:szCs w:val="24"/>
        </w:rPr>
        <w:t xml:space="preserve"> (temperature, pH, and lithium)</w:t>
      </w:r>
      <w:r w:rsidRPr="0016560A">
        <w:rPr>
          <w:rFonts w:ascii="Times New Roman" w:eastAsia="Arial" w:hAnsi="Times New Roman" w:cs="Times New Roman"/>
          <w:sz w:val="24"/>
          <w:szCs w:val="24"/>
        </w:rPr>
        <w:t xml:space="preserve"> and how the</w:t>
      </w:r>
      <w:r w:rsidR="007F229B">
        <w:rPr>
          <w:rFonts w:ascii="Times New Roman" w:eastAsia="Arial" w:hAnsi="Times New Roman" w:cs="Times New Roman"/>
          <w:sz w:val="24"/>
          <w:szCs w:val="24"/>
        </w:rPr>
        <w:t>ir</w:t>
      </w:r>
      <w:r w:rsidRPr="0016560A">
        <w:rPr>
          <w:rFonts w:ascii="Times New Roman" w:eastAsia="Arial" w:hAnsi="Times New Roman" w:cs="Times New Roman"/>
          <w:sz w:val="24"/>
          <w:szCs w:val="24"/>
        </w:rPr>
        <w:t xml:space="preserve"> combined effects</w:t>
      </w:r>
      <w:r w:rsidR="007F229B">
        <w:rPr>
          <w:rFonts w:ascii="Times New Roman" w:eastAsia="Arial" w:hAnsi="Times New Roman" w:cs="Times New Roman"/>
          <w:sz w:val="24"/>
          <w:szCs w:val="24"/>
        </w:rPr>
        <w:t xml:space="preserve"> through using a fully crossed design (2x2x2=8 treatments)</w:t>
      </w:r>
      <w:r w:rsidRPr="0016560A">
        <w:rPr>
          <w:rFonts w:ascii="Times New Roman" w:eastAsia="Arial" w:hAnsi="Times New Roman" w:cs="Times New Roman"/>
          <w:sz w:val="24"/>
          <w:szCs w:val="24"/>
        </w:rPr>
        <w:t xml:space="preserve">. </w:t>
      </w:r>
      <w:r w:rsidR="00A25938">
        <w:rPr>
          <w:rFonts w:ascii="Times New Roman" w:eastAsia="Arial" w:hAnsi="Times New Roman" w:cs="Times New Roman"/>
          <w:sz w:val="24"/>
          <w:szCs w:val="24"/>
        </w:rPr>
        <w:t>These data will then be used to identify potential interactions (non-additive effects) by comparing the outcome of the multiple stressors experiment with an index based on single stressor data and assuming non-</w:t>
      </w:r>
      <w:r w:rsidR="00A25938" w:rsidRPr="00A25938">
        <w:rPr>
          <w:rFonts w:ascii="Times New Roman" w:eastAsia="Arial" w:hAnsi="Times New Roman" w:cs="Times New Roman"/>
          <w:sz w:val="24"/>
          <w:szCs w:val="24"/>
        </w:rPr>
        <w:t>linear additivity</w:t>
      </w:r>
      <w:r w:rsidR="00A25938">
        <w:rPr>
          <w:rFonts w:ascii="Times New Roman" w:eastAsia="Arial" w:hAnsi="Times New Roman" w:cs="Times New Roman"/>
          <w:sz w:val="24"/>
          <w:szCs w:val="24"/>
        </w:rPr>
        <w:t xml:space="preserve"> (e.g. </w:t>
      </w:r>
      <w:commentRangeStart w:id="8"/>
      <w:r w:rsidR="00A25938">
        <w:rPr>
          <w:rFonts w:ascii="Times New Roman" w:eastAsia="Arial" w:hAnsi="Times New Roman" w:cs="Times New Roman"/>
          <w:sz w:val="24"/>
          <w:szCs w:val="24"/>
        </w:rPr>
        <w:t>Espinel Velasco et al., 2025</w:t>
      </w:r>
      <w:commentRangeEnd w:id="8"/>
      <w:r w:rsidR="00A25938">
        <w:rPr>
          <w:rStyle w:val="CommentReference"/>
          <w:rFonts w:ascii="Times New Roman" w:eastAsia="Arial" w:hAnsi="Times New Roman" w:cs="Times New Roman"/>
          <w:sz w:val="24"/>
          <w:szCs w:val="24"/>
        </w:rPr>
        <w:commentReference w:id="8"/>
      </w:r>
      <w:r w:rsidR="00A25938">
        <w:rPr>
          <w:rFonts w:ascii="Times New Roman" w:eastAsia="Arial" w:hAnsi="Times New Roman" w:cs="Times New Roman"/>
          <w:sz w:val="24"/>
          <w:szCs w:val="24"/>
        </w:rPr>
        <w:t>).</w:t>
      </w:r>
    </w:p>
    <w:p w14:paraId="0000002B" w14:textId="50F451FF" w:rsidR="00F1663E" w:rsidRPr="0016560A" w:rsidRDefault="00A25938">
      <w:pPr>
        <w:spacing w:line="276" w:lineRule="auto"/>
        <w:jc w:val="both"/>
        <w:rPr>
          <w:rFonts w:ascii="Times New Roman" w:eastAsia="Arial" w:hAnsi="Times New Roman" w:cs="Times New Roman"/>
          <w:sz w:val="24"/>
          <w:szCs w:val="24"/>
        </w:rPr>
      </w:pPr>
      <w:r w:rsidRPr="00A25938">
        <w:rPr>
          <w:rFonts w:ascii="Times New Roman" w:eastAsia="Arial" w:hAnsi="Times New Roman" w:cs="Times New Roman"/>
          <w:sz w:val="24"/>
          <w:szCs w:val="24"/>
        </w:rPr>
        <w:t>The implementation of such complex experiment</w:t>
      </w:r>
      <w:r>
        <w:rPr>
          <w:rFonts w:ascii="Times New Roman" w:eastAsia="Arial" w:hAnsi="Times New Roman" w:cs="Times New Roman"/>
          <w:sz w:val="24"/>
          <w:szCs w:val="24"/>
        </w:rPr>
        <w:t>s</w:t>
      </w:r>
      <w:r w:rsidRPr="00A25938">
        <w:rPr>
          <w:rFonts w:ascii="Times New Roman" w:eastAsia="Arial" w:hAnsi="Times New Roman" w:cs="Times New Roman"/>
          <w:sz w:val="24"/>
          <w:szCs w:val="24"/>
        </w:rPr>
        <w:t xml:space="preserve">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Pr>
          <w:rFonts w:ascii="Times New Roman" w:eastAsia="Arial" w:hAnsi="Times New Roman" w:cs="Times New Roman"/>
          <w:sz w:val="24"/>
          <w:szCs w:val="24"/>
        </w:rPr>
        <w:t xml:space="preserve"> (</w:t>
      </w:r>
      <w:r w:rsidR="000967C7">
        <w:rPr>
          <w:rFonts w:ascii="Times New Roman" w:eastAsia="Arial" w:hAnsi="Times New Roman" w:cs="Times New Roman"/>
          <w:sz w:val="24"/>
          <w:szCs w:val="24"/>
        </w:rPr>
        <w:t xml:space="preserve">Bellas, 2008; </w:t>
      </w:r>
      <w:commentRangeStart w:id="9"/>
      <w:r w:rsidR="0069397B">
        <w:rPr>
          <w:rFonts w:ascii="Times New Roman" w:eastAsia="Arial" w:hAnsi="Times New Roman" w:cs="Times New Roman"/>
          <w:sz w:val="24"/>
          <w:szCs w:val="24"/>
        </w:rPr>
        <w:t>Dupont et al., 2010</w:t>
      </w:r>
      <w:commentRangeEnd w:id="9"/>
      <w:r w:rsidR="0069397B">
        <w:rPr>
          <w:rStyle w:val="CommentReference"/>
          <w:rFonts w:ascii="Times New Roman" w:eastAsia="Arial" w:hAnsi="Times New Roman" w:cs="Times New Roman"/>
          <w:sz w:val="24"/>
          <w:szCs w:val="24"/>
        </w:rPr>
        <w:commentReference w:id="9"/>
      </w:r>
      <w:r w:rsidR="000967C7">
        <w:rPr>
          <w:rFonts w:ascii="Times New Roman" w:eastAsia="Arial" w:hAnsi="Times New Roman" w:cs="Times New Roman"/>
          <w:sz w:val="24"/>
          <w:szCs w:val="24"/>
        </w:rPr>
        <w:t xml:space="preserve">; </w:t>
      </w:r>
      <w:r w:rsidR="000967C7" w:rsidRPr="0016560A">
        <w:rPr>
          <w:rFonts w:ascii="Times New Roman" w:eastAsia="Arial" w:hAnsi="Times New Roman" w:cs="Times New Roman"/>
          <w:sz w:val="24"/>
          <w:szCs w:val="24"/>
        </w:rPr>
        <w:t>Agnetta et al., 2015</w:t>
      </w:r>
      <w:r w:rsidR="000967C7">
        <w:rPr>
          <w:rFonts w:ascii="Times New Roman" w:eastAsia="Arial" w:hAnsi="Times New Roman" w:cs="Times New Roman"/>
          <w:sz w:val="24"/>
          <w:szCs w:val="24"/>
        </w:rPr>
        <w:t xml:space="preserve">; </w:t>
      </w:r>
      <w:r w:rsidR="000967C7" w:rsidRPr="0016560A">
        <w:rPr>
          <w:rFonts w:ascii="Times New Roman" w:eastAsia="Arial" w:hAnsi="Times New Roman" w:cs="Times New Roman"/>
          <w:sz w:val="24"/>
          <w:szCs w:val="24"/>
        </w:rPr>
        <w:t>Pagano et al.</w:t>
      </w:r>
      <w:r w:rsidR="000967C7">
        <w:rPr>
          <w:rFonts w:ascii="Times New Roman" w:eastAsia="Arial" w:hAnsi="Times New Roman" w:cs="Times New Roman"/>
          <w:sz w:val="24"/>
          <w:szCs w:val="24"/>
        </w:rPr>
        <w:t xml:space="preserve">, 2017; </w:t>
      </w:r>
      <w:r w:rsidR="000967C7" w:rsidRPr="0016560A">
        <w:rPr>
          <w:rFonts w:ascii="Times New Roman" w:eastAsia="Arial" w:hAnsi="Times New Roman" w:cs="Times New Roman"/>
          <w:sz w:val="24"/>
          <w:szCs w:val="24"/>
        </w:rPr>
        <w:t>Cuthbert et al.</w:t>
      </w:r>
      <w:r w:rsidR="000967C7">
        <w:rPr>
          <w:rFonts w:ascii="Times New Roman" w:eastAsia="Arial" w:hAnsi="Times New Roman" w:cs="Times New Roman"/>
          <w:sz w:val="24"/>
          <w:szCs w:val="24"/>
        </w:rPr>
        <w:t>, 2021</w:t>
      </w:r>
      <w:r w:rsidR="0069397B">
        <w:rPr>
          <w:rFonts w:ascii="Times New Roman" w:eastAsia="Arial" w:hAnsi="Times New Roman" w:cs="Times New Roman"/>
          <w:sz w:val="24"/>
          <w:szCs w:val="24"/>
        </w:rPr>
        <w:t>)</w:t>
      </w:r>
      <w:r w:rsidRPr="00A25938">
        <w:rPr>
          <w:rFonts w:ascii="Times New Roman" w:eastAsia="Arial" w:hAnsi="Times New Roman" w:cs="Times New Roman"/>
          <w:sz w:val="24"/>
          <w:szCs w:val="24"/>
        </w:rPr>
        <w:t>.</w:t>
      </w:r>
      <w:r w:rsidR="0069397B">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We assessed the effect of temperature, pH and lithium alone and combined on the growth rate and fitness of larvae of the purple sea urchin (</w:t>
      </w:r>
      <w:r w:rsidRPr="0016560A">
        <w:rPr>
          <w:rFonts w:ascii="Times New Roman" w:eastAsia="Arial" w:hAnsi="Times New Roman" w:cs="Times New Roman"/>
          <w:i/>
          <w:sz w:val="24"/>
          <w:szCs w:val="24"/>
        </w:rPr>
        <w:t>Paracentrotus lividus</w:t>
      </w:r>
      <w:r w:rsidRPr="0016560A">
        <w:rPr>
          <w:rFonts w:ascii="Times New Roman" w:eastAsia="Arial" w:hAnsi="Times New Roman" w:cs="Times New Roman"/>
          <w:sz w:val="24"/>
          <w:szCs w:val="24"/>
        </w:rPr>
        <w:t>) to answer</w:t>
      </w:r>
      <w:r w:rsidR="0069397B">
        <w:rPr>
          <w:rFonts w:ascii="Times New Roman" w:eastAsia="Arial" w:hAnsi="Times New Roman" w:cs="Times New Roman"/>
          <w:sz w:val="24"/>
          <w:szCs w:val="24"/>
        </w:rPr>
        <w:t xml:space="preserve"> two main questions</w:t>
      </w:r>
      <w:r w:rsidRPr="0016560A">
        <w:rPr>
          <w:rFonts w:ascii="Times New Roman" w:eastAsia="Arial" w:hAnsi="Times New Roman" w:cs="Times New Roman"/>
          <w:sz w:val="24"/>
          <w:szCs w:val="24"/>
        </w:rPr>
        <w:t xml:space="preserve">: </w:t>
      </w:r>
    </w:p>
    <w:p w14:paraId="0000002C" w14:textId="3D2BC4E8" w:rsidR="00F1663E" w:rsidRPr="0016560A" w:rsidRDefault="00275014">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(i) </w:t>
      </w:r>
      <w:r w:rsidRPr="0016560A">
        <w:rPr>
          <w:rFonts w:ascii="Times New Roman" w:eastAsia="Arial" w:hAnsi="Times New Roman" w:cs="Times New Roman"/>
          <w:i/>
          <w:sz w:val="24"/>
          <w:szCs w:val="24"/>
        </w:rPr>
        <w:t>what is the shape of the</w:t>
      </w:r>
      <w:r w:rsidR="0069397B">
        <w:rPr>
          <w:rFonts w:ascii="Times New Roman" w:eastAsia="Arial" w:hAnsi="Times New Roman" w:cs="Times New Roman"/>
          <w:i/>
          <w:sz w:val="24"/>
          <w:szCs w:val="24"/>
        </w:rPr>
        <w:t>ir</w:t>
      </w:r>
      <w:r w:rsidRPr="0016560A">
        <w:rPr>
          <w:rFonts w:ascii="Times New Roman" w:eastAsia="Arial" w:hAnsi="Times New Roman" w:cs="Times New Roman"/>
          <w:i/>
          <w:sz w:val="24"/>
          <w:szCs w:val="24"/>
        </w:rPr>
        <w:t xml:space="preserve"> response curves for temperature, pH and lithium?</w:t>
      </w:r>
      <w:r w:rsidRPr="0016560A">
        <w:rPr>
          <w:rFonts w:ascii="Times New Roman" w:eastAsia="Arial" w:hAnsi="Times New Roman" w:cs="Times New Roman"/>
          <w:sz w:val="24"/>
          <w:szCs w:val="24"/>
        </w:rPr>
        <w:t xml:space="preserve"> </w:t>
      </w:r>
    </w:p>
    <w:p w14:paraId="0E210F28" w14:textId="39E3E301" w:rsidR="007F30A3" w:rsidRDefault="00275014" w:rsidP="007F30A3">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(ii) </w:t>
      </w:r>
      <w:r w:rsidR="0069397B">
        <w:rPr>
          <w:rFonts w:ascii="Times New Roman" w:eastAsia="Arial" w:hAnsi="Times New Roman" w:cs="Times New Roman"/>
          <w:i/>
          <w:sz w:val="24"/>
          <w:szCs w:val="24"/>
        </w:rPr>
        <w:t>is there interactions (non-additive effects)</w:t>
      </w:r>
      <w:r w:rsidRPr="0016560A">
        <w:rPr>
          <w:rFonts w:ascii="Times New Roman" w:eastAsia="Arial" w:hAnsi="Times New Roman" w:cs="Times New Roman"/>
          <w:i/>
          <w:sz w:val="24"/>
          <w:szCs w:val="24"/>
        </w:rPr>
        <w:t xml:space="preserve"> between the drivers?</w:t>
      </w:r>
      <w:bookmarkStart w:id="10" w:name="_heading=h.rsceinwdbwhe" w:colFirst="0" w:colLast="0"/>
      <w:bookmarkEnd w:id="10"/>
    </w:p>
    <w:p w14:paraId="02341484" w14:textId="77777777" w:rsidR="0082432F" w:rsidRDefault="0082432F" w:rsidP="007F30A3">
      <w:pPr>
        <w:spacing w:line="276" w:lineRule="auto"/>
        <w:jc w:val="both"/>
        <w:rPr>
          <w:rFonts w:ascii="Times New Roman" w:eastAsia="Arial" w:hAnsi="Times New Roman" w:cs="Times New Roman"/>
          <w:sz w:val="24"/>
          <w:szCs w:val="24"/>
        </w:rPr>
      </w:pPr>
    </w:p>
    <w:p w14:paraId="00000030" w14:textId="31E55024" w:rsidR="00F1663E" w:rsidRPr="007F30A3" w:rsidRDefault="00275014" w:rsidP="007F30A3">
      <w:pPr>
        <w:pStyle w:val="ListParagraph"/>
        <w:numPr>
          <w:ilvl w:val="0"/>
          <w:numId w:val="3"/>
        </w:numPr>
        <w:spacing w:line="276" w:lineRule="auto"/>
        <w:jc w:val="both"/>
        <w:rPr>
          <w:rFonts w:ascii="Times New Roman" w:eastAsia="Arial" w:hAnsi="Times New Roman" w:cs="Times New Roman"/>
          <w:b/>
          <w:bCs/>
          <w:sz w:val="24"/>
          <w:szCs w:val="24"/>
        </w:rPr>
      </w:pPr>
      <w:r w:rsidRPr="007F30A3">
        <w:rPr>
          <w:rFonts w:ascii="Times New Roman" w:eastAsia="Arial" w:hAnsi="Times New Roman" w:cs="Times New Roman"/>
          <w:b/>
          <w:bCs/>
          <w:sz w:val="24"/>
          <w:szCs w:val="24"/>
        </w:rPr>
        <w:t>Materials and methods</w:t>
      </w:r>
    </w:p>
    <w:p w14:paraId="00000032" w14:textId="77777777"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2.1 Sampling and larval culture</w:t>
      </w:r>
    </w:p>
    <w:p w14:paraId="00000033" w14:textId="051952C5"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Adults of the sea urchin </w:t>
      </w:r>
      <w:r w:rsidRPr="007F30A3">
        <w:rPr>
          <w:rFonts w:ascii="Times New Roman" w:eastAsia="Arial" w:hAnsi="Times New Roman" w:cs="Times New Roman"/>
          <w:i/>
          <w:sz w:val="24"/>
          <w:szCs w:val="24"/>
        </w:rPr>
        <w:t>Paracentrotus lividus</w:t>
      </w:r>
      <w:r w:rsidRPr="007F30A3">
        <w:rPr>
          <w:rFonts w:ascii="Times New Roman" w:eastAsia="Arial" w:hAnsi="Times New Roman" w:cs="Times New Roman"/>
          <w:sz w:val="24"/>
          <w:szCs w:val="24"/>
        </w:rPr>
        <w:t xml:space="preserve"> were collected in Cap d’Ail, France, at 2-4m depth by </w:t>
      </w:r>
      <w:r w:rsidR="0082432F" w:rsidRPr="007F30A3">
        <w:rPr>
          <w:rFonts w:ascii="Times New Roman" w:eastAsia="Arial" w:hAnsi="Times New Roman" w:cs="Times New Roman"/>
          <w:sz w:val="24"/>
          <w:szCs w:val="24"/>
        </w:rPr>
        <w:t>snorkelling</w:t>
      </w:r>
      <w:r w:rsidRPr="007F30A3">
        <w:rPr>
          <w:rFonts w:ascii="Times New Roman" w:eastAsia="Arial" w:hAnsi="Times New Roman" w:cs="Times New Roman"/>
          <w:sz w:val="24"/>
          <w:szCs w:val="24"/>
        </w:rPr>
        <w:t xml:space="preserve"> in October 2022. Organisms were </w:t>
      </w:r>
      <w:r w:rsidR="0082432F">
        <w:rPr>
          <w:rFonts w:ascii="Times New Roman" w:eastAsia="Arial" w:hAnsi="Times New Roman" w:cs="Times New Roman"/>
          <w:sz w:val="24"/>
          <w:szCs w:val="24"/>
        </w:rPr>
        <w:t>kept</w:t>
      </w:r>
      <w:r w:rsidRPr="007F30A3">
        <w:rPr>
          <w:rFonts w:ascii="Times New Roman" w:eastAsia="Arial" w:hAnsi="Times New Roman" w:cs="Times New Roman"/>
          <w:sz w:val="24"/>
          <w:szCs w:val="24"/>
        </w:rPr>
        <w:t xml:space="preserve"> in tanks with aerated seawater</w:t>
      </w:r>
      <w:r w:rsidR="0082432F">
        <w:rPr>
          <w:rFonts w:ascii="Times New Roman" w:eastAsia="Arial" w:hAnsi="Times New Roman" w:cs="Times New Roman"/>
          <w:sz w:val="24"/>
          <w:szCs w:val="24"/>
        </w:rPr>
        <w:t xml:space="preserve"> and transported within 30 minutes</w:t>
      </w:r>
      <w:r w:rsidRPr="007F30A3">
        <w:rPr>
          <w:rFonts w:ascii="Times New Roman" w:eastAsia="Arial" w:hAnsi="Times New Roman" w:cs="Times New Roman"/>
          <w:sz w:val="24"/>
          <w:szCs w:val="24"/>
        </w:rPr>
        <w:t xml:space="preserve"> to the Environmental Research Laboratories of the International Atomic Energy Agency (IAEA) in Monaco. Animals were acclimated and maintained for 24h in an aquarium with flowing natural seawater (average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 8.1, temperature = 20°C, salinity = 38</w:t>
      </w:r>
      <w:commentRangeStart w:id="11"/>
      <w:sdt>
        <w:sdtPr>
          <w:rPr>
            <w:rFonts w:ascii="Times New Roman" w:hAnsi="Times New Roman" w:cs="Times New Roman"/>
          </w:rPr>
          <w:tag w:val="goog_rdk_23"/>
          <w:id w:val="982917786"/>
        </w:sdtPr>
        <w:sdtContent>
          <w:ins w:id="12" w:author="Joana Filipa Fernandes" w:date="2025-08-28T12:01:00Z">
            <w:r w:rsidRPr="007F30A3">
              <w:rPr>
                <w:rFonts w:ascii="Times New Roman" w:eastAsia="Arial" w:hAnsi="Times New Roman" w:cs="Times New Roman"/>
                <w:sz w:val="24"/>
                <w:szCs w:val="24"/>
              </w:rPr>
              <w:t>, dissolved oxygen? (x%)</w:t>
            </w:r>
          </w:ins>
        </w:sdtContent>
      </w:sdt>
      <w:commentRangeEnd w:id="11"/>
      <w:r w:rsidR="0082432F" w:rsidRPr="007F30A3">
        <w:rPr>
          <w:rStyle w:val="CommentReference"/>
          <w:rFonts w:ascii="Times New Roman" w:eastAsia="Arial" w:hAnsi="Times New Roman" w:cs="Times New Roman"/>
          <w:sz w:val="24"/>
          <w:szCs w:val="24"/>
        </w:rPr>
        <w:commentReference w:id="11"/>
      </w:r>
      <w:r w:rsidRPr="007F30A3">
        <w:rPr>
          <w:rFonts w:ascii="Times New Roman" w:eastAsia="Arial" w:hAnsi="Times New Roman" w:cs="Times New Roman"/>
          <w:sz w:val="24"/>
          <w:szCs w:val="24"/>
        </w:rPr>
        <w:t>).</w:t>
      </w:r>
    </w:p>
    <w:p w14:paraId="00000034" w14:textId="338AD38A"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Spawning was triggered by injection of 1mL 0.5M KCl in seawater across the peristomial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Pr>
          <w:rFonts w:ascii="Times New Roman" w:eastAsia="Arial" w:hAnsi="Times New Roman" w:cs="Times New Roman"/>
          <w:sz w:val="24"/>
          <w:szCs w:val="24"/>
        </w:rPr>
        <w:t>~</w:t>
      </w:r>
      <w:r w:rsidRPr="007F30A3">
        <w:rPr>
          <w:rFonts w:ascii="Times New Roman" w:eastAsia="Arial" w:hAnsi="Times New Roman" w:cs="Times New Roman"/>
          <w:sz w:val="24"/>
          <w:szCs w:val="24"/>
        </w:rPr>
        <w:t>10 larvae mL</w:t>
      </w:r>
      <w:sdt>
        <w:sdtPr>
          <w:rPr>
            <w:rFonts w:ascii="Times New Roman" w:hAnsi="Times New Roman" w:cs="Times New Roman"/>
          </w:rPr>
          <w:tag w:val="goog_rdk_24"/>
          <w:id w:val="620549929"/>
        </w:sdtPr>
        <w:sdtContent>
          <w:r w:rsidRPr="007F30A3">
            <w:rPr>
              <w:rFonts w:ascii="Times New Roman" w:eastAsia="Arial Unicode MS" w:hAnsi="Times New Roman" w:cs="Times New Roman"/>
              <w:sz w:val="24"/>
              <w:szCs w:val="24"/>
              <w:vertAlign w:val="superscript"/>
            </w:rPr>
            <w:t>−1</w:t>
          </w:r>
        </w:sdtContent>
      </w:sdt>
      <w:r w:rsidRPr="007F30A3">
        <w:rPr>
          <w:rFonts w:ascii="Times New Roman" w:eastAsia="Arial" w:hAnsi="Times New Roman" w:cs="Times New Roman"/>
          <w:sz w:val="24"/>
          <w:szCs w:val="24"/>
        </w:rPr>
        <w:t xml:space="preserve">). </w:t>
      </w:r>
      <w:r w:rsidR="0082432F">
        <w:rPr>
          <w:rFonts w:ascii="Times New Roman" w:eastAsia="Arial" w:hAnsi="Times New Roman" w:cs="Times New Roman"/>
          <w:sz w:val="24"/>
          <w:szCs w:val="24"/>
        </w:rPr>
        <w:t>A small subsample of eggs were fixed and the</w:t>
      </w:r>
      <w:r w:rsidR="0082432F" w:rsidRPr="007F30A3">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initial size of eggs (IS) was recorded</w:t>
      </w:r>
      <w:r w:rsidR="0082432F">
        <w:rPr>
          <w:rFonts w:ascii="Times New Roman" w:eastAsia="Arial" w:hAnsi="Times New Roman" w:cs="Times New Roman"/>
          <w:sz w:val="24"/>
          <w:szCs w:val="24"/>
        </w:rPr>
        <w:t xml:space="preserve"> (see below)</w:t>
      </w:r>
      <w:r w:rsidRPr="007F30A3">
        <w:rPr>
          <w:rFonts w:ascii="Times New Roman" w:eastAsia="Arial" w:hAnsi="Times New Roman" w:cs="Times New Roman"/>
          <w:sz w:val="24"/>
          <w:szCs w:val="24"/>
        </w:rPr>
        <w:t xml:space="preserve">. </w:t>
      </w:r>
    </w:p>
    <w:p w14:paraId="00000035" w14:textId="77777777" w:rsidR="00F1663E" w:rsidRPr="007F30A3" w:rsidRDefault="00F1663E">
      <w:pPr>
        <w:spacing w:line="276" w:lineRule="auto"/>
        <w:jc w:val="both"/>
        <w:rPr>
          <w:rFonts w:ascii="Times New Roman" w:eastAsia="Arial" w:hAnsi="Times New Roman" w:cs="Times New Roman"/>
          <w:i/>
          <w:sz w:val="24"/>
          <w:szCs w:val="24"/>
        </w:rPr>
      </w:pPr>
    </w:p>
    <w:p w14:paraId="00000036" w14:textId="77777777"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lastRenderedPageBreak/>
        <w:t>2.2 Experimental design</w:t>
      </w:r>
    </w:p>
    <w:p w14:paraId="00000037" w14:textId="1316326D" w:rsidR="00F1663E" w:rsidRPr="007F30A3" w:rsidRDefault="00275014">
      <w:pPr>
        <w:spacing w:line="276" w:lineRule="auto"/>
        <w:jc w:val="both"/>
        <w:rPr>
          <w:rFonts w:ascii="Times New Roman" w:eastAsia="Arial" w:hAnsi="Times New Roman" w:cs="Times New Roman"/>
          <w:sz w:val="24"/>
          <w:szCs w:val="24"/>
          <w:u w:val="single"/>
        </w:rPr>
      </w:pPr>
      <w:r w:rsidRPr="007F30A3">
        <w:rPr>
          <w:rFonts w:ascii="Times New Roman" w:eastAsia="Arial" w:hAnsi="Times New Roman" w:cs="Times New Roman"/>
          <w:sz w:val="24"/>
          <w:szCs w:val="24"/>
        </w:rPr>
        <w:t>Both single and multi-driver experiments were performed to evaluate the effect of pH, temperature and lithium alone and in combination. pH was manipulated by bubbling seawater with CO</w:t>
      </w:r>
      <w:r w:rsidRPr="007F30A3">
        <w:rPr>
          <w:rFonts w:ascii="Times New Roman" w:eastAsia="Arial" w:hAnsi="Times New Roman" w:cs="Times New Roman"/>
          <w:sz w:val="24"/>
          <w:szCs w:val="24"/>
          <w:vertAlign w:val="subscript"/>
        </w:rPr>
        <w:t>2</w:t>
      </w:r>
      <w:r w:rsidRPr="007F30A3">
        <w:rPr>
          <w:rFonts w:ascii="Times New Roman" w:eastAsia="Arial" w:hAnsi="Times New Roman" w:cs="Times New Roman"/>
          <w:sz w:val="24"/>
          <w:szCs w:val="24"/>
        </w:rPr>
        <w:t xml:space="preserve"> till the target level was reached; lithium levels were reached using a 1000 ppm stock solution, and the temperature was controlled using </w:t>
      </w:r>
      <w:r w:rsidR="008F12C1">
        <w:rPr>
          <w:rFonts w:ascii="Times New Roman" w:eastAsia="Arial" w:hAnsi="Times New Roman" w:cs="Times New Roman"/>
          <w:sz w:val="24"/>
          <w:szCs w:val="24"/>
        </w:rPr>
        <w:t xml:space="preserve">water </w:t>
      </w:r>
      <w:r w:rsidRPr="007F30A3">
        <w:rPr>
          <w:rFonts w:ascii="Times New Roman" w:eastAsia="Arial" w:hAnsi="Times New Roman" w:cs="Times New Roman"/>
          <w:sz w:val="24"/>
          <w:szCs w:val="24"/>
        </w:rPr>
        <w:t>baths connected to a feedback system (</w:t>
      </w:r>
      <w:sdt>
        <w:sdtPr>
          <w:rPr>
            <w:rFonts w:ascii="Times New Roman" w:hAnsi="Times New Roman" w:cs="Times New Roman"/>
          </w:rPr>
          <w:tag w:val="goog_rdk_25"/>
          <w:id w:val="-1338271022"/>
          <w:showingPlcHdr/>
        </w:sdtPr>
        <w:sdtContent>
          <w:r w:rsidR="00E82DE0">
            <w:rPr>
              <w:rFonts w:ascii="Times New Roman" w:hAnsi="Times New Roman" w:cs="Times New Roman"/>
            </w:rPr>
            <w:t xml:space="preserve">     </w:t>
          </w:r>
          <w:commentRangeStart w:id="13"/>
          <w:commentRangeStart w:id="14"/>
        </w:sdtContent>
      </w:sdt>
      <w:commentRangeEnd w:id="13"/>
      <w:r w:rsidRPr="007F30A3">
        <w:rPr>
          <w:rStyle w:val="CommentReference"/>
          <w:rFonts w:ascii="Times New Roman" w:eastAsia="Arial" w:hAnsi="Times New Roman" w:cs="Times New Roman"/>
          <w:sz w:val="24"/>
          <w:szCs w:val="24"/>
        </w:rPr>
        <w:commentReference w:id="13"/>
      </w:r>
      <w:commentRangeEnd w:id="14"/>
      <w:r w:rsidR="008F12C1" w:rsidRPr="007F30A3">
        <w:rPr>
          <w:rStyle w:val="CommentReference"/>
          <w:rFonts w:ascii="Times New Roman" w:eastAsia="Arial" w:hAnsi="Times New Roman" w:cs="Times New Roman"/>
          <w:sz w:val="24"/>
          <w:szCs w:val="24"/>
        </w:rPr>
        <w:commentReference w:id="14"/>
      </w:r>
      <w:r w:rsidRPr="007F30A3">
        <w:rPr>
          <w:rFonts w:ascii="Times New Roman" w:eastAsia="Arial" w:hAnsi="Times New Roman" w:cs="Times New Roman"/>
          <w:sz w:val="24"/>
          <w:szCs w:val="24"/>
        </w:rPr>
        <w:t xml:space="preserve">IKS Aquastar, Germany). </w:t>
      </w:r>
      <w:r w:rsidR="008F12C1">
        <w:rPr>
          <w:rFonts w:ascii="Times New Roman" w:eastAsia="Arial" w:hAnsi="Times New Roman" w:cs="Times New Roman"/>
          <w:sz w:val="24"/>
          <w:szCs w:val="24"/>
        </w:rPr>
        <w:t>E</w:t>
      </w:r>
      <w:r w:rsidRPr="007F30A3">
        <w:rPr>
          <w:rFonts w:ascii="Times New Roman" w:eastAsia="Arial" w:hAnsi="Times New Roman" w:cs="Times New Roman"/>
          <w:sz w:val="24"/>
          <w:szCs w:val="24"/>
        </w:rPr>
        <w:t xml:space="preserve">xperiments were carried out in closed 100 mL glass bottles, except for the temperature experiment, which used 500 mL bottles. Embryos and larvae were exposed for 96 hours </w:t>
      </w:r>
      <w:r w:rsidR="008F12C1">
        <w:rPr>
          <w:rFonts w:ascii="Times New Roman" w:eastAsia="Arial" w:hAnsi="Times New Roman" w:cs="Times New Roman"/>
          <w:sz w:val="24"/>
          <w:szCs w:val="24"/>
        </w:rPr>
        <w:t>without addition of food</w:t>
      </w:r>
      <w:r w:rsidRPr="007F30A3">
        <w:rPr>
          <w:rFonts w:ascii="Times New Roman" w:eastAsia="Arial" w:hAnsi="Times New Roman" w:cs="Times New Roman"/>
          <w:sz w:val="24"/>
          <w:szCs w:val="24"/>
        </w:rPr>
        <w:t xml:space="preserve">. At the end of the exposure, seawater analyses and biological measurements were performed as described below. </w:t>
      </w:r>
    </w:p>
    <w:p w14:paraId="00000039" w14:textId="7FA691F6" w:rsidR="00F1663E" w:rsidRPr="007F30A3" w:rsidRDefault="00275014" w:rsidP="00987062">
      <w:pPr>
        <w:spacing w:line="276" w:lineRule="auto"/>
        <w:jc w:val="both"/>
        <w:rPr>
          <w:rFonts w:ascii="Times New Roman" w:eastAsia="Arial" w:hAnsi="Times New Roman" w:cs="Times New Roman"/>
          <w:sz w:val="24"/>
          <w:szCs w:val="24"/>
        </w:rPr>
      </w:pPr>
      <w:bookmarkStart w:id="15" w:name="_heading=h.gjdgxs" w:colFirst="0" w:colLast="0"/>
      <w:bookmarkEnd w:id="15"/>
      <w:r w:rsidRPr="007F30A3">
        <w:rPr>
          <w:rFonts w:ascii="Times New Roman" w:eastAsia="Arial" w:hAnsi="Times New Roman" w:cs="Times New Roman"/>
          <w:sz w:val="24"/>
          <w:szCs w:val="24"/>
        </w:rPr>
        <w:t>Single driver experiments were carried out in 15 bottles where five levels of each driver were tested while the other two were maintained constant at the sampling site’s average level. The levels tested were selected considering natural variability range (</w:t>
      </w:r>
      <w:commentRangeStart w:id="16"/>
      <w:commentRangeStart w:id="17"/>
      <w:r w:rsidR="0096744F">
        <w:rPr>
          <w:rFonts w:ascii="Times New Roman" w:eastAsia="Arial" w:hAnsi="Times New Roman" w:cs="Times New Roman"/>
          <w:sz w:val="24"/>
          <w:szCs w:val="24"/>
        </w:rPr>
        <w:t>Alliouane e</w:t>
      </w:r>
      <w:r w:rsidRPr="007F30A3">
        <w:rPr>
          <w:rFonts w:ascii="Times New Roman" w:eastAsia="Arial" w:hAnsi="Times New Roman" w:cs="Times New Roman"/>
          <w:sz w:val="24"/>
          <w:szCs w:val="24"/>
        </w:rPr>
        <w:t>t al.</w:t>
      </w:r>
      <w:r w:rsidR="0096744F">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2025</w:t>
      </w:r>
      <w:r w:rsidR="0096744F">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Gattuso et al., 2021)</w:t>
      </w:r>
      <w:commentRangeEnd w:id="16"/>
      <w:r w:rsidRPr="007F30A3">
        <w:rPr>
          <w:rStyle w:val="CommentReference"/>
          <w:rFonts w:ascii="Times New Roman" w:eastAsia="Arial" w:hAnsi="Times New Roman" w:cs="Times New Roman"/>
          <w:sz w:val="24"/>
          <w:szCs w:val="24"/>
        </w:rPr>
        <w:commentReference w:id="16"/>
      </w:r>
      <w:commentRangeEnd w:id="17"/>
      <w:r w:rsidRPr="007F30A3">
        <w:rPr>
          <w:rStyle w:val="CommentReference"/>
          <w:rFonts w:ascii="Times New Roman" w:eastAsia="Arial" w:hAnsi="Times New Roman" w:cs="Times New Roman"/>
          <w:sz w:val="24"/>
          <w:szCs w:val="24"/>
        </w:rPr>
        <w:commentReference w:id="17"/>
      </w:r>
      <w:r w:rsidRPr="007F30A3">
        <w:rPr>
          <w:rFonts w:ascii="Times New Roman" w:eastAsia="Arial" w:hAnsi="Times New Roman" w:cs="Times New Roman"/>
          <w:sz w:val="24"/>
          <w:szCs w:val="24"/>
        </w:rPr>
        <w:t xml:space="preserve"> and the</w:t>
      </w:r>
      <w:r w:rsidR="0096744F">
        <w:rPr>
          <w:rFonts w:ascii="Times New Roman" w:eastAsia="Arial" w:hAnsi="Times New Roman" w:cs="Times New Roman"/>
          <w:sz w:val="24"/>
          <w:szCs w:val="24"/>
        </w:rPr>
        <w:t xml:space="preserve"> future projections from</w:t>
      </w:r>
      <w:r w:rsidRPr="007F30A3">
        <w:rPr>
          <w:rFonts w:ascii="Times New Roman" w:eastAsia="Arial" w:hAnsi="Times New Roman" w:cs="Times New Roman"/>
          <w:sz w:val="24"/>
          <w:szCs w:val="24"/>
        </w:rPr>
        <w:t xml:space="preserve"> </w:t>
      </w:r>
      <w:r w:rsidR="0096744F">
        <w:rPr>
          <w:rFonts w:ascii="Times New Roman" w:eastAsia="Arial" w:hAnsi="Times New Roman" w:cs="Times New Roman"/>
          <w:sz w:val="24"/>
          <w:szCs w:val="24"/>
        </w:rPr>
        <w:t>SSP</w:t>
      </w:r>
      <w:r w:rsidRPr="007F30A3">
        <w:rPr>
          <w:rFonts w:ascii="Times New Roman" w:eastAsia="Arial" w:hAnsi="Times New Roman" w:cs="Times New Roman"/>
          <w:sz w:val="24"/>
          <w:szCs w:val="24"/>
        </w:rPr>
        <w:t xml:space="preserve"> 4 and 5. </w:t>
      </w:r>
      <w:r w:rsidR="0096744F">
        <w:rPr>
          <w:rFonts w:ascii="Times New Roman" w:eastAsia="Arial" w:hAnsi="Times New Roman" w:cs="Times New Roman"/>
          <w:sz w:val="24"/>
          <w:szCs w:val="24"/>
        </w:rPr>
        <w:t>For the</w:t>
      </w:r>
      <w:r w:rsidRPr="007F30A3">
        <w:rPr>
          <w:rFonts w:ascii="Times New Roman" w:eastAsia="Arial" w:hAnsi="Times New Roman" w:cs="Times New Roman"/>
          <w:sz w:val="24"/>
          <w:szCs w:val="24"/>
        </w:rPr>
        <w:t xml:space="preserve"> multiple driver experiment, </w:t>
      </w:r>
      <w:r w:rsidR="0096744F">
        <w:rPr>
          <w:rFonts w:ascii="Times New Roman" w:eastAsia="Arial" w:hAnsi="Times New Roman" w:cs="Times New Roman"/>
          <w:sz w:val="24"/>
          <w:szCs w:val="24"/>
        </w:rPr>
        <w:t xml:space="preserve">a full crossed design was used with 2 levels per drivers and performed in duplicates </w:t>
      </w:r>
      <w:r w:rsidRPr="007F30A3">
        <w:rPr>
          <w:rFonts w:ascii="Times New Roman" w:eastAsia="Arial" w:hAnsi="Times New Roman" w:cs="Times New Roman"/>
          <w:sz w:val="24"/>
          <w:szCs w:val="24"/>
        </w:rPr>
        <w:t>(</w:t>
      </w:r>
      <w:del w:id="18" w:author="Einar Pétur Jónsson - HAFRO" w:date="2026-02-03T13:32:00Z" w16du:dateUtc="2026-02-03T13:32:00Z">
        <w:r w:rsidRPr="007F30A3" w:rsidDel="006556E1">
          <w:rPr>
            <w:rFonts w:ascii="Times New Roman" w:eastAsia="Arial" w:hAnsi="Times New Roman" w:cs="Times New Roman"/>
            <w:sz w:val="24"/>
            <w:szCs w:val="24"/>
          </w:rPr>
          <w:delText>Table 1</w:delText>
        </w:r>
      </w:del>
      <w:ins w:id="19" w:author="Einar Pétur Jónsson - HAFRO" w:date="2026-02-03T13:32:00Z" w16du:dateUtc="2026-02-03T13:32:00Z">
        <w:r w:rsidR="006556E1">
          <w:rPr>
            <w:rFonts w:ascii="Times New Roman" w:eastAsia="Arial" w:hAnsi="Times New Roman" w:cs="Times New Roman"/>
            <w:sz w:val="24"/>
            <w:szCs w:val="24"/>
          </w:rPr>
          <w:t>Figure X</w:t>
        </w:r>
      </w:ins>
      <w:ins w:id="20" w:author="Einar Pétur Jónsson - HAFRO" w:date="2026-02-03T13:33:00Z" w16du:dateUtc="2026-02-03T13:33:00Z">
        <w:r w:rsidR="003B159B">
          <w:rPr>
            <w:rFonts w:ascii="Times New Roman" w:eastAsia="Arial" w:hAnsi="Times New Roman" w:cs="Times New Roman"/>
            <w:sz w:val="24"/>
            <w:szCs w:val="24"/>
          </w:rPr>
          <w:t>a</w:t>
        </w:r>
      </w:ins>
      <w:r w:rsidRPr="007F30A3">
        <w:rPr>
          <w:rFonts w:ascii="Times New Roman" w:eastAsia="Arial" w:hAnsi="Times New Roman" w:cs="Times New Roman"/>
          <w:sz w:val="24"/>
          <w:szCs w:val="24"/>
        </w:rPr>
        <w:t>).</w:t>
      </w:r>
      <w:bookmarkStart w:id="21" w:name="_heading=h.paa5vh13ury9" w:colFirst="0" w:colLast="0"/>
      <w:bookmarkEnd w:id="21"/>
    </w:p>
    <w:p w14:paraId="15C50F26" w14:textId="77777777" w:rsidR="006335C3" w:rsidRDefault="006335C3">
      <w:pPr>
        <w:jc w:val="both"/>
        <w:rPr>
          <w:ins w:id="22" w:author="Einar Pétur Jónsson - HAFRO" w:date="2026-02-03T13:29:00Z" w16du:dateUtc="2026-02-03T13:29:00Z"/>
          <w:rFonts w:ascii="Times New Roman" w:eastAsia="Arial" w:hAnsi="Times New Roman" w:cs="Times New Roman"/>
          <w:b/>
        </w:rPr>
      </w:pPr>
    </w:p>
    <w:p w14:paraId="36B985E9" w14:textId="3BB1FBF4" w:rsidR="006335C3" w:rsidRPr="00372FCA" w:rsidRDefault="008724C9">
      <w:pPr>
        <w:jc w:val="both"/>
        <w:rPr>
          <w:ins w:id="23" w:author="Einar Pétur Jónsson - HAFRO" w:date="2026-02-03T13:29:00Z" w16du:dateUtc="2026-02-03T13:29:00Z"/>
          <w:rFonts w:ascii="Arial" w:eastAsia="Arial" w:hAnsi="Arial" w:cs="Arial"/>
          <w:sz w:val="24"/>
          <w:szCs w:val="24"/>
          <w:rPrChange w:id="24" w:author="Einar Pétur Jónsson - HAFRO" w:date="2026-02-03T13:31:00Z" w16du:dateUtc="2026-02-03T13:31:00Z">
            <w:rPr>
              <w:ins w:id="25" w:author="Einar Pétur Jónsson - HAFRO" w:date="2026-02-03T13:29:00Z" w16du:dateUtc="2026-02-03T13:29:00Z"/>
              <w:rFonts w:ascii="Times New Roman" w:eastAsia="Arial" w:hAnsi="Times New Roman" w:cs="Times New Roman"/>
              <w:b/>
            </w:rPr>
          </w:rPrChange>
        </w:rPr>
      </w:pPr>
      <w:ins w:id="26" w:author="Einar Pétur Jónsson - HAFRO" w:date="2026-02-03T13:30:00Z">
        <w:r w:rsidRPr="008724C9">
          <w:rPr>
            <w:rFonts w:ascii="Times New Roman" w:eastAsia="Arial" w:hAnsi="Times New Roman" w:cs="Times New Roman"/>
            <w:b/>
          </w:rPr>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2"/>
                      <a:stretch>
                        <a:fillRect/>
                      </a:stretch>
                    </pic:blipFill>
                    <pic:spPr>
                      <a:xfrm>
                        <a:off x="0" y="0"/>
                        <a:ext cx="2798930" cy="2132111"/>
                      </a:xfrm>
                      <a:prstGeom prst="rect">
                        <a:avLst/>
                      </a:prstGeom>
                    </pic:spPr>
                  </pic:pic>
                </a:graphicData>
              </a:graphic>
            </wp:inline>
          </w:drawing>
        </w:r>
      </w:ins>
      <w:ins w:id="27" w:author="Einar Pétur Jónsson - HAFRO" w:date="2026-02-03T13:30:00Z" w16du:dateUtc="2026-02-03T13:30:00Z">
        <w:r w:rsidR="003D1050">
          <w:rPr>
            <w:rFonts w:ascii="Arial" w:eastAsia="Arial" w:hAnsi="Arial" w:cs="Arial"/>
            <w:noProof/>
            <w:sz w:val="24"/>
            <w:szCs w:val="24"/>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3"/>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ins>
    </w:p>
    <w:p w14:paraId="0000003A" w14:textId="7C68F212" w:rsidR="00F1663E" w:rsidRPr="007F30A3" w:rsidRDefault="006335C3">
      <w:pPr>
        <w:jc w:val="both"/>
        <w:rPr>
          <w:rFonts w:ascii="Times New Roman" w:eastAsia="Arial" w:hAnsi="Times New Roman" w:cs="Times New Roman"/>
        </w:rPr>
      </w:pPr>
      <w:ins w:id="28" w:author="Einar Pétur Jónsson - HAFRO" w:date="2026-02-03T13:29:00Z" w16du:dateUtc="2026-02-03T13:29:00Z">
        <w:r>
          <w:rPr>
            <w:rFonts w:ascii="Times New Roman" w:eastAsia="Arial" w:hAnsi="Times New Roman" w:cs="Times New Roman"/>
            <w:b/>
          </w:rPr>
          <w:t xml:space="preserve">Figure </w:t>
        </w:r>
        <w:r w:rsidR="00A32D8D">
          <w:rPr>
            <w:rFonts w:ascii="Times New Roman" w:eastAsia="Arial" w:hAnsi="Times New Roman" w:cs="Times New Roman"/>
            <w:b/>
          </w:rPr>
          <w:t>X</w:t>
        </w:r>
      </w:ins>
      <w:r w:rsidR="00275014" w:rsidRPr="007F30A3">
        <w:rPr>
          <w:rFonts w:ascii="Times New Roman" w:eastAsia="Arial" w:hAnsi="Times New Roman" w:cs="Times New Roman"/>
          <w:b/>
        </w:rPr>
        <w:t xml:space="preserve">. </w:t>
      </w:r>
      <w:r w:rsidR="003D1050">
        <w:rPr>
          <w:rFonts w:ascii="Times New Roman" w:eastAsia="Arial" w:hAnsi="Times New Roman" w:cs="Times New Roman"/>
          <w:b/>
        </w:rPr>
        <w:t xml:space="preserve">a) </w:t>
      </w:r>
      <w:r w:rsidR="00275014" w:rsidRPr="007F30A3">
        <w:rPr>
          <w:rFonts w:ascii="Times New Roman" w:eastAsia="Arial" w:hAnsi="Times New Roman" w:cs="Times New Roman"/>
        </w:rPr>
        <w:t>A</w:t>
      </w:r>
      <w:r w:rsidR="00A32D8D">
        <w:rPr>
          <w:rFonts w:ascii="Times New Roman" w:eastAsia="Arial" w:hAnsi="Times New Roman" w:cs="Times New Roman"/>
        </w:rPr>
        <w:t xml:space="preserve">n overview </w:t>
      </w:r>
      <w:r w:rsidR="00275014" w:rsidRPr="007F30A3">
        <w:rPr>
          <w:rFonts w:ascii="Times New Roman" w:eastAsia="Arial" w:hAnsi="Times New Roman" w:cs="Times New Roman"/>
        </w:rPr>
        <w:t xml:space="preserve">of the single and multi-driver </w:t>
      </w:r>
      <w:r w:rsidR="00A32D8D">
        <w:rPr>
          <w:rFonts w:ascii="Times New Roman" w:eastAsia="Arial" w:hAnsi="Times New Roman" w:cs="Times New Roman"/>
        </w:rPr>
        <w:t>treatment levels</w:t>
      </w:r>
      <w:r w:rsidR="00275014" w:rsidRPr="007F30A3">
        <w:rPr>
          <w:rFonts w:ascii="Times New Roman" w:eastAsia="Arial" w:hAnsi="Times New Roman" w:cs="Times New Roman"/>
        </w:rPr>
        <w:t xml:space="preserve">, showing the target levels of the three drivers for all 23 treatments. </w:t>
      </w:r>
      <w:r w:rsidR="00372FCA">
        <w:rPr>
          <w:rFonts w:ascii="Times New Roman" w:eastAsia="Arial" w:hAnsi="Times New Roman" w:cs="Times New Roman"/>
        </w:rPr>
        <w:t xml:space="preserve">b) </w:t>
      </w:r>
      <w:r w:rsidR="00372FCA" w:rsidRPr="007F30A3">
        <w:rPr>
          <w:rFonts w:ascii="Times New Roman" w:eastAsia="Arial" w:hAnsi="Times New Roman" w:cs="Times New Roman"/>
          <w:i/>
        </w:rPr>
        <w:t>Paracentrotus lividus</w:t>
      </w:r>
      <w:r w:rsidR="00372FCA" w:rsidRPr="007F30A3">
        <w:rPr>
          <w:rFonts w:ascii="Times New Roman" w:eastAsia="Arial" w:hAnsi="Times New Roman" w:cs="Times New Roman"/>
        </w:rPr>
        <w:t xml:space="preserve"> pluteus larvae morphology and </w:t>
      </w:r>
      <w:commentRangeStart w:id="29"/>
      <w:r w:rsidR="00372FCA" w:rsidRPr="007F30A3">
        <w:rPr>
          <w:rFonts w:ascii="Times New Roman" w:eastAsia="Arial" w:hAnsi="Times New Roman" w:cs="Times New Roman"/>
        </w:rPr>
        <w:t>morphometric variables</w:t>
      </w:r>
      <w:commentRangeEnd w:id="29"/>
      <w:r w:rsidR="006556E1" w:rsidRPr="007F30A3">
        <w:rPr>
          <w:rStyle w:val="CommentReference"/>
          <w:rFonts w:ascii="Times New Roman" w:eastAsia="Arial" w:hAnsi="Times New Roman" w:cs="Times New Roman"/>
          <w:sz w:val="22"/>
          <w:szCs w:val="22"/>
        </w:rPr>
        <w:commentReference w:id="29"/>
      </w:r>
      <w:r w:rsidR="00372FCA" w:rsidRPr="007F30A3">
        <w:rPr>
          <w:rFonts w:ascii="Times New Roman" w:eastAsia="Arial" w:hAnsi="Times New Roman" w:cs="Times New Roman"/>
        </w:rPr>
        <w:t>. BL: body length, BR: body rod, ALR: antero lateral rod, and POR: post oral rod.</w:t>
      </w:r>
    </w:p>
    <w:p w14:paraId="000000D3" w14:textId="77777777" w:rsidR="00F1663E" w:rsidRPr="007F30A3" w:rsidRDefault="00F1663E">
      <w:pPr>
        <w:jc w:val="both"/>
        <w:rPr>
          <w:rFonts w:ascii="Times New Roman" w:eastAsia="Arial" w:hAnsi="Times New Roman" w:cs="Times New Roman"/>
          <w:sz w:val="24"/>
          <w:szCs w:val="24"/>
        </w:rPr>
      </w:pPr>
    </w:p>
    <w:p w14:paraId="000000D4" w14:textId="78CC859A"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2.</w:t>
      </w:r>
      <w:r w:rsidR="00E44A11">
        <w:rPr>
          <w:rFonts w:ascii="Times New Roman" w:eastAsia="Arial" w:hAnsi="Times New Roman" w:cs="Times New Roman"/>
          <w:i/>
          <w:sz w:val="24"/>
          <w:szCs w:val="24"/>
        </w:rPr>
        <w:t>3</w:t>
      </w:r>
      <w:r w:rsidR="00E44A11" w:rsidRPr="007F30A3">
        <w:rPr>
          <w:rFonts w:ascii="Times New Roman" w:eastAsia="Arial" w:hAnsi="Times New Roman" w:cs="Times New Roman"/>
          <w:i/>
          <w:sz w:val="24"/>
          <w:szCs w:val="24"/>
        </w:rPr>
        <w:t xml:space="preserve"> </w:t>
      </w:r>
      <w:r w:rsidRPr="007F30A3">
        <w:rPr>
          <w:rFonts w:ascii="Times New Roman" w:eastAsia="Arial" w:hAnsi="Times New Roman" w:cs="Times New Roman"/>
          <w:i/>
          <w:sz w:val="24"/>
          <w:szCs w:val="24"/>
        </w:rPr>
        <w:t>Biological measurements</w:t>
      </w:r>
    </w:p>
    <w:p w14:paraId="09CB0F44" w14:textId="63A66C83" w:rsidR="00E44A11"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After 96 hours, a 10 mL sample was taken from each bottle and fixed with 4% formaldehyde. </w:t>
      </w:r>
      <w:commentRangeStart w:id="30"/>
      <w:commentRangeStart w:id="31"/>
      <w:commentRangeStart w:id="32"/>
      <w:r w:rsidRPr="007F30A3">
        <w:rPr>
          <w:rFonts w:ascii="Times New Roman" w:eastAsia="Arial" w:hAnsi="Times New Roman" w:cs="Times New Roman"/>
          <w:sz w:val="24"/>
          <w:szCs w:val="24"/>
        </w:rPr>
        <w:t xml:space="preserve">Larvae were counted for density </w:t>
      </w:r>
      <w:commentRangeEnd w:id="30"/>
      <w:r w:rsidR="00362EE8" w:rsidRPr="007F30A3">
        <w:rPr>
          <w:rStyle w:val="CommentReference"/>
          <w:rFonts w:ascii="Times New Roman" w:eastAsia="Arial" w:hAnsi="Times New Roman" w:cs="Times New Roman"/>
          <w:sz w:val="24"/>
          <w:szCs w:val="24"/>
        </w:rPr>
        <w:commentReference w:id="30"/>
      </w:r>
      <w:commentRangeEnd w:id="31"/>
      <w:r w:rsidR="00F33EDC" w:rsidRPr="007F30A3">
        <w:rPr>
          <w:rStyle w:val="CommentReference"/>
          <w:rFonts w:ascii="Times New Roman" w:eastAsia="Arial" w:hAnsi="Times New Roman" w:cs="Times New Roman"/>
          <w:sz w:val="24"/>
          <w:szCs w:val="24"/>
        </w:rPr>
        <w:commentReference w:id="31"/>
      </w:r>
      <w:commentRangeEnd w:id="32"/>
      <w:r w:rsidR="00F551AB" w:rsidRPr="007F30A3">
        <w:rPr>
          <w:rStyle w:val="CommentReference"/>
          <w:rFonts w:ascii="Times New Roman" w:eastAsia="Arial" w:hAnsi="Times New Roman" w:cs="Times New Roman"/>
          <w:sz w:val="24"/>
          <w:szCs w:val="24"/>
        </w:rPr>
        <w:commentReference w:id="32"/>
      </w:r>
      <w:r w:rsidRPr="007F30A3">
        <w:rPr>
          <w:rFonts w:ascii="Times New Roman" w:eastAsia="Arial" w:hAnsi="Times New Roman" w:cs="Times New Roman"/>
          <w:sz w:val="24"/>
          <w:szCs w:val="24"/>
        </w:rPr>
        <w:t>and photographed under a 10x microscope</w:t>
      </w:r>
      <w:sdt>
        <w:sdtPr>
          <w:rPr>
            <w:rFonts w:ascii="Times New Roman" w:hAnsi="Times New Roman" w:cs="Times New Roman"/>
          </w:rPr>
          <w:tag w:val="goog_rdk_29"/>
          <w:id w:val="427276857"/>
        </w:sdtPr>
        <w:sdtContent>
          <w:sdt>
            <w:sdtPr>
              <w:rPr>
                <w:rFonts w:ascii="Times New Roman" w:hAnsi="Times New Roman" w:cs="Times New Roman"/>
              </w:rPr>
              <w:tag w:val="goog_rdk_30"/>
              <w:id w:val="-1419210279"/>
            </w:sdtPr>
            <w:sdtContent>
              <w:commentRangeStart w:id="33"/>
              <w:commentRangeStart w:id="34"/>
            </w:sdtContent>
          </w:sdt>
          <w:r w:rsidRPr="007F30A3">
            <w:rPr>
              <w:rFonts w:ascii="Times New Roman" w:eastAsia="Arial" w:hAnsi="Times New Roman" w:cs="Times New Roman"/>
              <w:sz w:val="24"/>
              <w:szCs w:val="24"/>
            </w:rPr>
            <w:t xml:space="preserve"> (Brand of the microscope)</w:t>
          </w:r>
        </w:sdtContent>
      </w:sdt>
      <w:commentRangeEnd w:id="33"/>
      <w:r w:rsidRPr="007F30A3">
        <w:rPr>
          <w:rStyle w:val="CommentReference"/>
          <w:rFonts w:ascii="Times New Roman" w:eastAsia="Arial" w:hAnsi="Times New Roman" w:cs="Times New Roman"/>
          <w:sz w:val="24"/>
          <w:szCs w:val="24"/>
        </w:rPr>
        <w:commentReference w:id="33"/>
      </w:r>
      <w:commentRangeEnd w:id="34"/>
      <w:r w:rsidR="00E44A11" w:rsidRPr="007F30A3">
        <w:rPr>
          <w:rStyle w:val="CommentReference"/>
          <w:rFonts w:ascii="Times New Roman" w:eastAsia="Arial" w:hAnsi="Times New Roman" w:cs="Times New Roman"/>
          <w:sz w:val="24"/>
          <w:szCs w:val="24"/>
        </w:rPr>
        <w:commentReference w:id="34"/>
      </w:r>
      <w:r w:rsidRPr="007F30A3">
        <w:rPr>
          <w:rFonts w:ascii="Times New Roman" w:eastAsia="Arial" w:hAnsi="Times New Roman" w:cs="Times New Roman"/>
          <w:sz w:val="24"/>
          <w:szCs w:val="24"/>
        </w:rPr>
        <w:t>. Ten larvae were randomly selected from each treatment and body length (BL</w:t>
      </w:r>
      <w:ins w:id="35" w:author="Einar Pétur Jónsson - HAFRO" w:date="2026-02-03T13:34:00Z" w16du:dateUtc="2026-02-03T13:34:00Z">
        <w:r w:rsidR="00B91197">
          <w:rPr>
            <w:rFonts w:ascii="Times New Roman" w:eastAsia="Arial" w:hAnsi="Times New Roman" w:cs="Times New Roman"/>
            <w:sz w:val="24"/>
            <w:szCs w:val="24"/>
          </w:rPr>
          <w:t>)</w:t>
        </w:r>
      </w:ins>
      <w:r w:rsidRPr="007F30A3">
        <w:rPr>
          <w:rFonts w:ascii="Times New Roman" w:eastAsia="Arial" w:hAnsi="Times New Roman" w:cs="Times New Roman"/>
          <w:sz w:val="24"/>
          <w:szCs w:val="24"/>
        </w:rPr>
        <w:t xml:space="preserve"> measured using the Fiji software (Schindelin et al., 2012) (</w:t>
      </w:r>
      <w:commentRangeStart w:id="36"/>
      <w:r w:rsidRPr="007F30A3">
        <w:rPr>
          <w:rFonts w:ascii="Times New Roman" w:eastAsia="Arial" w:hAnsi="Times New Roman" w:cs="Times New Roman"/>
          <w:sz w:val="24"/>
          <w:szCs w:val="24"/>
        </w:rPr>
        <w:t xml:space="preserve">Fig. </w:t>
      </w:r>
      <w:r w:rsidR="00B91197">
        <w:rPr>
          <w:rFonts w:ascii="Times New Roman" w:eastAsia="Arial" w:hAnsi="Times New Roman" w:cs="Times New Roman"/>
          <w:sz w:val="24"/>
          <w:szCs w:val="24"/>
        </w:rPr>
        <w:t>Xb</w:t>
      </w:r>
      <w:r w:rsidR="001145EA">
        <w:rPr>
          <w:rFonts w:ascii="Times New Roman" w:eastAsia="Arial" w:hAnsi="Times New Roman" w:cs="Times New Roman"/>
          <w:sz w:val="24"/>
          <w:szCs w:val="24"/>
        </w:rPr>
        <w:t>)</w:t>
      </w:r>
      <w:commentRangeEnd w:id="36"/>
      <w:r w:rsidR="00E44A11">
        <w:rPr>
          <w:rStyle w:val="CommentReference"/>
          <w:rFonts w:ascii="Times New Roman" w:eastAsia="Arial" w:hAnsi="Times New Roman" w:cs="Times New Roman"/>
          <w:sz w:val="24"/>
          <w:szCs w:val="24"/>
        </w:rPr>
        <w:commentReference w:id="36"/>
      </w:r>
      <w:r w:rsidR="001145EA">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w:t>
      </w:r>
      <w:r w:rsidR="00E44A11">
        <w:rPr>
          <w:rFonts w:ascii="Times New Roman" w:eastAsia="Arial" w:hAnsi="Times New Roman" w:cs="Times New Roman"/>
          <w:sz w:val="24"/>
          <w:szCs w:val="24"/>
        </w:rPr>
        <w:t>The diameter of the eggs at the beginning of the experiment (Initial egg size, IS) was also measured.</w:t>
      </w:r>
      <w:ins w:id="37" w:author="Einar Pétur Jónsson - HAFRO" w:date="2026-01-29T16:03:00Z" w16du:dateUtc="2026-01-29T16:03:00Z">
        <w:r w:rsidR="00595120">
          <w:rPr>
            <w:rFonts w:ascii="Times New Roman" w:eastAsia="Arial" w:hAnsi="Times New Roman" w:cs="Times New Roman"/>
            <w:sz w:val="24"/>
            <w:szCs w:val="24"/>
          </w:rPr>
          <w:t xml:space="preserve"> No </w:t>
        </w:r>
      </w:ins>
      <w:ins w:id="38" w:author="Einar Pétur Jónsson - HAFRO" w:date="2026-01-29T16:04:00Z" w16du:dateUtc="2026-01-29T16:04:00Z">
        <w:r w:rsidR="00D039DB">
          <w:rPr>
            <w:rFonts w:ascii="Times New Roman" w:eastAsia="Arial" w:hAnsi="Times New Roman" w:cs="Times New Roman"/>
            <w:sz w:val="24"/>
            <w:szCs w:val="24"/>
          </w:rPr>
          <w:t xml:space="preserve">change in density was detected except in the highest temperature treatment. </w:t>
        </w:r>
      </w:ins>
    </w:p>
    <w:p w14:paraId="000000D5" w14:textId="4403AAD0"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Larval growth rate (GR</w:t>
      </w:r>
      <w:r w:rsidR="00E44A11">
        <w:rPr>
          <w:rFonts w:ascii="Times New Roman" w:eastAsia="Arial" w:hAnsi="Times New Roman" w:cs="Times New Roman"/>
          <w:sz w:val="24"/>
          <w:szCs w:val="24"/>
        </w:rPr>
        <w:t xml:space="preserve"> in </w:t>
      </w:r>
      <w:r w:rsidR="00E44A11" w:rsidRPr="007F30A3">
        <w:rPr>
          <w:rFonts w:ascii="Times New Roman" w:eastAsia="Arial" w:hAnsi="Times New Roman" w:cs="Times New Roman"/>
          <w:sz w:val="24"/>
          <w:szCs w:val="24"/>
        </w:rPr>
        <w:t>µm</w:t>
      </w:r>
      <w:r w:rsidR="00E44A11">
        <w:rPr>
          <w:rFonts w:ascii="Times New Roman" w:eastAsia="Arial" w:hAnsi="Times New Roman" w:cs="Times New Roman"/>
          <w:sz w:val="24"/>
          <w:szCs w:val="24"/>
        </w:rPr>
        <w:t xml:space="preserve"> day</w:t>
      </w:r>
      <w:r w:rsidR="00E44A11" w:rsidRPr="000039F9">
        <w:rPr>
          <w:rFonts w:ascii="Times New Roman" w:eastAsia="Arial" w:hAnsi="Times New Roman" w:cs="Times New Roman"/>
          <w:sz w:val="24"/>
          <w:szCs w:val="24"/>
          <w:vertAlign w:val="superscript"/>
        </w:rPr>
        <w:t>-1</w:t>
      </w:r>
      <w:r w:rsidRPr="007F30A3">
        <w:rPr>
          <w:rFonts w:ascii="Times New Roman" w:eastAsia="Arial" w:hAnsi="Times New Roman" w:cs="Times New Roman"/>
          <w:sz w:val="24"/>
          <w:szCs w:val="24"/>
        </w:rPr>
        <w:t xml:space="preserve">) was calculated for each </w:t>
      </w:r>
      <w:r w:rsidR="00E44A11">
        <w:rPr>
          <w:rFonts w:ascii="Times New Roman" w:eastAsia="Arial" w:hAnsi="Times New Roman" w:cs="Times New Roman"/>
          <w:sz w:val="24"/>
          <w:szCs w:val="24"/>
        </w:rPr>
        <w:t>aquarium</w:t>
      </w:r>
      <w:r w:rsidR="00E44A11" w:rsidRPr="007F30A3">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 xml:space="preserve">as the difference between BL (µm) and IS (µm) </w:t>
      </w:r>
      <w:r w:rsidR="00E44A11">
        <w:rPr>
          <w:rFonts w:ascii="Times New Roman" w:eastAsia="Arial" w:hAnsi="Times New Roman" w:cs="Times New Roman"/>
          <w:sz w:val="24"/>
          <w:szCs w:val="24"/>
        </w:rPr>
        <w:t xml:space="preserve">divided by exposure </w:t>
      </w:r>
      <w:r w:rsidRPr="007F30A3">
        <w:rPr>
          <w:rFonts w:ascii="Times New Roman" w:eastAsia="Arial" w:hAnsi="Times New Roman" w:cs="Times New Roman"/>
          <w:sz w:val="24"/>
          <w:szCs w:val="24"/>
        </w:rPr>
        <w:t>time</w:t>
      </w:r>
      <w:r w:rsidR="00E44A11">
        <w:rPr>
          <w:rFonts w:ascii="Times New Roman" w:eastAsia="Arial" w:hAnsi="Times New Roman" w:cs="Times New Roman"/>
          <w:sz w:val="24"/>
          <w:szCs w:val="24"/>
        </w:rPr>
        <w:t xml:space="preserve"> (3 days)</w:t>
      </w:r>
      <w:r w:rsidRPr="007F30A3">
        <w:rPr>
          <w:rFonts w:ascii="Times New Roman" w:eastAsia="Arial" w:hAnsi="Times New Roman" w:cs="Times New Roman"/>
          <w:sz w:val="24"/>
          <w:szCs w:val="24"/>
        </w:rPr>
        <w:t xml:space="preserve">. </w:t>
      </w:r>
      <w:commentRangeStart w:id="39"/>
      <w:commentRangeStart w:id="40"/>
      <w:del w:id="41" w:author="Einar Pétur Jónsson - HAFRO" w:date="2026-02-03T13:36:00Z" w16du:dateUtc="2026-02-03T13:36:00Z">
        <w:r w:rsidRPr="007F30A3" w:rsidDel="002273D1">
          <w:rPr>
            <w:rFonts w:ascii="Times New Roman" w:eastAsia="Arial" w:hAnsi="Times New Roman" w:cs="Times New Roman"/>
            <w:sz w:val="24"/>
            <w:szCs w:val="24"/>
          </w:rPr>
          <w:delText>Larval symmetry was evaluated by comparing the lengths within a rod pair as well as the length of the post oral rod with the body length.</w:delText>
        </w:r>
        <w:commentRangeEnd w:id="39"/>
        <w:r w:rsidR="00362EE8" w:rsidRPr="007F30A3" w:rsidDel="002273D1">
          <w:rPr>
            <w:rStyle w:val="CommentReference"/>
            <w:rFonts w:ascii="Times New Roman" w:eastAsia="Arial" w:hAnsi="Times New Roman" w:cs="Times New Roman"/>
            <w:sz w:val="24"/>
            <w:szCs w:val="24"/>
          </w:rPr>
          <w:commentReference w:id="39"/>
        </w:r>
        <w:commentRangeEnd w:id="40"/>
        <w:r w:rsidR="009769B5" w:rsidRPr="007F30A3" w:rsidDel="002273D1">
          <w:rPr>
            <w:rStyle w:val="CommentReference"/>
            <w:rFonts w:ascii="Times New Roman" w:eastAsia="Arial" w:hAnsi="Times New Roman" w:cs="Times New Roman"/>
            <w:sz w:val="24"/>
            <w:szCs w:val="24"/>
          </w:rPr>
          <w:commentReference w:id="40"/>
        </w:r>
      </w:del>
    </w:p>
    <w:p w14:paraId="000000D6" w14:textId="77777777" w:rsidR="00F1663E" w:rsidRPr="007F30A3" w:rsidRDefault="00F1663E">
      <w:pPr>
        <w:spacing w:line="276" w:lineRule="auto"/>
        <w:jc w:val="both"/>
        <w:rPr>
          <w:rFonts w:ascii="Times New Roman" w:eastAsia="Arial" w:hAnsi="Times New Roman" w:cs="Times New Roman"/>
          <w:b/>
          <w:sz w:val="24"/>
          <w:szCs w:val="24"/>
        </w:rPr>
      </w:pPr>
    </w:p>
    <w:p w14:paraId="000000D7" w14:textId="3C25302A"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2.</w:t>
      </w:r>
      <w:r w:rsidR="00E44A11">
        <w:rPr>
          <w:rFonts w:ascii="Times New Roman" w:eastAsia="Arial" w:hAnsi="Times New Roman" w:cs="Times New Roman"/>
          <w:i/>
          <w:sz w:val="24"/>
          <w:szCs w:val="24"/>
        </w:rPr>
        <w:t>4</w:t>
      </w:r>
      <w:r w:rsidR="00E44A11" w:rsidRPr="007F30A3">
        <w:rPr>
          <w:rFonts w:ascii="Times New Roman" w:eastAsia="Arial" w:hAnsi="Times New Roman" w:cs="Times New Roman"/>
          <w:i/>
          <w:sz w:val="24"/>
          <w:szCs w:val="24"/>
        </w:rPr>
        <w:t xml:space="preserve"> </w:t>
      </w:r>
      <w:r w:rsidRPr="007F30A3">
        <w:rPr>
          <w:rFonts w:ascii="Times New Roman" w:eastAsia="Arial" w:hAnsi="Times New Roman" w:cs="Times New Roman"/>
          <w:i/>
          <w:sz w:val="24"/>
          <w:szCs w:val="24"/>
        </w:rPr>
        <w:t xml:space="preserve">Data analyses </w:t>
      </w:r>
    </w:p>
    <w:p w14:paraId="000000D8" w14:textId="0B81DCF6"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consistency between corresponding </w:t>
      </w:r>
      <w:commentRangeStart w:id="42"/>
      <w:r w:rsidRPr="007F30A3">
        <w:rPr>
          <w:rFonts w:ascii="Times New Roman" w:eastAsia="Arial" w:hAnsi="Times New Roman" w:cs="Times New Roman"/>
          <w:sz w:val="24"/>
          <w:szCs w:val="24"/>
        </w:rPr>
        <w:t xml:space="preserve">single- and multiple-driver experimental levels </w:t>
      </w:r>
      <w:r w:rsidR="00362EE8">
        <w:rPr>
          <w:rFonts w:ascii="Times New Roman" w:eastAsia="Arial" w:hAnsi="Times New Roman" w:cs="Times New Roman"/>
          <w:sz w:val="24"/>
          <w:szCs w:val="24"/>
        </w:rPr>
        <w:t xml:space="preserve">effects on GR </w:t>
      </w:r>
      <w:commentRangeEnd w:id="42"/>
      <w:r w:rsidR="00362EE8" w:rsidRPr="007F30A3">
        <w:rPr>
          <w:rStyle w:val="CommentReference"/>
          <w:rFonts w:ascii="Times New Roman" w:eastAsia="Arial" w:hAnsi="Times New Roman" w:cs="Times New Roman"/>
          <w:sz w:val="24"/>
          <w:szCs w:val="24"/>
        </w:rPr>
        <w:commentReference w:id="42"/>
      </w:r>
      <w:r w:rsidRPr="007F30A3">
        <w:rPr>
          <w:rFonts w:ascii="Times New Roman" w:eastAsia="Arial" w:hAnsi="Times New Roman" w:cs="Times New Roman"/>
          <w:sz w:val="24"/>
          <w:szCs w:val="24"/>
        </w:rPr>
        <w:t xml:space="preserve">was evaluated with one-way ANOVAs and t-tests. A Shapiro-Wilks test indicated modest deviation from normality for the residuals from some of the tests, but these tests are robust to deviations from normality (Glass et al., 1972; Knief &amp; Forstmeier, 2021). </w:t>
      </w:r>
    </w:p>
    <w:p w14:paraId="27E9E896" w14:textId="7CD38018" w:rsidR="00B05F3D" w:rsidRDefault="00362EE8">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F</w:t>
      </w:r>
      <w:r w:rsidRPr="007F30A3">
        <w:rPr>
          <w:rFonts w:ascii="Times New Roman" w:eastAsia="Arial" w:hAnsi="Times New Roman" w:cs="Times New Roman"/>
          <w:sz w:val="24"/>
          <w:szCs w:val="24"/>
        </w:rPr>
        <w:t>or each driver</w:t>
      </w:r>
      <w:r>
        <w:rPr>
          <w:rFonts w:ascii="Times New Roman" w:eastAsia="Arial" w:hAnsi="Times New Roman" w:cs="Times New Roman"/>
          <w:sz w:val="24"/>
          <w:szCs w:val="24"/>
        </w:rPr>
        <w:t>, the shape of the response curve for GR</w:t>
      </w:r>
      <w:r w:rsidRPr="007F30A3">
        <w:rPr>
          <w:rFonts w:ascii="Times New Roman" w:eastAsia="Arial" w:hAnsi="Times New Roman" w:cs="Times New Roman"/>
          <w:sz w:val="24"/>
          <w:szCs w:val="24"/>
        </w:rPr>
        <w:t xml:space="preserve"> was evaluated using linear models, second degree polynomial models, general additive models (GAMs), logit models and exponential models. There were no severe violations of assumptions for the models. The performance of the models was evaluated by comparing their R</w:t>
      </w:r>
      <w:r w:rsidRPr="007F30A3">
        <w:rPr>
          <w:rFonts w:ascii="Times New Roman" w:eastAsia="Arial" w:hAnsi="Times New Roman" w:cs="Times New Roman"/>
          <w:sz w:val="24"/>
          <w:szCs w:val="24"/>
          <w:vertAlign w:val="superscript"/>
        </w:rPr>
        <w:t>2</w:t>
      </w:r>
      <w:r w:rsidRPr="007F30A3">
        <w:rPr>
          <w:rFonts w:ascii="Times New Roman" w:eastAsia="Arial" w:hAnsi="Times New Roman" w:cs="Times New Roman"/>
          <w:sz w:val="24"/>
          <w:szCs w:val="24"/>
        </w:rPr>
        <w:t>, standard error and AIC scores, and the appropriate model chosen for each driver based on these metrics. Other response curve models were also explored using the rTPC package in R (</w:t>
      </w:r>
      <w:sdt>
        <w:sdtPr>
          <w:rPr>
            <w:rFonts w:ascii="Times New Roman" w:hAnsi="Times New Roman" w:cs="Times New Roman"/>
          </w:rPr>
          <w:tag w:val="goog_rdk_31"/>
          <w:id w:val="-348881241"/>
        </w:sdtPr>
        <w:sdtContent>
          <w:commentRangeStart w:id="43"/>
        </w:sdtContent>
      </w:sdt>
      <w:r w:rsidRPr="007F30A3">
        <w:rPr>
          <w:rFonts w:ascii="Times New Roman" w:eastAsia="Arial" w:hAnsi="Times New Roman" w:cs="Times New Roman"/>
          <w:sz w:val="24"/>
          <w:szCs w:val="24"/>
        </w:rPr>
        <w:t>Padfield</w:t>
      </w:r>
      <w:commentRangeEnd w:id="43"/>
      <w:r w:rsidRPr="007F30A3">
        <w:rPr>
          <w:rStyle w:val="CommentReference"/>
          <w:rFonts w:ascii="Times New Roman" w:eastAsia="Arial" w:hAnsi="Times New Roman" w:cs="Times New Roman"/>
          <w:sz w:val="24"/>
          <w:szCs w:val="24"/>
        </w:rPr>
        <w:commentReference w:id="43"/>
      </w:r>
      <w:r w:rsidRPr="007F30A3">
        <w:rPr>
          <w:rFonts w:ascii="Times New Roman" w:eastAsia="Arial" w:hAnsi="Times New Roman" w:cs="Times New Roman"/>
          <w:sz w:val="24"/>
          <w:szCs w:val="24"/>
        </w:rPr>
        <w:t xml:space="preserve"> &amp; Windram, 2024), but none fit well. </w:t>
      </w:r>
    </w:p>
    <w:p w14:paraId="000000DA" w14:textId="147CEF98" w:rsidR="00F1663E" w:rsidRDefault="00362EE8">
      <w:pPr>
        <w:spacing w:line="276" w:lineRule="auto"/>
        <w:jc w:val="both"/>
        <w:rPr>
          <w:rFonts w:ascii="Times New Roman" w:eastAsia="Arial" w:hAnsi="Times New Roman" w:cs="Times New Roman"/>
          <w:sz w:val="24"/>
          <w:szCs w:val="24"/>
        </w:rPr>
      </w:pPr>
      <w:commentRangeStart w:id="44"/>
      <w:commentRangeStart w:id="45"/>
      <w:commentRangeStart w:id="46"/>
      <w:r w:rsidRPr="007F30A3">
        <w:rPr>
          <w:rFonts w:ascii="Times New Roman" w:eastAsia="Arial" w:hAnsi="Times New Roman" w:cs="Times New Roman"/>
          <w:sz w:val="24"/>
          <w:szCs w:val="24"/>
        </w:rPr>
        <w:t xml:space="preserve">To evaluate whether there was an added effect of the multiple driver experimental treatments compared to the single driver ones, the growth rate of those treatment groups from the two experiments that had the same level for at least one treatment were compared. This method used results from single driver treatments targeting a level shared by the single and multi-driver experiments (pH 7.7, for example), and compared with all the multiple driver treatments that targeted that same treatment level - both those that had the other drivers (temperature and lithium in this example) in ambient conditions and those that had them outside ambient conditions. This was done for all treatment levels that the two experiments shared; two levels per driver. Wilcoxon rank-sum tests were used to test for statistical significance in the comparison of each pair. </w:t>
      </w:r>
      <w:commentRangeEnd w:id="44"/>
      <w:r w:rsidR="0088086E">
        <w:rPr>
          <w:rStyle w:val="CommentReference"/>
          <w:rFonts w:ascii="Times New Roman" w:eastAsia="Arial" w:hAnsi="Times New Roman" w:cs="Times New Roman"/>
          <w:sz w:val="24"/>
          <w:szCs w:val="24"/>
        </w:rPr>
        <w:commentReference w:id="44"/>
      </w:r>
      <w:commentRangeEnd w:id="45"/>
      <w:r w:rsidR="00FD39D1">
        <w:rPr>
          <w:rStyle w:val="CommentReference"/>
          <w:rFonts w:ascii="Times New Roman" w:eastAsia="Arial" w:hAnsi="Times New Roman" w:cs="Times New Roman"/>
          <w:sz w:val="24"/>
          <w:szCs w:val="24"/>
        </w:rPr>
        <w:commentReference w:id="45"/>
      </w:r>
      <w:commentRangeEnd w:id="46"/>
      <w:r w:rsidR="00AF5D5C">
        <w:rPr>
          <w:rStyle w:val="CommentReference"/>
          <w:rFonts w:ascii="Times New Roman" w:eastAsia="Arial" w:hAnsi="Times New Roman" w:cs="Times New Roman"/>
          <w:sz w:val="24"/>
          <w:szCs w:val="24"/>
        </w:rPr>
        <w:commentReference w:id="46"/>
      </w:r>
    </w:p>
    <w:p w14:paraId="69C1DBD9" w14:textId="49BFFCC4" w:rsidR="00B05F3D" w:rsidRDefault="0054199B">
      <w:pPr>
        <w:spacing w:line="276" w:lineRule="auto"/>
        <w:jc w:val="both"/>
        <w:rPr>
          <w:ins w:id="47" w:author="Einar Pétur Jónsson - HAFRO" w:date="2026-02-03T11:48:00Z" w16du:dateUtc="2026-02-03T11:48:00Z"/>
          <w:rFonts w:ascii="Times New Roman" w:eastAsia="Arial" w:hAnsi="Times New Roman" w:cs="Times New Roman"/>
          <w:sz w:val="24"/>
          <w:szCs w:val="24"/>
        </w:rPr>
      </w:pPr>
      <w:ins w:id="48" w:author="Einar Pétur Jónsson - HAFRO" w:date="2026-02-03T13:48:00Z" w16du:dateUtc="2026-02-03T13:48:00Z">
        <w:r>
          <w:rPr>
            <w:rFonts w:ascii="Times New Roman" w:eastAsia="Arial" w:hAnsi="Times New Roman" w:cs="Times New Roman"/>
            <w:sz w:val="24"/>
            <w:szCs w:val="24"/>
          </w:rPr>
          <w:t xml:space="preserve">For </w:t>
        </w:r>
      </w:ins>
      <w:ins w:id="49" w:author="Einar Pétur Jónsson - HAFRO" w:date="2026-02-03T13:50:00Z" w16du:dateUtc="2026-02-03T13:50:00Z">
        <w:r w:rsidR="00626E58">
          <w:rPr>
            <w:rFonts w:ascii="Times New Roman" w:eastAsia="Arial" w:hAnsi="Times New Roman" w:cs="Times New Roman"/>
            <w:sz w:val="24"/>
            <w:szCs w:val="24"/>
          </w:rPr>
          <w:t xml:space="preserve">a </w:t>
        </w:r>
      </w:ins>
      <w:ins w:id="50" w:author="Einar Pétur Jónsson - HAFRO" w:date="2026-02-03T13:49:00Z" w16du:dateUtc="2026-02-03T13:49:00Z">
        <w:r>
          <w:rPr>
            <w:rFonts w:ascii="Times New Roman" w:eastAsia="Arial" w:hAnsi="Times New Roman" w:cs="Times New Roman"/>
            <w:sz w:val="24"/>
            <w:szCs w:val="24"/>
          </w:rPr>
          <w:t>comparison of</w:t>
        </w:r>
      </w:ins>
      <w:ins w:id="51" w:author="Einar Pétur Jónsson - HAFRO" w:date="2026-02-03T11:57:00Z" w16du:dateUtc="2026-02-03T11:57:00Z">
        <w:r w:rsidR="00A42CF2">
          <w:rPr>
            <w:rFonts w:ascii="Times New Roman" w:eastAsia="Arial" w:hAnsi="Times New Roman" w:cs="Times New Roman"/>
            <w:sz w:val="24"/>
            <w:szCs w:val="24"/>
          </w:rPr>
          <w:t xml:space="preserve"> </w:t>
        </w:r>
      </w:ins>
      <w:ins w:id="52" w:author="Einar Pétur Jónsson - HAFRO" w:date="2026-02-03T11:46:00Z" w16du:dateUtc="2026-02-03T11:46:00Z">
        <w:r w:rsidR="006A288C">
          <w:rPr>
            <w:rFonts w:ascii="Times New Roman" w:eastAsia="Arial" w:hAnsi="Times New Roman" w:cs="Times New Roman"/>
            <w:sz w:val="24"/>
            <w:szCs w:val="24"/>
          </w:rPr>
          <w:t>the effe</w:t>
        </w:r>
      </w:ins>
      <w:ins w:id="53" w:author="Einar Pétur Jónsson - HAFRO" w:date="2026-02-03T11:47:00Z" w16du:dateUtc="2026-02-03T11:47:00Z">
        <w:r w:rsidR="006A288C">
          <w:rPr>
            <w:rFonts w:ascii="Times New Roman" w:eastAsia="Arial" w:hAnsi="Times New Roman" w:cs="Times New Roman"/>
            <w:sz w:val="24"/>
            <w:szCs w:val="24"/>
          </w:rPr>
          <w:t xml:space="preserve">cts of the </w:t>
        </w:r>
      </w:ins>
      <w:ins w:id="54" w:author="Einar Pétur Jónsson - HAFRO" w:date="2026-02-03T13:49:00Z" w16du:dateUtc="2026-02-03T13:49:00Z">
        <w:r>
          <w:rPr>
            <w:rFonts w:ascii="Times New Roman" w:eastAsia="Arial" w:hAnsi="Times New Roman" w:cs="Times New Roman"/>
            <w:sz w:val="24"/>
            <w:szCs w:val="24"/>
          </w:rPr>
          <w:t>single</w:t>
        </w:r>
      </w:ins>
      <w:ins w:id="55" w:author="Einar Pétur Jónsson - HAFRO" w:date="2026-02-03T11:47:00Z" w16du:dateUtc="2026-02-03T11:47:00Z">
        <w:r w:rsidR="006A288C">
          <w:rPr>
            <w:rFonts w:ascii="Times New Roman" w:eastAsia="Arial" w:hAnsi="Times New Roman" w:cs="Times New Roman"/>
            <w:sz w:val="24"/>
            <w:szCs w:val="24"/>
          </w:rPr>
          <w:t xml:space="preserve"> driver</w:t>
        </w:r>
      </w:ins>
      <w:ins w:id="56" w:author="Einar Pétur Jónsson - HAFRO" w:date="2026-02-03T11:49:00Z" w16du:dateUtc="2026-02-03T11:49:00Z">
        <w:r w:rsidR="00B460E6">
          <w:rPr>
            <w:rFonts w:ascii="Times New Roman" w:eastAsia="Arial" w:hAnsi="Times New Roman" w:cs="Times New Roman"/>
            <w:sz w:val="24"/>
            <w:szCs w:val="24"/>
          </w:rPr>
          <w:t xml:space="preserve"> and multi-driver treatments</w:t>
        </w:r>
      </w:ins>
      <w:ins w:id="57" w:author="Einar Pétur Jónsson - HAFRO" w:date="2026-02-03T11:47:00Z" w16du:dateUtc="2026-02-03T11:47:00Z">
        <w:r w:rsidR="00F34010">
          <w:rPr>
            <w:rFonts w:ascii="Times New Roman" w:eastAsia="Arial" w:hAnsi="Times New Roman" w:cs="Times New Roman"/>
            <w:sz w:val="24"/>
            <w:szCs w:val="24"/>
          </w:rPr>
          <w:t>,</w:t>
        </w:r>
      </w:ins>
      <w:ins w:id="58" w:author="Einar Pétur Jónsson - HAFRO" w:date="2026-02-03T11:48:00Z" w16du:dateUtc="2026-02-03T11:48:00Z">
        <w:r w:rsidR="001669D1">
          <w:rPr>
            <w:rFonts w:ascii="Times New Roman" w:eastAsia="Arial" w:hAnsi="Times New Roman" w:cs="Times New Roman"/>
            <w:sz w:val="24"/>
            <w:szCs w:val="24"/>
          </w:rPr>
          <w:t xml:space="preserve"> the </w:t>
        </w:r>
      </w:ins>
      <w:ins w:id="59" w:author="Einar Pétur Jónsson - HAFRO" w:date="2026-02-03T11:49:00Z" w16du:dateUtc="2026-02-03T11:49:00Z">
        <w:r w:rsidR="00B460E6">
          <w:rPr>
            <w:rFonts w:ascii="Times New Roman" w:eastAsia="Arial" w:hAnsi="Times New Roman" w:cs="Times New Roman"/>
            <w:sz w:val="24"/>
            <w:szCs w:val="24"/>
          </w:rPr>
          <w:t>driver values were translated to</w:t>
        </w:r>
      </w:ins>
      <w:ins w:id="60" w:author="Einar Pétur Jónsson - HAFRO" w:date="2026-02-03T11:47:00Z" w16du:dateUtc="2026-02-03T11:47:00Z">
        <w:r w:rsidR="00F34010">
          <w:rPr>
            <w:rFonts w:ascii="Times New Roman" w:eastAsia="Arial" w:hAnsi="Times New Roman" w:cs="Times New Roman"/>
            <w:sz w:val="24"/>
            <w:szCs w:val="24"/>
          </w:rPr>
          <w:t xml:space="preserve"> a stress index where the deviation from </w:t>
        </w:r>
      </w:ins>
      <w:ins w:id="61" w:author="Einar Pétur Jónsson - HAFRO" w:date="2026-02-03T11:48:00Z" w16du:dateUtc="2026-02-03T11:48:00Z">
        <w:r w:rsidR="00930107">
          <w:rPr>
            <w:rFonts w:ascii="Times New Roman" w:eastAsia="Arial" w:hAnsi="Times New Roman" w:cs="Times New Roman"/>
            <w:sz w:val="24"/>
            <w:szCs w:val="24"/>
          </w:rPr>
          <w:t xml:space="preserve">the </w:t>
        </w:r>
      </w:ins>
      <w:ins w:id="62" w:author="Einar Pétur Jónsson - HAFRO" w:date="2026-02-03T11:47:00Z" w16du:dateUtc="2026-02-03T11:47:00Z">
        <w:r w:rsidR="00F34010">
          <w:rPr>
            <w:rFonts w:ascii="Times New Roman" w:eastAsia="Arial" w:hAnsi="Times New Roman" w:cs="Times New Roman"/>
            <w:sz w:val="24"/>
            <w:szCs w:val="24"/>
          </w:rPr>
          <w:t xml:space="preserve">reference condition was </w:t>
        </w:r>
        <w:r w:rsidR="00930107">
          <w:rPr>
            <w:rFonts w:ascii="Times New Roman" w:eastAsia="Arial" w:hAnsi="Times New Roman" w:cs="Times New Roman"/>
            <w:sz w:val="24"/>
            <w:szCs w:val="24"/>
          </w:rPr>
          <w:t>calculated</w:t>
        </w:r>
      </w:ins>
      <w:ins w:id="63" w:author="Einar Pétur Jónsson - HAFRO" w:date="2026-02-03T11:48:00Z" w16du:dateUtc="2026-02-03T11:48:00Z">
        <w:r w:rsidR="00930107">
          <w:rPr>
            <w:rFonts w:ascii="Times New Roman" w:eastAsia="Arial" w:hAnsi="Times New Roman" w:cs="Times New Roman"/>
            <w:sz w:val="24"/>
            <w:szCs w:val="24"/>
          </w:rPr>
          <w:t xml:space="preserve"> for each point: </w:t>
        </w:r>
      </w:ins>
    </w:p>
    <w:p w14:paraId="74D2DBB4" w14:textId="77777777" w:rsidR="001669D1" w:rsidRDefault="001669D1" w:rsidP="001669D1">
      <w:pPr>
        <w:ind w:left="720"/>
        <w:rPr>
          <w:ins w:id="64" w:author="Einar Pétur Jónsson - HAFRO" w:date="2026-02-03T11:48:00Z" w16du:dateUtc="2026-02-03T11:48:00Z"/>
          <w:i/>
          <w:iCs/>
        </w:rPr>
      </w:pPr>
      <w:commentRangeStart w:id="65"/>
      <w:ins w:id="66" w:author="Einar Pétur Jónsson - HAFRO" w:date="2026-02-03T11:48:00Z" w16du:dateUtc="2026-02-03T11:48:00Z">
        <w:r w:rsidRPr="00184AF4">
          <w:rPr>
            <w:i/>
            <w:iCs/>
          </w:rPr>
          <w:t>SI</w:t>
        </w:r>
        <w:r w:rsidRPr="00184AF4">
          <w:rPr>
            <w:i/>
            <w:iCs/>
            <w:vertAlign w:val="subscript"/>
          </w:rPr>
          <w:t xml:space="preserve">stressor </w:t>
        </w:r>
        <w:r w:rsidRPr="00184AF4">
          <w:rPr>
            <w:i/>
            <w:iCs/>
          </w:rPr>
          <w:t xml:space="preserve">= </w:t>
        </w:r>
        <w:r w:rsidRPr="00184AF4">
          <w:rPr>
            <w:rFonts w:ascii="Symbol" w:hAnsi="Symbol"/>
            <w:i/>
            <w:iCs/>
          </w:rPr>
          <w:t>a</w:t>
        </w:r>
        <w:r w:rsidRPr="00184AF4">
          <w:rPr>
            <w:i/>
            <w:iCs/>
            <w:vertAlign w:val="subscript"/>
          </w:rPr>
          <w:t>stressor</w:t>
        </w:r>
        <w:r w:rsidRPr="00184AF4">
          <w:rPr>
            <w:i/>
            <w:iCs/>
          </w:rPr>
          <w:t xml:space="preserve"> x </w:t>
        </w:r>
        <w:r w:rsidRPr="00184AF4">
          <w:rPr>
            <w:rFonts w:ascii="Symbol" w:hAnsi="Symbol"/>
            <w:i/>
            <w:iCs/>
          </w:rPr>
          <w:t>D</w:t>
        </w:r>
        <w:r w:rsidRPr="00184AF4">
          <w:rPr>
            <w:i/>
            <w:iCs/>
          </w:rPr>
          <w:t>stressor</w:t>
        </w:r>
      </w:ins>
      <w:commentRangeEnd w:id="65"/>
      <w:r w:rsidR="005F0AF4">
        <w:rPr>
          <w:rStyle w:val="CommentReference"/>
          <w:i/>
          <w:iCs/>
          <w:sz w:val="22"/>
          <w:szCs w:val="22"/>
        </w:rPr>
        <w:commentReference w:id="65"/>
      </w:r>
    </w:p>
    <w:p w14:paraId="63AB4D80" w14:textId="6CA432E3" w:rsidR="003A2FC1" w:rsidRPr="003E109F" w:rsidRDefault="003E109F">
      <w:pPr>
        <w:spacing w:line="276" w:lineRule="auto"/>
        <w:jc w:val="both"/>
        <w:rPr>
          <w:rFonts w:ascii="Times New Roman" w:eastAsia="Arial" w:hAnsi="Times New Roman" w:cs="Times New Roman"/>
          <w:sz w:val="24"/>
          <w:szCs w:val="24"/>
        </w:rPr>
      </w:pPr>
      <w:ins w:id="67" w:author="Einar Pétur Jónsson - HAFRO" w:date="2026-02-03T11:51:00Z" w16du:dateUtc="2026-02-03T11:51:00Z">
        <w:r>
          <w:rPr>
            <w:rFonts w:ascii="Times New Roman" w:eastAsia="Arial" w:hAnsi="Times New Roman" w:cs="Times New Roman"/>
            <w:sz w:val="24"/>
            <w:szCs w:val="24"/>
          </w:rPr>
          <w:t>The</w:t>
        </w:r>
      </w:ins>
      <w:ins w:id="68" w:author="Einar Pétur Jónsson - HAFRO" w:date="2026-02-03T11:52:00Z" w16du:dateUtc="2026-02-03T11:52:00Z">
        <w:r w:rsidR="00325D52">
          <w:rPr>
            <w:rFonts w:ascii="Times New Roman" w:eastAsia="Arial" w:hAnsi="Times New Roman" w:cs="Times New Roman"/>
            <w:sz w:val="24"/>
            <w:szCs w:val="24"/>
          </w:rPr>
          <w:t xml:space="preserve"> </w:t>
        </w:r>
        <w:r w:rsidR="00325D52" w:rsidRPr="00184AF4">
          <w:rPr>
            <w:rFonts w:ascii="Symbol" w:hAnsi="Symbol"/>
            <w:i/>
            <w:iCs/>
          </w:rPr>
          <w:t>a</w:t>
        </w:r>
        <w:r w:rsidR="00325D52">
          <w:rPr>
            <w:rFonts w:ascii="Times New Roman" w:eastAsia="Arial" w:hAnsi="Times New Roman" w:cs="Times New Roman"/>
            <w:sz w:val="24"/>
            <w:szCs w:val="24"/>
          </w:rPr>
          <w:t xml:space="preserve"> could then be manipulated for each driver to align </w:t>
        </w:r>
        <w:r w:rsidR="003A2FC1">
          <w:rPr>
            <w:rFonts w:ascii="Times New Roman" w:eastAsia="Arial" w:hAnsi="Times New Roman" w:cs="Times New Roman"/>
            <w:sz w:val="24"/>
            <w:szCs w:val="24"/>
          </w:rPr>
          <w:t xml:space="preserve">the three single driver performance curves. </w:t>
        </w:r>
      </w:ins>
      <w:ins w:id="69" w:author="Einar Pétur Jónsson - HAFRO" w:date="2026-02-03T11:53:00Z" w16du:dateUtc="2026-02-03T11:53:00Z">
        <w:r w:rsidR="00AA0F18">
          <w:rPr>
            <w:rFonts w:ascii="Times New Roman" w:eastAsia="Arial" w:hAnsi="Times New Roman" w:cs="Times New Roman"/>
            <w:sz w:val="24"/>
            <w:szCs w:val="24"/>
          </w:rPr>
          <w:t xml:space="preserve">These curves </w:t>
        </w:r>
      </w:ins>
      <w:ins w:id="70" w:author="Einar Pétur Jónsson - HAFRO" w:date="2026-02-03T11:55:00Z" w16du:dateUtc="2026-02-03T11:55:00Z">
        <w:r w:rsidR="00C47F05">
          <w:rPr>
            <w:rFonts w:ascii="Times New Roman" w:eastAsia="Arial" w:hAnsi="Times New Roman" w:cs="Times New Roman"/>
            <w:sz w:val="24"/>
            <w:szCs w:val="24"/>
          </w:rPr>
          <w:t>were subsequently</w:t>
        </w:r>
      </w:ins>
      <w:ins w:id="71" w:author="Einar Pétur Jónsson - HAFRO" w:date="2026-02-03T11:53:00Z" w16du:dateUtc="2026-02-03T11:53:00Z">
        <w:r w:rsidR="00AA0F18">
          <w:rPr>
            <w:rFonts w:ascii="Times New Roman" w:eastAsia="Arial" w:hAnsi="Times New Roman" w:cs="Times New Roman"/>
            <w:sz w:val="24"/>
            <w:szCs w:val="24"/>
          </w:rPr>
          <w:t xml:space="preserve"> merged into one holistic performance curve </w:t>
        </w:r>
      </w:ins>
      <w:ins w:id="72" w:author="Einar Pétur Jónsson - HAFRO" w:date="2026-02-03T11:54:00Z" w16du:dateUtc="2026-02-03T11:54:00Z">
        <w:r w:rsidR="00CA5C7B">
          <w:rPr>
            <w:rFonts w:ascii="Times New Roman" w:eastAsia="Arial" w:hAnsi="Times New Roman" w:cs="Times New Roman"/>
            <w:sz w:val="24"/>
            <w:szCs w:val="24"/>
          </w:rPr>
          <w:t>modelled from all the single driver data</w:t>
        </w:r>
      </w:ins>
      <w:ins w:id="73" w:author="Einar Pétur Jónsson - HAFRO" w:date="2026-02-03T11:55:00Z" w16du:dateUtc="2026-02-03T11:55:00Z">
        <w:r w:rsidR="00C47F05">
          <w:rPr>
            <w:rFonts w:ascii="Times New Roman" w:eastAsia="Arial" w:hAnsi="Times New Roman" w:cs="Times New Roman"/>
            <w:sz w:val="24"/>
            <w:szCs w:val="24"/>
          </w:rPr>
          <w:t xml:space="preserve">, to compare with </w:t>
        </w:r>
      </w:ins>
      <w:ins w:id="74" w:author="Einar Pétur Jónsson - HAFRO" w:date="2026-02-03T11:56:00Z" w16du:dateUtc="2026-02-03T11:56:00Z">
        <w:r w:rsidR="00C95D19">
          <w:rPr>
            <w:rFonts w:ascii="Times New Roman" w:eastAsia="Arial" w:hAnsi="Times New Roman" w:cs="Times New Roman"/>
            <w:sz w:val="24"/>
            <w:szCs w:val="24"/>
          </w:rPr>
          <w:t xml:space="preserve">the curve </w:t>
        </w:r>
      </w:ins>
      <w:ins w:id="75" w:author="Einar Pétur Jónsson - HAFRO" w:date="2026-02-03T13:11:00Z" w16du:dateUtc="2026-02-03T13:11:00Z">
        <w:r w:rsidR="00382D7B">
          <w:rPr>
            <w:rFonts w:ascii="Times New Roman" w:eastAsia="Arial" w:hAnsi="Times New Roman" w:cs="Times New Roman"/>
            <w:sz w:val="24"/>
            <w:szCs w:val="24"/>
          </w:rPr>
          <w:t>fit to</w:t>
        </w:r>
      </w:ins>
      <w:ins w:id="76" w:author="Einar Pétur Jónsson - HAFRO" w:date="2026-02-03T11:56:00Z" w16du:dateUtc="2026-02-03T11:56:00Z">
        <w:r w:rsidR="00B47E3A">
          <w:rPr>
            <w:rFonts w:ascii="Times New Roman" w:eastAsia="Arial" w:hAnsi="Times New Roman" w:cs="Times New Roman"/>
            <w:sz w:val="24"/>
            <w:szCs w:val="24"/>
          </w:rPr>
          <w:t xml:space="preserve"> the data from the multiple driver experiment, all on the same stress index axis. </w:t>
        </w:r>
      </w:ins>
      <w:ins w:id="77" w:author="Einar Pétur Jónsson - HAFRO" w:date="2026-02-03T13:10:00Z" w16du:dateUtc="2026-02-03T13:10:00Z">
        <w:r w:rsidR="008F004C">
          <w:rPr>
            <w:rFonts w:ascii="Times New Roman" w:eastAsia="Arial" w:hAnsi="Times New Roman" w:cs="Times New Roman"/>
            <w:sz w:val="24"/>
            <w:szCs w:val="24"/>
          </w:rPr>
          <w:t>This method assumes the same mode of action between drivers, using a concentration addition approach.</w:t>
        </w:r>
      </w:ins>
    </w:p>
    <w:p w14:paraId="6AB4DAE4" w14:textId="732D70A1" w:rsidR="007256C5" w:rsidRPr="00172F7E" w:rsidRDefault="007256C5" w:rsidP="007256C5">
      <w:pPr>
        <w:ind w:left="720"/>
        <w:rPr>
          <w:ins w:id="78" w:author="Einar Pétur Jónsson - HAFRO" w:date="2026-02-03T13:12:00Z" w16du:dateUtc="2026-02-03T13:12:00Z"/>
          <w:i/>
          <w:iCs/>
        </w:rPr>
      </w:pPr>
      <w:ins w:id="79" w:author="Einar Pétur Jónsson - HAFRO" w:date="2026-02-03T13:12:00Z" w16du:dateUtc="2026-02-03T13:12:00Z">
        <w:r w:rsidRPr="00172F7E">
          <w:rPr>
            <w:i/>
            <w:iCs/>
          </w:rPr>
          <w:t xml:space="preserve">SI = </w:t>
        </w:r>
      </w:ins>
      <w:ins w:id="80" w:author="Einar Pétur Jónsson - HAFRO" w:date="2026-02-03T13:13:00Z" w16du:dateUtc="2026-02-03T13:13:00Z">
        <w:r w:rsidR="008109DA" w:rsidRPr="00184AF4">
          <w:rPr>
            <w:rFonts w:ascii="Symbol" w:hAnsi="Symbol"/>
            <w:i/>
            <w:iCs/>
          </w:rPr>
          <w:t>a</w:t>
        </w:r>
        <w:r w:rsidR="008109DA" w:rsidRPr="00172F7E">
          <w:rPr>
            <w:i/>
            <w:iCs/>
            <w:vertAlign w:val="subscript"/>
          </w:rPr>
          <w:t>Temp</w:t>
        </w:r>
        <w:r w:rsidR="008109DA" w:rsidRPr="00184AF4">
          <w:rPr>
            <w:i/>
            <w:iCs/>
          </w:rPr>
          <w:t xml:space="preserve"> </w:t>
        </w:r>
      </w:ins>
      <w:ins w:id="81" w:author="Einar Pétur Jónsson - HAFRO" w:date="2026-02-03T13:12:00Z" w16du:dateUtc="2026-02-03T13:12:00Z">
        <w:r w:rsidRPr="00172F7E">
          <w:rPr>
            <w:i/>
            <w:iCs/>
          </w:rPr>
          <w:t>SI</w:t>
        </w:r>
        <w:r w:rsidRPr="00172F7E">
          <w:rPr>
            <w:i/>
            <w:iCs/>
            <w:vertAlign w:val="subscript"/>
          </w:rPr>
          <w:t>Temp</w:t>
        </w:r>
      </w:ins>
      <w:ins w:id="82" w:author="Einar Pétur Jónsson - HAFRO" w:date="2026-02-03T13:13:00Z" w16du:dateUtc="2026-02-03T13:13:00Z">
        <w:r w:rsidRPr="007256C5">
          <w:rPr>
            <w:i/>
            <w:iCs/>
          </w:rPr>
          <w:t xml:space="preserve"> </w:t>
        </w:r>
        <w:r>
          <w:rPr>
            <w:i/>
            <w:iCs/>
          </w:rPr>
          <w:t>+</w:t>
        </w:r>
        <w:r w:rsidRPr="00172F7E">
          <w:rPr>
            <w:i/>
            <w:iCs/>
          </w:rPr>
          <w:t xml:space="preserve"> </w:t>
        </w:r>
        <w:r w:rsidR="008109DA" w:rsidRPr="00184AF4">
          <w:rPr>
            <w:rFonts w:ascii="Symbol" w:hAnsi="Symbol"/>
            <w:i/>
            <w:iCs/>
          </w:rPr>
          <w:t>a</w:t>
        </w:r>
        <w:r w:rsidR="008109DA" w:rsidRPr="00172F7E">
          <w:rPr>
            <w:i/>
            <w:iCs/>
            <w:vertAlign w:val="subscript"/>
          </w:rPr>
          <w:t>pH</w:t>
        </w:r>
        <w:r w:rsidR="008109DA" w:rsidRPr="00184AF4">
          <w:rPr>
            <w:i/>
            <w:iCs/>
          </w:rPr>
          <w:t xml:space="preserve"> </w:t>
        </w:r>
        <w:r w:rsidRPr="00172F7E">
          <w:rPr>
            <w:i/>
            <w:iCs/>
          </w:rPr>
          <w:t>SI</w:t>
        </w:r>
        <w:r w:rsidRPr="00172F7E">
          <w:rPr>
            <w:i/>
            <w:iCs/>
            <w:vertAlign w:val="subscript"/>
          </w:rPr>
          <w:t>pH</w:t>
        </w:r>
        <w:r w:rsidRPr="00172F7E">
          <w:rPr>
            <w:i/>
            <w:iCs/>
          </w:rPr>
          <w:t xml:space="preserve"> </w:t>
        </w:r>
        <w:r w:rsidR="008109DA">
          <w:rPr>
            <w:i/>
            <w:iCs/>
          </w:rPr>
          <w:t>+</w:t>
        </w:r>
        <w:r w:rsidR="008109DA" w:rsidRPr="008109DA">
          <w:rPr>
            <w:rFonts w:ascii="Symbol" w:hAnsi="Symbol"/>
            <w:i/>
            <w:iCs/>
          </w:rPr>
          <w:t xml:space="preserve"> </w:t>
        </w:r>
        <w:r w:rsidR="008109DA" w:rsidRPr="00184AF4">
          <w:rPr>
            <w:rFonts w:ascii="Symbol" w:hAnsi="Symbol"/>
            <w:i/>
            <w:iCs/>
          </w:rPr>
          <w:t>a</w:t>
        </w:r>
        <w:r w:rsidR="008109DA" w:rsidRPr="008109DA">
          <w:rPr>
            <w:i/>
            <w:iCs/>
            <w:vertAlign w:val="subscript"/>
          </w:rPr>
          <w:t xml:space="preserve"> </w:t>
        </w:r>
        <w:r w:rsidR="008109DA" w:rsidRPr="00172F7E">
          <w:rPr>
            <w:i/>
            <w:iCs/>
            <w:vertAlign w:val="subscript"/>
          </w:rPr>
          <w:t>Li</w:t>
        </w:r>
        <w:r w:rsidR="008109DA" w:rsidRPr="008109DA">
          <w:rPr>
            <w:i/>
            <w:iCs/>
          </w:rPr>
          <w:t xml:space="preserve"> </w:t>
        </w:r>
        <w:r w:rsidR="008109DA" w:rsidRPr="00172F7E">
          <w:rPr>
            <w:i/>
            <w:iCs/>
          </w:rPr>
          <w:t>SI</w:t>
        </w:r>
        <w:r w:rsidR="008109DA" w:rsidRPr="00172F7E">
          <w:rPr>
            <w:i/>
            <w:iCs/>
            <w:vertAlign w:val="subscript"/>
          </w:rPr>
          <w:t xml:space="preserve">Li </w:t>
        </w:r>
      </w:ins>
    </w:p>
    <w:p w14:paraId="7FAC9B21" w14:textId="77777777" w:rsidR="00B05F3D" w:rsidRPr="007F30A3" w:rsidRDefault="00B05F3D">
      <w:pPr>
        <w:spacing w:line="276" w:lineRule="auto"/>
        <w:jc w:val="both"/>
        <w:rPr>
          <w:rFonts w:ascii="Times New Roman" w:eastAsia="Arial" w:hAnsi="Times New Roman" w:cs="Times New Roman"/>
          <w:color w:val="FF0000"/>
          <w:sz w:val="24"/>
          <w:szCs w:val="24"/>
        </w:rPr>
      </w:pPr>
    </w:p>
    <w:p w14:paraId="0B82EA34" w14:textId="77777777" w:rsidR="007A7103" w:rsidRPr="007F30A3" w:rsidRDefault="007A7103">
      <w:pPr>
        <w:spacing w:line="276" w:lineRule="auto"/>
        <w:jc w:val="both"/>
        <w:rPr>
          <w:rFonts w:ascii="Times New Roman" w:eastAsia="Arial" w:hAnsi="Times New Roman" w:cs="Times New Roman"/>
          <w:color w:val="FF0000"/>
          <w:sz w:val="24"/>
          <w:szCs w:val="24"/>
        </w:rPr>
      </w:pPr>
    </w:p>
    <w:p w14:paraId="000000E2" w14:textId="77777777" w:rsidR="00F1663E" w:rsidRPr="007F30A3" w:rsidRDefault="00F1663E">
      <w:pPr>
        <w:spacing w:line="276" w:lineRule="auto"/>
        <w:jc w:val="both"/>
        <w:rPr>
          <w:rFonts w:ascii="Times New Roman" w:eastAsia="Arial" w:hAnsi="Times New Roman" w:cs="Times New Roman"/>
          <w:i/>
          <w:sz w:val="2"/>
          <w:szCs w:val="2"/>
        </w:rPr>
      </w:pPr>
    </w:p>
    <w:p w14:paraId="000000E3" w14:textId="546856CA"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i/>
          <w:sz w:val="24"/>
          <w:szCs w:val="24"/>
        </w:rPr>
        <w:t>2.</w:t>
      </w:r>
      <w:r w:rsidR="00260B4B">
        <w:rPr>
          <w:rFonts w:ascii="Times New Roman" w:eastAsia="Arial" w:hAnsi="Times New Roman" w:cs="Times New Roman"/>
          <w:i/>
          <w:sz w:val="24"/>
          <w:szCs w:val="24"/>
        </w:rPr>
        <w:t>5</w:t>
      </w:r>
      <w:r w:rsidRPr="007F30A3">
        <w:rPr>
          <w:rFonts w:ascii="Times New Roman" w:eastAsia="Arial" w:hAnsi="Times New Roman" w:cs="Times New Roman"/>
          <w:i/>
          <w:sz w:val="24"/>
          <w:szCs w:val="24"/>
        </w:rPr>
        <w:t xml:space="preserve"> Seawater parameters</w:t>
      </w:r>
    </w:p>
    <w:p w14:paraId="000000E4" w14:textId="7C1141EC" w:rsidR="00F1663E" w:rsidRPr="007F30A3" w:rsidRDefault="00275014">
      <w:pPr>
        <w:spacing w:line="256" w:lineRule="auto"/>
        <w:jc w:val="both"/>
        <w:rPr>
          <w:rFonts w:ascii="Times New Roman" w:eastAsia="Arial" w:hAnsi="Times New Roman" w:cs="Times New Roman"/>
          <w:sz w:val="24"/>
          <w:szCs w:val="24"/>
        </w:rPr>
      </w:pPr>
      <w:commentRangeStart w:id="83"/>
      <w:r w:rsidRPr="007F30A3">
        <w:rPr>
          <w:rFonts w:ascii="Times New Roman" w:eastAsia="Arial" w:hAnsi="Times New Roman" w:cs="Times New Roman"/>
          <w:sz w:val="24"/>
          <w:szCs w:val="24"/>
        </w:rPr>
        <w:t xml:space="preserve">Temperature data were collected </w:t>
      </w:r>
      <w:commentRangeEnd w:id="83"/>
      <w:r w:rsidR="00F7509E" w:rsidRPr="007F30A3">
        <w:rPr>
          <w:rStyle w:val="CommentReference"/>
          <w:rFonts w:ascii="Times New Roman" w:eastAsia="Arial" w:hAnsi="Times New Roman" w:cs="Times New Roman"/>
          <w:sz w:val="24"/>
          <w:szCs w:val="24"/>
        </w:rPr>
        <w:commentReference w:id="83"/>
      </w:r>
      <w:r w:rsidRPr="007F30A3">
        <w:rPr>
          <w:rFonts w:ascii="Times New Roman" w:eastAsia="Arial" w:hAnsi="Times New Roman" w:cs="Times New Roman"/>
          <w:sz w:val="24"/>
          <w:szCs w:val="24"/>
        </w:rPr>
        <w:t xml:space="preserve">from continuous sensors </w:t>
      </w:r>
      <w:sdt>
        <w:sdtPr>
          <w:rPr>
            <w:rFonts w:ascii="Times New Roman" w:hAnsi="Times New Roman" w:cs="Times New Roman"/>
          </w:rPr>
          <w:tag w:val="goog_rdk_33"/>
          <w:id w:val="839180675"/>
        </w:sdtPr>
        <w:sdtContent>
          <w:sdt>
            <w:sdtPr>
              <w:rPr>
                <w:rFonts w:ascii="Times New Roman" w:hAnsi="Times New Roman" w:cs="Times New Roman"/>
              </w:rPr>
              <w:tag w:val="goog_rdk_34"/>
              <w:id w:val="1539820874"/>
            </w:sdtPr>
            <w:sdtContent/>
          </w:sdt>
          <w:ins w:id="84" w:author="Joana Filipa Fernandes" w:date="2025-08-28T13:22:00Z">
            <w:r w:rsidRPr="007F30A3">
              <w:rPr>
                <w:rFonts w:ascii="Times New Roman" w:eastAsia="Arial" w:hAnsi="Times New Roman" w:cs="Times New Roman"/>
                <w:sz w:val="24"/>
                <w:szCs w:val="24"/>
              </w:rPr>
              <w:t xml:space="preserve">(Brand of the probes?) </w:t>
            </w:r>
          </w:ins>
        </w:sdtContent>
      </w:sdt>
      <w:r w:rsidRPr="007F30A3">
        <w:rPr>
          <w:rFonts w:ascii="Times New Roman" w:eastAsia="Arial" w:hAnsi="Times New Roman" w:cs="Times New Roman"/>
          <w:sz w:val="24"/>
          <w:szCs w:val="24"/>
        </w:rPr>
        <w:t>. pH</w:t>
      </w:r>
      <w:r w:rsidRPr="007F30A3">
        <w:rPr>
          <w:rFonts w:ascii="Times New Roman" w:eastAsia="Arial" w:hAnsi="Times New Roman" w:cs="Times New Roman"/>
          <w:sz w:val="24"/>
          <w:szCs w:val="24"/>
          <w:vertAlign w:val="subscript"/>
        </w:rPr>
        <w:t xml:space="preserve">T </w:t>
      </w:r>
      <w:r w:rsidRPr="007F30A3">
        <w:rPr>
          <w:rFonts w:ascii="Times New Roman" w:eastAsia="Arial" w:hAnsi="Times New Roman" w:cs="Times New Roman"/>
          <w:sz w:val="24"/>
          <w:szCs w:val="24"/>
        </w:rPr>
        <w:t xml:space="preserve">(pH on the total scale) of the seawater was measured </w:t>
      </w:r>
      <w:r w:rsidR="00F7509E">
        <w:rPr>
          <w:rFonts w:ascii="Times New Roman" w:eastAsia="Arial" w:hAnsi="Times New Roman" w:cs="Times New Roman"/>
          <w:sz w:val="24"/>
          <w:szCs w:val="24"/>
        </w:rPr>
        <w:t xml:space="preserve">in each aquarium </w:t>
      </w:r>
      <w:r w:rsidRPr="007F30A3">
        <w:rPr>
          <w:rFonts w:ascii="Times New Roman" w:eastAsia="Arial" w:hAnsi="Times New Roman" w:cs="Times New Roman"/>
          <w:sz w:val="24"/>
          <w:szCs w:val="24"/>
        </w:rPr>
        <w:t>at the end of the experiment with a glass pH electrode</w:t>
      </w:r>
      <w:sdt>
        <w:sdtPr>
          <w:rPr>
            <w:rFonts w:ascii="Times New Roman" w:hAnsi="Times New Roman" w:cs="Times New Roman"/>
          </w:rPr>
          <w:tag w:val="goog_rdk_35"/>
          <w:id w:val="-264897879"/>
        </w:sdtPr>
        <w:sdtContent>
          <w:sdt>
            <w:sdtPr>
              <w:rPr>
                <w:rFonts w:ascii="Times New Roman" w:hAnsi="Times New Roman" w:cs="Times New Roman"/>
              </w:rPr>
              <w:tag w:val="goog_rdk_36"/>
              <w:id w:val="1542667255"/>
            </w:sdtPr>
            <w:sdtContent>
              <w:commentRangeStart w:id="85"/>
            </w:sdtContent>
          </w:sdt>
          <w:sdt>
            <w:sdtPr>
              <w:rPr>
                <w:rFonts w:ascii="Times New Roman" w:hAnsi="Times New Roman" w:cs="Times New Roman"/>
              </w:rPr>
              <w:tag w:val="goog_rdk_37"/>
              <w:id w:val="2018783552"/>
            </w:sdtPr>
            <w:sdtContent>
              <w:commentRangeStart w:id="86"/>
              <w:commentRangeStart w:id="87"/>
            </w:sdtContent>
          </w:sdt>
          <w:r w:rsidRPr="007F30A3">
            <w:rPr>
              <w:rFonts w:ascii="Times New Roman" w:eastAsia="Arial" w:hAnsi="Times New Roman" w:cs="Times New Roman"/>
              <w:sz w:val="24"/>
              <w:szCs w:val="24"/>
            </w:rPr>
            <w:t xml:space="preserve"> (brand?)</w:t>
          </w:r>
        </w:sdtContent>
      </w:sdt>
      <w:commentRangeEnd w:id="85"/>
      <w:r w:rsidRPr="007F30A3">
        <w:rPr>
          <w:rStyle w:val="CommentReference"/>
          <w:rFonts w:ascii="Times New Roman" w:eastAsia="Arial" w:hAnsi="Times New Roman" w:cs="Times New Roman"/>
          <w:sz w:val="24"/>
          <w:szCs w:val="24"/>
        </w:rPr>
        <w:commentReference w:id="85"/>
      </w:r>
      <w:commentRangeEnd w:id="86"/>
      <w:r w:rsidRPr="007F30A3">
        <w:rPr>
          <w:rStyle w:val="CommentReference"/>
          <w:rFonts w:ascii="Times New Roman" w:eastAsia="Arial" w:hAnsi="Times New Roman" w:cs="Times New Roman"/>
          <w:sz w:val="24"/>
          <w:szCs w:val="24"/>
        </w:rPr>
        <w:commentReference w:id="86"/>
      </w:r>
      <w:commentRangeEnd w:id="87"/>
      <w:r w:rsidR="00260B4B" w:rsidRPr="007F30A3">
        <w:rPr>
          <w:rStyle w:val="CommentReference"/>
          <w:rFonts w:ascii="Times New Roman" w:eastAsia="Arial" w:hAnsi="Times New Roman" w:cs="Times New Roman"/>
          <w:sz w:val="24"/>
          <w:szCs w:val="24"/>
        </w:rPr>
        <w:commentReference w:id="87"/>
      </w:r>
      <w:r w:rsidRPr="007F30A3">
        <w:rPr>
          <w:rFonts w:ascii="Times New Roman" w:eastAsia="Arial" w:hAnsi="Times New Roman" w:cs="Times New Roman"/>
          <w:sz w:val="24"/>
          <w:szCs w:val="24"/>
        </w:rPr>
        <w:t xml:space="preserve"> calibrated with TRIS buffer solution (Andrew Dickson, Scripps Institution of Oceanography, San Diego, USA). Total Alkalinity (TA) </w:t>
      </w:r>
      <w:r w:rsidR="00F7509E">
        <w:rPr>
          <w:rFonts w:ascii="Times New Roman" w:eastAsia="Arial" w:hAnsi="Times New Roman" w:cs="Times New Roman"/>
          <w:sz w:val="24"/>
          <w:szCs w:val="24"/>
        </w:rPr>
        <w:t>was measured</w:t>
      </w:r>
      <w:r w:rsidRPr="007F30A3">
        <w:rPr>
          <w:rFonts w:ascii="Times New Roman" w:eastAsia="Arial" w:hAnsi="Times New Roman" w:cs="Times New Roman"/>
          <w:sz w:val="24"/>
          <w:szCs w:val="24"/>
        </w:rPr>
        <w:t xml:space="preserve"> using the automatic open cell </w:t>
      </w:r>
      <w:commentRangeStart w:id="88"/>
      <w:r w:rsidRPr="007F30A3">
        <w:rPr>
          <w:rFonts w:ascii="Times New Roman" w:eastAsia="Arial" w:hAnsi="Times New Roman" w:cs="Times New Roman"/>
          <w:sz w:val="24"/>
          <w:szCs w:val="24"/>
        </w:rPr>
        <w:t>potentiometric titration method</w:t>
      </w:r>
      <w:commentRangeEnd w:id="88"/>
      <w:r w:rsidR="00F7509E" w:rsidRPr="007F30A3">
        <w:rPr>
          <w:rStyle w:val="CommentReference"/>
          <w:rFonts w:ascii="Times New Roman" w:eastAsia="Arial" w:hAnsi="Times New Roman" w:cs="Times New Roman"/>
          <w:sz w:val="24"/>
          <w:szCs w:val="24"/>
        </w:rPr>
        <w:commentReference w:id="88"/>
      </w:r>
      <w:r w:rsidRPr="007F30A3">
        <w:rPr>
          <w:rFonts w:ascii="Times New Roman" w:eastAsia="Arial" w:hAnsi="Times New Roman" w:cs="Times New Roman"/>
          <w:sz w:val="24"/>
          <w:szCs w:val="24"/>
        </w:rPr>
        <w:t xml:space="preserve"> following the protocol described by Dickson et al. (2007). </w:t>
      </w:r>
      <w:r w:rsidRPr="007F30A3">
        <w:rPr>
          <w:rFonts w:ascii="Times New Roman" w:eastAsia="Arial" w:hAnsi="Times New Roman" w:cs="Times New Roman"/>
          <w:i/>
          <w:sz w:val="24"/>
          <w:szCs w:val="24"/>
        </w:rPr>
        <w:t>p</w:t>
      </w:r>
      <w:r w:rsidRPr="007F30A3">
        <w:rPr>
          <w:rFonts w:ascii="Times New Roman" w:eastAsia="Arial" w:hAnsi="Times New Roman" w:cs="Times New Roman"/>
          <w:sz w:val="24"/>
          <w:szCs w:val="24"/>
        </w:rPr>
        <w:t>CO</w:t>
      </w:r>
      <w:r w:rsidRPr="007F30A3">
        <w:rPr>
          <w:rFonts w:ascii="Times New Roman" w:eastAsia="Arial" w:hAnsi="Times New Roman" w:cs="Times New Roman"/>
          <w:sz w:val="24"/>
          <w:szCs w:val="24"/>
          <w:vertAlign w:val="subscript"/>
        </w:rPr>
        <w:t>2</w:t>
      </w:r>
      <w:r w:rsidRPr="007F30A3">
        <w:rPr>
          <w:rFonts w:ascii="Times New Roman" w:eastAsia="Arial" w:hAnsi="Times New Roman" w:cs="Times New Roman"/>
          <w:sz w:val="24"/>
          <w:szCs w:val="24"/>
        </w:rPr>
        <w:t>, calcite and aragonite saturation values were calculated from TA,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w:t>
      </w:r>
      <w:r w:rsidR="00F7509E">
        <w:rPr>
          <w:rFonts w:ascii="Times New Roman" w:eastAsia="Arial" w:hAnsi="Times New Roman" w:cs="Times New Roman"/>
          <w:sz w:val="24"/>
          <w:szCs w:val="24"/>
        </w:rPr>
        <w:t xml:space="preserve"> and</w:t>
      </w:r>
      <w:r w:rsidRPr="007F30A3">
        <w:rPr>
          <w:rFonts w:ascii="Times New Roman" w:eastAsia="Arial" w:hAnsi="Times New Roman" w:cs="Times New Roman"/>
          <w:sz w:val="24"/>
          <w:szCs w:val="24"/>
        </w:rPr>
        <w:t xml:space="preserve"> temperature at a salinity of 38 psu using the R package </w:t>
      </w:r>
      <w:r w:rsidRPr="007F30A3">
        <w:rPr>
          <w:rFonts w:ascii="Times New Roman" w:eastAsia="Arial" w:hAnsi="Times New Roman" w:cs="Times New Roman"/>
          <w:i/>
          <w:sz w:val="24"/>
          <w:szCs w:val="24"/>
        </w:rPr>
        <w:t>seacarb</w:t>
      </w:r>
      <w:r w:rsidRPr="007F30A3">
        <w:rPr>
          <w:rFonts w:ascii="Times New Roman" w:eastAsia="Arial" w:hAnsi="Times New Roman" w:cs="Times New Roman"/>
          <w:sz w:val="24"/>
          <w:szCs w:val="24"/>
        </w:rPr>
        <w:t xml:space="preserve"> (Lavigne et al.,  2009), using the dissociation constants </w:t>
      </w:r>
      <w:r w:rsidR="00F7509E">
        <w:rPr>
          <w:rFonts w:ascii="Times New Roman" w:eastAsia="Arial" w:hAnsi="Times New Roman" w:cs="Times New Roman"/>
          <w:sz w:val="24"/>
          <w:szCs w:val="24"/>
        </w:rPr>
        <w:t>from</w:t>
      </w:r>
      <w:r w:rsidRPr="007F30A3">
        <w:rPr>
          <w:rFonts w:ascii="Times New Roman" w:eastAsia="Arial" w:hAnsi="Times New Roman" w:cs="Times New Roman"/>
          <w:sz w:val="24"/>
          <w:szCs w:val="24"/>
        </w:rPr>
        <w:t xml:space="preserve"> Lueker et al. (2000). </w:t>
      </w:r>
    </w:p>
    <w:p w14:paraId="000000E5" w14:textId="2C6B2AD0" w:rsidR="00F1663E" w:rsidRPr="007F30A3" w:rsidRDefault="00275014">
      <w:pPr>
        <w:spacing w:line="276" w:lineRule="auto"/>
        <w:jc w:val="both"/>
        <w:rPr>
          <w:rFonts w:ascii="Times New Roman" w:eastAsia="Arial" w:hAnsi="Times New Roman" w:cs="Times New Roman"/>
          <w:b/>
          <w:sz w:val="24"/>
          <w:szCs w:val="24"/>
        </w:rPr>
      </w:pPr>
      <w:r w:rsidRPr="007F30A3">
        <w:rPr>
          <w:rFonts w:ascii="Times New Roman" w:eastAsia="Arial" w:hAnsi="Times New Roman" w:cs="Times New Roman"/>
          <w:sz w:val="24"/>
          <w:szCs w:val="24"/>
        </w:rPr>
        <w:t>Lithium samples were filtered through 1.0 μm polycarbonate filters and lithium concentration analyses in seawater samples were carried out by Inductively coupled plasma - optical emission spectrometry technique</w:t>
      </w:r>
      <w:sdt>
        <w:sdtPr>
          <w:rPr>
            <w:rFonts w:ascii="Times New Roman" w:hAnsi="Times New Roman" w:cs="Times New Roman"/>
          </w:rPr>
          <w:tag w:val="goog_rdk_38"/>
          <w:id w:val="1654903084"/>
        </w:sdtPr>
        <w:sdtContent>
          <w:commentRangeStart w:id="89"/>
        </w:sdtContent>
      </w:sdt>
      <w:sdt>
        <w:sdtPr>
          <w:rPr>
            <w:rFonts w:ascii="Times New Roman" w:hAnsi="Times New Roman" w:cs="Times New Roman"/>
          </w:rPr>
          <w:tag w:val="goog_rdk_39"/>
          <w:id w:val="-1246819073"/>
        </w:sdtPr>
        <w:sdtContent>
          <w:commentRangeStart w:id="90"/>
          <w:commentRangeStart w:id="91"/>
        </w:sdtContent>
      </w:sdt>
      <w:r w:rsidRPr="007F30A3">
        <w:rPr>
          <w:rFonts w:ascii="Times New Roman" w:eastAsia="Arial" w:hAnsi="Times New Roman" w:cs="Times New Roman"/>
          <w:sz w:val="24"/>
          <w:szCs w:val="24"/>
        </w:rPr>
        <w:t xml:space="preserve"> (ICP-OES; Plasma Quant 9100, Analytik Jena, Germany)</w:t>
      </w:r>
      <w:commentRangeEnd w:id="89"/>
      <w:r w:rsidRPr="007F30A3">
        <w:rPr>
          <w:rStyle w:val="CommentReference"/>
          <w:rFonts w:ascii="Times New Roman" w:eastAsia="Arial" w:hAnsi="Times New Roman" w:cs="Times New Roman"/>
          <w:sz w:val="24"/>
          <w:szCs w:val="24"/>
        </w:rPr>
        <w:commentReference w:id="89"/>
      </w:r>
      <w:commentRangeEnd w:id="90"/>
      <w:r w:rsidRPr="007F30A3">
        <w:rPr>
          <w:rStyle w:val="CommentReference"/>
          <w:rFonts w:ascii="Times New Roman" w:eastAsia="Arial" w:hAnsi="Times New Roman" w:cs="Times New Roman"/>
          <w:sz w:val="24"/>
          <w:szCs w:val="24"/>
        </w:rPr>
        <w:commentReference w:id="90"/>
      </w:r>
      <w:commentRangeEnd w:id="91"/>
      <w:r w:rsidR="00F7509E" w:rsidRPr="007F30A3">
        <w:rPr>
          <w:rStyle w:val="CommentReference"/>
          <w:rFonts w:ascii="Times New Roman" w:eastAsia="Arial" w:hAnsi="Times New Roman" w:cs="Times New Roman"/>
          <w:sz w:val="24"/>
          <w:szCs w:val="24"/>
        </w:rPr>
        <w:commentReference w:id="91"/>
      </w:r>
      <w:r w:rsidRPr="007F30A3">
        <w:rPr>
          <w:rFonts w:ascii="Times New Roman" w:eastAsia="Arial" w:hAnsi="Times New Roman" w:cs="Times New Roman"/>
          <w:sz w:val="24"/>
          <w:szCs w:val="24"/>
        </w:rPr>
        <w:t>. Samples were acidified with ultrapure HNO</w:t>
      </w:r>
      <w:r w:rsidRPr="007F30A3">
        <w:rPr>
          <w:rFonts w:ascii="Times New Roman" w:eastAsia="Arial" w:hAnsi="Times New Roman" w:cs="Times New Roman"/>
          <w:sz w:val="24"/>
          <w:szCs w:val="24"/>
          <w:vertAlign w:val="subscript"/>
        </w:rPr>
        <w:t>3</w:t>
      </w:r>
      <w:r w:rsidRPr="007F30A3">
        <w:rPr>
          <w:rFonts w:ascii="Times New Roman" w:eastAsia="Arial" w:hAnsi="Times New Roman" w:cs="Times New Roman"/>
          <w:sz w:val="24"/>
          <w:szCs w:val="24"/>
        </w:rPr>
        <w:t xml:space="preserve"> and diluted 10 times with ultrapure H</w:t>
      </w:r>
      <w:r w:rsidRPr="007F30A3">
        <w:rPr>
          <w:rFonts w:ascii="Times New Roman" w:eastAsia="Arial" w:hAnsi="Times New Roman" w:cs="Times New Roman"/>
          <w:sz w:val="24"/>
          <w:szCs w:val="24"/>
          <w:vertAlign w:val="subscript"/>
        </w:rPr>
        <w:t>2</w:t>
      </w:r>
      <w:sdt>
        <w:sdtPr>
          <w:rPr>
            <w:rFonts w:ascii="Times New Roman" w:hAnsi="Times New Roman" w:cs="Times New Roman"/>
          </w:rPr>
          <w:tag w:val="goog_rdk_40"/>
          <w:id w:val="-1123578811"/>
        </w:sdtPr>
        <w:sdtContent>
          <w:r w:rsidRPr="007F30A3">
            <w:rPr>
              <w:rFonts w:ascii="Times New Roman" w:eastAsia="Arial Unicode MS" w:hAnsi="Times New Roman" w:cs="Times New Roman"/>
              <w:sz w:val="24"/>
              <w:szCs w:val="24"/>
            </w:rPr>
            <w:t>O before analysis. The instrumental conditions are summarized in supplementary material (Table S1). The radial analysis mode was used for Li enriched samples while the axial mode (more sensitive) was used for non-enriched seawater samples. The quantification was carried out by means of external calibration, using proper dilution of Li stock standard (TraceCert®, 997 ± 4 mg/L, Sigma Aldrich, Switzerland) in 0.35 % ultrapure NaCl (ESI Elemental Scientific, USA), to assure matrix match with seawater samples diluted 10 times. In the absence of a seawater Reference Material certified for Li (not available in the market), several spiked samples were analyzed to account for possible matrix effect and to evaluate the accuracy of results. The recoveries were always within acceptable range (90-110 %). The results are reported in mg/L (≈ ppm) together with respective expanded uncertainty (Ue, k=2).</w:t>
          </w:r>
        </w:sdtContent>
      </w:sdt>
    </w:p>
    <w:p w14:paraId="000000E7" w14:textId="29B9F1CF" w:rsidR="00F1663E" w:rsidRPr="007F30A3" w:rsidRDefault="00275014" w:rsidP="007F30A3">
      <w:pPr>
        <w:pStyle w:val="Heading1"/>
        <w:numPr>
          <w:ilvl w:val="0"/>
          <w:numId w:val="3"/>
        </w:numPr>
        <w:spacing w:line="276" w:lineRule="auto"/>
        <w:jc w:val="both"/>
        <w:rPr>
          <w:rFonts w:ascii="Times New Roman" w:eastAsia="Arial" w:hAnsi="Times New Roman" w:cs="Times New Roman"/>
          <w:sz w:val="24"/>
          <w:szCs w:val="24"/>
        </w:rPr>
      </w:pPr>
      <w:bookmarkStart w:id="92" w:name="_heading=h.wt8h0mcvfhq5" w:colFirst="0" w:colLast="0"/>
      <w:bookmarkStart w:id="93" w:name="_heading=h.4v8znebodlzr" w:colFirst="0" w:colLast="0"/>
      <w:bookmarkEnd w:id="92"/>
      <w:bookmarkEnd w:id="93"/>
      <w:r w:rsidRPr="007F30A3">
        <w:rPr>
          <w:rFonts w:ascii="Times New Roman" w:eastAsia="Arial" w:hAnsi="Times New Roman" w:cs="Times New Roman"/>
          <w:sz w:val="24"/>
          <w:szCs w:val="24"/>
        </w:rPr>
        <w:t>Results</w:t>
      </w:r>
    </w:p>
    <w:p w14:paraId="000000E9" w14:textId="1E669425"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Many seawater parameters were on target, with some exceptions. </w:t>
      </w:r>
      <w:r w:rsidR="00C830E1">
        <w:rPr>
          <w:rFonts w:ascii="Times New Roman" w:eastAsia="Arial" w:hAnsi="Times New Roman" w:cs="Times New Roman"/>
          <w:sz w:val="24"/>
          <w:szCs w:val="24"/>
        </w:rPr>
        <w:t xml:space="preserve">In the multiple driver experiment, </w:t>
      </w:r>
      <w:commentRangeStart w:id="94"/>
      <w:commentRangeStart w:id="95"/>
      <w:commentRangeStart w:id="96"/>
      <w:r w:rsidRPr="007F30A3">
        <w:rPr>
          <w:rFonts w:ascii="Times New Roman" w:eastAsia="Arial" w:hAnsi="Times New Roman" w:cs="Times New Roman"/>
          <w:sz w:val="24"/>
          <w:szCs w:val="24"/>
        </w:rPr>
        <w:t>temperature</w:t>
      </w:r>
      <w:commentRangeEnd w:id="94"/>
      <w:r w:rsidRPr="007F30A3">
        <w:rPr>
          <w:rStyle w:val="CommentReference"/>
          <w:rFonts w:ascii="Times New Roman" w:eastAsia="Arial" w:hAnsi="Times New Roman" w:cs="Times New Roman"/>
          <w:sz w:val="24"/>
          <w:szCs w:val="24"/>
        </w:rPr>
        <w:commentReference w:id="94"/>
      </w:r>
      <w:commentRangeEnd w:id="95"/>
      <w:r w:rsidR="00C830E1" w:rsidRPr="007F30A3">
        <w:rPr>
          <w:rStyle w:val="CommentReference"/>
          <w:rFonts w:ascii="Times New Roman" w:eastAsia="Arial" w:hAnsi="Times New Roman" w:cs="Times New Roman"/>
          <w:sz w:val="24"/>
          <w:szCs w:val="24"/>
        </w:rPr>
        <w:commentReference w:id="95"/>
      </w:r>
      <w:commentRangeEnd w:id="96"/>
      <w:r w:rsidR="006B6C11" w:rsidRPr="007F30A3">
        <w:rPr>
          <w:rStyle w:val="CommentReference"/>
          <w:rFonts w:ascii="Times New Roman" w:eastAsia="Arial" w:hAnsi="Times New Roman" w:cs="Times New Roman"/>
          <w:sz w:val="24"/>
          <w:szCs w:val="24"/>
        </w:rPr>
        <w:commentReference w:id="96"/>
      </w:r>
      <w:r w:rsidRPr="007F30A3">
        <w:rPr>
          <w:rFonts w:ascii="Times New Roman" w:eastAsia="Arial" w:hAnsi="Times New Roman" w:cs="Times New Roman"/>
          <w:sz w:val="24"/>
          <w:szCs w:val="24"/>
        </w:rPr>
        <w:t xml:space="preserve"> was 1.35-1.55°C higher than the target, and pH</w:t>
      </w:r>
      <w:r w:rsidR="00C830E1">
        <w:rPr>
          <w:rFonts w:ascii="Times New Roman" w:eastAsia="Arial" w:hAnsi="Times New Roman" w:cs="Times New Roman"/>
          <w:sz w:val="24"/>
          <w:szCs w:val="24"/>
        </w:rPr>
        <w:t xml:space="preserve"> was deviating by</w:t>
      </w:r>
      <w:r w:rsidRPr="007F30A3">
        <w:rPr>
          <w:rFonts w:ascii="Times New Roman" w:eastAsia="Arial" w:hAnsi="Times New Roman" w:cs="Times New Roman"/>
          <w:sz w:val="24"/>
          <w:szCs w:val="24"/>
        </w:rPr>
        <w:t xml:space="preserve"> 0.03-0.06 </w:t>
      </w:r>
      <w:r w:rsidR="00C830E1">
        <w:rPr>
          <w:rFonts w:ascii="Times New Roman" w:eastAsia="Arial" w:hAnsi="Times New Roman" w:cs="Times New Roman"/>
          <w:sz w:val="24"/>
          <w:szCs w:val="24"/>
        </w:rPr>
        <w:t xml:space="preserve">from the target </w:t>
      </w:r>
      <w:r w:rsidRPr="007F30A3">
        <w:rPr>
          <w:rFonts w:ascii="Times New Roman" w:eastAsia="Arial" w:hAnsi="Times New Roman" w:cs="Times New Roman"/>
          <w:sz w:val="24"/>
          <w:szCs w:val="24"/>
        </w:rPr>
        <w:t>in the lower</w:t>
      </w:r>
      <w:r w:rsidR="00C830E1">
        <w:rPr>
          <w:rFonts w:ascii="Times New Roman" w:eastAsia="Arial" w:hAnsi="Times New Roman" w:cs="Times New Roman"/>
          <w:sz w:val="24"/>
          <w:szCs w:val="24"/>
        </w:rPr>
        <w:t xml:space="preserve"> pH</w:t>
      </w:r>
      <w:r w:rsidRPr="007F30A3">
        <w:rPr>
          <w:rFonts w:ascii="Times New Roman" w:eastAsia="Arial" w:hAnsi="Times New Roman" w:cs="Times New Roman"/>
          <w:sz w:val="24"/>
          <w:szCs w:val="24"/>
        </w:rPr>
        <w:t xml:space="preserve"> treatment. </w:t>
      </w:r>
      <w:r w:rsidR="00C830E1">
        <w:rPr>
          <w:rFonts w:ascii="Times New Roman" w:eastAsia="Arial" w:hAnsi="Times New Roman" w:cs="Times New Roman"/>
          <w:sz w:val="24"/>
          <w:szCs w:val="24"/>
        </w:rPr>
        <w:t>In t</w:t>
      </w:r>
      <w:r w:rsidR="00C830E1" w:rsidRPr="007F30A3">
        <w:rPr>
          <w:rFonts w:ascii="Times New Roman" w:eastAsia="Arial" w:hAnsi="Times New Roman" w:cs="Times New Roman"/>
          <w:sz w:val="24"/>
          <w:szCs w:val="24"/>
        </w:rPr>
        <w:t xml:space="preserve">he </w:t>
      </w:r>
      <w:r w:rsidRPr="007F30A3">
        <w:rPr>
          <w:rFonts w:ascii="Times New Roman" w:eastAsia="Arial" w:hAnsi="Times New Roman" w:cs="Times New Roman"/>
          <w:sz w:val="24"/>
          <w:szCs w:val="24"/>
        </w:rPr>
        <w:t>single-driver pH</w:t>
      </w:r>
      <w:r w:rsidR="00C830E1">
        <w:rPr>
          <w:rFonts w:ascii="Times New Roman" w:eastAsia="Arial" w:hAnsi="Times New Roman" w:cs="Times New Roman"/>
          <w:sz w:val="24"/>
          <w:szCs w:val="24"/>
        </w:rPr>
        <w:t xml:space="preserve"> experiment,</w:t>
      </w:r>
      <w:r w:rsidRPr="007F30A3">
        <w:rPr>
          <w:rFonts w:ascii="Times New Roman" w:eastAsia="Arial" w:hAnsi="Times New Roman" w:cs="Times New Roman"/>
          <w:sz w:val="24"/>
          <w:szCs w:val="24"/>
        </w:rPr>
        <w:t xml:space="preserve"> </w:t>
      </w:r>
      <w:r w:rsidR="00C830E1">
        <w:rPr>
          <w:rFonts w:ascii="Times New Roman" w:eastAsia="Arial" w:hAnsi="Times New Roman" w:cs="Times New Roman"/>
          <w:sz w:val="24"/>
          <w:szCs w:val="24"/>
        </w:rPr>
        <w:t xml:space="preserve">the real pH values in the </w:t>
      </w:r>
      <w:r w:rsidRPr="007F30A3">
        <w:rPr>
          <w:rFonts w:ascii="Times New Roman" w:eastAsia="Arial" w:hAnsi="Times New Roman" w:cs="Times New Roman"/>
          <w:sz w:val="24"/>
          <w:szCs w:val="24"/>
        </w:rPr>
        <w:t>pH 7.45 and 7.2</w:t>
      </w:r>
      <w:r w:rsidR="00C830E1">
        <w:rPr>
          <w:rFonts w:ascii="Times New Roman" w:eastAsia="Arial" w:hAnsi="Times New Roman" w:cs="Times New Roman"/>
          <w:sz w:val="24"/>
          <w:szCs w:val="24"/>
        </w:rPr>
        <w:t xml:space="preserve"> treatment were</w:t>
      </w:r>
      <w:r w:rsidR="0093163C">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 xml:space="preserve">7.77 and 7.71, respectively (Table 2). </w:t>
      </w:r>
    </w:p>
    <w:p w14:paraId="000000EA" w14:textId="77777777" w:rsidR="00F1663E" w:rsidRPr="007F30A3" w:rsidRDefault="00F1663E">
      <w:pPr>
        <w:jc w:val="both"/>
        <w:rPr>
          <w:rFonts w:ascii="Times New Roman" w:eastAsia="Arial" w:hAnsi="Times New Roman" w:cs="Times New Roman"/>
          <w:b/>
          <w:sz w:val="24"/>
          <w:szCs w:val="24"/>
        </w:rPr>
      </w:pPr>
    </w:p>
    <w:p w14:paraId="000000EB" w14:textId="69F4F860"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b/>
        </w:rPr>
        <w:t xml:space="preserve">Table 2. </w:t>
      </w:r>
      <w:r w:rsidR="00B5167B">
        <w:rPr>
          <w:rFonts w:ascii="Times New Roman" w:eastAsia="Arial" w:hAnsi="Times New Roman" w:cs="Times New Roman"/>
        </w:rPr>
        <w:t>Measured and calculated s</w:t>
      </w:r>
      <w:r w:rsidR="00B5167B" w:rsidRPr="007F30A3">
        <w:rPr>
          <w:rFonts w:ascii="Times New Roman" w:eastAsia="Arial" w:hAnsi="Times New Roman" w:cs="Times New Roman"/>
        </w:rPr>
        <w:t xml:space="preserve">eawater </w:t>
      </w:r>
      <w:r w:rsidRPr="007F30A3">
        <w:rPr>
          <w:rFonts w:ascii="Times New Roman" w:eastAsia="Arial" w:hAnsi="Times New Roman" w:cs="Times New Roman"/>
        </w:rPr>
        <w:t xml:space="preserve">parameters </w:t>
      </w:r>
      <w:r w:rsidR="00B5167B">
        <w:rPr>
          <w:rFonts w:ascii="Times New Roman" w:eastAsia="Arial" w:hAnsi="Times New Roman" w:cs="Times New Roman"/>
        </w:rPr>
        <w:t>in each</w:t>
      </w:r>
      <w:r w:rsidRPr="007F30A3">
        <w:rPr>
          <w:rFonts w:ascii="Times New Roman" w:eastAsia="Arial" w:hAnsi="Times New Roman" w:cs="Times New Roman"/>
        </w:rPr>
        <w:t xml:space="preserve"> experimental treatments. </w:t>
      </w:r>
      <w:r w:rsidRPr="007F30A3">
        <w:rPr>
          <w:rFonts w:ascii="Times New Roman" w:eastAsia="Arial" w:hAnsi="Times New Roman" w:cs="Times New Roman"/>
          <w:i/>
        </w:rPr>
        <w:t>p</w:t>
      </w:r>
      <w:r w:rsidRPr="007F30A3">
        <w:rPr>
          <w:rFonts w:ascii="Times New Roman" w:eastAsia="Arial" w:hAnsi="Times New Roman" w:cs="Times New Roman"/>
        </w:rPr>
        <w:t>CO</w:t>
      </w:r>
      <w:r w:rsidRPr="007F30A3">
        <w:rPr>
          <w:rFonts w:ascii="Times New Roman" w:eastAsia="Arial" w:hAnsi="Times New Roman" w:cs="Times New Roman"/>
          <w:b/>
          <w:vertAlign w:val="subscript"/>
        </w:rPr>
        <w:t>2</w:t>
      </w:r>
      <w:r w:rsidRPr="007F30A3">
        <w:rPr>
          <w:rFonts w:ascii="Times New Roman" w:eastAsia="Arial" w:hAnsi="Times New Roman" w:cs="Times New Roman"/>
        </w:rPr>
        <w:t>, DIC, Ω</w:t>
      </w:r>
      <w:r w:rsidRPr="007F30A3">
        <w:rPr>
          <w:rFonts w:ascii="Times New Roman" w:eastAsia="Arial" w:hAnsi="Times New Roman" w:cs="Times New Roman"/>
          <w:vertAlign w:val="subscript"/>
        </w:rPr>
        <w:t>ca</w:t>
      </w:r>
      <w:r w:rsidRPr="007F30A3">
        <w:rPr>
          <w:rFonts w:ascii="Times New Roman" w:eastAsia="Arial" w:hAnsi="Times New Roman" w:cs="Times New Roman"/>
        </w:rPr>
        <w:t xml:space="preserve"> and Ω</w:t>
      </w:r>
      <w:r w:rsidRPr="007F30A3">
        <w:rPr>
          <w:rFonts w:ascii="Times New Roman" w:eastAsia="Arial" w:hAnsi="Times New Roman" w:cs="Times New Roman"/>
          <w:vertAlign w:val="subscript"/>
        </w:rPr>
        <w:t>ar</w:t>
      </w:r>
      <w:r w:rsidRPr="007F30A3">
        <w:rPr>
          <w:rFonts w:ascii="Times New Roman" w:eastAsia="Arial" w:hAnsi="Times New Roman" w:cs="Times New Roman"/>
        </w:rPr>
        <w:t xml:space="preserve"> were calculated from</w:t>
      </w:r>
      <w:r w:rsidR="00B5167B">
        <w:rPr>
          <w:rFonts w:ascii="Times New Roman" w:eastAsia="Arial" w:hAnsi="Times New Roman" w:cs="Times New Roman"/>
        </w:rPr>
        <w:t xml:space="preserve"> measured</w:t>
      </w:r>
      <w:r w:rsidRPr="007F30A3">
        <w:rPr>
          <w:rFonts w:ascii="Times New Roman" w:eastAsia="Arial" w:hAnsi="Times New Roman" w:cs="Times New Roman"/>
        </w:rPr>
        <w:t xml:space="preserve"> TA, pH</w:t>
      </w:r>
      <w:r w:rsidRPr="007F30A3">
        <w:rPr>
          <w:rFonts w:ascii="Times New Roman" w:eastAsia="Arial" w:hAnsi="Times New Roman" w:cs="Times New Roman"/>
          <w:vertAlign w:val="subscript"/>
        </w:rPr>
        <w:t>T</w:t>
      </w:r>
      <w:r w:rsidRPr="007F30A3">
        <w:rPr>
          <w:rFonts w:ascii="Times New Roman" w:eastAsia="Arial" w:hAnsi="Times New Roman" w:cs="Times New Roman"/>
        </w:rPr>
        <w:t xml:space="preserve">, </w:t>
      </w:r>
      <w:sdt>
        <w:sdtPr>
          <w:rPr>
            <w:rFonts w:ascii="Times New Roman" w:hAnsi="Times New Roman" w:cs="Times New Roman"/>
          </w:rPr>
          <w:tag w:val="goog_rdk_42"/>
          <w:id w:val="-1514792445"/>
        </w:sdtPr>
        <w:sdtContent/>
      </w:sdt>
      <w:sdt>
        <w:sdtPr>
          <w:rPr>
            <w:rFonts w:ascii="Times New Roman" w:hAnsi="Times New Roman" w:cs="Times New Roman"/>
          </w:rPr>
          <w:tag w:val="goog_rdk_43"/>
          <w:id w:val="946939512"/>
        </w:sdtPr>
        <w:sdtContent/>
      </w:sdt>
      <w:sdt>
        <w:sdtPr>
          <w:rPr>
            <w:rFonts w:ascii="Times New Roman" w:hAnsi="Times New Roman" w:cs="Times New Roman"/>
          </w:rPr>
          <w:tag w:val="goog_rdk_44"/>
          <w:id w:val="-1146299855"/>
        </w:sdtPr>
        <w:sdtContent/>
      </w:sdt>
      <w:sdt>
        <w:sdtPr>
          <w:rPr>
            <w:rFonts w:ascii="Times New Roman" w:hAnsi="Times New Roman" w:cs="Times New Roman"/>
          </w:rPr>
          <w:tag w:val="goog_rdk_45"/>
          <w:id w:val="2110403660"/>
        </w:sdtPr>
        <w:sdtContent/>
      </w:sdt>
      <w:r w:rsidR="00B5167B">
        <w:rPr>
          <w:rFonts w:ascii="Times New Roman" w:eastAsia="Arial" w:hAnsi="Times New Roman" w:cs="Times New Roman"/>
        </w:rPr>
        <w:t xml:space="preserve">and </w:t>
      </w:r>
      <w:r w:rsidRPr="007F30A3">
        <w:rPr>
          <w:rFonts w:ascii="Times New Roman" w:eastAsia="Arial" w:hAnsi="Times New Roman" w:cs="Times New Roman"/>
        </w:rPr>
        <w:t xml:space="preserve">temperature and a salinity of 38 psu. S=Single, M=Multiple, T=Temperature and Li=Lithium. Multi-driver duplicates have been merged. </w:t>
      </w:r>
    </w:p>
    <w:p w14:paraId="000000EC" w14:textId="77777777" w:rsidR="00F1663E" w:rsidRPr="007F30A3" w:rsidRDefault="00F1663E">
      <w:pPr>
        <w:spacing w:after="0" w:line="276" w:lineRule="auto"/>
        <w:jc w:val="both"/>
        <w:rPr>
          <w:rFonts w:ascii="Times New Roman" w:eastAsia="Arial" w:hAnsi="Times New Roman" w:cs="Times New Roman"/>
          <w:sz w:val="24"/>
          <w:szCs w:val="24"/>
        </w:rPr>
      </w:pPr>
    </w:p>
    <w:tbl>
      <w:tblPr>
        <w:tblStyle w:val="a0"/>
        <w:tblpPr w:leftFromText="180" w:rightFromText="180" w:topFromText="180" w:bottomFromText="180" w:vertAnchor="text"/>
        <w:tblW w:w="865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F1663E" w:rsidRPr="007F30A3" w14:paraId="5F2CE193" w14:textId="77777777">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E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E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EF" w14:textId="77777777" w:rsidR="00F1663E" w:rsidRPr="007F30A3" w:rsidRDefault="00275014">
            <w:pPr>
              <w:spacing w:after="0" w:line="276" w:lineRule="auto"/>
              <w:jc w:val="both"/>
              <w:rPr>
                <w:rFonts w:ascii="Times New Roman" w:eastAsia="Arial" w:hAnsi="Times New Roman" w:cs="Times New Roman"/>
                <w:i/>
                <w:sz w:val="24"/>
                <w:szCs w:val="24"/>
              </w:rPr>
            </w:pPr>
            <w:r w:rsidRPr="007F30A3">
              <w:rPr>
                <w:rFonts w:ascii="Times New Roman" w:eastAsia="Arial" w:hAnsi="Times New Roman" w:cs="Times New Roman"/>
                <w:sz w:val="24"/>
                <w:szCs w:val="24"/>
              </w:rPr>
              <w:t>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w:t>
            </w:r>
            <w:r w:rsidRPr="007F30A3">
              <w:rPr>
                <w:rFonts w:ascii="Times New Roman" w:eastAsia="Arial" w:hAnsi="Times New Roman" w:cs="Times New Roman"/>
                <w:i/>
                <w:sz w:val="24"/>
                <w:szCs w:val="24"/>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F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Li (mg L</w:t>
            </w:r>
            <w:r w:rsidRPr="007F30A3">
              <w:rPr>
                <w:rFonts w:ascii="Times New Roman" w:eastAsia="Arial" w:hAnsi="Times New Roman" w:cs="Times New Roman"/>
                <w:sz w:val="24"/>
                <w:szCs w:val="24"/>
                <w:vertAlign w:val="superscript"/>
              </w:rPr>
              <w:t>-1</w:t>
            </w:r>
            <w:r w:rsidRPr="007F30A3">
              <w:rPr>
                <w:rFonts w:ascii="Times New Roman" w:eastAsia="Arial" w:hAnsi="Times New Roman" w:cs="Times New Roman"/>
                <w:sz w:val="24"/>
                <w:szCs w:val="24"/>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F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TA (µmol kg</w:t>
            </w:r>
            <w:r w:rsidRPr="007F30A3">
              <w:rPr>
                <w:rFonts w:ascii="Times New Roman" w:eastAsia="Arial" w:hAnsi="Times New Roman" w:cs="Times New Roman"/>
                <w:sz w:val="24"/>
                <w:szCs w:val="24"/>
                <w:vertAlign w:val="superscript"/>
              </w:rPr>
              <w:t>-1</w:t>
            </w:r>
            <w:r w:rsidRPr="007F30A3">
              <w:rPr>
                <w:rFonts w:ascii="Times New Roman" w:eastAsia="Arial" w:hAnsi="Times New Roman" w:cs="Times New Roman"/>
                <w:sz w:val="24"/>
                <w:szCs w:val="24"/>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F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i/>
                <w:sz w:val="24"/>
                <w:szCs w:val="24"/>
              </w:rPr>
              <w:t>p</w:t>
            </w:r>
            <w:r w:rsidRPr="007F30A3">
              <w:rPr>
                <w:rFonts w:ascii="Times New Roman" w:eastAsia="Arial" w:hAnsi="Times New Roman" w:cs="Times New Roman"/>
                <w:sz w:val="24"/>
                <w:szCs w:val="24"/>
              </w:rPr>
              <w:t>CO</w:t>
            </w:r>
            <w:r w:rsidRPr="007F30A3">
              <w:rPr>
                <w:rFonts w:ascii="Times New Roman" w:eastAsia="Arial" w:hAnsi="Times New Roman" w:cs="Times New Roman"/>
                <w:sz w:val="24"/>
                <w:szCs w:val="24"/>
                <w:vertAlign w:val="subscript"/>
              </w:rPr>
              <w:t>2</w:t>
            </w:r>
            <w:r w:rsidRPr="007F30A3">
              <w:rPr>
                <w:rFonts w:ascii="Times New Roman" w:eastAsia="Arial" w:hAnsi="Times New Roman" w:cs="Times New Roman"/>
                <w:sz w:val="24"/>
                <w:szCs w:val="24"/>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F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DIC (µmol kg</w:t>
            </w:r>
            <w:r w:rsidRPr="007F30A3">
              <w:rPr>
                <w:rFonts w:ascii="Times New Roman" w:eastAsia="Arial" w:hAnsi="Times New Roman" w:cs="Times New Roman"/>
                <w:sz w:val="24"/>
                <w:szCs w:val="24"/>
                <w:vertAlign w:val="superscript"/>
              </w:rPr>
              <w:t>-1</w:t>
            </w:r>
            <w:r w:rsidRPr="007F30A3">
              <w:rPr>
                <w:rFonts w:ascii="Times New Roman" w:eastAsia="Arial" w:hAnsi="Times New Roman" w:cs="Times New Roman"/>
                <w:sz w:val="24"/>
                <w:szCs w:val="24"/>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F4" w14:textId="77777777" w:rsidR="00F1663E" w:rsidRPr="007F30A3" w:rsidRDefault="00275014">
            <w:pPr>
              <w:spacing w:after="0" w:line="276" w:lineRule="auto"/>
              <w:jc w:val="both"/>
              <w:rPr>
                <w:rFonts w:ascii="Times New Roman" w:eastAsia="Arial" w:hAnsi="Times New Roman" w:cs="Times New Roman"/>
                <w:sz w:val="24"/>
                <w:szCs w:val="24"/>
                <w:vertAlign w:val="subscript"/>
              </w:rPr>
            </w:pPr>
            <w:r w:rsidRPr="007F30A3">
              <w:rPr>
                <w:rFonts w:ascii="Times New Roman" w:eastAsia="Arial" w:hAnsi="Times New Roman" w:cs="Times New Roman"/>
                <w:sz w:val="24"/>
                <w:szCs w:val="24"/>
              </w:rPr>
              <w:t>Ω</w:t>
            </w:r>
            <w:r w:rsidRPr="007F30A3">
              <w:rPr>
                <w:rFonts w:ascii="Times New Roman" w:eastAsia="Arial" w:hAnsi="Times New Roman" w:cs="Times New Roman"/>
                <w:sz w:val="24"/>
                <w:szCs w:val="24"/>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F5" w14:textId="77777777" w:rsidR="00F1663E" w:rsidRPr="007F30A3" w:rsidRDefault="00275014">
            <w:pPr>
              <w:spacing w:after="0" w:line="276" w:lineRule="auto"/>
              <w:jc w:val="both"/>
              <w:rPr>
                <w:rFonts w:ascii="Times New Roman" w:eastAsia="Arial" w:hAnsi="Times New Roman" w:cs="Times New Roman"/>
                <w:sz w:val="24"/>
                <w:szCs w:val="24"/>
                <w:vertAlign w:val="subscript"/>
              </w:rPr>
            </w:pPr>
            <w:r w:rsidRPr="007F30A3">
              <w:rPr>
                <w:rFonts w:ascii="Times New Roman" w:eastAsia="Arial" w:hAnsi="Times New Roman" w:cs="Times New Roman"/>
                <w:sz w:val="24"/>
                <w:szCs w:val="24"/>
              </w:rPr>
              <w:t>Ω</w:t>
            </w:r>
            <w:r w:rsidRPr="007F30A3">
              <w:rPr>
                <w:rFonts w:ascii="Times New Roman" w:eastAsia="Arial" w:hAnsi="Times New Roman" w:cs="Times New Roman"/>
                <w:sz w:val="24"/>
                <w:szCs w:val="24"/>
                <w:vertAlign w:val="subscript"/>
              </w:rPr>
              <w:t>ca</w:t>
            </w:r>
          </w:p>
        </w:tc>
      </w:tr>
      <w:tr w:rsidR="00F1663E" w:rsidRPr="007F30A3" w14:paraId="57D6C0A2" w14:textId="77777777">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00000F6" w14:textId="77777777" w:rsidR="00F1663E" w:rsidRPr="007F30A3" w:rsidRDefault="00275014">
            <w:pPr>
              <w:spacing w:after="0" w:line="276" w:lineRule="auto"/>
              <w:jc w:val="center"/>
              <w:rPr>
                <w:rFonts w:ascii="Times New Roman" w:eastAsia="Arial" w:hAnsi="Times New Roman" w:cs="Times New Roman"/>
                <w:sz w:val="24"/>
                <w:szCs w:val="24"/>
              </w:rPr>
            </w:pPr>
            <w:r w:rsidRPr="007F30A3">
              <w:rPr>
                <w:rFonts w:ascii="Times New Roman" w:eastAsia="Arial" w:hAnsi="Times New Roman" w:cs="Times New Roman"/>
                <w:sz w:val="24"/>
                <w:szCs w:val="24"/>
              </w:rPr>
              <w:t>Single drivers</w:t>
            </w:r>
          </w:p>
        </w:tc>
      </w:tr>
      <w:tr w:rsidR="00F1663E" w:rsidRPr="007F30A3" w14:paraId="64A8E6D5"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0F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ST1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0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12.3</w:t>
            </w:r>
          </w:p>
        </w:tc>
        <w:tc>
          <w:tcPr>
            <w:tcW w:w="825" w:type="dxa"/>
            <w:tcMar>
              <w:top w:w="20" w:type="dxa"/>
              <w:left w:w="20" w:type="dxa"/>
              <w:bottom w:w="100" w:type="dxa"/>
              <w:right w:w="20" w:type="dxa"/>
            </w:tcMar>
            <w:vAlign w:val="bottom"/>
          </w:tcPr>
          <w:p w14:paraId="0000010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0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0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2548</w:t>
            </w:r>
          </w:p>
        </w:tc>
        <w:tc>
          <w:tcPr>
            <w:tcW w:w="795" w:type="dxa"/>
            <w:tcMar>
              <w:top w:w="20" w:type="dxa"/>
              <w:left w:w="20" w:type="dxa"/>
              <w:bottom w:w="100" w:type="dxa"/>
              <w:right w:w="20" w:type="dxa"/>
            </w:tcMar>
            <w:vAlign w:val="bottom"/>
          </w:tcPr>
          <w:p w14:paraId="0000010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461</w:t>
            </w:r>
          </w:p>
        </w:tc>
        <w:tc>
          <w:tcPr>
            <w:tcW w:w="930" w:type="dxa"/>
            <w:tcMar>
              <w:top w:w="20" w:type="dxa"/>
              <w:left w:w="20" w:type="dxa"/>
              <w:bottom w:w="100" w:type="dxa"/>
              <w:right w:w="20" w:type="dxa"/>
            </w:tcMar>
            <w:vAlign w:val="bottom"/>
          </w:tcPr>
          <w:p w14:paraId="0000010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2320</w:t>
            </w:r>
          </w:p>
        </w:tc>
        <w:tc>
          <w:tcPr>
            <w:tcW w:w="750" w:type="dxa"/>
            <w:tcMar>
              <w:top w:w="20" w:type="dxa"/>
              <w:left w:w="20" w:type="dxa"/>
              <w:bottom w:w="100" w:type="dxa"/>
              <w:right w:w="20" w:type="dxa"/>
            </w:tcMar>
            <w:vAlign w:val="bottom"/>
          </w:tcPr>
          <w:p w14:paraId="00000106"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2.52</w:t>
            </w:r>
          </w:p>
        </w:tc>
        <w:tc>
          <w:tcPr>
            <w:tcW w:w="765" w:type="dxa"/>
            <w:tcMar>
              <w:top w:w="20" w:type="dxa"/>
              <w:left w:w="20" w:type="dxa"/>
              <w:bottom w:w="100" w:type="dxa"/>
              <w:right w:w="20" w:type="dxa"/>
            </w:tcMar>
            <w:vAlign w:val="bottom"/>
          </w:tcPr>
          <w:p w14:paraId="00000107"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3.92</w:t>
            </w:r>
          </w:p>
        </w:tc>
      </w:tr>
      <w:tr w:rsidR="00F1663E" w:rsidRPr="007F30A3" w14:paraId="3EAC6D5E"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0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ST2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09"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15.99</w:t>
            </w:r>
          </w:p>
        </w:tc>
        <w:tc>
          <w:tcPr>
            <w:tcW w:w="825" w:type="dxa"/>
            <w:tcMar>
              <w:top w:w="20" w:type="dxa"/>
              <w:left w:w="20" w:type="dxa"/>
              <w:bottom w:w="100" w:type="dxa"/>
              <w:right w:w="20" w:type="dxa"/>
            </w:tcMar>
            <w:vAlign w:val="bottom"/>
          </w:tcPr>
          <w:p w14:paraId="0000010A"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0B"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0C"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2552</w:t>
            </w:r>
          </w:p>
        </w:tc>
        <w:tc>
          <w:tcPr>
            <w:tcW w:w="795" w:type="dxa"/>
            <w:tcMar>
              <w:top w:w="20" w:type="dxa"/>
              <w:left w:w="20" w:type="dxa"/>
              <w:bottom w:w="100" w:type="dxa"/>
              <w:right w:w="20" w:type="dxa"/>
            </w:tcMar>
            <w:vAlign w:val="bottom"/>
          </w:tcPr>
          <w:p w14:paraId="0000010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489</w:t>
            </w:r>
          </w:p>
        </w:tc>
        <w:tc>
          <w:tcPr>
            <w:tcW w:w="930" w:type="dxa"/>
            <w:tcMar>
              <w:top w:w="20" w:type="dxa"/>
              <w:left w:w="20" w:type="dxa"/>
              <w:bottom w:w="100" w:type="dxa"/>
              <w:right w:w="20" w:type="dxa"/>
            </w:tcMar>
            <w:vAlign w:val="bottom"/>
          </w:tcPr>
          <w:p w14:paraId="0000010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2299</w:t>
            </w:r>
          </w:p>
        </w:tc>
        <w:tc>
          <w:tcPr>
            <w:tcW w:w="750" w:type="dxa"/>
            <w:tcMar>
              <w:top w:w="20" w:type="dxa"/>
              <w:left w:w="20" w:type="dxa"/>
              <w:bottom w:w="100" w:type="dxa"/>
              <w:right w:w="20" w:type="dxa"/>
            </w:tcMar>
            <w:vAlign w:val="bottom"/>
          </w:tcPr>
          <w:p w14:paraId="0000010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2.81</w:t>
            </w:r>
          </w:p>
        </w:tc>
        <w:tc>
          <w:tcPr>
            <w:tcW w:w="765" w:type="dxa"/>
            <w:tcMar>
              <w:top w:w="20" w:type="dxa"/>
              <w:left w:w="20" w:type="dxa"/>
              <w:bottom w:w="100" w:type="dxa"/>
              <w:right w:w="20" w:type="dxa"/>
            </w:tcMar>
            <w:vAlign w:val="bottom"/>
          </w:tcPr>
          <w:p w14:paraId="0000011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4.33</w:t>
            </w:r>
          </w:p>
        </w:tc>
      </w:tr>
      <w:tr w:rsidR="00F1663E" w:rsidRPr="007F30A3" w14:paraId="77EC8FE1"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1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ST3</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1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1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1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1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2557</w:t>
            </w:r>
          </w:p>
        </w:tc>
        <w:tc>
          <w:tcPr>
            <w:tcW w:w="795" w:type="dxa"/>
            <w:tcMar>
              <w:top w:w="20" w:type="dxa"/>
              <w:left w:w="20" w:type="dxa"/>
              <w:bottom w:w="100" w:type="dxa"/>
              <w:right w:w="20" w:type="dxa"/>
            </w:tcMar>
            <w:vAlign w:val="bottom"/>
          </w:tcPr>
          <w:p w14:paraId="00000116"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479</w:t>
            </w:r>
          </w:p>
        </w:tc>
        <w:tc>
          <w:tcPr>
            <w:tcW w:w="930" w:type="dxa"/>
            <w:tcMar>
              <w:top w:w="20" w:type="dxa"/>
              <w:left w:w="20" w:type="dxa"/>
              <w:bottom w:w="100" w:type="dxa"/>
              <w:right w:w="20" w:type="dxa"/>
            </w:tcMar>
            <w:vAlign w:val="bottom"/>
          </w:tcPr>
          <w:p w14:paraId="00000117"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2279</w:t>
            </w:r>
          </w:p>
        </w:tc>
        <w:tc>
          <w:tcPr>
            <w:tcW w:w="750" w:type="dxa"/>
            <w:tcMar>
              <w:top w:w="20" w:type="dxa"/>
              <w:left w:w="20" w:type="dxa"/>
              <w:bottom w:w="100" w:type="dxa"/>
              <w:right w:w="20" w:type="dxa"/>
            </w:tcMar>
            <w:vAlign w:val="bottom"/>
          </w:tcPr>
          <w:p w14:paraId="0000011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3.09</w:t>
            </w:r>
          </w:p>
        </w:tc>
        <w:tc>
          <w:tcPr>
            <w:tcW w:w="765" w:type="dxa"/>
            <w:tcMar>
              <w:top w:w="20" w:type="dxa"/>
              <w:left w:w="20" w:type="dxa"/>
              <w:bottom w:w="100" w:type="dxa"/>
              <w:right w:w="20" w:type="dxa"/>
            </w:tcMar>
            <w:vAlign w:val="bottom"/>
          </w:tcPr>
          <w:p w14:paraId="00000119"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4.75</w:t>
            </w:r>
          </w:p>
        </w:tc>
      </w:tr>
      <w:tr w:rsidR="00F1663E" w:rsidRPr="007F30A3" w14:paraId="495897AF"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1A"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ST4</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1B"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25.08</w:t>
            </w:r>
          </w:p>
        </w:tc>
        <w:tc>
          <w:tcPr>
            <w:tcW w:w="825" w:type="dxa"/>
            <w:tcMar>
              <w:top w:w="20" w:type="dxa"/>
              <w:left w:w="20" w:type="dxa"/>
              <w:bottom w:w="100" w:type="dxa"/>
              <w:right w:w="20" w:type="dxa"/>
            </w:tcMar>
            <w:vAlign w:val="bottom"/>
          </w:tcPr>
          <w:p w14:paraId="0000011C"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1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1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2532</w:t>
            </w:r>
          </w:p>
        </w:tc>
        <w:tc>
          <w:tcPr>
            <w:tcW w:w="795" w:type="dxa"/>
            <w:tcMar>
              <w:top w:w="20" w:type="dxa"/>
              <w:left w:w="20" w:type="dxa"/>
              <w:bottom w:w="100" w:type="dxa"/>
              <w:right w:w="20" w:type="dxa"/>
            </w:tcMar>
            <w:vAlign w:val="bottom"/>
          </w:tcPr>
          <w:p w14:paraId="0000011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482</w:t>
            </w:r>
          </w:p>
        </w:tc>
        <w:tc>
          <w:tcPr>
            <w:tcW w:w="930" w:type="dxa"/>
            <w:tcMar>
              <w:top w:w="20" w:type="dxa"/>
              <w:left w:w="20" w:type="dxa"/>
              <w:bottom w:w="100" w:type="dxa"/>
              <w:right w:w="20" w:type="dxa"/>
            </w:tcMar>
            <w:vAlign w:val="bottom"/>
          </w:tcPr>
          <w:p w14:paraId="0000012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2214</w:t>
            </w:r>
          </w:p>
        </w:tc>
        <w:tc>
          <w:tcPr>
            <w:tcW w:w="750" w:type="dxa"/>
            <w:tcMar>
              <w:top w:w="20" w:type="dxa"/>
              <w:left w:w="20" w:type="dxa"/>
              <w:bottom w:w="100" w:type="dxa"/>
              <w:right w:w="20" w:type="dxa"/>
            </w:tcMar>
            <w:vAlign w:val="bottom"/>
          </w:tcPr>
          <w:p w14:paraId="0000012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3.57</w:t>
            </w:r>
          </w:p>
        </w:tc>
        <w:tc>
          <w:tcPr>
            <w:tcW w:w="765" w:type="dxa"/>
            <w:tcMar>
              <w:top w:w="20" w:type="dxa"/>
              <w:left w:w="20" w:type="dxa"/>
              <w:bottom w:w="100" w:type="dxa"/>
              <w:right w:w="20" w:type="dxa"/>
            </w:tcMar>
            <w:vAlign w:val="bottom"/>
          </w:tcPr>
          <w:p w14:paraId="0000012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5.40</w:t>
            </w:r>
          </w:p>
        </w:tc>
      </w:tr>
      <w:tr w:rsidR="00F1663E" w:rsidRPr="007F30A3" w14:paraId="66BFF29B"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23" w14:textId="77777777" w:rsidR="00F1663E" w:rsidRPr="007F30A3" w:rsidRDefault="00275014">
            <w:pPr>
              <w:spacing w:after="0" w:line="276" w:lineRule="auto"/>
              <w:jc w:val="both"/>
              <w:rPr>
                <w:rFonts w:ascii="Times New Roman" w:eastAsia="Arial" w:hAnsi="Times New Roman" w:cs="Times New Roman"/>
                <w:sz w:val="24"/>
                <w:szCs w:val="24"/>
              </w:rPr>
            </w:pPr>
            <w:commentRangeStart w:id="97"/>
            <w:commentRangeStart w:id="98"/>
            <w:r w:rsidRPr="007F30A3">
              <w:rPr>
                <w:rFonts w:ascii="Times New Roman" w:eastAsia="Arial" w:hAnsi="Times New Roman" w:cs="Times New Roman"/>
                <w:sz w:val="24"/>
                <w:szCs w:val="24"/>
              </w:rPr>
              <w:t>ST5</w:t>
            </w:r>
            <w:commentRangeEnd w:id="97"/>
            <w:r w:rsidR="00B5167B" w:rsidRPr="007F30A3">
              <w:rPr>
                <w:rStyle w:val="CommentReference"/>
                <w:rFonts w:ascii="Times New Roman" w:eastAsia="Arial" w:hAnsi="Times New Roman" w:cs="Times New Roman"/>
                <w:sz w:val="24"/>
                <w:szCs w:val="24"/>
              </w:rPr>
              <w:commentReference w:id="97"/>
            </w:r>
            <w:commentRangeEnd w:id="98"/>
            <w:r w:rsidR="005026C0" w:rsidRPr="007F30A3">
              <w:rPr>
                <w:rStyle w:val="CommentReference"/>
                <w:rFonts w:ascii="Times New Roman" w:eastAsia="Arial" w:hAnsi="Times New Roman" w:cs="Times New Roman"/>
                <w:sz w:val="24"/>
                <w:szCs w:val="24"/>
              </w:rPr>
              <w:commentReference w:id="98"/>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2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30.2</w:t>
            </w:r>
          </w:p>
        </w:tc>
        <w:tc>
          <w:tcPr>
            <w:tcW w:w="825" w:type="dxa"/>
            <w:tcMar>
              <w:top w:w="20" w:type="dxa"/>
              <w:left w:w="20" w:type="dxa"/>
              <w:bottom w:w="100" w:type="dxa"/>
              <w:right w:w="20" w:type="dxa"/>
            </w:tcMar>
            <w:vAlign w:val="bottom"/>
          </w:tcPr>
          <w:p w14:paraId="0000012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26"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27"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2575</w:t>
            </w:r>
          </w:p>
        </w:tc>
        <w:tc>
          <w:tcPr>
            <w:tcW w:w="795" w:type="dxa"/>
            <w:tcMar>
              <w:top w:w="20" w:type="dxa"/>
              <w:left w:w="20" w:type="dxa"/>
              <w:bottom w:w="100" w:type="dxa"/>
              <w:right w:w="20" w:type="dxa"/>
            </w:tcMar>
            <w:vAlign w:val="bottom"/>
          </w:tcPr>
          <w:p w14:paraId="0000012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435</w:t>
            </w:r>
          </w:p>
        </w:tc>
        <w:tc>
          <w:tcPr>
            <w:tcW w:w="930" w:type="dxa"/>
            <w:tcMar>
              <w:top w:w="20" w:type="dxa"/>
              <w:left w:w="20" w:type="dxa"/>
              <w:bottom w:w="100" w:type="dxa"/>
              <w:right w:w="20" w:type="dxa"/>
            </w:tcMar>
            <w:vAlign w:val="bottom"/>
          </w:tcPr>
          <w:p w14:paraId="00000129"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2202</w:t>
            </w:r>
          </w:p>
        </w:tc>
        <w:tc>
          <w:tcPr>
            <w:tcW w:w="750" w:type="dxa"/>
            <w:tcMar>
              <w:top w:w="20" w:type="dxa"/>
              <w:left w:w="20" w:type="dxa"/>
              <w:bottom w:w="100" w:type="dxa"/>
              <w:right w:w="20" w:type="dxa"/>
            </w:tcMar>
            <w:vAlign w:val="bottom"/>
          </w:tcPr>
          <w:p w14:paraId="0000012A"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4.22</w:t>
            </w:r>
          </w:p>
        </w:tc>
        <w:tc>
          <w:tcPr>
            <w:tcW w:w="765" w:type="dxa"/>
            <w:tcMar>
              <w:top w:w="20" w:type="dxa"/>
              <w:left w:w="20" w:type="dxa"/>
              <w:bottom w:w="100" w:type="dxa"/>
              <w:right w:w="20" w:type="dxa"/>
            </w:tcMar>
            <w:vAlign w:val="bottom"/>
          </w:tcPr>
          <w:p w14:paraId="0000012B"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6.33</w:t>
            </w:r>
          </w:p>
        </w:tc>
      </w:tr>
      <w:tr w:rsidR="00F1663E" w:rsidRPr="007F30A3" w14:paraId="6CCB22EF"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2C"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SpH1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2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2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2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3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2525</w:t>
            </w:r>
          </w:p>
        </w:tc>
        <w:tc>
          <w:tcPr>
            <w:tcW w:w="795" w:type="dxa"/>
            <w:tcMar>
              <w:top w:w="20" w:type="dxa"/>
              <w:left w:w="20" w:type="dxa"/>
              <w:bottom w:w="100" w:type="dxa"/>
              <w:right w:w="20" w:type="dxa"/>
            </w:tcMar>
            <w:vAlign w:val="bottom"/>
          </w:tcPr>
          <w:p w14:paraId="0000013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507</w:t>
            </w:r>
          </w:p>
        </w:tc>
        <w:tc>
          <w:tcPr>
            <w:tcW w:w="930" w:type="dxa"/>
            <w:tcMar>
              <w:top w:w="20" w:type="dxa"/>
              <w:left w:w="20" w:type="dxa"/>
              <w:bottom w:w="100" w:type="dxa"/>
              <w:right w:w="20" w:type="dxa"/>
            </w:tcMar>
            <w:vAlign w:val="bottom"/>
          </w:tcPr>
          <w:p w14:paraId="0000013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2259</w:t>
            </w:r>
          </w:p>
        </w:tc>
        <w:tc>
          <w:tcPr>
            <w:tcW w:w="750" w:type="dxa"/>
            <w:tcMar>
              <w:top w:w="20" w:type="dxa"/>
              <w:left w:w="20" w:type="dxa"/>
              <w:bottom w:w="100" w:type="dxa"/>
              <w:right w:w="20" w:type="dxa"/>
            </w:tcMar>
            <w:vAlign w:val="bottom"/>
          </w:tcPr>
          <w:p w14:paraId="0000013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2.98</w:t>
            </w:r>
          </w:p>
        </w:tc>
        <w:tc>
          <w:tcPr>
            <w:tcW w:w="765" w:type="dxa"/>
            <w:tcMar>
              <w:top w:w="20" w:type="dxa"/>
              <w:left w:w="20" w:type="dxa"/>
              <w:bottom w:w="100" w:type="dxa"/>
              <w:right w:w="20" w:type="dxa"/>
            </w:tcMar>
            <w:vAlign w:val="bottom"/>
          </w:tcPr>
          <w:p w14:paraId="0000013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4.57</w:t>
            </w:r>
          </w:p>
        </w:tc>
      </w:tr>
      <w:tr w:rsidR="00F1663E" w:rsidRPr="007F30A3" w14:paraId="480829FA"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3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SpH2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36"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37"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3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39"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2519</w:t>
            </w:r>
          </w:p>
        </w:tc>
        <w:tc>
          <w:tcPr>
            <w:tcW w:w="795" w:type="dxa"/>
            <w:tcMar>
              <w:top w:w="20" w:type="dxa"/>
              <w:left w:w="20" w:type="dxa"/>
              <w:bottom w:w="100" w:type="dxa"/>
              <w:right w:w="20" w:type="dxa"/>
            </w:tcMar>
            <w:vAlign w:val="bottom"/>
          </w:tcPr>
          <w:p w14:paraId="0000013A"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654</w:t>
            </w:r>
          </w:p>
        </w:tc>
        <w:tc>
          <w:tcPr>
            <w:tcW w:w="930" w:type="dxa"/>
            <w:tcMar>
              <w:top w:w="20" w:type="dxa"/>
              <w:left w:w="20" w:type="dxa"/>
              <w:bottom w:w="100" w:type="dxa"/>
              <w:right w:w="20" w:type="dxa"/>
            </w:tcMar>
            <w:vAlign w:val="bottom"/>
          </w:tcPr>
          <w:p w14:paraId="0000013B"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2307</w:t>
            </w:r>
          </w:p>
        </w:tc>
        <w:tc>
          <w:tcPr>
            <w:tcW w:w="750" w:type="dxa"/>
            <w:tcMar>
              <w:top w:w="20" w:type="dxa"/>
              <w:left w:w="20" w:type="dxa"/>
              <w:bottom w:w="100" w:type="dxa"/>
              <w:right w:w="20" w:type="dxa"/>
            </w:tcMar>
            <w:vAlign w:val="bottom"/>
          </w:tcPr>
          <w:p w14:paraId="0000013C"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2.45</w:t>
            </w:r>
          </w:p>
        </w:tc>
        <w:tc>
          <w:tcPr>
            <w:tcW w:w="765" w:type="dxa"/>
            <w:tcMar>
              <w:top w:w="20" w:type="dxa"/>
              <w:left w:w="20" w:type="dxa"/>
              <w:bottom w:w="100" w:type="dxa"/>
              <w:right w:w="20" w:type="dxa"/>
            </w:tcMar>
            <w:vAlign w:val="bottom"/>
          </w:tcPr>
          <w:p w14:paraId="0000013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3.75</w:t>
            </w:r>
          </w:p>
        </w:tc>
      </w:tr>
      <w:tr w:rsidR="00F1663E" w:rsidRPr="007F30A3" w14:paraId="7C3F3F19"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3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SpH3</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3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4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4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4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2508</w:t>
            </w:r>
          </w:p>
        </w:tc>
        <w:tc>
          <w:tcPr>
            <w:tcW w:w="795" w:type="dxa"/>
            <w:tcMar>
              <w:top w:w="20" w:type="dxa"/>
              <w:left w:w="20" w:type="dxa"/>
              <w:bottom w:w="100" w:type="dxa"/>
              <w:right w:w="20" w:type="dxa"/>
            </w:tcMar>
            <w:vAlign w:val="bottom"/>
          </w:tcPr>
          <w:p w14:paraId="0000014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914</w:t>
            </w:r>
          </w:p>
        </w:tc>
        <w:tc>
          <w:tcPr>
            <w:tcW w:w="930" w:type="dxa"/>
            <w:tcMar>
              <w:top w:w="20" w:type="dxa"/>
              <w:left w:w="20" w:type="dxa"/>
              <w:bottom w:w="100" w:type="dxa"/>
              <w:right w:w="20" w:type="dxa"/>
            </w:tcMar>
            <w:vAlign w:val="bottom"/>
          </w:tcPr>
          <w:p w14:paraId="0000014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2358</w:t>
            </w:r>
          </w:p>
        </w:tc>
        <w:tc>
          <w:tcPr>
            <w:tcW w:w="750" w:type="dxa"/>
            <w:tcMar>
              <w:top w:w="20" w:type="dxa"/>
              <w:left w:w="20" w:type="dxa"/>
              <w:bottom w:w="100" w:type="dxa"/>
              <w:right w:w="20" w:type="dxa"/>
            </w:tcMar>
            <w:vAlign w:val="bottom"/>
          </w:tcPr>
          <w:p w14:paraId="0000014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1.88</w:t>
            </w:r>
          </w:p>
        </w:tc>
        <w:tc>
          <w:tcPr>
            <w:tcW w:w="765" w:type="dxa"/>
            <w:tcMar>
              <w:top w:w="20" w:type="dxa"/>
              <w:left w:w="20" w:type="dxa"/>
              <w:bottom w:w="100" w:type="dxa"/>
              <w:right w:w="20" w:type="dxa"/>
            </w:tcMar>
            <w:vAlign w:val="bottom"/>
          </w:tcPr>
          <w:p w14:paraId="00000146"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2.88</w:t>
            </w:r>
          </w:p>
        </w:tc>
      </w:tr>
      <w:tr w:rsidR="00F1663E" w:rsidRPr="007F30A3" w14:paraId="216495C6"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47"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SpH4</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4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49"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4A"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4B"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2502</w:t>
            </w:r>
          </w:p>
        </w:tc>
        <w:tc>
          <w:tcPr>
            <w:tcW w:w="795" w:type="dxa"/>
            <w:tcMar>
              <w:top w:w="20" w:type="dxa"/>
              <w:left w:w="20" w:type="dxa"/>
              <w:bottom w:w="100" w:type="dxa"/>
              <w:right w:w="20" w:type="dxa"/>
            </w:tcMar>
            <w:vAlign w:val="bottom"/>
          </w:tcPr>
          <w:p w14:paraId="0000014C"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1068</w:t>
            </w:r>
          </w:p>
        </w:tc>
        <w:tc>
          <w:tcPr>
            <w:tcW w:w="930" w:type="dxa"/>
            <w:tcMar>
              <w:top w:w="20" w:type="dxa"/>
              <w:left w:w="20" w:type="dxa"/>
              <w:bottom w:w="100" w:type="dxa"/>
              <w:right w:w="20" w:type="dxa"/>
            </w:tcMar>
            <w:vAlign w:val="bottom"/>
          </w:tcPr>
          <w:p w14:paraId="0000014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2379</w:t>
            </w:r>
          </w:p>
        </w:tc>
        <w:tc>
          <w:tcPr>
            <w:tcW w:w="750" w:type="dxa"/>
            <w:tcMar>
              <w:top w:w="20" w:type="dxa"/>
              <w:left w:w="20" w:type="dxa"/>
              <w:bottom w:w="100" w:type="dxa"/>
              <w:right w:w="20" w:type="dxa"/>
            </w:tcMar>
            <w:vAlign w:val="bottom"/>
          </w:tcPr>
          <w:p w14:paraId="0000014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1.65</w:t>
            </w:r>
          </w:p>
        </w:tc>
        <w:tc>
          <w:tcPr>
            <w:tcW w:w="765" w:type="dxa"/>
            <w:tcMar>
              <w:top w:w="20" w:type="dxa"/>
              <w:left w:w="20" w:type="dxa"/>
              <w:bottom w:w="100" w:type="dxa"/>
              <w:right w:w="20" w:type="dxa"/>
            </w:tcMar>
            <w:vAlign w:val="bottom"/>
          </w:tcPr>
          <w:p w14:paraId="0000014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2.53</w:t>
            </w:r>
          </w:p>
        </w:tc>
      </w:tr>
      <w:tr w:rsidR="00F1663E" w:rsidRPr="007F30A3" w14:paraId="2AD291CA"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5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SpH5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5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5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5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5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2511</w:t>
            </w:r>
          </w:p>
        </w:tc>
        <w:tc>
          <w:tcPr>
            <w:tcW w:w="795" w:type="dxa"/>
            <w:tcMar>
              <w:top w:w="20" w:type="dxa"/>
              <w:left w:w="20" w:type="dxa"/>
              <w:bottom w:w="100" w:type="dxa"/>
              <w:right w:w="20" w:type="dxa"/>
            </w:tcMar>
            <w:vAlign w:val="bottom"/>
          </w:tcPr>
          <w:p w14:paraId="0000015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1235</w:t>
            </w:r>
          </w:p>
        </w:tc>
        <w:tc>
          <w:tcPr>
            <w:tcW w:w="930" w:type="dxa"/>
            <w:tcMar>
              <w:top w:w="20" w:type="dxa"/>
              <w:left w:w="20" w:type="dxa"/>
              <w:bottom w:w="100" w:type="dxa"/>
              <w:right w:w="20" w:type="dxa"/>
            </w:tcMar>
            <w:vAlign w:val="bottom"/>
          </w:tcPr>
          <w:p w14:paraId="00000156"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2410</w:t>
            </w:r>
          </w:p>
        </w:tc>
        <w:tc>
          <w:tcPr>
            <w:tcW w:w="750" w:type="dxa"/>
            <w:tcMar>
              <w:top w:w="20" w:type="dxa"/>
              <w:left w:w="20" w:type="dxa"/>
              <w:bottom w:w="100" w:type="dxa"/>
              <w:right w:w="20" w:type="dxa"/>
            </w:tcMar>
            <w:vAlign w:val="bottom"/>
          </w:tcPr>
          <w:p w14:paraId="00000157"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1.48</w:t>
            </w:r>
          </w:p>
        </w:tc>
        <w:tc>
          <w:tcPr>
            <w:tcW w:w="765" w:type="dxa"/>
            <w:tcMar>
              <w:top w:w="20" w:type="dxa"/>
              <w:left w:w="20" w:type="dxa"/>
              <w:bottom w:w="100" w:type="dxa"/>
              <w:right w:w="20" w:type="dxa"/>
            </w:tcMar>
            <w:vAlign w:val="bottom"/>
          </w:tcPr>
          <w:p w14:paraId="0000015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2.26</w:t>
            </w:r>
          </w:p>
        </w:tc>
      </w:tr>
      <w:tr w:rsidR="00F1663E" w:rsidRPr="007F30A3" w14:paraId="6B2FC972"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59"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SLi1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5A"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5B"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5C"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5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2516</w:t>
            </w:r>
          </w:p>
        </w:tc>
        <w:tc>
          <w:tcPr>
            <w:tcW w:w="795" w:type="dxa"/>
            <w:tcMar>
              <w:top w:w="20" w:type="dxa"/>
              <w:left w:w="20" w:type="dxa"/>
              <w:bottom w:w="100" w:type="dxa"/>
              <w:right w:w="20" w:type="dxa"/>
            </w:tcMar>
            <w:vAlign w:val="bottom"/>
          </w:tcPr>
          <w:p w14:paraId="0000015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513</w:t>
            </w:r>
          </w:p>
        </w:tc>
        <w:tc>
          <w:tcPr>
            <w:tcW w:w="930" w:type="dxa"/>
            <w:tcMar>
              <w:top w:w="20" w:type="dxa"/>
              <w:left w:w="20" w:type="dxa"/>
              <w:bottom w:w="100" w:type="dxa"/>
              <w:right w:w="20" w:type="dxa"/>
            </w:tcMar>
            <w:vAlign w:val="bottom"/>
          </w:tcPr>
          <w:p w14:paraId="0000015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2258</w:t>
            </w:r>
          </w:p>
        </w:tc>
        <w:tc>
          <w:tcPr>
            <w:tcW w:w="750" w:type="dxa"/>
            <w:tcMar>
              <w:top w:w="20" w:type="dxa"/>
              <w:left w:w="20" w:type="dxa"/>
              <w:bottom w:w="100" w:type="dxa"/>
              <w:right w:w="20" w:type="dxa"/>
            </w:tcMar>
            <w:vAlign w:val="bottom"/>
          </w:tcPr>
          <w:p w14:paraId="0000016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2.89</w:t>
            </w:r>
          </w:p>
        </w:tc>
        <w:tc>
          <w:tcPr>
            <w:tcW w:w="765" w:type="dxa"/>
            <w:tcMar>
              <w:top w:w="20" w:type="dxa"/>
              <w:left w:w="20" w:type="dxa"/>
              <w:bottom w:w="100" w:type="dxa"/>
              <w:right w:w="20" w:type="dxa"/>
            </w:tcMar>
            <w:vAlign w:val="bottom"/>
          </w:tcPr>
          <w:p w14:paraId="0000016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4.43</w:t>
            </w:r>
          </w:p>
        </w:tc>
      </w:tr>
      <w:tr w:rsidR="00F1663E" w:rsidRPr="007F30A3" w14:paraId="23501D2A"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6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SLi2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6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6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6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66"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00000167"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500</w:t>
            </w:r>
          </w:p>
        </w:tc>
        <w:tc>
          <w:tcPr>
            <w:tcW w:w="930" w:type="dxa"/>
            <w:tcMar>
              <w:top w:w="20" w:type="dxa"/>
              <w:left w:w="20" w:type="dxa"/>
              <w:bottom w:w="100" w:type="dxa"/>
              <w:right w:w="20" w:type="dxa"/>
            </w:tcMar>
            <w:vAlign w:val="bottom"/>
          </w:tcPr>
          <w:p w14:paraId="0000016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2245</w:t>
            </w:r>
          </w:p>
        </w:tc>
        <w:tc>
          <w:tcPr>
            <w:tcW w:w="750" w:type="dxa"/>
            <w:tcMar>
              <w:top w:w="20" w:type="dxa"/>
              <w:left w:w="20" w:type="dxa"/>
              <w:bottom w:w="100" w:type="dxa"/>
              <w:right w:w="20" w:type="dxa"/>
            </w:tcMar>
            <w:vAlign w:val="bottom"/>
          </w:tcPr>
          <w:p w14:paraId="00000169"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2.92</w:t>
            </w:r>
          </w:p>
        </w:tc>
        <w:tc>
          <w:tcPr>
            <w:tcW w:w="765" w:type="dxa"/>
            <w:tcMar>
              <w:top w:w="20" w:type="dxa"/>
              <w:left w:w="20" w:type="dxa"/>
              <w:bottom w:w="100" w:type="dxa"/>
              <w:right w:w="20" w:type="dxa"/>
            </w:tcMar>
            <w:vAlign w:val="bottom"/>
          </w:tcPr>
          <w:p w14:paraId="0000016A"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4.48</w:t>
            </w:r>
          </w:p>
        </w:tc>
      </w:tr>
      <w:tr w:rsidR="00F1663E" w:rsidRPr="007F30A3" w14:paraId="537BACBF"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6B"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SLi3</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6C"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6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6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6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0000017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515</w:t>
            </w:r>
          </w:p>
        </w:tc>
        <w:tc>
          <w:tcPr>
            <w:tcW w:w="930" w:type="dxa"/>
            <w:tcMar>
              <w:top w:w="20" w:type="dxa"/>
              <w:left w:w="20" w:type="dxa"/>
              <w:bottom w:w="100" w:type="dxa"/>
              <w:right w:w="20" w:type="dxa"/>
            </w:tcMar>
            <w:vAlign w:val="bottom"/>
          </w:tcPr>
          <w:p w14:paraId="0000017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2250</w:t>
            </w:r>
          </w:p>
        </w:tc>
        <w:tc>
          <w:tcPr>
            <w:tcW w:w="750" w:type="dxa"/>
            <w:tcMar>
              <w:top w:w="20" w:type="dxa"/>
              <w:left w:w="20" w:type="dxa"/>
              <w:bottom w:w="100" w:type="dxa"/>
              <w:right w:w="20" w:type="dxa"/>
            </w:tcMar>
            <w:vAlign w:val="bottom"/>
          </w:tcPr>
          <w:p w14:paraId="0000017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0000017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4.41</w:t>
            </w:r>
          </w:p>
        </w:tc>
      </w:tr>
      <w:tr w:rsidR="00F1663E" w:rsidRPr="007F30A3" w14:paraId="4A9F0915"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7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SLi4</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7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76"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77"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7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2498</w:t>
            </w:r>
          </w:p>
        </w:tc>
        <w:tc>
          <w:tcPr>
            <w:tcW w:w="795" w:type="dxa"/>
            <w:tcMar>
              <w:top w:w="20" w:type="dxa"/>
              <w:left w:w="20" w:type="dxa"/>
              <w:bottom w:w="100" w:type="dxa"/>
              <w:right w:w="20" w:type="dxa"/>
            </w:tcMar>
            <w:vAlign w:val="bottom"/>
          </w:tcPr>
          <w:p w14:paraId="00000179"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506</w:t>
            </w:r>
          </w:p>
        </w:tc>
        <w:tc>
          <w:tcPr>
            <w:tcW w:w="930" w:type="dxa"/>
            <w:tcMar>
              <w:top w:w="20" w:type="dxa"/>
              <w:left w:w="20" w:type="dxa"/>
              <w:bottom w:w="100" w:type="dxa"/>
              <w:right w:w="20" w:type="dxa"/>
            </w:tcMar>
            <w:vAlign w:val="bottom"/>
          </w:tcPr>
          <w:p w14:paraId="0000017A"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2239</w:t>
            </w:r>
          </w:p>
        </w:tc>
        <w:tc>
          <w:tcPr>
            <w:tcW w:w="750" w:type="dxa"/>
            <w:tcMar>
              <w:top w:w="20" w:type="dxa"/>
              <w:left w:w="20" w:type="dxa"/>
              <w:bottom w:w="100" w:type="dxa"/>
              <w:right w:w="20" w:type="dxa"/>
            </w:tcMar>
            <w:vAlign w:val="bottom"/>
          </w:tcPr>
          <w:p w14:paraId="0000017B"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0000017C"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4.42</w:t>
            </w:r>
          </w:p>
        </w:tc>
      </w:tr>
      <w:tr w:rsidR="00F1663E" w:rsidRPr="007F30A3" w14:paraId="522C4178"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7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SLi5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7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000017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80"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8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2464</w:t>
            </w:r>
          </w:p>
        </w:tc>
        <w:tc>
          <w:tcPr>
            <w:tcW w:w="795" w:type="dxa"/>
            <w:tcMar>
              <w:top w:w="20" w:type="dxa"/>
              <w:left w:w="20" w:type="dxa"/>
              <w:bottom w:w="100" w:type="dxa"/>
              <w:right w:w="20" w:type="dxa"/>
            </w:tcMar>
            <w:vAlign w:val="bottom"/>
          </w:tcPr>
          <w:p w14:paraId="0000018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474</w:t>
            </w:r>
          </w:p>
        </w:tc>
        <w:tc>
          <w:tcPr>
            <w:tcW w:w="930" w:type="dxa"/>
            <w:tcMar>
              <w:top w:w="20" w:type="dxa"/>
              <w:left w:w="20" w:type="dxa"/>
              <w:bottom w:w="100" w:type="dxa"/>
              <w:right w:w="20" w:type="dxa"/>
            </w:tcMar>
            <w:vAlign w:val="bottom"/>
          </w:tcPr>
          <w:p w14:paraId="0000018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2196</w:t>
            </w:r>
          </w:p>
        </w:tc>
        <w:tc>
          <w:tcPr>
            <w:tcW w:w="750" w:type="dxa"/>
            <w:tcMar>
              <w:top w:w="20" w:type="dxa"/>
              <w:left w:w="20" w:type="dxa"/>
              <w:bottom w:w="100" w:type="dxa"/>
              <w:right w:w="20" w:type="dxa"/>
            </w:tcMar>
            <w:vAlign w:val="bottom"/>
          </w:tcPr>
          <w:p w14:paraId="0000018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2.95</w:t>
            </w:r>
          </w:p>
        </w:tc>
        <w:tc>
          <w:tcPr>
            <w:tcW w:w="765" w:type="dxa"/>
            <w:tcMar>
              <w:top w:w="20" w:type="dxa"/>
              <w:left w:w="20" w:type="dxa"/>
              <w:bottom w:w="100" w:type="dxa"/>
              <w:right w:w="20" w:type="dxa"/>
            </w:tcMar>
            <w:vAlign w:val="bottom"/>
          </w:tcPr>
          <w:p w14:paraId="0000018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4.53</w:t>
            </w:r>
          </w:p>
        </w:tc>
      </w:tr>
      <w:tr w:rsidR="00F1663E" w:rsidRPr="007F30A3" w14:paraId="06D88671" w14:textId="77777777">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0000186" w14:textId="77777777" w:rsidR="00F1663E" w:rsidRPr="007F30A3" w:rsidRDefault="00275014">
            <w:pPr>
              <w:spacing w:after="0" w:line="276" w:lineRule="auto"/>
              <w:jc w:val="center"/>
              <w:rPr>
                <w:rFonts w:ascii="Times New Roman" w:eastAsia="Arial" w:hAnsi="Times New Roman" w:cs="Times New Roman"/>
                <w:sz w:val="24"/>
                <w:szCs w:val="24"/>
              </w:rPr>
            </w:pPr>
            <w:r w:rsidRPr="007F30A3">
              <w:rPr>
                <w:rFonts w:ascii="Times New Roman" w:eastAsia="Arial" w:hAnsi="Times New Roman" w:cs="Times New Roman"/>
                <w:sz w:val="24"/>
                <w:szCs w:val="24"/>
              </w:rPr>
              <w:t>Multiple drivers</w:t>
            </w:r>
          </w:p>
        </w:tc>
      </w:tr>
      <w:tr w:rsidR="00F1663E" w:rsidRPr="007F30A3" w14:paraId="3BAA5B77"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8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MT20pH8.1Li0.18</w:t>
            </w:r>
          </w:p>
        </w:tc>
        <w:tc>
          <w:tcPr>
            <w:tcW w:w="765" w:type="dxa"/>
            <w:tcMar>
              <w:top w:w="0" w:type="dxa"/>
              <w:left w:w="100" w:type="dxa"/>
              <w:bottom w:w="0" w:type="dxa"/>
              <w:right w:w="100" w:type="dxa"/>
            </w:tcMar>
            <w:vAlign w:val="bottom"/>
          </w:tcPr>
          <w:p w14:paraId="00000190"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20.8</w:t>
            </w:r>
          </w:p>
        </w:tc>
        <w:tc>
          <w:tcPr>
            <w:tcW w:w="825" w:type="dxa"/>
            <w:tcMar>
              <w:top w:w="20" w:type="dxa"/>
              <w:left w:w="20" w:type="dxa"/>
              <w:bottom w:w="100" w:type="dxa"/>
              <w:right w:w="20" w:type="dxa"/>
            </w:tcMar>
            <w:vAlign w:val="bottom"/>
          </w:tcPr>
          <w:p w14:paraId="00000191"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92"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00000193"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2512</w:t>
            </w:r>
          </w:p>
        </w:tc>
        <w:tc>
          <w:tcPr>
            <w:tcW w:w="795" w:type="dxa"/>
            <w:tcMar>
              <w:top w:w="20" w:type="dxa"/>
              <w:left w:w="20" w:type="dxa"/>
              <w:bottom w:w="100" w:type="dxa"/>
              <w:right w:w="20" w:type="dxa"/>
            </w:tcMar>
            <w:vAlign w:val="bottom"/>
          </w:tcPr>
          <w:p w14:paraId="00000194"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533</w:t>
            </w:r>
          </w:p>
        </w:tc>
        <w:tc>
          <w:tcPr>
            <w:tcW w:w="930" w:type="dxa"/>
            <w:tcMar>
              <w:top w:w="20" w:type="dxa"/>
              <w:left w:w="20" w:type="dxa"/>
              <w:bottom w:w="100" w:type="dxa"/>
              <w:right w:w="20" w:type="dxa"/>
            </w:tcMar>
            <w:vAlign w:val="bottom"/>
          </w:tcPr>
          <w:p w14:paraId="00000195"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2256</w:t>
            </w:r>
          </w:p>
        </w:tc>
        <w:tc>
          <w:tcPr>
            <w:tcW w:w="750" w:type="dxa"/>
            <w:tcMar>
              <w:top w:w="20" w:type="dxa"/>
              <w:left w:w="20" w:type="dxa"/>
              <w:bottom w:w="100" w:type="dxa"/>
              <w:right w:w="20" w:type="dxa"/>
            </w:tcMar>
            <w:vAlign w:val="bottom"/>
          </w:tcPr>
          <w:p w14:paraId="00000196"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00000197"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4.40</w:t>
            </w:r>
          </w:p>
        </w:tc>
      </w:tr>
      <w:tr w:rsidR="00F1663E" w:rsidRPr="007F30A3" w14:paraId="1183C9D6"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9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MT20pH7.7Li0.18</w:t>
            </w:r>
          </w:p>
        </w:tc>
        <w:tc>
          <w:tcPr>
            <w:tcW w:w="765" w:type="dxa"/>
            <w:tcMar>
              <w:top w:w="0" w:type="dxa"/>
              <w:left w:w="100" w:type="dxa"/>
              <w:bottom w:w="0" w:type="dxa"/>
              <w:right w:w="100" w:type="dxa"/>
            </w:tcMar>
            <w:vAlign w:val="bottom"/>
          </w:tcPr>
          <w:p w14:paraId="00000199"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0000019A"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9B"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0.19</w:t>
            </w:r>
          </w:p>
        </w:tc>
        <w:tc>
          <w:tcPr>
            <w:tcW w:w="885" w:type="dxa"/>
            <w:tcMar>
              <w:top w:w="20" w:type="dxa"/>
              <w:left w:w="20" w:type="dxa"/>
              <w:bottom w:w="100" w:type="dxa"/>
              <w:right w:w="20" w:type="dxa"/>
            </w:tcMar>
            <w:vAlign w:val="bottom"/>
          </w:tcPr>
          <w:p w14:paraId="0000019C"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2497</w:t>
            </w:r>
          </w:p>
        </w:tc>
        <w:tc>
          <w:tcPr>
            <w:tcW w:w="795" w:type="dxa"/>
            <w:tcMar>
              <w:top w:w="20" w:type="dxa"/>
              <w:left w:w="20" w:type="dxa"/>
              <w:bottom w:w="100" w:type="dxa"/>
              <w:right w:w="20" w:type="dxa"/>
            </w:tcMar>
            <w:vAlign w:val="bottom"/>
          </w:tcPr>
          <w:p w14:paraId="0000019D"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1149</w:t>
            </w:r>
          </w:p>
        </w:tc>
        <w:tc>
          <w:tcPr>
            <w:tcW w:w="930" w:type="dxa"/>
            <w:tcMar>
              <w:top w:w="20" w:type="dxa"/>
              <w:left w:w="20" w:type="dxa"/>
              <w:bottom w:w="100" w:type="dxa"/>
              <w:right w:w="20" w:type="dxa"/>
            </w:tcMar>
            <w:vAlign w:val="bottom"/>
          </w:tcPr>
          <w:p w14:paraId="0000019E"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2383</w:t>
            </w:r>
          </w:p>
        </w:tc>
        <w:tc>
          <w:tcPr>
            <w:tcW w:w="750" w:type="dxa"/>
            <w:tcMar>
              <w:top w:w="20" w:type="dxa"/>
              <w:left w:w="20" w:type="dxa"/>
              <w:bottom w:w="100" w:type="dxa"/>
              <w:right w:w="20" w:type="dxa"/>
            </w:tcMar>
            <w:vAlign w:val="bottom"/>
          </w:tcPr>
          <w:p w14:paraId="0000019F"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1.58</w:t>
            </w:r>
          </w:p>
        </w:tc>
        <w:tc>
          <w:tcPr>
            <w:tcW w:w="765" w:type="dxa"/>
            <w:tcMar>
              <w:top w:w="20" w:type="dxa"/>
              <w:left w:w="20" w:type="dxa"/>
              <w:bottom w:w="100" w:type="dxa"/>
              <w:right w:w="20" w:type="dxa"/>
            </w:tcMar>
            <w:vAlign w:val="bottom"/>
          </w:tcPr>
          <w:p w14:paraId="000001A0"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2.42</w:t>
            </w:r>
          </w:p>
        </w:tc>
      </w:tr>
      <w:tr w:rsidR="00F1663E" w:rsidRPr="007F30A3" w14:paraId="07E2D5E9"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A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MT20pH8.1Li7</w:t>
            </w:r>
          </w:p>
        </w:tc>
        <w:tc>
          <w:tcPr>
            <w:tcW w:w="765" w:type="dxa"/>
            <w:tcMar>
              <w:top w:w="0" w:type="dxa"/>
              <w:left w:w="100" w:type="dxa"/>
              <w:bottom w:w="0" w:type="dxa"/>
              <w:right w:w="100" w:type="dxa"/>
            </w:tcMar>
            <w:vAlign w:val="bottom"/>
          </w:tcPr>
          <w:p w14:paraId="000001A2"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000001A3"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A4"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000001A5"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2482</w:t>
            </w:r>
          </w:p>
        </w:tc>
        <w:tc>
          <w:tcPr>
            <w:tcW w:w="795" w:type="dxa"/>
            <w:tcMar>
              <w:top w:w="20" w:type="dxa"/>
              <w:left w:w="20" w:type="dxa"/>
              <w:bottom w:w="100" w:type="dxa"/>
              <w:right w:w="20" w:type="dxa"/>
            </w:tcMar>
            <w:vAlign w:val="bottom"/>
          </w:tcPr>
          <w:p w14:paraId="000001A6"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523</w:t>
            </w:r>
          </w:p>
        </w:tc>
        <w:tc>
          <w:tcPr>
            <w:tcW w:w="930" w:type="dxa"/>
            <w:tcMar>
              <w:top w:w="20" w:type="dxa"/>
              <w:left w:w="20" w:type="dxa"/>
              <w:bottom w:w="100" w:type="dxa"/>
              <w:right w:w="20" w:type="dxa"/>
            </w:tcMar>
            <w:vAlign w:val="bottom"/>
          </w:tcPr>
          <w:p w14:paraId="000001A7"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2229</w:t>
            </w:r>
          </w:p>
        </w:tc>
        <w:tc>
          <w:tcPr>
            <w:tcW w:w="750" w:type="dxa"/>
            <w:tcMar>
              <w:top w:w="20" w:type="dxa"/>
              <w:left w:w="20" w:type="dxa"/>
              <w:bottom w:w="100" w:type="dxa"/>
              <w:right w:w="20" w:type="dxa"/>
            </w:tcMar>
            <w:vAlign w:val="bottom"/>
          </w:tcPr>
          <w:p w14:paraId="000001A8"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2.83</w:t>
            </w:r>
          </w:p>
        </w:tc>
        <w:tc>
          <w:tcPr>
            <w:tcW w:w="765" w:type="dxa"/>
            <w:tcMar>
              <w:top w:w="20" w:type="dxa"/>
              <w:left w:w="20" w:type="dxa"/>
              <w:bottom w:w="100" w:type="dxa"/>
              <w:right w:w="20" w:type="dxa"/>
            </w:tcMar>
            <w:vAlign w:val="bottom"/>
          </w:tcPr>
          <w:p w14:paraId="000001A9"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4.33</w:t>
            </w:r>
          </w:p>
        </w:tc>
      </w:tr>
      <w:tr w:rsidR="00F1663E" w:rsidRPr="007F30A3" w14:paraId="243503D8"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AA"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MT20pH7.7Li7</w:t>
            </w:r>
          </w:p>
        </w:tc>
        <w:tc>
          <w:tcPr>
            <w:tcW w:w="765" w:type="dxa"/>
            <w:tcMar>
              <w:top w:w="0" w:type="dxa"/>
              <w:left w:w="100" w:type="dxa"/>
              <w:bottom w:w="0" w:type="dxa"/>
              <w:right w:w="100" w:type="dxa"/>
            </w:tcMar>
            <w:vAlign w:val="bottom"/>
          </w:tcPr>
          <w:p w14:paraId="000001AB"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20.7</w:t>
            </w:r>
          </w:p>
        </w:tc>
        <w:tc>
          <w:tcPr>
            <w:tcW w:w="825" w:type="dxa"/>
            <w:tcMar>
              <w:top w:w="20" w:type="dxa"/>
              <w:left w:w="20" w:type="dxa"/>
              <w:bottom w:w="100" w:type="dxa"/>
              <w:right w:w="20" w:type="dxa"/>
            </w:tcMar>
            <w:vAlign w:val="bottom"/>
          </w:tcPr>
          <w:p w14:paraId="000001AC"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AD"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000001AE"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2471</w:t>
            </w:r>
          </w:p>
        </w:tc>
        <w:tc>
          <w:tcPr>
            <w:tcW w:w="795" w:type="dxa"/>
            <w:tcMar>
              <w:top w:w="20" w:type="dxa"/>
              <w:left w:w="20" w:type="dxa"/>
              <w:bottom w:w="100" w:type="dxa"/>
              <w:right w:w="20" w:type="dxa"/>
            </w:tcMar>
            <w:vAlign w:val="bottom"/>
          </w:tcPr>
          <w:p w14:paraId="000001AF"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1091</w:t>
            </w:r>
          </w:p>
        </w:tc>
        <w:tc>
          <w:tcPr>
            <w:tcW w:w="930" w:type="dxa"/>
            <w:tcMar>
              <w:top w:w="20" w:type="dxa"/>
              <w:left w:w="20" w:type="dxa"/>
              <w:bottom w:w="100" w:type="dxa"/>
              <w:right w:w="20" w:type="dxa"/>
            </w:tcMar>
            <w:vAlign w:val="bottom"/>
          </w:tcPr>
          <w:p w14:paraId="000001B0"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2350</w:t>
            </w:r>
          </w:p>
        </w:tc>
        <w:tc>
          <w:tcPr>
            <w:tcW w:w="750" w:type="dxa"/>
            <w:tcMar>
              <w:top w:w="20" w:type="dxa"/>
              <w:left w:w="20" w:type="dxa"/>
              <w:bottom w:w="100" w:type="dxa"/>
              <w:right w:w="20" w:type="dxa"/>
            </w:tcMar>
            <w:vAlign w:val="bottom"/>
          </w:tcPr>
          <w:p w14:paraId="000001B1"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1.62</w:t>
            </w:r>
          </w:p>
        </w:tc>
        <w:tc>
          <w:tcPr>
            <w:tcW w:w="765" w:type="dxa"/>
            <w:tcMar>
              <w:top w:w="20" w:type="dxa"/>
              <w:left w:w="20" w:type="dxa"/>
              <w:bottom w:w="100" w:type="dxa"/>
              <w:right w:w="20" w:type="dxa"/>
            </w:tcMar>
            <w:vAlign w:val="bottom"/>
          </w:tcPr>
          <w:p w14:paraId="000001B2"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2.48</w:t>
            </w:r>
          </w:p>
        </w:tc>
      </w:tr>
      <w:tr w:rsidR="00F1663E" w:rsidRPr="007F30A3" w14:paraId="20E131CA"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B3"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MT24pH8.1Li0.18</w:t>
            </w:r>
          </w:p>
        </w:tc>
        <w:tc>
          <w:tcPr>
            <w:tcW w:w="765" w:type="dxa"/>
            <w:tcMar>
              <w:top w:w="0" w:type="dxa"/>
              <w:left w:w="100" w:type="dxa"/>
              <w:bottom w:w="0" w:type="dxa"/>
              <w:right w:w="100" w:type="dxa"/>
            </w:tcMar>
            <w:vAlign w:val="bottom"/>
          </w:tcPr>
          <w:p w14:paraId="000001B4"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000001B5"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B6"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000001B7"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2496</w:t>
            </w:r>
          </w:p>
        </w:tc>
        <w:tc>
          <w:tcPr>
            <w:tcW w:w="795" w:type="dxa"/>
            <w:tcMar>
              <w:top w:w="20" w:type="dxa"/>
              <w:left w:w="20" w:type="dxa"/>
              <w:bottom w:w="100" w:type="dxa"/>
              <w:right w:w="20" w:type="dxa"/>
            </w:tcMar>
            <w:vAlign w:val="bottom"/>
          </w:tcPr>
          <w:p w14:paraId="000001B8"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528</w:t>
            </w:r>
          </w:p>
        </w:tc>
        <w:tc>
          <w:tcPr>
            <w:tcW w:w="930" w:type="dxa"/>
            <w:tcMar>
              <w:top w:w="20" w:type="dxa"/>
              <w:left w:w="20" w:type="dxa"/>
              <w:bottom w:w="100" w:type="dxa"/>
              <w:right w:w="20" w:type="dxa"/>
            </w:tcMar>
            <w:vAlign w:val="bottom"/>
          </w:tcPr>
          <w:p w14:paraId="000001B9"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2201</w:t>
            </w:r>
          </w:p>
        </w:tc>
        <w:tc>
          <w:tcPr>
            <w:tcW w:w="750" w:type="dxa"/>
            <w:tcMar>
              <w:top w:w="20" w:type="dxa"/>
              <w:left w:w="20" w:type="dxa"/>
              <w:bottom w:w="100" w:type="dxa"/>
              <w:right w:w="20" w:type="dxa"/>
            </w:tcMar>
            <w:vAlign w:val="bottom"/>
          </w:tcPr>
          <w:p w14:paraId="000001BA"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3.34</w:t>
            </w:r>
          </w:p>
        </w:tc>
        <w:tc>
          <w:tcPr>
            <w:tcW w:w="765" w:type="dxa"/>
            <w:tcMar>
              <w:top w:w="20" w:type="dxa"/>
              <w:left w:w="20" w:type="dxa"/>
              <w:bottom w:w="100" w:type="dxa"/>
              <w:right w:w="20" w:type="dxa"/>
            </w:tcMar>
            <w:vAlign w:val="bottom"/>
          </w:tcPr>
          <w:p w14:paraId="000001BB"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5.04</w:t>
            </w:r>
          </w:p>
        </w:tc>
      </w:tr>
      <w:tr w:rsidR="00F1663E" w:rsidRPr="007F30A3" w14:paraId="7A3FCE52"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BC"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MT24pH7.7Li0.18</w:t>
            </w:r>
          </w:p>
        </w:tc>
        <w:tc>
          <w:tcPr>
            <w:tcW w:w="765" w:type="dxa"/>
            <w:tcMar>
              <w:top w:w="0" w:type="dxa"/>
              <w:left w:w="100" w:type="dxa"/>
              <w:bottom w:w="0" w:type="dxa"/>
              <w:right w:w="100" w:type="dxa"/>
            </w:tcMar>
            <w:vAlign w:val="bottom"/>
          </w:tcPr>
          <w:p w14:paraId="000001BD"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000001BE"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BF"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000001C0"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2505</w:t>
            </w:r>
          </w:p>
        </w:tc>
        <w:tc>
          <w:tcPr>
            <w:tcW w:w="795" w:type="dxa"/>
            <w:tcMar>
              <w:top w:w="20" w:type="dxa"/>
              <w:left w:w="20" w:type="dxa"/>
              <w:bottom w:w="100" w:type="dxa"/>
              <w:right w:w="20" w:type="dxa"/>
            </w:tcMar>
            <w:vAlign w:val="bottom"/>
          </w:tcPr>
          <w:p w14:paraId="000001C1"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935</w:t>
            </w:r>
          </w:p>
        </w:tc>
        <w:tc>
          <w:tcPr>
            <w:tcW w:w="930" w:type="dxa"/>
            <w:tcMar>
              <w:top w:w="20" w:type="dxa"/>
              <w:left w:w="20" w:type="dxa"/>
              <w:bottom w:w="100" w:type="dxa"/>
              <w:right w:w="20" w:type="dxa"/>
            </w:tcMar>
            <w:vAlign w:val="bottom"/>
          </w:tcPr>
          <w:p w14:paraId="000001C2"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2323</w:t>
            </w:r>
          </w:p>
        </w:tc>
        <w:tc>
          <w:tcPr>
            <w:tcW w:w="750" w:type="dxa"/>
            <w:tcMar>
              <w:top w:w="20" w:type="dxa"/>
              <w:left w:w="20" w:type="dxa"/>
              <w:bottom w:w="100" w:type="dxa"/>
              <w:right w:w="20" w:type="dxa"/>
            </w:tcMar>
            <w:vAlign w:val="bottom"/>
          </w:tcPr>
          <w:p w14:paraId="000001C3"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2.24</w:t>
            </w:r>
          </w:p>
        </w:tc>
        <w:tc>
          <w:tcPr>
            <w:tcW w:w="765" w:type="dxa"/>
            <w:tcMar>
              <w:top w:w="20" w:type="dxa"/>
              <w:left w:w="20" w:type="dxa"/>
              <w:bottom w:w="100" w:type="dxa"/>
              <w:right w:w="20" w:type="dxa"/>
            </w:tcMar>
            <w:vAlign w:val="bottom"/>
          </w:tcPr>
          <w:p w14:paraId="000001C4"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3.39</w:t>
            </w:r>
          </w:p>
        </w:tc>
      </w:tr>
      <w:tr w:rsidR="00F1663E" w:rsidRPr="007F30A3" w14:paraId="7CDB2BFA"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C5"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MT24pH8.1Li7</w:t>
            </w:r>
          </w:p>
        </w:tc>
        <w:tc>
          <w:tcPr>
            <w:tcW w:w="765" w:type="dxa"/>
            <w:tcMar>
              <w:top w:w="0" w:type="dxa"/>
              <w:left w:w="100" w:type="dxa"/>
              <w:bottom w:w="0" w:type="dxa"/>
              <w:right w:w="100" w:type="dxa"/>
            </w:tcMar>
            <w:vAlign w:val="bottom"/>
          </w:tcPr>
          <w:p w14:paraId="000001C6"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25.4</w:t>
            </w:r>
          </w:p>
        </w:tc>
        <w:tc>
          <w:tcPr>
            <w:tcW w:w="825" w:type="dxa"/>
            <w:tcMar>
              <w:top w:w="20" w:type="dxa"/>
              <w:left w:w="20" w:type="dxa"/>
              <w:bottom w:w="100" w:type="dxa"/>
              <w:right w:w="20" w:type="dxa"/>
            </w:tcMar>
            <w:vAlign w:val="bottom"/>
          </w:tcPr>
          <w:p w14:paraId="000001C7"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C8"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w:t>
            </w:r>
          </w:p>
        </w:tc>
        <w:tc>
          <w:tcPr>
            <w:tcW w:w="885" w:type="dxa"/>
            <w:tcMar>
              <w:top w:w="20" w:type="dxa"/>
              <w:left w:w="20" w:type="dxa"/>
              <w:bottom w:w="100" w:type="dxa"/>
              <w:right w:w="20" w:type="dxa"/>
            </w:tcMar>
            <w:vAlign w:val="bottom"/>
          </w:tcPr>
          <w:p w14:paraId="000001C9"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2493</w:t>
            </w:r>
          </w:p>
        </w:tc>
        <w:tc>
          <w:tcPr>
            <w:tcW w:w="795" w:type="dxa"/>
            <w:tcMar>
              <w:top w:w="20" w:type="dxa"/>
              <w:left w:w="20" w:type="dxa"/>
              <w:bottom w:w="100" w:type="dxa"/>
              <w:right w:w="20" w:type="dxa"/>
            </w:tcMar>
            <w:vAlign w:val="bottom"/>
          </w:tcPr>
          <w:p w14:paraId="000001CA"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516</w:t>
            </w:r>
          </w:p>
        </w:tc>
        <w:tc>
          <w:tcPr>
            <w:tcW w:w="930" w:type="dxa"/>
            <w:tcMar>
              <w:top w:w="20" w:type="dxa"/>
              <w:left w:w="20" w:type="dxa"/>
              <w:bottom w:w="100" w:type="dxa"/>
              <w:right w:w="20" w:type="dxa"/>
            </w:tcMar>
            <w:vAlign w:val="bottom"/>
          </w:tcPr>
          <w:p w14:paraId="000001CB"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2194</w:t>
            </w:r>
          </w:p>
        </w:tc>
        <w:tc>
          <w:tcPr>
            <w:tcW w:w="750" w:type="dxa"/>
            <w:tcMar>
              <w:top w:w="20" w:type="dxa"/>
              <w:left w:w="20" w:type="dxa"/>
              <w:bottom w:w="100" w:type="dxa"/>
              <w:right w:w="20" w:type="dxa"/>
            </w:tcMar>
            <w:vAlign w:val="bottom"/>
          </w:tcPr>
          <w:p w14:paraId="000001CC"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3.37</w:t>
            </w:r>
          </w:p>
        </w:tc>
        <w:tc>
          <w:tcPr>
            <w:tcW w:w="765" w:type="dxa"/>
            <w:tcMar>
              <w:top w:w="20" w:type="dxa"/>
              <w:left w:w="20" w:type="dxa"/>
              <w:bottom w:w="100" w:type="dxa"/>
              <w:right w:w="20" w:type="dxa"/>
            </w:tcMar>
            <w:vAlign w:val="bottom"/>
          </w:tcPr>
          <w:p w14:paraId="000001CD"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5.09</w:t>
            </w:r>
          </w:p>
        </w:tc>
      </w:tr>
      <w:tr w:rsidR="00F1663E" w:rsidRPr="007F30A3" w14:paraId="7F331053" w14:textId="77777777">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CE"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MT24pH7.7Li7</w:t>
            </w:r>
          </w:p>
        </w:tc>
        <w:tc>
          <w:tcPr>
            <w:tcW w:w="765" w:type="dxa"/>
            <w:tcMar>
              <w:top w:w="0" w:type="dxa"/>
              <w:left w:w="100" w:type="dxa"/>
              <w:bottom w:w="0" w:type="dxa"/>
              <w:right w:w="100" w:type="dxa"/>
            </w:tcMar>
            <w:vAlign w:val="bottom"/>
          </w:tcPr>
          <w:p w14:paraId="000001CF"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25.6</w:t>
            </w:r>
          </w:p>
        </w:tc>
        <w:tc>
          <w:tcPr>
            <w:tcW w:w="825" w:type="dxa"/>
            <w:tcMar>
              <w:top w:w="20" w:type="dxa"/>
              <w:left w:w="20" w:type="dxa"/>
              <w:bottom w:w="100" w:type="dxa"/>
              <w:right w:w="20" w:type="dxa"/>
            </w:tcMar>
            <w:vAlign w:val="bottom"/>
          </w:tcPr>
          <w:p w14:paraId="000001D0"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0001D1" w14:textId="77777777" w:rsidR="00F1663E" w:rsidRPr="007F30A3" w:rsidRDefault="00275014">
            <w:pPr>
              <w:spacing w:after="0"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000001D2"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2500</w:t>
            </w:r>
          </w:p>
        </w:tc>
        <w:tc>
          <w:tcPr>
            <w:tcW w:w="795" w:type="dxa"/>
            <w:tcMar>
              <w:top w:w="20" w:type="dxa"/>
              <w:left w:w="20" w:type="dxa"/>
              <w:bottom w:w="100" w:type="dxa"/>
              <w:right w:w="20" w:type="dxa"/>
            </w:tcMar>
            <w:vAlign w:val="bottom"/>
          </w:tcPr>
          <w:p w14:paraId="000001D3"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934</w:t>
            </w:r>
          </w:p>
        </w:tc>
        <w:tc>
          <w:tcPr>
            <w:tcW w:w="930" w:type="dxa"/>
            <w:tcMar>
              <w:top w:w="20" w:type="dxa"/>
              <w:left w:w="20" w:type="dxa"/>
              <w:bottom w:w="100" w:type="dxa"/>
              <w:right w:w="20" w:type="dxa"/>
            </w:tcMar>
            <w:vAlign w:val="bottom"/>
          </w:tcPr>
          <w:p w14:paraId="000001D4"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2318</w:t>
            </w:r>
          </w:p>
        </w:tc>
        <w:tc>
          <w:tcPr>
            <w:tcW w:w="750" w:type="dxa"/>
            <w:tcMar>
              <w:top w:w="20" w:type="dxa"/>
              <w:left w:w="20" w:type="dxa"/>
              <w:bottom w:w="100" w:type="dxa"/>
              <w:right w:w="20" w:type="dxa"/>
            </w:tcMar>
            <w:vAlign w:val="bottom"/>
          </w:tcPr>
          <w:p w14:paraId="000001D5"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2.25</w:t>
            </w:r>
          </w:p>
        </w:tc>
        <w:tc>
          <w:tcPr>
            <w:tcW w:w="765" w:type="dxa"/>
            <w:tcMar>
              <w:top w:w="20" w:type="dxa"/>
              <w:left w:w="20" w:type="dxa"/>
              <w:bottom w:w="100" w:type="dxa"/>
              <w:right w:w="20" w:type="dxa"/>
            </w:tcMar>
            <w:vAlign w:val="bottom"/>
          </w:tcPr>
          <w:p w14:paraId="000001D6" w14:textId="77777777" w:rsidR="00F1663E" w:rsidRPr="007F30A3" w:rsidRDefault="00275014">
            <w:pPr>
              <w:spacing w:after="0" w:line="276" w:lineRule="auto"/>
              <w:jc w:val="right"/>
              <w:rPr>
                <w:rFonts w:ascii="Times New Roman" w:eastAsia="Arial" w:hAnsi="Times New Roman" w:cs="Times New Roman"/>
                <w:sz w:val="24"/>
                <w:szCs w:val="24"/>
              </w:rPr>
            </w:pPr>
            <w:r w:rsidRPr="007F30A3">
              <w:rPr>
                <w:rFonts w:ascii="Times New Roman" w:eastAsia="Arial" w:hAnsi="Times New Roman" w:cs="Times New Roman"/>
                <w:sz w:val="24"/>
                <w:szCs w:val="24"/>
              </w:rPr>
              <w:t>3.39</w:t>
            </w:r>
          </w:p>
        </w:tc>
      </w:tr>
    </w:tbl>
    <w:p w14:paraId="000001D7" w14:textId="77777777" w:rsidR="00F1663E" w:rsidRPr="007F30A3" w:rsidRDefault="00F1663E">
      <w:pPr>
        <w:spacing w:after="0" w:line="276" w:lineRule="auto"/>
        <w:jc w:val="both"/>
        <w:rPr>
          <w:rFonts w:ascii="Times New Roman" w:eastAsia="Arial" w:hAnsi="Times New Roman" w:cs="Times New Roman"/>
          <w:sz w:val="24"/>
          <w:szCs w:val="24"/>
        </w:rPr>
      </w:pPr>
    </w:p>
    <w:p w14:paraId="000001DA" w14:textId="77777777" w:rsidR="00F1663E" w:rsidRPr="007F30A3" w:rsidRDefault="00000000">
      <w:pPr>
        <w:spacing w:line="256" w:lineRule="auto"/>
        <w:jc w:val="both"/>
        <w:rPr>
          <w:rFonts w:ascii="Times New Roman" w:eastAsia="Arial" w:hAnsi="Times New Roman" w:cs="Times New Roman"/>
          <w:sz w:val="24"/>
          <w:szCs w:val="24"/>
        </w:rPr>
      </w:pPr>
      <w:sdt>
        <w:sdtPr>
          <w:rPr>
            <w:rFonts w:ascii="Times New Roman" w:hAnsi="Times New Roman" w:cs="Times New Roman"/>
          </w:rPr>
          <w:tag w:val="goog_rdk_47"/>
          <w:id w:val="1963258817"/>
        </w:sdtPr>
        <w:sdtContent>
          <w:commentRangeStart w:id="99"/>
        </w:sdtContent>
      </w:sdt>
      <w:r w:rsidR="00275014" w:rsidRPr="007F30A3">
        <w:rPr>
          <w:rFonts w:ascii="Times New Roman" w:eastAsia="Arial" w:hAnsi="Times New Roman" w:cs="Times New Roman"/>
          <w:sz w:val="24"/>
          <w:szCs w:val="24"/>
        </w:rPr>
        <w:t>There</w:t>
      </w:r>
      <w:commentRangeEnd w:id="99"/>
      <w:r w:rsidR="00275014" w:rsidRPr="007F30A3">
        <w:rPr>
          <w:rStyle w:val="CommentReference"/>
          <w:rFonts w:ascii="Times New Roman" w:eastAsia="Arial" w:hAnsi="Times New Roman" w:cs="Times New Roman"/>
          <w:sz w:val="24"/>
          <w:szCs w:val="24"/>
        </w:rPr>
        <w:commentReference w:id="99"/>
      </w:r>
      <w:r w:rsidR="00275014" w:rsidRPr="007F30A3">
        <w:rPr>
          <w:rFonts w:ascii="Times New Roman" w:eastAsia="Arial" w:hAnsi="Times New Roman" w:cs="Times New Roman"/>
          <w:sz w:val="24"/>
          <w:szCs w:val="24"/>
        </w:rPr>
        <w:t xml:space="preserve"> was consistency between the single and multiple driver experiments when comparing corresponding treatment levels in the experiments. Growth rate was the only one of the endpoints affected by the treatments and overall had similar values between those treatments that were identical between the two experiments. The only difference detected between the two experiments was when comparing the lithium 7 ppm treatments </w:t>
      </w:r>
      <w:r w:rsidR="00275014" w:rsidRPr="007F30A3">
        <w:rPr>
          <w:rFonts w:ascii="Times New Roman" w:eastAsia="Arial" w:hAnsi="Times New Roman" w:cs="Times New Roman"/>
          <w:sz w:val="24"/>
          <w:szCs w:val="24"/>
        </w:rPr>
        <w:lastRenderedPageBreak/>
        <w:t xml:space="preserve">using a two-sample t-test (t(26)=-2.81, p=0.009), where the single driver experiment had a higher growth rate (mean=74.8 um/day, SD=2.8) than the multi driver experiment (mean=68.6 um/day, SD=6.6). </w:t>
      </w:r>
    </w:p>
    <w:p w14:paraId="000001DB" w14:textId="77777777" w:rsidR="00F1663E" w:rsidRPr="007F30A3" w:rsidRDefault="00F1663E">
      <w:pPr>
        <w:spacing w:line="276" w:lineRule="auto"/>
        <w:jc w:val="both"/>
        <w:rPr>
          <w:rFonts w:ascii="Times New Roman" w:eastAsia="Arial" w:hAnsi="Times New Roman" w:cs="Times New Roman"/>
          <w:sz w:val="24"/>
          <w:szCs w:val="24"/>
        </w:rPr>
      </w:pPr>
    </w:p>
    <w:p w14:paraId="000001DC"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Although second degree polynomial models fitted to each drivers’ growth rate data fit best of all models tested and were significant for all drivers, temperature was the clearest curve and the best fit (Fig. 1a-c, Table SX). The curve was clearly bell-shaped and the selected polynomial model gave a good fit (adj. R</w:t>
      </w:r>
      <w:r w:rsidRPr="007F30A3">
        <w:rPr>
          <w:rFonts w:ascii="Times New Roman" w:eastAsia="Arial" w:hAnsi="Times New Roman" w:cs="Times New Roman"/>
          <w:sz w:val="24"/>
          <w:szCs w:val="24"/>
          <w:vertAlign w:val="superscript"/>
        </w:rPr>
        <w:t xml:space="preserve">2 </w:t>
      </w:r>
      <w:r w:rsidRPr="007F30A3">
        <w:rPr>
          <w:rFonts w:ascii="Times New Roman" w:eastAsia="Arial" w:hAnsi="Times New Roman" w:cs="Times New Roman"/>
          <w:sz w:val="24"/>
          <w:szCs w:val="24"/>
        </w:rPr>
        <w:t>= 0.70, F</w:t>
      </w:r>
      <w:r w:rsidRPr="007F30A3">
        <w:rPr>
          <w:rFonts w:ascii="Times New Roman" w:eastAsia="Arial" w:hAnsi="Times New Roman" w:cs="Times New Roman"/>
          <w:sz w:val="24"/>
          <w:szCs w:val="24"/>
          <w:vertAlign w:val="subscript"/>
        </w:rPr>
        <w:t>(2, 54)</w:t>
      </w:r>
      <w:r w:rsidRPr="007F30A3">
        <w:rPr>
          <w:rFonts w:ascii="Times New Roman" w:eastAsia="Arial" w:hAnsi="Times New Roman" w:cs="Times New Roman"/>
          <w:sz w:val="24"/>
          <w:szCs w:val="24"/>
        </w:rPr>
        <w:t>= 66.82, p&lt;0.05) and a tight confidence interval. Low density was observed at the highest temperature treatment only (30°C, Table S2). A second degree polynomial model and GAM had comparable fits for the growth rate data from the pH treatments, but the polynomial was chosen with parsimony in mind. This polynomial model fit to the pH treatments’ data provided a lower fit and wider confidence interval than the model for temperature (adj. R</w:t>
      </w:r>
      <w:r w:rsidRPr="007F30A3">
        <w:rPr>
          <w:rFonts w:ascii="Times New Roman" w:eastAsia="Arial" w:hAnsi="Times New Roman" w:cs="Times New Roman"/>
          <w:sz w:val="24"/>
          <w:szCs w:val="24"/>
          <w:vertAlign w:val="superscript"/>
        </w:rPr>
        <w:t>2</w:t>
      </w:r>
      <w:r w:rsidRPr="007F30A3">
        <w:rPr>
          <w:rFonts w:ascii="Times New Roman" w:eastAsia="Arial" w:hAnsi="Times New Roman" w:cs="Times New Roman"/>
          <w:sz w:val="24"/>
          <w:szCs w:val="24"/>
        </w:rPr>
        <w:t>: 0.36, F(</w:t>
      </w:r>
      <w:r w:rsidRPr="007F30A3">
        <w:rPr>
          <w:rFonts w:ascii="Times New Roman" w:eastAsia="Arial" w:hAnsi="Times New Roman" w:cs="Times New Roman"/>
          <w:sz w:val="24"/>
          <w:szCs w:val="24"/>
          <w:vertAlign w:val="subscript"/>
        </w:rPr>
        <w:t>2, 49</w:t>
      </w:r>
      <w:r w:rsidRPr="007F30A3">
        <w:rPr>
          <w:rFonts w:ascii="Times New Roman" w:eastAsia="Arial" w:hAnsi="Times New Roman" w:cs="Times New Roman"/>
          <w:sz w:val="24"/>
          <w:szCs w:val="24"/>
        </w:rPr>
        <w:t>)=15.68  p=5.837e-06), while the models fitted to the lithium data had the poorest fit, the best of them also being a polynomial model (adj. R</w:t>
      </w:r>
      <w:r w:rsidRPr="007F30A3">
        <w:rPr>
          <w:rFonts w:ascii="Times New Roman" w:eastAsia="Arial" w:hAnsi="Times New Roman" w:cs="Times New Roman"/>
          <w:sz w:val="24"/>
          <w:szCs w:val="24"/>
          <w:vertAlign w:val="superscript"/>
        </w:rPr>
        <w:t>2</w:t>
      </w:r>
      <w:r w:rsidRPr="007F30A3">
        <w:rPr>
          <w:rFonts w:ascii="Times New Roman" w:eastAsia="Arial" w:hAnsi="Times New Roman" w:cs="Times New Roman"/>
          <w:sz w:val="24"/>
          <w:szCs w:val="24"/>
        </w:rPr>
        <w:t>: 0.30, F(</w:t>
      </w:r>
      <w:r w:rsidRPr="007F30A3">
        <w:rPr>
          <w:rFonts w:ascii="Times New Roman" w:eastAsia="Arial" w:hAnsi="Times New Roman" w:cs="Times New Roman"/>
          <w:sz w:val="24"/>
          <w:szCs w:val="24"/>
          <w:vertAlign w:val="subscript"/>
        </w:rPr>
        <w:t>2,78</w:t>
      </w:r>
      <w:r w:rsidRPr="007F30A3">
        <w:rPr>
          <w:rFonts w:ascii="Times New Roman" w:eastAsia="Arial" w:hAnsi="Times New Roman" w:cs="Times New Roman"/>
          <w:sz w:val="24"/>
          <w:szCs w:val="24"/>
        </w:rPr>
        <w:t>)=17.99, p=</w:t>
      </w:r>
      <w:r w:rsidRPr="007F30A3">
        <w:rPr>
          <w:rFonts w:ascii="Times New Roman" w:eastAsia="Arial" w:hAnsi="Times New Roman" w:cs="Times New Roman"/>
          <w:sz w:val="24"/>
          <w:szCs w:val="24"/>
          <w:highlight w:val="white"/>
        </w:rPr>
        <w:t>3.771e-07</w:t>
      </w:r>
      <w:r w:rsidRPr="007F30A3">
        <w:rPr>
          <w:rFonts w:ascii="Times New Roman" w:eastAsia="Arial" w:hAnsi="Times New Roman" w:cs="Times New Roman"/>
          <w:sz w:val="24"/>
          <w:szCs w:val="24"/>
        </w:rPr>
        <w:t>), although the second degree component was not significant. Adding data from the MS experiment ambient treatments and MS treatments where only one driver was being manipulated did not improve the fit of any of the models.</w:t>
      </w:r>
    </w:p>
    <w:p w14:paraId="000001DD" w14:textId="77777777" w:rsidR="00F1663E" w:rsidRPr="007F30A3" w:rsidRDefault="00F1663E">
      <w:pPr>
        <w:jc w:val="both"/>
        <w:rPr>
          <w:rFonts w:ascii="Times New Roman" w:eastAsia="Arial" w:hAnsi="Times New Roman" w:cs="Times New Roman"/>
          <w:sz w:val="24"/>
          <w:szCs w:val="24"/>
        </w:rPr>
      </w:pPr>
    </w:p>
    <w:p w14:paraId="000001DE" w14:textId="77777777" w:rsidR="00F1663E" w:rsidRPr="007F30A3" w:rsidRDefault="00F1663E">
      <w:pPr>
        <w:jc w:val="both"/>
        <w:rPr>
          <w:rFonts w:ascii="Times New Roman" w:eastAsia="Arial" w:hAnsi="Times New Roman" w:cs="Times New Roman"/>
          <w:sz w:val="24"/>
          <w:szCs w:val="24"/>
        </w:rPr>
      </w:pPr>
    </w:p>
    <w:p w14:paraId="000001DF" w14:textId="77777777" w:rsidR="00F1663E" w:rsidRPr="007F30A3" w:rsidRDefault="00275014">
      <w:pPr>
        <w:jc w:val="both"/>
        <w:rPr>
          <w:rFonts w:ascii="Times New Roman" w:eastAsia="Arial" w:hAnsi="Times New Roman" w:cs="Times New Roman"/>
          <w:color w:val="FF0000"/>
          <w:sz w:val="24"/>
          <w:szCs w:val="24"/>
        </w:rPr>
      </w:pPr>
      <w:r w:rsidRPr="007F30A3">
        <w:rPr>
          <w:rFonts w:ascii="Times New Roman" w:eastAsia="Arial" w:hAnsi="Times New Roman" w:cs="Times New Roman"/>
          <w:color w:val="FF0000"/>
          <w:sz w:val="24"/>
          <w:szCs w:val="24"/>
        </w:rPr>
        <w:t xml:space="preserve"> </w:t>
      </w:r>
    </w:p>
    <w:p w14:paraId="000001E0" w14:textId="77777777" w:rsidR="00F1663E" w:rsidRPr="007F30A3" w:rsidRDefault="00275014">
      <w:pPr>
        <w:jc w:val="both"/>
        <w:rPr>
          <w:rFonts w:ascii="Times New Roman" w:eastAsia="Arial" w:hAnsi="Times New Roman" w:cs="Times New Roman"/>
          <w:color w:val="FF0000"/>
          <w:sz w:val="24"/>
          <w:szCs w:val="24"/>
        </w:rPr>
      </w:pPr>
      <w:r w:rsidRPr="007F30A3">
        <w:rPr>
          <w:rFonts w:ascii="Times New Roman" w:eastAsia="Arial" w:hAnsi="Times New Roman" w:cs="Times New Roman"/>
          <w:noProof/>
          <w:color w:val="FF0000"/>
          <w:sz w:val="24"/>
          <w:szCs w:val="24"/>
        </w:rPr>
        <w:lastRenderedPageBreak/>
        <w:drawing>
          <wp:inline distT="114300" distB="114300" distL="114300" distR="114300" wp14:anchorId="4FC83B32" wp14:editId="4F93C521">
            <wp:extent cx="3778940" cy="892968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3778940" cy="8929688"/>
                    </a:xfrm>
                    <a:prstGeom prst="rect">
                      <a:avLst/>
                    </a:prstGeom>
                    <a:ln/>
                  </pic:spPr>
                </pic:pic>
              </a:graphicData>
            </a:graphic>
          </wp:inline>
        </w:drawing>
      </w:r>
    </w:p>
    <w:p w14:paraId="000001E1" w14:textId="23CC9FEE" w:rsidR="00F1663E" w:rsidRPr="007F30A3" w:rsidRDefault="00275014">
      <w:pPr>
        <w:spacing w:line="301" w:lineRule="auto"/>
        <w:jc w:val="both"/>
        <w:rPr>
          <w:rFonts w:ascii="Times New Roman" w:eastAsia="Arial" w:hAnsi="Times New Roman" w:cs="Times New Roman"/>
          <w:sz w:val="24"/>
          <w:szCs w:val="24"/>
        </w:rPr>
      </w:pPr>
      <w:commentRangeStart w:id="100"/>
      <w:commentRangeStart w:id="101"/>
      <w:r w:rsidRPr="007F30A3">
        <w:rPr>
          <w:rFonts w:ascii="Times New Roman" w:eastAsia="Arial" w:hAnsi="Times New Roman" w:cs="Times New Roman"/>
          <w:b/>
        </w:rPr>
        <w:lastRenderedPageBreak/>
        <w:t xml:space="preserve">Figure </w:t>
      </w:r>
      <w:commentRangeEnd w:id="100"/>
      <w:r w:rsidR="001E0C66">
        <w:rPr>
          <w:rStyle w:val="CommentReference"/>
          <w:rFonts w:ascii="Times New Roman" w:eastAsia="Arial" w:hAnsi="Times New Roman" w:cs="Times New Roman"/>
          <w:b/>
          <w:sz w:val="22"/>
          <w:szCs w:val="22"/>
        </w:rPr>
        <w:commentReference w:id="100"/>
      </w:r>
      <w:commentRangeEnd w:id="101"/>
      <w:r w:rsidR="000A6180">
        <w:rPr>
          <w:rStyle w:val="CommentReference"/>
          <w:rFonts w:ascii="Times New Roman" w:eastAsia="Arial" w:hAnsi="Times New Roman" w:cs="Times New Roman"/>
          <w:b/>
          <w:sz w:val="22"/>
          <w:szCs w:val="22"/>
        </w:rPr>
        <w:commentReference w:id="101"/>
      </w:r>
      <w:ins w:id="102" w:author="Einar Pétur Jónsson - HAFRO" w:date="2026-01-29T15:06:00Z" w16du:dateUtc="2026-01-29T15:06:00Z">
        <w:r w:rsidR="001E0C66">
          <w:rPr>
            <w:rFonts w:ascii="Times New Roman" w:eastAsia="Arial" w:hAnsi="Times New Roman" w:cs="Times New Roman"/>
            <w:b/>
          </w:rPr>
          <w:t>t</w:t>
        </w:r>
      </w:ins>
      <w:r w:rsidRPr="007F30A3">
        <w:rPr>
          <w:rFonts w:ascii="Times New Roman" w:eastAsia="Arial" w:hAnsi="Times New Roman" w:cs="Times New Roman"/>
          <w:b/>
        </w:rPr>
        <w:t xml:space="preserve">1 a-c. </w:t>
      </w:r>
      <w:r w:rsidRPr="007F30A3">
        <w:rPr>
          <w:rFonts w:ascii="Times New Roman" w:eastAsia="Arial" w:hAnsi="Times New Roman" w:cs="Times New Roman"/>
        </w:rPr>
        <w:t xml:space="preserve">Measurements of growth rate of </w:t>
      </w:r>
      <w:r w:rsidRPr="007F30A3">
        <w:rPr>
          <w:rFonts w:ascii="Times New Roman" w:eastAsia="Arial" w:hAnsi="Times New Roman" w:cs="Times New Roman"/>
          <w:i/>
        </w:rPr>
        <w:t>P. lividus</w:t>
      </w:r>
      <w:r w:rsidRPr="007F30A3">
        <w:rPr>
          <w:rFonts w:ascii="Times New Roman" w:eastAsia="Arial" w:hAnsi="Times New Roman" w:cs="Times New Roman"/>
        </w:rPr>
        <w:t xml:space="preserve"> across different (a) temperatures, (b) pH</w:t>
      </w:r>
      <w:r w:rsidRPr="007F30A3">
        <w:rPr>
          <w:rFonts w:ascii="Times New Roman" w:eastAsia="Arial" w:hAnsi="Times New Roman" w:cs="Times New Roman"/>
          <w:vertAlign w:val="subscript"/>
        </w:rPr>
        <w:t>T</w:t>
      </w:r>
      <w:r w:rsidRPr="007F30A3">
        <w:rPr>
          <w:rFonts w:ascii="Times New Roman" w:eastAsia="Arial" w:hAnsi="Times New Roman" w:cs="Times New Roman"/>
        </w:rPr>
        <w:t xml:space="preserve"> in situ levels, and (c) lithium concentrations. The solid lines indicate second degree polynomial models fitted to the datapoints and the ribbons the 95% confidence interval for each model. </w:t>
      </w:r>
    </w:p>
    <w:p w14:paraId="000001E2" w14:textId="77777777" w:rsidR="00F1663E" w:rsidRPr="007F30A3" w:rsidRDefault="00F1663E">
      <w:pPr>
        <w:spacing w:line="301" w:lineRule="auto"/>
        <w:jc w:val="both"/>
        <w:rPr>
          <w:rFonts w:ascii="Times New Roman" w:eastAsia="Arial" w:hAnsi="Times New Roman" w:cs="Times New Roman"/>
          <w:sz w:val="24"/>
          <w:szCs w:val="24"/>
        </w:rPr>
      </w:pPr>
    </w:p>
    <w:p w14:paraId="000001E3" w14:textId="6F3F1174" w:rsidR="00F1663E" w:rsidRDefault="00275014">
      <w:pPr>
        <w:spacing w:line="276" w:lineRule="auto"/>
        <w:jc w:val="both"/>
        <w:rPr>
          <w:ins w:id="103" w:author="Einar Pétur Jónsson - HAFRO" w:date="2026-02-03T11:14:00Z" w16du:dateUtc="2026-02-03T11:14:00Z"/>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added effect of the multiple drivers on growth rate was detectable when comparing single driver treatments with multiple driver treatments that targeted the same values in one driver, but manipulated the other drivers out of ambient conditions (Fig. 2a-f). The comparison of treatments that targeted a higher-than-ambient temperature (24°C, fig. Xb) </w:t>
      </w:r>
      <w:ins w:id="104" w:author="Einar Pétur Jónsson - HAFRO" w:date="2026-02-03T10:02:00Z" w16du:dateUtc="2026-02-03T10:02:00Z">
        <w:r w:rsidR="00630C0F">
          <w:rPr>
            <w:rFonts w:ascii="Times New Roman" w:eastAsia="Arial" w:hAnsi="Times New Roman" w:cs="Times New Roman"/>
            <w:sz w:val="24"/>
            <w:szCs w:val="24"/>
          </w:rPr>
          <w:t xml:space="preserve">was the only </w:t>
        </w:r>
      </w:ins>
      <w:ins w:id="105" w:author="Einar Pétur Jónsson - HAFRO" w:date="2026-02-03T10:04:00Z" w16du:dateUtc="2026-02-03T10:04:00Z">
        <w:r w:rsidR="00EC13D7">
          <w:rPr>
            <w:rFonts w:ascii="Times New Roman" w:eastAsia="Arial" w:hAnsi="Times New Roman" w:cs="Times New Roman"/>
            <w:sz w:val="24"/>
            <w:szCs w:val="24"/>
          </w:rPr>
          <w:t>one</w:t>
        </w:r>
      </w:ins>
      <w:ins w:id="106" w:author="Einar Pétur Jónsson - HAFRO" w:date="2026-02-03T10:03:00Z" w16du:dateUtc="2026-02-03T10:03:00Z">
        <w:r w:rsidR="000813D7">
          <w:rPr>
            <w:rFonts w:ascii="Times New Roman" w:eastAsia="Arial" w:hAnsi="Times New Roman" w:cs="Times New Roman"/>
            <w:sz w:val="24"/>
            <w:szCs w:val="24"/>
          </w:rPr>
          <w:t xml:space="preserve"> that </w:t>
        </w:r>
        <w:r w:rsidR="00D57581">
          <w:rPr>
            <w:rFonts w:ascii="Times New Roman" w:eastAsia="Arial" w:hAnsi="Times New Roman" w:cs="Times New Roman"/>
            <w:sz w:val="24"/>
            <w:szCs w:val="24"/>
          </w:rPr>
          <w:t>show</w:t>
        </w:r>
      </w:ins>
      <w:ins w:id="107" w:author="Einar Pétur Jónsson - HAFRO" w:date="2026-02-03T10:04:00Z" w16du:dateUtc="2026-02-03T10:04:00Z">
        <w:r w:rsidR="00D57581">
          <w:rPr>
            <w:rFonts w:ascii="Times New Roman" w:eastAsia="Arial" w:hAnsi="Times New Roman" w:cs="Times New Roman"/>
            <w:sz w:val="24"/>
            <w:szCs w:val="24"/>
          </w:rPr>
          <w:t xml:space="preserve">ed no significant difference </w:t>
        </w:r>
      </w:ins>
      <w:del w:id="108" w:author="Einar Pétur Jónsson - HAFRO" w:date="2026-02-03T10:04:00Z" w16du:dateUtc="2026-02-03T10:04:00Z">
        <w:r w:rsidRPr="007F30A3" w:rsidDel="00D57581">
          <w:rPr>
            <w:rFonts w:ascii="Times New Roman" w:eastAsia="Arial" w:hAnsi="Times New Roman" w:cs="Times New Roman"/>
            <w:sz w:val="24"/>
            <w:szCs w:val="24"/>
          </w:rPr>
          <w:delText>showed a similar</w:delText>
        </w:r>
      </w:del>
      <w:ins w:id="109" w:author="Einar Pétur Jónsson - HAFRO" w:date="2026-02-03T10:04:00Z" w16du:dateUtc="2026-02-03T10:04:00Z">
        <w:r w:rsidR="00D57581">
          <w:rPr>
            <w:rFonts w:ascii="Times New Roman" w:eastAsia="Arial" w:hAnsi="Times New Roman" w:cs="Times New Roman"/>
            <w:sz w:val="24"/>
            <w:szCs w:val="24"/>
          </w:rPr>
          <w:t>in</w:t>
        </w:r>
      </w:ins>
      <w:r w:rsidRPr="007F30A3">
        <w:rPr>
          <w:rFonts w:ascii="Times New Roman" w:eastAsia="Arial" w:hAnsi="Times New Roman" w:cs="Times New Roman"/>
          <w:sz w:val="24"/>
          <w:szCs w:val="24"/>
        </w:rPr>
        <w:t xml:space="preserve"> growth rate, indicating</w:t>
      </w:r>
      <w:ins w:id="110" w:author="Einar Pétur Jónsson - HAFRO" w:date="2026-02-03T10:06:00Z" w16du:dateUtc="2026-02-03T10:06:00Z">
        <w:r w:rsidR="000A0814">
          <w:rPr>
            <w:rFonts w:ascii="Times New Roman" w:eastAsia="Arial" w:hAnsi="Times New Roman" w:cs="Times New Roman"/>
            <w:sz w:val="24"/>
            <w:szCs w:val="24"/>
          </w:rPr>
          <w:t xml:space="preserve"> </w:t>
        </w:r>
      </w:ins>
      <w:ins w:id="111" w:author="Einar Pétur Jónsson - HAFRO" w:date="2026-02-03T11:23:00Z" w16du:dateUtc="2026-02-03T11:23:00Z">
        <w:r w:rsidR="008E04A0">
          <w:rPr>
            <w:rFonts w:ascii="Times New Roman" w:eastAsia="Arial" w:hAnsi="Times New Roman" w:cs="Times New Roman"/>
            <w:sz w:val="24"/>
            <w:szCs w:val="24"/>
          </w:rPr>
          <w:t>an antagonistic interaction</w:t>
        </w:r>
        <w:r w:rsidR="00FE6F12">
          <w:rPr>
            <w:rFonts w:ascii="Times New Roman" w:eastAsia="Arial" w:hAnsi="Times New Roman" w:cs="Times New Roman"/>
            <w:sz w:val="24"/>
            <w:szCs w:val="24"/>
          </w:rPr>
          <w:t xml:space="preserve"> of temperature with </w:t>
        </w:r>
      </w:ins>
      <w:ins w:id="112" w:author="Einar Pétur Jónsson - HAFRO" w:date="2026-02-03T10:07:00Z" w16du:dateUtc="2026-02-03T10:07:00Z">
        <w:r w:rsidR="004F2064">
          <w:rPr>
            <w:rFonts w:ascii="Times New Roman" w:eastAsia="Arial" w:hAnsi="Times New Roman" w:cs="Times New Roman"/>
            <w:sz w:val="24"/>
            <w:szCs w:val="24"/>
          </w:rPr>
          <w:t xml:space="preserve">pH or lithium, or both. </w:t>
        </w:r>
      </w:ins>
      <w:del w:id="113" w:author="Einar Pétur Jónsson - HAFRO" w:date="2026-02-03T10:06:00Z" w16du:dateUtc="2026-02-03T10:06:00Z">
        <w:r w:rsidRPr="007F30A3" w:rsidDel="000A0814">
          <w:rPr>
            <w:rFonts w:ascii="Times New Roman" w:eastAsia="Arial" w:hAnsi="Times New Roman" w:cs="Times New Roman"/>
            <w:sz w:val="24"/>
            <w:szCs w:val="24"/>
          </w:rPr>
          <w:delText xml:space="preserve"> </w:delText>
        </w:r>
      </w:del>
      <w:del w:id="114" w:author="Einar Pétur Jónsson - HAFRO" w:date="2026-01-29T15:47:00Z" w16du:dateUtc="2026-01-29T15:47:00Z">
        <w:r w:rsidRPr="007F30A3" w:rsidDel="00034B28">
          <w:rPr>
            <w:rFonts w:ascii="Times New Roman" w:eastAsia="Arial" w:hAnsi="Times New Roman" w:cs="Times New Roman"/>
            <w:sz w:val="24"/>
            <w:szCs w:val="24"/>
          </w:rPr>
          <w:delText>that the pH and lithium levels in the multi-driver treatments had no effect or their effect was dwarfed by the effect of high temperature</w:delText>
        </w:r>
      </w:del>
      <w:del w:id="115" w:author="Einar Pétur Jónsson - HAFRO" w:date="2026-02-03T10:05:00Z" w16du:dateUtc="2026-02-03T10:05:00Z">
        <w:r w:rsidRPr="007F30A3" w:rsidDel="0001315E">
          <w:rPr>
            <w:rFonts w:ascii="Times New Roman" w:eastAsia="Arial" w:hAnsi="Times New Roman" w:cs="Times New Roman"/>
            <w:sz w:val="24"/>
            <w:szCs w:val="24"/>
          </w:rPr>
          <w:delText xml:space="preserve">. </w:delText>
        </w:r>
      </w:del>
      <w:r w:rsidRPr="007F30A3">
        <w:rPr>
          <w:rFonts w:ascii="Times New Roman" w:eastAsia="Arial" w:hAnsi="Times New Roman" w:cs="Times New Roman"/>
          <w:sz w:val="24"/>
          <w:szCs w:val="24"/>
        </w:rPr>
        <w:t>All the other comparisons showed significantly lower growth rates in the multi-driver treatments than the single-driver ones (see Table S3 for Wilcoxon tests)</w:t>
      </w:r>
      <w:del w:id="116" w:author="Einar Pétur Jónsson - HAFRO" w:date="2026-01-29T15:50:00Z" w16du:dateUtc="2026-01-29T15:50:00Z">
        <w:r w:rsidRPr="007F30A3" w:rsidDel="004C25EE">
          <w:rPr>
            <w:rFonts w:ascii="Times New Roman" w:eastAsia="Arial" w:hAnsi="Times New Roman" w:cs="Times New Roman"/>
            <w:sz w:val="24"/>
            <w:szCs w:val="24"/>
          </w:rPr>
          <w:delText>, and the combined effect of lithium and pH without the influence of temperature can be seen in the treatment comparison at ambient temperature</w:delText>
        </w:r>
      </w:del>
      <w:ins w:id="117" w:author="Einar Pétur Jónsson - HAFRO" w:date="2026-01-29T15:51:00Z" w16du:dateUtc="2026-01-29T15:51:00Z">
        <w:r w:rsidR="0006635A">
          <w:rPr>
            <w:rFonts w:ascii="Times New Roman" w:eastAsia="Arial" w:hAnsi="Times New Roman" w:cs="Times New Roman"/>
            <w:sz w:val="24"/>
            <w:szCs w:val="24"/>
          </w:rPr>
          <w:t xml:space="preserve">. </w:t>
        </w:r>
      </w:ins>
      <w:del w:id="118" w:author="Einar Pétur Jónsson - HAFRO" w:date="2026-01-29T15:51:00Z" w16du:dateUtc="2026-01-29T15:51:00Z">
        <w:r w:rsidRPr="007F30A3" w:rsidDel="0006635A">
          <w:rPr>
            <w:rFonts w:ascii="Times New Roman" w:eastAsia="Arial" w:hAnsi="Times New Roman" w:cs="Times New Roman"/>
            <w:sz w:val="24"/>
            <w:szCs w:val="24"/>
          </w:rPr>
          <w:delText xml:space="preserve"> (Fig. 2a</w:delText>
        </w:r>
      </w:del>
      <w:del w:id="119" w:author="Einar Pétur Jónsson - HAFRO" w:date="2026-01-29T15:50:00Z" w16du:dateUtc="2026-01-29T15:50:00Z">
        <w:r w:rsidRPr="007F30A3" w:rsidDel="004C25EE">
          <w:rPr>
            <w:rFonts w:ascii="Times New Roman" w:eastAsia="Arial" w:hAnsi="Times New Roman" w:cs="Times New Roman"/>
            <w:sz w:val="24"/>
            <w:szCs w:val="24"/>
          </w:rPr>
          <w:delText>), while the other comparisons cannot disentangle the effect of temperature from the other two drivers (Fig. 2c-f)</w:delText>
        </w:r>
      </w:del>
      <w:del w:id="120" w:author="Einar Pétur Jónsson - HAFRO" w:date="2026-01-29T15:51:00Z" w16du:dateUtc="2026-01-29T15:51:00Z">
        <w:r w:rsidRPr="007F30A3" w:rsidDel="0006635A">
          <w:rPr>
            <w:rFonts w:ascii="Times New Roman" w:eastAsia="Arial" w:hAnsi="Times New Roman" w:cs="Times New Roman"/>
            <w:sz w:val="24"/>
            <w:szCs w:val="24"/>
          </w:rPr>
          <w:delText xml:space="preserve">. </w:delText>
        </w:r>
      </w:del>
    </w:p>
    <w:p w14:paraId="080C0B9D" w14:textId="77777777" w:rsidR="00391EFC" w:rsidRPr="007F30A3" w:rsidRDefault="00391EFC">
      <w:pPr>
        <w:spacing w:line="276" w:lineRule="auto"/>
        <w:jc w:val="both"/>
        <w:rPr>
          <w:rFonts w:ascii="Times New Roman" w:eastAsia="Arial" w:hAnsi="Times New Roman" w:cs="Times New Roman"/>
          <w:sz w:val="24"/>
          <w:szCs w:val="24"/>
        </w:rPr>
      </w:pPr>
    </w:p>
    <w:p w14:paraId="000001E4" w14:textId="0354D9E4" w:rsidR="00F1663E" w:rsidDel="00391EFC" w:rsidRDefault="00F1663E">
      <w:pPr>
        <w:spacing w:line="301" w:lineRule="auto"/>
        <w:jc w:val="both"/>
        <w:rPr>
          <w:del w:id="121" w:author="Einar Pétur Jónsson - HAFRO" w:date="2026-02-02T13:43:00Z" w16du:dateUtc="2026-02-02T13:43:00Z"/>
          <w:rFonts w:ascii="Times New Roman" w:eastAsia="Arial" w:hAnsi="Times New Roman" w:cs="Times New Roman"/>
          <w:color w:val="FF0000"/>
          <w:sz w:val="24"/>
          <w:szCs w:val="24"/>
        </w:rPr>
      </w:pPr>
    </w:p>
    <w:p w14:paraId="61F506D2" w14:textId="7E1239F9" w:rsidR="00391EFC" w:rsidRDefault="00391EFC" w:rsidP="00391EFC">
      <w:pPr>
        <w:pStyle w:val="ListParagraph"/>
        <w:numPr>
          <w:ilvl w:val="0"/>
          <w:numId w:val="5"/>
        </w:numPr>
        <w:spacing w:line="301" w:lineRule="auto"/>
        <w:jc w:val="both"/>
        <w:rPr>
          <w:ins w:id="122" w:author="Einar Pétur Jónsson - HAFRO" w:date="2026-02-03T11:14:00Z" w16du:dateUtc="2026-02-03T11:14:00Z"/>
          <w:rFonts w:ascii="Times New Roman" w:eastAsia="Arial" w:hAnsi="Times New Roman" w:cs="Times New Roman"/>
          <w:sz w:val="24"/>
          <w:szCs w:val="24"/>
        </w:rPr>
      </w:pPr>
      <w:ins w:id="123" w:author="Einar Pétur Jónsson - HAFRO" w:date="2026-02-03T11:14:00Z" w16du:dateUtc="2026-02-03T11:14:00Z">
        <w:r w:rsidRPr="00B8225D">
          <w:rPr>
            <w:rFonts w:ascii="Times New Roman" w:eastAsia="Arial" w:hAnsi="Times New Roman" w:cs="Times New Roman"/>
            <w:sz w:val="24"/>
            <w:szCs w:val="24"/>
          </w:rPr>
          <w:t xml:space="preserve">When converting deviations from the reference values </w:t>
        </w:r>
      </w:ins>
      <w:ins w:id="124" w:author="Einar Pétur Jónsson - HAFRO" w:date="2026-02-03T11:24:00Z" w16du:dateUtc="2026-02-03T11:24:00Z">
        <w:r w:rsidR="00F10284" w:rsidRPr="00B8225D">
          <w:rPr>
            <w:rFonts w:ascii="Times New Roman" w:eastAsia="Arial" w:hAnsi="Times New Roman" w:cs="Times New Roman"/>
            <w:sz w:val="24"/>
            <w:szCs w:val="24"/>
          </w:rPr>
          <w:t>of temperature</w:t>
        </w:r>
      </w:ins>
      <w:ins w:id="125" w:author="Einar Pétur Jónsson - HAFRO" w:date="2026-02-03T11:14:00Z" w16du:dateUtc="2026-02-03T11:14:00Z">
        <w:r w:rsidRPr="00B8225D">
          <w:rPr>
            <w:rFonts w:ascii="Times New Roman" w:eastAsia="Arial" w:hAnsi="Times New Roman" w:cs="Times New Roman"/>
            <w:sz w:val="24"/>
            <w:szCs w:val="24"/>
          </w:rPr>
          <w:t xml:space="preserve">, pH and lithium to values </w:t>
        </w:r>
      </w:ins>
      <w:ins w:id="126" w:author="Einar Pétur Jónsson - HAFRO" w:date="2026-02-03T11:24:00Z" w16du:dateUtc="2026-02-03T11:24:00Z">
        <w:r w:rsidR="00F10284">
          <w:rPr>
            <w:rFonts w:ascii="Times New Roman" w:eastAsia="Arial" w:hAnsi="Times New Roman" w:cs="Times New Roman"/>
            <w:sz w:val="24"/>
            <w:szCs w:val="24"/>
          </w:rPr>
          <w:t>along</w:t>
        </w:r>
      </w:ins>
      <w:ins w:id="127" w:author="Einar Pétur Jónsson - HAFRO" w:date="2026-02-03T11:14:00Z" w16du:dateUtc="2026-02-03T11:14:00Z">
        <w:r w:rsidRPr="00B8225D">
          <w:rPr>
            <w:rFonts w:ascii="Times New Roman" w:eastAsia="Arial" w:hAnsi="Times New Roman" w:cs="Times New Roman"/>
            <w:sz w:val="24"/>
            <w:szCs w:val="24"/>
          </w:rPr>
          <w:t xml:space="preserve"> a common stress index</w:t>
        </w:r>
      </w:ins>
      <w:ins w:id="128" w:author="Einar Pétur Jónsson - HAFRO" w:date="2026-02-03T11:24:00Z" w16du:dateUtc="2026-02-03T11:24:00Z">
        <w:r w:rsidR="00F10284">
          <w:rPr>
            <w:rFonts w:ascii="Times New Roman" w:eastAsia="Arial" w:hAnsi="Times New Roman" w:cs="Times New Roman"/>
            <w:sz w:val="24"/>
            <w:szCs w:val="24"/>
          </w:rPr>
          <w:t xml:space="preserve"> axis</w:t>
        </w:r>
      </w:ins>
      <w:ins w:id="129" w:author="Einar Pétur Jónsson - HAFRO" w:date="2026-02-03T11:14:00Z" w16du:dateUtc="2026-02-03T11:14:00Z">
        <w:r w:rsidRPr="00B8225D">
          <w:rPr>
            <w:rFonts w:ascii="Times New Roman" w:eastAsia="Arial" w:hAnsi="Times New Roman" w:cs="Times New Roman"/>
            <w:sz w:val="24"/>
            <w:szCs w:val="24"/>
          </w:rPr>
          <w:t>, the selected alpha values to synchronize the single driver performance curves were 1, 28 and 0.35, respectively</w:t>
        </w:r>
        <w:r>
          <w:rPr>
            <w:rFonts w:ascii="Times New Roman" w:eastAsia="Arial" w:hAnsi="Times New Roman" w:cs="Times New Roman"/>
            <w:sz w:val="24"/>
            <w:szCs w:val="24"/>
          </w:rPr>
          <w:t xml:space="preserve"> (Fig. 3a-b)</w:t>
        </w:r>
        <w:r w:rsidRPr="00B8225D">
          <w:rPr>
            <w:rFonts w:ascii="Times New Roman" w:eastAsia="Arial" w:hAnsi="Times New Roman" w:cs="Times New Roman"/>
            <w:sz w:val="24"/>
            <w:szCs w:val="24"/>
          </w:rPr>
          <w:t xml:space="preserve">. </w:t>
        </w:r>
      </w:ins>
    </w:p>
    <w:p w14:paraId="1013A05A" w14:textId="77777777" w:rsidR="00391EFC" w:rsidRPr="00B8225D" w:rsidRDefault="00391EFC" w:rsidP="00391EFC">
      <w:pPr>
        <w:pStyle w:val="ListParagraph"/>
        <w:numPr>
          <w:ilvl w:val="0"/>
          <w:numId w:val="5"/>
        </w:numPr>
        <w:spacing w:line="301" w:lineRule="auto"/>
        <w:jc w:val="both"/>
        <w:rPr>
          <w:ins w:id="130" w:author="Einar Pétur Jónsson - HAFRO" w:date="2026-02-03T11:14:00Z" w16du:dateUtc="2026-02-03T11:14:00Z"/>
          <w:rFonts w:ascii="Times New Roman" w:eastAsia="Arial" w:hAnsi="Times New Roman" w:cs="Times New Roman"/>
          <w:sz w:val="24"/>
          <w:szCs w:val="24"/>
        </w:rPr>
      </w:pPr>
      <w:ins w:id="131" w:author="Einar Pétur Jónsson - HAFRO" w:date="2026-02-03T11:14:00Z" w16du:dateUtc="2026-02-03T11:14:00Z">
        <w:r>
          <w:rPr>
            <w:rFonts w:ascii="Times New Roman" w:eastAsia="Arial" w:hAnsi="Times New Roman" w:cs="Times New Roman"/>
            <w:sz w:val="24"/>
            <w:szCs w:val="24"/>
          </w:rPr>
          <w:t>Comparing the subsequent merged single driver performance curve with a model fit to the multi-driver data revealed that the</w:t>
        </w:r>
        <w:r w:rsidRPr="00F752E6">
          <w:rPr>
            <w:rFonts w:ascii="Times New Roman" w:eastAsia="Arial" w:hAnsi="Times New Roman" w:cs="Times New Roman"/>
            <w:color w:val="FF0000"/>
            <w:sz w:val="24"/>
            <w:szCs w:val="24"/>
          </w:rPr>
          <w:t xml:space="preserve"> </w:t>
        </w:r>
        <w:commentRangeStart w:id="132"/>
        <w:r w:rsidRPr="00B8225D">
          <w:rPr>
            <w:rFonts w:ascii="Times New Roman" w:eastAsia="Arial" w:hAnsi="Times New Roman" w:cs="Times New Roman"/>
            <w:color w:val="FF0000"/>
            <w:sz w:val="24"/>
            <w:szCs w:val="24"/>
          </w:rPr>
          <w:t>pHxtempxLi and pHxtemp</w:t>
        </w:r>
        <w:r>
          <w:rPr>
            <w:rFonts w:ascii="Times New Roman" w:eastAsia="Arial" w:hAnsi="Times New Roman" w:cs="Times New Roman"/>
            <w:color w:val="FF0000"/>
            <w:sz w:val="24"/>
            <w:szCs w:val="24"/>
          </w:rPr>
          <w:t xml:space="preserve"> </w:t>
        </w:r>
        <w:commentRangeEnd w:id="132"/>
        <w:r>
          <w:rPr>
            <w:rStyle w:val="CommentReference"/>
            <w:rFonts w:ascii="Times New Roman" w:eastAsia="Arial" w:hAnsi="Times New Roman" w:cs="Times New Roman"/>
            <w:color w:val="FF0000"/>
            <w:sz w:val="24"/>
            <w:szCs w:val="24"/>
          </w:rPr>
          <w:commentReference w:id="132"/>
        </w:r>
        <w:r>
          <w:rPr>
            <w:rFonts w:ascii="Times New Roman" w:eastAsia="Arial" w:hAnsi="Times New Roman" w:cs="Times New Roman"/>
            <w:color w:val="FF0000"/>
            <w:sz w:val="24"/>
            <w:szCs w:val="24"/>
          </w:rPr>
          <w:t xml:space="preserve">treatments had higher growth rate than predicted by the single driver model, </w:t>
        </w:r>
        <w:r w:rsidRPr="00B8225D">
          <w:rPr>
            <w:rFonts w:ascii="Times New Roman" w:eastAsia="Arial" w:hAnsi="Times New Roman" w:cs="Times New Roman"/>
            <w:color w:val="FF0000"/>
            <w:sz w:val="24"/>
            <w:szCs w:val="24"/>
          </w:rPr>
          <w:t>indicating antagonism between temperature and pH in this range</w:t>
        </w:r>
        <w:r>
          <w:rPr>
            <w:rFonts w:ascii="Times New Roman" w:eastAsia="Arial" w:hAnsi="Times New Roman" w:cs="Times New Roman"/>
            <w:color w:val="FF0000"/>
            <w:sz w:val="24"/>
            <w:szCs w:val="24"/>
          </w:rPr>
          <w:t xml:space="preserve"> (Fig. 3c)</w:t>
        </w:r>
        <w:r w:rsidRPr="00B8225D">
          <w:rPr>
            <w:rFonts w:ascii="Times New Roman" w:eastAsia="Arial" w:hAnsi="Times New Roman" w:cs="Times New Roman"/>
            <w:color w:val="FF0000"/>
            <w:sz w:val="24"/>
            <w:szCs w:val="24"/>
          </w:rPr>
          <w:t xml:space="preserve">. </w:t>
        </w:r>
      </w:ins>
    </w:p>
    <w:p w14:paraId="5BFB4C0C" w14:textId="77777777" w:rsidR="00391EFC" w:rsidRPr="00B8225D" w:rsidRDefault="00391EFC" w:rsidP="00391EFC">
      <w:pPr>
        <w:pStyle w:val="ListParagraph"/>
        <w:numPr>
          <w:ilvl w:val="0"/>
          <w:numId w:val="5"/>
        </w:numPr>
        <w:spacing w:line="301" w:lineRule="auto"/>
        <w:jc w:val="both"/>
        <w:rPr>
          <w:ins w:id="133" w:author="Einar Pétur Jónsson - HAFRO" w:date="2026-02-03T11:14:00Z" w16du:dateUtc="2026-02-03T11:14:00Z"/>
          <w:rFonts w:ascii="Times New Roman" w:eastAsia="Arial" w:hAnsi="Times New Roman" w:cs="Times New Roman"/>
          <w:sz w:val="24"/>
          <w:szCs w:val="24"/>
        </w:rPr>
      </w:pPr>
      <w:ins w:id="134" w:author="Einar Pétur Jónsson - HAFRO" w:date="2026-02-03T11:14:00Z" w16du:dateUtc="2026-02-03T11:14:00Z">
        <w:r w:rsidRPr="007F30A3">
          <w:rPr>
            <w:rFonts w:ascii="Times New Roman" w:eastAsia="Arial" w:hAnsi="Times New Roman" w:cs="Times New Roman"/>
            <w:sz w:val="24"/>
            <w:szCs w:val="24"/>
          </w:rPr>
          <w:t xml:space="preserve">There was </w:t>
        </w:r>
        <w:r>
          <w:rPr>
            <w:rFonts w:ascii="Times New Roman" w:eastAsia="Arial" w:hAnsi="Times New Roman" w:cs="Times New Roman"/>
            <w:sz w:val="24"/>
            <w:szCs w:val="24"/>
          </w:rPr>
          <w:t xml:space="preserve">otherwise </w:t>
        </w:r>
        <w:r w:rsidRPr="007F30A3">
          <w:rPr>
            <w:rFonts w:ascii="Times New Roman" w:eastAsia="Arial" w:hAnsi="Times New Roman" w:cs="Times New Roman"/>
            <w:sz w:val="24"/>
            <w:szCs w:val="24"/>
          </w:rPr>
          <w:t>large variation in growth rate in the multi-driver experiment, as there was in the single-driver one</w:t>
        </w:r>
        <w:r>
          <w:rPr>
            <w:rFonts w:ascii="Times New Roman" w:eastAsia="Arial" w:hAnsi="Times New Roman" w:cs="Times New Roman"/>
            <w:sz w:val="24"/>
            <w:szCs w:val="24"/>
          </w:rPr>
          <w:t xml:space="preserve">, with weak signal-to-noise ratio. </w:t>
        </w:r>
      </w:ins>
    </w:p>
    <w:p w14:paraId="02A1798A" w14:textId="77777777" w:rsidR="00391EFC" w:rsidRDefault="00391EFC">
      <w:pPr>
        <w:jc w:val="both"/>
        <w:rPr>
          <w:ins w:id="135" w:author="Einar Pétur Jónsson - HAFRO" w:date="2026-02-03T11:14:00Z" w16du:dateUtc="2026-02-03T11:14:00Z"/>
          <w:rFonts w:ascii="Times New Roman" w:eastAsia="Arial" w:hAnsi="Times New Roman" w:cs="Times New Roman"/>
          <w:color w:val="FF0000"/>
          <w:sz w:val="24"/>
          <w:szCs w:val="24"/>
        </w:rPr>
      </w:pPr>
    </w:p>
    <w:p w14:paraId="2A1C5CBF" w14:textId="77777777" w:rsidR="00391EFC" w:rsidRPr="007F30A3" w:rsidRDefault="00391EFC">
      <w:pPr>
        <w:spacing w:line="301" w:lineRule="auto"/>
        <w:jc w:val="both"/>
        <w:rPr>
          <w:ins w:id="136" w:author="Einar Pétur Jónsson - HAFRO" w:date="2026-02-03T11:14:00Z" w16du:dateUtc="2026-02-03T11:14:00Z"/>
          <w:rFonts w:ascii="Times New Roman" w:eastAsia="Arial" w:hAnsi="Times New Roman" w:cs="Times New Roman"/>
          <w:color w:val="FF0000"/>
          <w:sz w:val="24"/>
          <w:szCs w:val="24"/>
        </w:rPr>
      </w:pPr>
    </w:p>
    <w:p w14:paraId="31D33921" w14:textId="14B94F6A" w:rsidR="00842853" w:rsidRPr="00C5211F" w:rsidDel="007F0828" w:rsidRDefault="00842853">
      <w:pPr>
        <w:pStyle w:val="ListParagraph"/>
        <w:numPr>
          <w:ilvl w:val="0"/>
          <w:numId w:val="4"/>
        </w:numPr>
        <w:jc w:val="both"/>
        <w:rPr>
          <w:del w:id="137" w:author="Einar Pétur Jónsson - HAFRO" w:date="2026-02-02T13:43:00Z" w16du:dateUtc="2026-02-02T13:43:00Z"/>
          <w:rFonts w:ascii="Times New Roman" w:eastAsia="Arial" w:hAnsi="Times New Roman" w:cs="Times New Roman"/>
          <w:color w:val="FF0000"/>
          <w:sz w:val="24"/>
          <w:szCs w:val="24"/>
          <w:rPrChange w:id="138" w:author="Einar Pétur Jónsson - HAFRO" w:date="2026-02-02T13:31:00Z" w16du:dateUtc="2026-02-02T13:31:00Z">
            <w:rPr>
              <w:del w:id="139" w:author="Einar Pétur Jónsson - HAFRO" w:date="2026-02-02T13:43:00Z" w16du:dateUtc="2026-02-02T13:43:00Z"/>
            </w:rPr>
          </w:rPrChange>
        </w:rPr>
        <w:pPrChange w:id="140" w:author="Einar Pétur Jónsson - HAFRO" w:date="2026-02-02T13:31:00Z" w16du:dateUtc="2026-02-02T13:31:00Z">
          <w:pPr>
            <w:jc w:val="both"/>
          </w:pPr>
        </w:pPrChange>
      </w:pPr>
    </w:p>
    <w:p w14:paraId="000001E6" w14:textId="77777777" w:rsidR="00F1663E" w:rsidRPr="007F30A3" w:rsidRDefault="00F1663E">
      <w:pPr>
        <w:jc w:val="both"/>
        <w:rPr>
          <w:rFonts w:ascii="Times New Roman" w:eastAsia="Arial" w:hAnsi="Times New Roman" w:cs="Times New Roman"/>
          <w:color w:val="FF0000"/>
          <w:sz w:val="24"/>
          <w:szCs w:val="24"/>
        </w:rPr>
      </w:pPr>
    </w:p>
    <w:p w14:paraId="000001E7" w14:textId="77777777" w:rsidR="00F1663E" w:rsidRPr="007F30A3" w:rsidRDefault="00275014">
      <w:pPr>
        <w:jc w:val="both"/>
        <w:rPr>
          <w:rFonts w:ascii="Times New Roman" w:eastAsia="Arial" w:hAnsi="Times New Roman" w:cs="Times New Roman"/>
          <w:color w:val="FF0000"/>
          <w:sz w:val="24"/>
          <w:szCs w:val="24"/>
        </w:rPr>
      </w:pPr>
      <w:r w:rsidRPr="007F30A3">
        <w:rPr>
          <w:rFonts w:ascii="Times New Roman" w:eastAsia="Arial" w:hAnsi="Times New Roman" w:cs="Times New Roman"/>
          <w:noProof/>
          <w:color w:val="FF0000"/>
          <w:sz w:val="24"/>
          <w:szCs w:val="24"/>
        </w:rPr>
        <w:lastRenderedPageBreak/>
        <w:drawing>
          <wp:inline distT="114300" distB="114300" distL="114300" distR="114300" wp14:anchorId="72FE6644" wp14:editId="24A63265">
            <wp:extent cx="4233863" cy="786288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233863" cy="7862888"/>
                    </a:xfrm>
                    <a:prstGeom prst="rect">
                      <a:avLst/>
                    </a:prstGeom>
                    <a:ln/>
                  </pic:spPr>
                </pic:pic>
              </a:graphicData>
            </a:graphic>
          </wp:inline>
        </w:drawing>
      </w:r>
    </w:p>
    <w:p w14:paraId="000001E8" w14:textId="77777777" w:rsidR="00F1663E" w:rsidRPr="007F30A3" w:rsidRDefault="00275014">
      <w:pPr>
        <w:spacing w:line="301" w:lineRule="auto"/>
        <w:jc w:val="both"/>
        <w:rPr>
          <w:rFonts w:ascii="Times New Roman" w:eastAsia="Arial" w:hAnsi="Times New Roman" w:cs="Times New Roman"/>
        </w:rPr>
      </w:pPr>
      <w:commentRangeStart w:id="141"/>
      <w:r w:rsidRPr="007F30A3">
        <w:rPr>
          <w:rFonts w:ascii="Times New Roman" w:eastAsia="Arial" w:hAnsi="Times New Roman" w:cs="Times New Roman"/>
          <w:b/>
        </w:rPr>
        <w:t xml:space="preserve">Figures </w:t>
      </w:r>
      <w:commentRangeEnd w:id="141"/>
      <w:r w:rsidR="00697999" w:rsidRPr="007F30A3">
        <w:rPr>
          <w:rStyle w:val="CommentReference"/>
          <w:rFonts w:ascii="Times New Roman" w:eastAsia="Arial" w:hAnsi="Times New Roman" w:cs="Times New Roman"/>
          <w:b/>
          <w:sz w:val="22"/>
          <w:szCs w:val="22"/>
        </w:rPr>
        <w:commentReference w:id="141"/>
      </w:r>
      <w:r w:rsidRPr="007F30A3">
        <w:rPr>
          <w:rFonts w:ascii="Times New Roman" w:eastAsia="Arial" w:hAnsi="Times New Roman" w:cs="Times New Roman"/>
          <w:b/>
        </w:rPr>
        <w:t>2</w:t>
      </w:r>
      <w:sdt>
        <w:sdtPr>
          <w:rPr>
            <w:rFonts w:ascii="Times New Roman" w:hAnsi="Times New Roman" w:cs="Times New Roman"/>
          </w:rPr>
          <w:tag w:val="goog_rdk_48"/>
          <w:id w:val="1684963442"/>
        </w:sdtPr>
        <w:sdtContent>
          <w:commentRangeStart w:id="142"/>
        </w:sdtContent>
      </w:sdt>
      <w:sdt>
        <w:sdtPr>
          <w:rPr>
            <w:rFonts w:ascii="Times New Roman" w:hAnsi="Times New Roman" w:cs="Times New Roman"/>
          </w:rPr>
          <w:tag w:val="goog_rdk_49"/>
          <w:id w:val="305994857"/>
        </w:sdtPr>
        <w:sdtContent>
          <w:commentRangeStart w:id="143"/>
        </w:sdtContent>
      </w:sdt>
      <w:sdt>
        <w:sdtPr>
          <w:rPr>
            <w:rFonts w:ascii="Times New Roman" w:hAnsi="Times New Roman" w:cs="Times New Roman"/>
          </w:rPr>
          <w:tag w:val="goog_rdk_50"/>
          <w:id w:val="-2044902528"/>
        </w:sdtPr>
        <w:sdtContent>
          <w:commentRangeStart w:id="144"/>
        </w:sdtContent>
      </w:sdt>
      <w:r w:rsidRPr="007F30A3">
        <w:rPr>
          <w:rFonts w:ascii="Times New Roman" w:eastAsia="Arial" w:hAnsi="Times New Roman" w:cs="Times New Roman"/>
          <w:b/>
        </w:rPr>
        <w:t>a-f.</w:t>
      </w:r>
      <w:commentRangeEnd w:id="142"/>
      <w:r w:rsidRPr="007F30A3">
        <w:rPr>
          <w:rStyle w:val="CommentReference"/>
          <w:rFonts w:ascii="Times New Roman" w:eastAsia="Arial" w:hAnsi="Times New Roman" w:cs="Times New Roman"/>
          <w:b/>
          <w:sz w:val="22"/>
          <w:szCs w:val="22"/>
        </w:rPr>
        <w:commentReference w:id="142"/>
      </w:r>
      <w:commentRangeEnd w:id="143"/>
      <w:r w:rsidRPr="007F30A3">
        <w:rPr>
          <w:rStyle w:val="CommentReference"/>
          <w:rFonts w:ascii="Times New Roman" w:eastAsia="Arial" w:hAnsi="Times New Roman" w:cs="Times New Roman"/>
          <w:b/>
          <w:sz w:val="22"/>
          <w:szCs w:val="22"/>
        </w:rPr>
        <w:commentReference w:id="143"/>
      </w:r>
      <w:commentRangeEnd w:id="144"/>
      <w:r w:rsidRPr="007F30A3">
        <w:rPr>
          <w:rStyle w:val="CommentReference"/>
          <w:rFonts w:ascii="Times New Roman" w:eastAsia="Arial" w:hAnsi="Times New Roman" w:cs="Times New Roman"/>
          <w:b/>
          <w:sz w:val="22"/>
          <w:szCs w:val="22"/>
        </w:rPr>
        <w:commentReference w:id="144"/>
      </w:r>
      <w:r w:rsidRPr="007F30A3">
        <w:rPr>
          <w:rFonts w:ascii="Times New Roman" w:eastAsia="Arial" w:hAnsi="Times New Roman" w:cs="Times New Roman"/>
          <w:b/>
        </w:rPr>
        <w:t xml:space="preserve"> </w:t>
      </w:r>
      <w:r w:rsidRPr="007F30A3">
        <w:rPr>
          <w:rFonts w:ascii="Times New Roman" w:eastAsia="Arial" w:hAnsi="Times New Roman" w:cs="Times New Roman"/>
        </w:rPr>
        <w:t xml:space="preserve">Comparison of single- and multi-stressor treatments targeting the same value in at least one driver. The 24°C comparison is the only non-significant one. </w:t>
      </w:r>
    </w:p>
    <w:p w14:paraId="000001E9" w14:textId="77777777" w:rsidR="00F1663E" w:rsidRPr="007F30A3" w:rsidRDefault="00F1663E">
      <w:pPr>
        <w:jc w:val="both"/>
        <w:rPr>
          <w:rFonts w:ascii="Times New Roman" w:eastAsia="Arial" w:hAnsi="Times New Roman" w:cs="Times New Roman"/>
          <w:sz w:val="24"/>
          <w:szCs w:val="24"/>
        </w:rPr>
      </w:pPr>
    </w:p>
    <w:p w14:paraId="0F964CED" w14:textId="792F8FF9" w:rsidR="00326B12" w:rsidRPr="00D36660" w:rsidRDefault="00326B12" w:rsidP="007F0828">
      <w:pPr>
        <w:spacing w:line="301" w:lineRule="auto"/>
        <w:jc w:val="both"/>
        <w:rPr>
          <w:ins w:id="145" w:author="Einar Pétur Jónsson - HAFRO" w:date="2026-02-03T10:46:00Z" w16du:dateUtc="2026-02-03T10:46:00Z"/>
          <w:rFonts w:ascii="Times New Roman" w:eastAsia="Arial" w:hAnsi="Times New Roman" w:cs="Times New Roman"/>
          <w:sz w:val="24"/>
          <w:szCs w:val="24"/>
        </w:rPr>
      </w:pPr>
    </w:p>
    <w:p w14:paraId="69D29C43" w14:textId="77777777" w:rsidR="000C30D1" w:rsidRDefault="000C30D1" w:rsidP="000C30D1">
      <w:pPr>
        <w:jc w:val="both"/>
        <w:rPr>
          <w:ins w:id="146" w:author="Einar Pétur Jónsson - HAFRO" w:date="2026-02-02T14:54:00Z" w16du:dateUtc="2026-02-02T14:54:00Z"/>
          <w:rFonts w:ascii="Times New Roman" w:eastAsia="Arial" w:hAnsi="Times New Roman" w:cs="Times New Roman"/>
          <w:color w:val="FF0000"/>
          <w:sz w:val="24"/>
          <w:szCs w:val="24"/>
        </w:rPr>
      </w:pPr>
    </w:p>
    <w:p w14:paraId="4E4BBF27" w14:textId="08BCA647" w:rsidR="000C30D1" w:rsidRDefault="001E5A4C" w:rsidP="000C30D1">
      <w:pPr>
        <w:jc w:val="both"/>
        <w:rPr>
          <w:ins w:id="147" w:author="Einar Pétur Jónsson - HAFRO" w:date="2026-02-03T13:53:00Z" w16du:dateUtc="2026-02-03T13:53:00Z"/>
          <w:rFonts w:ascii="Times New Roman" w:eastAsia="Arial" w:hAnsi="Times New Roman" w:cs="Times New Roman"/>
          <w:color w:val="FF0000"/>
          <w:sz w:val="24"/>
          <w:szCs w:val="24"/>
        </w:rPr>
      </w:pPr>
      <w:ins w:id="148" w:author="Einar Pétur Jónsson - HAFRO" w:date="2026-02-02T15:43:00Z" w16du:dateUtc="2026-02-02T15:43:00Z">
        <w:r>
          <w:rPr>
            <w:noProof/>
          </w:rPr>
          <w:drawing>
            <wp:inline distT="0" distB="0" distL="0" distR="0" wp14:anchorId="48439BD4" wp14:editId="46D3F0B2">
              <wp:extent cx="5400040" cy="3040380"/>
              <wp:effectExtent l="0" t="0" r="10160" b="7620"/>
              <wp:docPr id="1451354907" name="Chart 1">
                <a:extLst xmlns:a="http://schemas.openxmlformats.org/drawingml/2006/main">
                  <a:ext uri="{FF2B5EF4-FFF2-40B4-BE49-F238E27FC236}">
                    <a16:creationId xmlns:a16="http://schemas.microsoft.com/office/drawing/2014/main" id="{F0E089F9-4173-12BD-3F54-334A0B4C93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ins>
    </w:p>
    <w:p w14:paraId="65B9CCB9" w14:textId="5B894BA6" w:rsidR="001E5A4C" w:rsidRDefault="001E5A4C" w:rsidP="000C30D1">
      <w:pPr>
        <w:jc w:val="both"/>
        <w:rPr>
          <w:ins w:id="149" w:author="Einar Pétur Jónsson - HAFRO" w:date="2026-02-02T15:43:00Z" w16du:dateUtc="2026-02-02T15:43:00Z"/>
          <w:rFonts w:ascii="Times New Roman" w:eastAsia="Arial" w:hAnsi="Times New Roman" w:cs="Times New Roman"/>
          <w:color w:val="FF0000"/>
          <w:sz w:val="24"/>
          <w:szCs w:val="24"/>
        </w:rPr>
      </w:pPr>
      <w:ins w:id="150" w:author="Einar Pétur Jónsson - HAFRO" w:date="2026-02-02T15:43:00Z" w16du:dateUtc="2026-02-02T15:43:00Z">
        <w:r>
          <w:rPr>
            <w:noProof/>
          </w:rPr>
          <w:drawing>
            <wp:inline distT="0" distB="0" distL="0" distR="0" wp14:anchorId="3D2805F5" wp14:editId="48009A71">
              <wp:extent cx="5400040" cy="3185160"/>
              <wp:effectExtent l="0" t="0" r="10160" b="15240"/>
              <wp:docPr id="1866693536" name="Chart 1">
                <a:extLst xmlns:a="http://schemas.openxmlformats.org/drawingml/2006/main">
                  <a:ext uri="{FF2B5EF4-FFF2-40B4-BE49-F238E27FC236}">
                    <a16:creationId xmlns:a16="http://schemas.microsoft.com/office/drawing/2014/main" id="{6D98C7E7-B1AF-471D-8DF3-7ADC71F73E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ins>
    </w:p>
    <w:p w14:paraId="705C5442" w14:textId="2D1ECEF6" w:rsidR="001E5A4C" w:rsidRDefault="008932BF" w:rsidP="000C30D1">
      <w:pPr>
        <w:jc w:val="both"/>
        <w:rPr>
          <w:ins w:id="151" w:author="Einar Pétur Jónsson - HAFRO" w:date="2026-02-02T15:43:00Z" w16du:dateUtc="2026-02-02T15:43:00Z"/>
          <w:rFonts w:ascii="Times New Roman" w:eastAsia="Arial" w:hAnsi="Times New Roman" w:cs="Times New Roman"/>
          <w:color w:val="FF0000"/>
          <w:sz w:val="24"/>
          <w:szCs w:val="24"/>
        </w:rPr>
      </w:pPr>
      <w:ins w:id="152" w:author="Einar Pétur Jónsson - HAFRO" w:date="2026-02-02T15:43:00Z" w16du:dateUtc="2026-02-02T15:43:00Z">
        <w:r>
          <w:rPr>
            <w:noProof/>
          </w:rPr>
          <w:lastRenderedPageBreak/>
          <w:drawing>
            <wp:inline distT="0" distB="0" distL="0" distR="0" wp14:anchorId="11F66FC3" wp14:editId="0FCB767D">
              <wp:extent cx="5400040" cy="3202940"/>
              <wp:effectExtent l="0" t="0" r="10160" b="10160"/>
              <wp:docPr id="1017323370" name="Chart 1">
                <a:extLst xmlns:a="http://schemas.openxmlformats.org/drawingml/2006/main">
                  <a:ext uri="{FF2B5EF4-FFF2-40B4-BE49-F238E27FC236}">
                    <a16:creationId xmlns:a16="http://schemas.microsoft.com/office/drawing/2014/main" id="{9B57BC25-75D3-4430-AD77-A07E108B0B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ins>
    </w:p>
    <w:p w14:paraId="56E993F2" w14:textId="58DF03B6" w:rsidR="001E5A4C" w:rsidRDefault="00700070" w:rsidP="000C30D1">
      <w:pPr>
        <w:jc w:val="both"/>
        <w:rPr>
          <w:ins w:id="153" w:author="Einar Pétur Jónsson - HAFRO" w:date="2026-02-02T14:55:00Z" w16du:dateUtc="2026-02-02T14:55:00Z"/>
          <w:rFonts w:ascii="Times New Roman" w:eastAsia="Arial" w:hAnsi="Times New Roman" w:cs="Times New Roman"/>
          <w:color w:val="FF0000"/>
          <w:sz w:val="24"/>
          <w:szCs w:val="24"/>
        </w:rPr>
      </w:pPr>
      <w:commentRangeStart w:id="154"/>
      <w:ins w:id="155" w:author="Einar Pétur Jónsson - HAFRO" w:date="2026-02-03T13:54:00Z" w16du:dateUtc="2026-02-03T13:54:00Z">
        <w:r>
          <w:rPr>
            <w:rFonts w:ascii="Times New Roman" w:eastAsia="Arial" w:hAnsi="Times New Roman" w:cs="Times New Roman"/>
            <w:color w:val="FF0000"/>
            <w:sz w:val="24"/>
            <w:szCs w:val="24"/>
          </w:rPr>
          <w:t xml:space="preserve">Figure3a-c. </w:t>
        </w:r>
      </w:ins>
      <w:commentRangeEnd w:id="154"/>
      <w:r w:rsidR="008E1E17">
        <w:rPr>
          <w:rStyle w:val="CommentReference"/>
          <w:rFonts w:ascii="Times New Roman" w:eastAsia="Arial" w:hAnsi="Times New Roman" w:cs="Times New Roman"/>
          <w:color w:val="FF0000"/>
          <w:sz w:val="24"/>
          <w:szCs w:val="24"/>
        </w:rPr>
        <w:commentReference w:id="154"/>
      </w:r>
    </w:p>
    <w:p w14:paraId="4AFDCEA9" w14:textId="77777777" w:rsidR="000C30D1" w:rsidRDefault="000C30D1" w:rsidP="000C30D1">
      <w:pPr>
        <w:jc w:val="both"/>
        <w:rPr>
          <w:ins w:id="156" w:author="Einar Pétur Jónsson - HAFRO" w:date="2026-02-02T14:55:00Z" w16du:dateUtc="2026-02-02T14:55:00Z"/>
          <w:rFonts w:ascii="Times New Roman" w:eastAsia="Arial" w:hAnsi="Times New Roman" w:cs="Times New Roman"/>
          <w:color w:val="FF0000"/>
          <w:sz w:val="24"/>
          <w:szCs w:val="24"/>
        </w:rPr>
      </w:pPr>
    </w:p>
    <w:p w14:paraId="31BF0BD4" w14:textId="68530900" w:rsidR="005058DF" w:rsidRPr="00FF154A" w:rsidRDefault="005058DF" w:rsidP="00FF154A">
      <w:pPr>
        <w:jc w:val="both"/>
        <w:rPr>
          <w:ins w:id="157" w:author="Einar Pétur Jónsson - HAFRO" w:date="2026-02-02T13:48:00Z" w16du:dateUtc="2026-02-02T13:48:00Z"/>
          <w:rFonts w:ascii="Times New Roman" w:eastAsia="Arial" w:hAnsi="Times New Roman" w:cs="Times New Roman"/>
          <w:color w:val="FF0000"/>
          <w:sz w:val="24"/>
          <w:szCs w:val="24"/>
        </w:rPr>
      </w:pPr>
    </w:p>
    <w:p w14:paraId="000001F2" w14:textId="77777777" w:rsidR="00F1663E" w:rsidRPr="007F30A3" w:rsidRDefault="00F1663E">
      <w:pPr>
        <w:jc w:val="both"/>
        <w:rPr>
          <w:rFonts w:ascii="Times New Roman" w:eastAsia="Arial" w:hAnsi="Times New Roman" w:cs="Times New Roman"/>
          <w:sz w:val="24"/>
          <w:szCs w:val="24"/>
        </w:rPr>
      </w:pPr>
    </w:p>
    <w:p w14:paraId="000001F3" w14:textId="77777777" w:rsidR="00F1663E" w:rsidRPr="007F30A3" w:rsidRDefault="00F1663E">
      <w:pPr>
        <w:jc w:val="both"/>
        <w:rPr>
          <w:rFonts w:ascii="Times New Roman" w:eastAsia="Arial" w:hAnsi="Times New Roman" w:cs="Times New Roman"/>
          <w:sz w:val="24"/>
          <w:szCs w:val="24"/>
        </w:rPr>
      </w:pPr>
    </w:p>
    <w:p w14:paraId="000001F5" w14:textId="422F58F5" w:rsidR="00F1663E" w:rsidRPr="007F30A3" w:rsidRDefault="00000000" w:rsidP="00116E3F">
      <w:pPr>
        <w:jc w:val="both"/>
        <w:rPr>
          <w:rFonts w:ascii="Times New Roman" w:eastAsia="Arial" w:hAnsi="Times New Roman" w:cs="Times New Roman"/>
          <w:sz w:val="24"/>
          <w:szCs w:val="24"/>
        </w:rPr>
      </w:pPr>
      <w:sdt>
        <w:sdtPr>
          <w:rPr>
            <w:rFonts w:ascii="Times New Roman" w:hAnsi="Times New Roman" w:cs="Times New Roman"/>
          </w:rPr>
          <w:tag w:val="goog_rdk_54"/>
          <w:id w:val="-896174957"/>
        </w:sdtPr>
        <w:sdtContent/>
      </w:sdt>
      <w:sdt>
        <w:sdtPr>
          <w:rPr>
            <w:rFonts w:ascii="Times New Roman" w:hAnsi="Times New Roman" w:cs="Times New Roman"/>
          </w:rPr>
          <w:tag w:val="goog_rdk_55"/>
          <w:id w:val="13605265"/>
          <w:showingPlcHdr/>
        </w:sdtPr>
        <w:sdtContent>
          <w:r w:rsidR="007F30A3">
            <w:rPr>
              <w:rFonts w:ascii="Times New Roman" w:hAnsi="Times New Roman" w:cs="Times New Roman"/>
            </w:rPr>
            <w:t xml:space="preserve">     </w:t>
          </w:r>
        </w:sdtContent>
      </w:sdt>
      <w:r w:rsidR="00275014" w:rsidRPr="007F30A3">
        <w:rPr>
          <w:rFonts w:ascii="Times New Roman" w:eastAsia="Arial" w:hAnsi="Times New Roman" w:cs="Times New Roman"/>
          <w:sz w:val="24"/>
          <w:szCs w:val="24"/>
        </w:rPr>
        <w:t xml:space="preserve"> </w:t>
      </w:r>
    </w:p>
    <w:p w14:paraId="000001F6" w14:textId="77777777" w:rsidR="00F1663E" w:rsidRDefault="00F1663E">
      <w:pPr>
        <w:jc w:val="both"/>
        <w:rPr>
          <w:rFonts w:ascii="Arial" w:eastAsia="Arial" w:hAnsi="Arial" w:cs="Arial"/>
          <w:sz w:val="24"/>
          <w:szCs w:val="24"/>
        </w:rPr>
      </w:pPr>
    </w:p>
    <w:p w14:paraId="000001F9" w14:textId="1ADE2CF3" w:rsidR="00F1663E" w:rsidRPr="007F30A3" w:rsidRDefault="00275014" w:rsidP="007F30A3">
      <w:pPr>
        <w:pStyle w:val="Heading1"/>
        <w:numPr>
          <w:ilvl w:val="0"/>
          <w:numId w:val="3"/>
        </w:numPr>
        <w:spacing w:line="276" w:lineRule="auto"/>
        <w:jc w:val="both"/>
        <w:rPr>
          <w:rFonts w:ascii="Times New Roman" w:eastAsia="Arial" w:hAnsi="Times New Roman" w:cs="Times New Roman"/>
          <w:sz w:val="24"/>
          <w:szCs w:val="24"/>
        </w:rPr>
      </w:pPr>
      <w:bookmarkStart w:id="158" w:name="_heading=h.p4us41hfz6kt" w:colFirst="0" w:colLast="0"/>
      <w:bookmarkStart w:id="159" w:name="_heading=h.usarh4diqho7" w:colFirst="0" w:colLast="0"/>
      <w:bookmarkEnd w:id="158"/>
      <w:bookmarkEnd w:id="159"/>
      <w:r w:rsidRPr="007F30A3">
        <w:rPr>
          <w:rFonts w:ascii="Times New Roman" w:eastAsia="Arial" w:hAnsi="Times New Roman" w:cs="Times New Roman"/>
          <w:sz w:val="24"/>
          <w:szCs w:val="24"/>
        </w:rPr>
        <w:t>Discussion</w:t>
      </w:r>
      <w:r w:rsidR="00B949EC">
        <w:rPr>
          <w:rFonts w:ascii="Times New Roman" w:eastAsia="Arial" w:hAnsi="Times New Roman" w:cs="Times New Roman"/>
          <w:sz w:val="24"/>
          <w:szCs w:val="24"/>
        </w:rPr>
        <w:t xml:space="preserve"> – has not been changed with new manuscript edits</w:t>
      </w:r>
    </w:p>
    <w:p w14:paraId="000001FB"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This study attempts to shed light on the nature of multi-driver effects in an informed manner by also understanding each drivers’ response curve. The effort is in line with a call for global-change experiments to be more oriented towards employing regression-based experimental designs to give a better understanding of response curves and surfaces instead of using ANOVA–based experimental designs, which do not capture the complexity of driver interactions (Collins et al. (2022), Kreyling et al. (2014)). Our experimental design presents an approach to study the response curves of three drivers and evaluate their additivity or interaction in a multi-driver experiment. Although the thermal response curve was clear, there was too much noise and too little effect in the data to clearly see the other response curves or to confidently estimate the nature of the multi-driver effects. </w:t>
      </w:r>
    </w:p>
    <w:p w14:paraId="000001FC" w14:textId="77777777" w:rsidR="00F1663E" w:rsidRPr="007F30A3" w:rsidRDefault="00F1663E">
      <w:pPr>
        <w:spacing w:line="276" w:lineRule="auto"/>
        <w:jc w:val="both"/>
        <w:rPr>
          <w:rFonts w:ascii="Times New Roman" w:eastAsia="Arial" w:hAnsi="Times New Roman" w:cs="Times New Roman"/>
          <w:sz w:val="24"/>
          <w:szCs w:val="24"/>
        </w:rPr>
      </w:pPr>
    </w:p>
    <w:p w14:paraId="000001FD" w14:textId="77777777" w:rsidR="00F1663E" w:rsidRPr="007F30A3" w:rsidRDefault="00275014">
      <w:pPr>
        <w:spacing w:line="276" w:lineRule="auto"/>
        <w:ind w:left="720"/>
        <w:jc w:val="both"/>
        <w:rPr>
          <w:rFonts w:ascii="Times New Roman" w:eastAsia="Arial" w:hAnsi="Times New Roman" w:cs="Times New Roman"/>
          <w:sz w:val="24"/>
          <w:szCs w:val="24"/>
          <w:u w:val="single"/>
        </w:rPr>
      </w:pPr>
      <w:r w:rsidRPr="007F30A3">
        <w:rPr>
          <w:rFonts w:ascii="Times New Roman" w:eastAsia="Arial" w:hAnsi="Times New Roman" w:cs="Times New Roman"/>
          <w:i/>
          <w:sz w:val="24"/>
          <w:szCs w:val="24"/>
        </w:rPr>
        <w:t>4.1 Single driver response curves</w:t>
      </w:r>
    </w:p>
    <w:p w14:paraId="000001FE"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The thermal response curve of the larval growth was quite well described by a second degree model and was clearly bell shaped, as expected from literature (e.g. Silva Romero et al. (2021), Byrne et al. (2022)), albeit with few data points at the highest temperature (30 ºC). The effect of the highest temperature treatment was also supported by the high mortality in that treatment, which has been previously observed in this species (</w:t>
      </w:r>
      <w:r w:rsidRPr="007F30A3">
        <w:rPr>
          <w:rFonts w:ascii="Times New Roman" w:eastAsia="Arial" w:hAnsi="Times New Roman" w:cs="Times New Roman"/>
          <w:sz w:val="24"/>
          <w:szCs w:val="24"/>
          <w:highlight w:val="white"/>
        </w:rPr>
        <w:t xml:space="preserve">Cuthbert et al., 2021). An unusually warm summer preceding the experiment (data from Samir et al., 2025) raises the question of whether the thermal tolerance of offspring from the adult urchins that went through that heatwave was affected. </w:t>
      </w:r>
      <w:sdt>
        <w:sdtPr>
          <w:rPr>
            <w:rFonts w:ascii="Times New Roman" w:hAnsi="Times New Roman" w:cs="Times New Roman"/>
          </w:rPr>
          <w:tag w:val="goog_rdk_56"/>
          <w:id w:val="-539294409"/>
        </w:sdtPr>
        <w:sdtContent>
          <w:commentRangeStart w:id="160"/>
        </w:sdtContent>
      </w:sdt>
      <w:r w:rsidRPr="007F30A3">
        <w:rPr>
          <w:rFonts w:ascii="Times New Roman" w:eastAsia="Arial" w:hAnsi="Times New Roman" w:cs="Times New Roman"/>
          <w:sz w:val="24"/>
          <w:szCs w:val="24"/>
          <w:highlight w:val="white"/>
        </w:rPr>
        <w:t>This</w:t>
      </w:r>
      <w:commentRangeEnd w:id="160"/>
      <w:r w:rsidRPr="007F30A3">
        <w:rPr>
          <w:rStyle w:val="CommentReference"/>
          <w:rFonts w:ascii="Times New Roman" w:eastAsia="Arial" w:hAnsi="Times New Roman" w:cs="Times New Roman"/>
          <w:sz w:val="24"/>
          <w:szCs w:val="24"/>
          <w:highlight w:val="white"/>
        </w:rPr>
        <w:commentReference w:id="160"/>
      </w:r>
      <w:r w:rsidRPr="007F30A3">
        <w:rPr>
          <w:rFonts w:ascii="Times New Roman" w:eastAsia="Arial" w:hAnsi="Times New Roman" w:cs="Times New Roman"/>
          <w:sz w:val="24"/>
          <w:szCs w:val="24"/>
          <w:highlight w:val="white"/>
        </w:rPr>
        <w:t xml:space="preserve"> potential carry-over effect is consistent with transgenerational plasticity observed in other echinoderms, where parental exposure to thermal anomalies modulates larval thermal tolerance (Uthicke et al., 2013; Foo &amp; Byrne, 2016). Such parental effects could partially explain the relatively broad tolerance window observed here, despite the high mortality at the upper extreme. Integrating this perspective emphasizes that thermal performance curves in nature may embed not only acute physiological limits but also the legacy of environmental history. </w:t>
      </w:r>
      <w:r w:rsidRPr="007F30A3">
        <w:rPr>
          <w:rFonts w:ascii="Times New Roman" w:eastAsia="Arial" w:hAnsi="Times New Roman" w:cs="Times New Roman"/>
          <w:sz w:val="24"/>
          <w:szCs w:val="24"/>
        </w:rPr>
        <w:t xml:space="preserve">There was a decline in growth rate with lower pH and higher lithium, but the effect of these drivers was weak, the variance high and conclusions can hardly be drawn about the shape of their response curves (Fig. 1, Table SX). Larval responses to a decrease in pH have been described as linear in some studies, where a tipping point may be associated with calcium carbonate saturation states (e.g. Waldbusser et al. (2015)) as calcification systems are affected (Stumpp et al., 2012). It can be argued that the linear observations may well be a linear part of a unimodal curve, such as is observed for phytoplankton (Paul et al. (2020), Collins et al. (2022)). The shape and sensitivity of the response of course depends on the organism, and a tipping point is commonly observed for sea urchin larvae (Dorey et al. (2013), Lee et al. (2019)), below which the fitness or survival of the organism is severely impacted. Although the shape of marine larva response to lithium has, to our knowledge, not been documented, their responses to toxicants commonly follow a sigmoidal curve (Bellas (2008), Philibert et al. (2021), Morroni et al. (2023)). </w:t>
      </w:r>
    </w:p>
    <w:p w14:paraId="000001FF" w14:textId="77777777" w:rsidR="00F1663E" w:rsidRPr="007F30A3" w:rsidRDefault="00F1663E">
      <w:pPr>
        <w:spacing w:line="276" w:lineRule="auto"/>
        <w:jc w:val="both"/>
        <w:rPr>
          <w:rFonts w:ascii="Times New Roman" w:eastAsia="Arial" w:hAnsi="Times New Roman" w:cs="Times New Roman"/>
          <w:sz w:val="24"/>
          <w:szCs w:val="24"/>
        </w:rPr>
      </w:pPr>
    </w:p>
    <w:p w14:paraId="00000200"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The small effect-to-noise for pH and lithium may likely be attributed to the treatment levels or time scale of the experiment. Going outside the current range of variability of a driver is important in order to understand the biological effects that changes in the driver will have (Vargas et al., 2017). The pH of the lowest two treatments did not reach their targets and the pH treatment essentially did not go well below the range of natural variability, reaching only ˜pH 7.7 when the natural variability goes down to at least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7.9  (</w:t>
      </w:r>
      <w:sdt>
        <w:sdtPr>
          <w:rPr>
            <w:rFonts w:ascii="Times New Roman" w:hAnsi="Times New Roman" w:cs="Times New Roman"/>
          </w:rPr>
          <w:tag w:val="goog_rdk_57"/>
          <w:id w:val="-1158598535"/>
        </w:sdtPr>
        <w:sdtContent>
          <w:commentRangeStart w:id="161"/>
        </w:sdtContent>
      </w:sdt>
      <w:r w:rsidRPr="007F30A3">
        <w:rPr>
          <w:rFonts w:ascii="Times New Roman" w:eastAsia="Arial" w:hAnsi="Times New Roman" w:cs="Times New Roman"/>
          <w:sz w:val="24"/>
          <w:szCs w:val="24"/>
        </w:rPr>
        <w:t>Gattuso et al., 2021</w:t>
      </w:r>
      <w:commentRangeEnd w:id="161"/>
      <w:r w:rsidRPr="007F30A3">
        <w:rPr>
          <w:rStyle w:val="CommentReference"/>
          <w:rFonts w:ascii="Times New Roman" w:eastAsia="Arial" w:hAnsi="Times New Roman" w:cs="Times New Roman"/>
          <w:sz w:val="24"/>
          <w:szCs w:val="24"/>
        </w:rPr>
        <w:commentReference w:id="161"/>
      </w:r>
      <w:r w:rsidRPr="007F30A3">
        <w:rPr>
          <w:rFonts w:ascii="Times New Roman" w:eastAsia="Arial" w:hAnsi="Times New Roman" w:cs="Times New Roman"/>
          <w:sz w:val="24"/>
          <w:szCs w:val="24"/>
        </w:rPr>
        <w:t xml:space="preserve">). García et al. (2015a) found </w:t>
      </w:r>
      <w:r w:rsidRPr="007F30A3">
        <w:rPr>
          <w:rFonts w:ascii="Times New Roman" w:eastAsia="Arial" w:hAnsi="Times New Roman" w:cs="Times New Roman"/>
          <w:i/>
          <w:sz w:val="24"/>
          <w:szCs w:val="24"/>
        </w:rPr>
        <w:t xml:space="preserve">P. lividus </w:t>
      </w:r>
      <w:r w:rsidRPr="007F30A3">
        <w:rPr>
          <w:rFonts w:ascii="Times New Roman" w:eastAsia="Arial" w:hAnsi="Times New Roman" w:cs="Times New Roman"/>
          <w:sz w:val="24"/>
          <w:szCs w:val="24"/>
        </w:rPr>
        <w:t>larvae to be robust to low pH within the range of their natural variability (down to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7.6 in their case), with high growth rate and only slight developmental delay, while below that they were affected. The pH may therefore not have had an effect in the present study as it did not reach the extremes beyond the natural range experienced by the larvae, where stronger responses would be expected. The absence of a pronounced pH effect at the tested levels further supports the notion that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can buffer moderate acidification within the boundaries of their natural diel and seasonal pH variability. This resilience may derive from physiological homeostasis mechanisms, such as upregulation of ion-transporters and </w:t>
      </w:r>
      <w:r w:rsidRPr="007F30A3">
        <w:rPr>
          <w:rFonts w:ascii="Times New Roman" w:eastAsia="Arial" w:hAnsi="Times New Roman" w:cs="Times New Roman"/>
          <w:sz w:val="24"/>
          <w:szCs w:val="24"/>
        </w:rPr>
        <w:lastRenderedPageBreak/>
        <w:t xml:space="preserve">acid–base regulatory enzymes, which have been reported in echinoid larvae under sublethal acidification (Dupont &amp; Thorndyke, 2009; Evans et al., 2013). Consequently, identifying thresholds likely requires experimental levels that exceed the organism’s acclimatization envelope. The duration of the experiment is another possible explanation for the small effect. Even at very low pH levels, a short experiment may not show much effect of pH on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(Martin et al., 2011). Schulte (2011) pointed out that the time scales of the exposure need to be kept in mind when drawing conclusions about the shape of the thermal performance of an organism, and this could also be true for other response curves. Although the lithium concentrations used here have been shown to be detrimental to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in another study (Ruocco et al., 2016), there the effect was much smaller when eggs were exposed to lithium after fertilization, compared to before fertilization. The levels used in the present study (which introduced lithium post-fertilization) are within the range of the lithium concentration that had no effect in the post-fertilization exposure part of that study, and may therefore be inside the range of short-term tolerance for the larvae. A caveat to that comparison is the different population origin of the larvae, Gulf of Naples vs. Cap d’Ail, and the possible difference in sensitivity between these populations. Additionally, lithium concentrations follow a biodiminution effect in marine food webs, and zooplankton from close to our sampling area (Villefranche-sur-Mer) have recently been found to naturally have a very high lithium concentration, with the concentration range even surpassing the levels used in our study (Thibon et al., 2023). Considering lithium’s anthropogenic relevance, its ecological implications merit further attention. As its toxicity seems dependent on ontogenetic timing of exposure, bioaccumulative capacity and likely duration of exposure, future work could benefit from a gradient extending well above environmental baselines to better resolve the potential sigmoidal nature of the response curve.</w:t>
      </w:r>
    </w:p>
    <w:p w14:paraId="00000201" w14:textId="77777777" w:rsidR="00F1663E" w:rsidRPr="007F30A3" w:rsidRDefault="00F1663E">
      <w:pPr>
        <w:spacing w:line="276" w:lineRule="auto"/>
        <w:jc w:val="both"/>
        <w:rPr>
          <w:rFonts w:ascii="Times New Roman" w:eastAsia="Arial" w:hAnsi="Times New Roman" w:cs="Times New Roman"/>
          <w:sz w:val="24"/>
          <w:szCs w:val="24"/>
        </w:rPr>
      </w:pPr>
    </w:p>
    <w:p w14:paraId="00000202" w14:textId="77777777" w:rsidR="00F1663E" w:rsidRPr="007F30A3" w:rsidRDefault="00F1663E">
      <w:pPr>
        <w:spacing w:line="276" w:lineRule="auto"/>
        <w:jc w:val="both"/>
        <w:rPr>
          <w:rFonts w:ascii="Times New Roman" w:eastAsia="Arial" w:hAnsi="Times New Roman" w:cs="Times New Roman"/>
          <w:sz w:val="24"/>
          <w:szCs w:val="24"/>
        </w:rPr>
      </w:pPr>
    </w:p>
    <w:p w14:paraId="00000203" w14:textId="77777777" w:rsidR="00F1663E" w:rsidRPr="007F30A3" w:rsidRDefault="00275014">
      <w:pPr>
        <w:spacing w:line="276" w:lineRule="auto"/>
        <w:ind w:left="720"/>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 xml:space="preserve">4.2 </w:t>
      </w:r>
      <w:commentRangeStart w:id="162"/>
      <w:r w:rsidRPr="007F30A3">
        <w:rPr>
          <w:rFonts w:ascii="Times New Roman" w:eastAsia="Arial" w:hAnsi="Times New Roman" w:cs="Times New Roman"/>
          <w:i/>
          <w:sz w:val="24"/>
          <w:szCs w:val="24"/>
        </w:rPr>
        <w:t xml:space="preserve">Exploring </w:t>
      </w:r>
      <w:commentRangeEnd w:id="162"/>
      <w:r w:rsidR="00F13971" w:rsidRPr="007F30A3">
        <w:rPr>
          <w:rStyle w:val="CommentReference"/>
          <w:rFonts w:ascii="Times New Roman" w:eastAsia="Arial" w:hAnsi="Times New Roman" w:cs="Times New Roman"/>
          <w:i/>
          <w:sz w:val="24"/>
          <w:szCs w:val="24"/>
        </w:rPr>
        <w:commentReference w:id="162"/>
      </w:r>
      <w:r w:rsidRPr="007F30A3">
        <w:rPr>
          <w:rFonts w:ascii="Times New Roman" w:eastAsia="Arial" w:hAnsi="Times New Roman" w:cs="Times New Roman"/>
          <w:i/>
          <w:sz w:val="24"/>
          <w:szCs w:val="24"/>
        </w:rPr>
        <w:t>the multi-driver effect</w:t>
      </w:r>
    </w:p>
    <w:p w14:paraId="00000204"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Multi-driver effects were detectable but were dwarfed by the effect of temperature on growth rate. Although growth rate was generally lower in multi-driver treatments, high temperature was likely the principal driver behind this difference, except at 20°C (ambient). T</w:t>
      </w:r>
      <w:sdt>
        <w:sdtPr>
          <w:rPr>
            <w:rFonts w:ascii="Times New Roman" w:hAnsi="Times New Roman" w:cs="Times New Roman"/>
          </w:rPr>
          <w:tag w:val="goog_rdk_58"/>
          <w:id w:val="-1124972078"/>
        </w:sdtPr>
        <w:sdtContent>
          <w:sdt>
            <w:sdtPr>
              <w:rPr>
                <w:rFonts w:ascii="Times New Roman" w:hAnsi="Times New Roman" w:cs="Times New Roman"/>
              </w:rPr>
              <w:tag w:val="goog_rdk_59"/>
              <w:id w:val="-1165990585"/>
            </w:sdtPr>
            <w:sdtContent>
              <w:commentRangeStart w:id="163"/>
            </w:sdtContent>
          </w:sdt>
          <w:ins w:id="164" w:author="Einar Pétur Jónsson" w:date="2025-09-02T12:22:00Z">
            <w:r w:rsidRPr="007F30A3">
              <w:rPr>
                <w:rFonts w:ascii="Times New Roman" w:eastAsia="Arial" w:hAnsi="Times New Roman" w:cs="Times New Roman"/>
                <w:sz w:val="24"/>
                <w:szCs w:val="24"/>
              </w:rPr>
              <w:t xml:space="preserve">emperature is the most influential driver for marine organisms, and its effects on various biological parameters have been studied extensively (Vernberg (1962), Olive (1995), Dahms and Killen (2023), with its dominant effect over other concurrent drivers’ effect commonly observed (e.g. Byrne et al., 2009). </w:t>
            </w:r>
          </w:ins>
        </w:sdtContent>
      </w:sdt>
      <w:commentRangeEnd w:id="163"/>
      <w:r w:rsidRPr="007F30A3">
        <w:rPr>
          <w:rStyle w:val="CommentReference"/>
          <w:rFonts w:ascii="Times New Roman" w:eastAsia="Arial" w:hAnsi="Times New Roman" w:cs="Times New Roman"/>
          <w:sz w:val="24"/>
          <w:szCs w:val="24"/>
        </w:rPr>
        <w:commentReference w:id="163"/>
      </w:r>
      <w:r w:rsidRPr="007F30A3">
        <w:rPr>
          <w:rFonts w:ascii="Times New Roman" w:eastAsia="Arial" w:hAnsi="Times New Roman" w:cs="Times New Roman"/>
          <w:sz w:val="24"/>
          <w:szCs w:val="24"/>
        </w:rPr>
        <w:t xml:space="preserve">The multi-driver data showed that the treatments that had low pH (7.76), had higher growth rate than was expected from the single-driver data modelling, which could be due to the interaction rather than additivity of the drivers at these levels. </w:t>
      </w:r>
      <w:sdt>
        <w:sdtPr>
          <w:rPr>
            <w:rFonts w:ascii="Times New Roman" w:hAnsi="Times New Roman" w:cs="Times New Roman"/>
          </w:rPr>
          <w:tag w:val="goog_rdk_60"/>
          <w:id w:val="252348358"/>
        </w:sdtPr>
        <w:sdtContent>
          <w:ins w:id="165" w:author="Einar Pétur Jónsson" w:date="2025-09-02T11:10:00Z">
            <w:r w:rsidRPr="007F30A3">
              <w:rPr>
                <w:rFonts w:ascii="Times New Roman" w:eastAsia="Arial" w:hAnsi="Times New Roman" w:cs="Times New Roman"/>
                <w:sz w:val="24"/>
                <w:szCs w:val="24"/>
              </w:rPr>
              <w:t xml:space="preserve">As toxicants commonly intensify a stress response to low pH (Wang et al., 2025), that interaction is an unlikely candidate to explain this </w:t>
            </w:r>
          </w:ins>
          <w:sdt>
            <w:sdtPr>
              <w:rPr>
                <w:rFonts w:ascii="Times New Roman" w:hAnsi="Times New Roman" w:cs="Times New Roman"/>
              </w:rPr>
              <w:tag w:val="goog_rdk_61"/>
              <w:id w:val="-776301875"/>
            </w:sdtPr>
            <w:sdtContent>
              <w:ins w:id="166" w:author="Einar Pétur Jónsson" w:date="2025-09-02T11:10:00Z">
                <w:r w:rsidRPr="007F30A3">
                  <w:rPr>
                    <w:rFonts w:ascii="Times New Roman" w:eastAsia="Arial" w:hAnsi="Times New Roman" w:cs="Times New Roman"/>
                    <w:sz w:val="24"/>
                    <w:szCs w:val="24"/>
                  </w:rPr>
                  <w:t>higher-than-expected growth rate for the multi-driver low pH treatments.</w:t>
                </w:r>
              </w:ins>
            </w:sdtContent>
          </w:sdt>
          <w:ins w:id="167" w:author="Einar Pétur Jónsson" w:date="2025-09-02T11:10:00Z">
            <w:r w:rsidRPr="007F30A3">
              <w:rPr>
                <w:rFonts w:ascii="Times New Roman" w:eastAsia="Arial" w:hAnsi="Times New Roman" w:cs="Times New Roman"/>
                <w:sz w:val="24"/>
                <w:szCs w:val="24"/>
              </w:rPr>
              <w:t xml:space="preserve"> </w:t>
            </w:r>
          </w:ins>
        </w:sdtContent>
      </w:sdt>
      <w:r w:rsidRPr="007F30A3">
        <w:rPr>
          <w:rFonts w:ascii="Times New Roman" w:eastAsia="Arial" w:hAnsi="Times New Roman" w:cs="Times New Roman"/>
          <w:sz w:val="24"/>
          <w:szCs w:val="24"/>
        </w:rPr>
        <w:t xml:space="preserve">Interaction between temperature and pH is commonly detected and quite varied (see Alter et al. (2024) and Hu et al. (2024) for recent meta-analyses). In the present case, where there is less effect </w:t>
      </w:r>
      <w:r w:rsidRPr="007F30A3">
        <w:rPr>
          <w:rFonts w:ascii="Times New Roman" w:eastAsia="Arial" w:hAnsi="Times New Roman" w:cs="Times New Roman"/>
          <w:sz w:val="24"/>
          <w:szCs w:val="24"/>
        </w:rPr>
        <w:lastRenderedPageBreak/>
        <w:t>of pH in the multi-driver data than anticipated from the single-driver data, temperature could be dampening the effect of pH, as has been noted before for the larvae of other sea urchin species (</w:t>
      </w:r>
      <w:r w:rsidRPr="007F30A3">
        <w:rPr>
          <w:rFonts w:ascii="Times New Roman" w:eastAsia="Arial" w:hAnsi="Times New Roman" w:cs="Times New Roman"/>
          <w:i/>
          <w:sz w:val="24"/>
          <w:szCs w:val="24"/>
        </w:rPr>
        <w:t xml:space="preserve">P. lividus </w:t>
      </w:r>
      <w:r w:rsidRPr="007F30A3">
        <w:rPr>
          <w:rFonts w:ascii="Times New Roman" w:eastAsia="Arial" w:hAnsi="Times New Roman" w:cs="Times New Roman"/>
          <w:sz w:val="24"/>
          <w:szCs w:val="24"/>
        </w:rPr>
        <w:t xml:space="preserve">(García et al., 2015b), </w:t>
      </w:r>
      <w:r w:rsidRPr="007F30A3">
        <w:rPr>
          <w:rFonts w:ascii="Times New Roman" w:eastAsia="Arial" w:hAnsi="Times New Roman" w:cs="Times New Roman"/>
          <w:i/>
          <w:sz w:val="24"/>
          <w:szCs w:val="24"/>
        </w:rPr>
        <w:t>Tripneustes gratilla</w:t>
      </w:r>
      <w:r w:rsidRPr="007F30A3">
        <w:rPr>
          <w:rFonts w:ascii="Times New Roman" w:eastAsia="Arial" w:hAnsi="Times New Roman" w:cs="Times New Roman"/>
          <w:sz w:val="24"/>
          <w:szCs w:val="24"/>
        </w:rPr>
        <w:t xml:space="preserve"> (Sheppard Brennand et al., 2010) and </w:t>
      </w:r>
      <w:r w:rsidRPr="007F30A3">
        <w:rPr>
          <w:rFonts w:ascii="Times New Roman" w:eastAsia="Arial" w:hAnsi="Times New Roman" w:cs="Times New Roman"/>
          <w:i/>
          <w:sz w:val="24"/>
          <w:szCs w:val="24"/>
        </w:rPr>
        <w:t>Arbacia lixula</w:t>
      </w:r>
      <w:r w:rsidRPr="007F30A3">
        <w:rPr>
          <w:rFonts w:ascii="Times New Roman" w:eastAsia="Arial" w:hAnsi="Times New Roman" w:cs="Times New Roman"/>
          <w:sz w:val="24"/>
          <w:szCs w:val="24"/>
        </w:rPr>
        <w:t xml:space="preserve"> (Gianguzza et al., 2014)). From an ecological standpoint, such interactions could have profound implications under climate change, where simultaneous warming and acidification are expected. If higher temperatures partially offset acidification stress within certain physiological windows, population-level projections based solely on additive models could overestimate negative outcomes. However, this mitigation may only occur under sublethal warming and could invert under extreme heat stress, underscoring the importance of mapping complete response surfaces. The nature and direction of the interaction between drivers depends on the treatment levels’ location on each response curve and their combined response surface, so simple generalizations about the interaction of drivers are not applicable (see Collins et al. (2022) and Carmichael et al. (2025) for more on response surfaces and response curves). This inherent instability in interaction outcomes aligns with meta-analytic findings that multi-driver effects in marine invertebrates are highly context-dependent (Boyd et al., 2018; Alter et al., 2024). Thus, reproducibility in such experiments hinges on careful selection and calibration of treatment levels relative to the underlying single-driver curves. The potential interaction between warming and acidification observed here exemplifies this context dependency of multi-driver effects, as small shifts in treatment positioning along response surfaces may change or even invert the direction of interaction. As global change scenarios continue to unfold, embedding such regression-based, gradient-oriented designs into multi-driver research will be essential to move from descriptive outcomes toward predictive understanding.</w:t>
      </w:r>
    </w:p>
    <w:p w14:paraId="00000205" w14:textId="77777777" w:rsidR="00F1663E" w:rsidRPr="007F30A3" w:rsidRDefault="00F1663E">
      <w:pPr>
        <w:spacing w:line="276" w:lineRule="auto"/>
        <w:jc w:val="both"/>
        <w:rPr>
          <w:rFonts w:ascii="Times New Roman" w:eastAsia="Arial" w:hAnsi="Times New Roman" w:cs="Times New Roman"/>
          <w:sz w:val="24"/>
          <w:szCs w:val="24"/>
        </w:rPr>
      </w:pPr>
    </w:p>
    <w:p w14:paraId="00000206" w14:textId="77777777" w:rsidR="00F1663E" w:rsidRPr="007F30A3" w:rsidRDefault="00F1663E">
      <w:pPr>
        <w:spacing w:line="276" w:lineRule="auto"/>
        <w:jc w:val="both"/>
        <w:rPr>
          <w:rFonts w:ascii="Times New Roman" w:eastAsia="Arial" w:hAnsi="Times New Roman" w:cs="Times New Roman"/>
          <w:sz w:val="24"/>
          <w:szCs w:val="24"/>
        </w:rPr>
      </w:pPr>
    </w:p>
    <w:p w14:paraId="00000207"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stress index may be a useful way to visualize multi-driver effects alongside the response curves, but it shed no further light on the effects in this study. </w:t>
      </w:r>
      <w:sdt>
        <w:sdtPr>
          <w:rPr>
            <w:rFonts w:ascii="Times New Roman" w:hAnsi="Times New Roman" w:cs="Times New Roman"/>
          </w:rPr>
          <w:tag w:val="goog_rdk_62"/>
          <w:id w:val="-351744345"/>
        </w:sdtPr>
        <w:sdtContent>
          <w:commentRangeStart w:id="168"/>
        </w:sdtContent>
      </w:sdt>
      <w:r w:rsidRPr="007F30A3">
        <w:rPr>
          <w:rFonts w:ascii="Times New Roman" w:eastAsia="Arial" w:hAnsi="Times New Roman" w:cs="Times New Roman"/>
          <w:sz w:val="24"/>
          <w:szCs w:val="24"/>
        </w:rPr>
        <w:t>The calculation of the index was in part inspired by ecotoxicologies’ concentration addition (Drescher and Boedeker (1995), Wang et al. (2013)) and stress addition (Liess et al. (2016)) calculations</w:t>
      </w:r>
      <w:commentRangeEnd w:id="168"/>
      <w:r w:rsidRPr="007F30A3">
        <w:rPr>
          <w:rStyle w:val="CommentReference"/>
          <w:rFonts w:ascii="Times New Roman" w:eastAsia="Arial" w:hAnsi="Times New Roman" w:cs="Times New Roman"/>
          <w:sz w:val="24"/>
          <w:szCs w:val="24"/>
        </w:rPr>
        <w:commentReference w:id="168"/>
      </w:r>
      <w:r w:rsidRPr="007F30A3">
        <w:rPr>
          <w:rFonts w:ascii="Times New Roman" w:eastAsia="Arial" w:hAnsi="Times New Roman" w:cs="Times New Roman"/>
          <w:sz w:val="24"/>
          <w:szCs w:val="24"/>
        </w:rPr>
        <w:t xml:space="preserve">, but its employment in marine multi-driver studies is novel, as far as we know. The conversion factors that translate changes in pH and lithium into changes in degrees celsius can be altered, but that only shifts or spreads the data along the x-axis, and in the present case does not change the results: apart from temperature, there is little effect and much noise. The models fitted to the pooled data from the two experiments further underscore the dominance of the temperature effect, although the GAMs’ modest outperformance of the polynomial models may indicate that they are capturing some non-linear trend in the data that the polynomial models do not pick up. This non-linear signal can be an interesting point in some cases, but the noise and lack of effect in the present study make it an unhelpful point to pursue. Our findings echo the rationale outlined in the Introduction: without a precise understanding of single-driver response curves, the interpretation of multi-driver outcomes remains uncertain and prone to misclassification </w:t>
      </w:r>
      <w:r w:rsidRPr="007F30A3">
        <w:rPr>
          <w:rFonts w:ascii="Times New Roman" w:eastAsia="Arial" w:hAnsi="Times New Roman" w:cs="Times New Roman"/>
          <w:sz w:val="24"/>
          <w:szCs w:val="24"/>
        </w:rPr>
        <w:lastRenderedPageBreak/>
        <w:t xml:space="preserve">of interaction types. In this study, the thermal performance curve of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was captured with high resolution and confirmed as a dominant driver of larval growth, while pH, lithium, and multi-driver effects remained within a high-noise, low-signal zone, likely reflecting both the treatment levels being within natural variability and the relatively short exposure time.</w:t>
      </w:r>
    </w:p>
    <w:p w14:paraId="00000208" w14:textId="77777777" w:rsidR="00F1663E" w:rsidRDefault="00F1663E">
      <w:pPr>
        <w:spacing w:line="276" w:lineRule="auto"/>
        <w:jc w:val="both"/>
        <w:rPr>
          <w:rFonts w:ascii="Arial" w:eastAsia="Arial" w:hAnsi="Arial" w:cs="Arial"/>
          <w:sz w:val="24"/>
          <w:szCs w:val="24"/>
        </w:rPr>
      </w:pPr>
    </w:p>
    <w:p w14:paraId="00000209" w14:textId="045C5C57" w:rsidR="00F1663E" w:rsidRPr="007F30A3" w:rsidRDefault="00275014" w:rsidP="007F30A3">
      <w:pPr>
        <w:pStyle w:val="ListParagraph"/>
        <w:numPr>
          <w:ilvl w:val="0"/>
          <w:numId w:val="3"/>
        </w:numPr>
        <w:spacing w:line="276" w:lineRule="auto"/>
        <w:jc w:val="both"/>
        <w:rPr>
          <w:rFonts w:ascii="Times New Roman" w:eastAsia="Arial" w:hAnsi="Times New Roman" w:cs="Times New Roman"/>
          <w:b/>
          <w:bCs/>
          <w:i/>
          <w:sz w:val="24"/>
          <w:szCs w:val="24"/>
        </w:rPr>
      </w:pPr>
      <w:r w:rsidRPr="007F30A3">
        <w:rPr>
          <w:rFonts w:ascii="Times New Roman" w:eastAsia="Arial" w:hAnsi="Times New Roman" w:cs="Times New Roman"/>
          <w:b/>
          <w:bCs/>
          <w:i/>
          <w:sz w:val="24"/>
          <w:szCs w:val="24"/>
        </w:rPr>
        <w:t xml:space="preserve">Conclusion </w:t>
      </w:r>
    </w:p>
    <w:p w14:paraId="0000020A"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importance of understanding multi-driver responses by studying the drivers individually and in combination is the main motivation behind this study. With maybe the exception of lithium, which seems to have varied and complex effects in experimental studies, the treatment levels of the drivers were well chosen. The small effect and large variability seen for all treatments except the temperature alone may be due to complications in the execution of the experiment (not reaching desired pH levels), its short duration and larval robustness to the lithium levels tested. The study gives a good example of a well-rounded experimental design to understand response curves and multi-driver effects, but we highlight three learning outcomes: i) a critical design principle for single- and multi-driver experiments is to extend experimental gradients well beyond the range of environmental fluctuation to which organisms are acclimatized – the treatment levels must be “bold” to catch the response curve, ii) when studying toxicants, it helps to know the bioaccumulative capacity of the model organism and iii) care should be taken to reach the treatment level goals. </w:t>
      </w:r>
    </w:p>
    <w:p w14:paraId="0000031A" w14:textId="77777777" w:rsidR="00F1663E" w:rsidRDefault="00F1663E">
      <w:pPr>
        <w:jc w:val="both"/>
        <w:rPr>
          <w:rFonts w:ascii="Arial" w:eastAsia="Arial" w:hAnsi="Arial" w:cs="Arial"/>
          <w:sz w:val="24"/>
          <w:szCs w:val="24"/>
        </w:rPr>
      </w:pPr>
    </w:p>
    <w:p w14:paraId="54D42EB2" w14:textId="77777777" w:rsidR="007F30A3" w:rsidRDefault="007F30A3">
      <w:pPr>
        <w:rPr>
          <w:rFonts w:ascii="Arial" w:eastAsia="Arial" w:hAnsi="Arial" w:cs="Arial"/>
          <w:b/>
          <w:sz w:val="48"/>
          <w:szCs w:val="48"/>
        </w:rPr>
      </w:pPr>
      <w:bookmarkStart w:id="169" w:name="_heading=h.kfejbvtlrug" w:colFirst="0" w:colLast="0"/>
      <w:bookmarkStart w:id="170" w:name="_heading=h.l3evgbnkhppi" w:colFirst="0" w:colLast="0"/>
      <w:bookmarkEnd w:id="169"/>
      <w:bookmarkEnd w:id="170"/>
      <w:r>
        <w:rPr>
          <w:rFonts w:ascii="Arial" w:eastAsia="Arial" w:hAnsi="Arial" w:cs="Arial"/>
        </w:rPr>
        <w:br w:type="page"/>
      </w:r>
    </w:p>
    <w:p w14:paraId="00000322" w14:textId="594C07CD" w:rsidR="00F1663E" w:rsidRPr="007F30A3" w:rsidRDefault="00275014">
      <w:pPr>
        <w:pStyle w:val="Heading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4" w14:textId="77777777" w:rsidR="00F1663E" w:rsidRDefault="00275014">
      <w:pPr>
        <w:jc w:val="both"/>
        <w:rPr>
          <w:rFonts w:ascii="Arial" w:eastAsia="Arial" w:hAnsi="Arial" w:cs="Arial"/>
          <w:sz w:val="24"/>
          <w:szCs w:val="24"/>
        </w:rPr>
      </w:pPr>
      <w:r>
        <w:rPr>
          <w:rFonts w:ascii="Arial" w:eastAsia="Arial" w:hAnsi="Arial" w:cs="Arial"/>
          <w:noProof/>
          <w:sz w:val="24"/>
          <w:szCs w:val="24"/>
        </w:rPr>
        <w:drawing>
          <wp:inline distT="0" distB="0" distL="0" distR="0" wp14:anchorId="5070EC69" wp14:editId="2E04C80B">
            <wp:extent cx="5073650" cy="3466465"/>
            <wp:effectExtent l="0" t="0" r="0" b="63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13"/>
                    <a:srcRect l="3529" t="9796" r="2478" b="10368"/>
                    <a:stretch>
                      <a:fillRect/>
                    </a:stretch>
                  </pic:blipFill>
                  <pic:spPr bwMode="auto">
                    <a:xfrm>
                      <a:off x="0" y="0"/>
                      <a:ext cx="5075370" cy="3467640"/>
                    </a:xfrm>
                    <a:prstGeom prst="rect">
                      <a:avLst/>
                    </a:prstGeom>
                    <a:ln>
                      <a:noFill/>
                    </a:ln>
                    <a:extLst>
                      <a:ext uri="{53640926-AAD7-44D8-BBD7-CCE9431645EC}">
                        <a14:shadowObscured xmlns:a14="http://schemas.microsoft.com/office/drawing/2010/main"/>
                      </a:ext>
                    </a:extLst>
                  </pic:spPr>
                </pic:pic>
              </a:graphicData>
            </a:graphic>
          </wp:inline>
        </w:drawing>
      </w:r>
    </w:p>
    <w:p w14:paraId="00000325" w14:textId="77777777" w:rsidR="00F1663E" w:rsidRPr="007F30A3" w:rsidRDefault="00275014">
      <w:pPr>
        <w:jc w:val="both"/>
        <w:rPr>
          <w:rFonts w:ascii="Times New Roman" w:eastAsia="Arial" w:hAnsi="Times New Roman" w:cs="Times New Roman"/>
        </w:rPr>
      </w:pPr>
      <w:r w:rsidRPr="007F30A3">
        <w:rPr>
          <w:rFonts w:ascii="Times New Roman" w:eastAsia="Arial" w:hAnsi="Times New Roman" w:cs="Times New Roman"/>
          <w:b/>
        </w:rPr>
        <w:t>Figure S1</w:t>
      </w:r>
      <w:r w:rsidRPr="007F30A3">
        <w:rPr>
          <w:rFonts w:ascii="Times New Roman" w:eastAsia="Arial" w:hAnsi="Times New Roman" w:cs="Times New Roman"/>
        </w:rPr>
        <w:t xml:space="preserve">. </w:t>
      </w:r>
      <w:r w:rsidRPr="007F30A3">
        <w:rPr>
          <w:rFonts w:ascii="Times New Roman" w:eastAsia="Arial" w:hAnsi="Times New Roman" w:cs="Times New Roman"/>
          <w:i/>
        </w:rPr>
        <w:t>Paracentrotus lividus</w:t>
      </w:r>
      <w:r w:rsidRPr="007F30A3">
        <w:rPr>
          <w:rFonts w:ascii="Times New Roman" w:eastAsia="Arial" w:hAnsi="Times New Roman" w:cs="Times New Roman"/>
        </w:rPr>
        <w:t xml:space="preserve"> pluteus larvae morphology and morphometric variables. BL: body length, BR: body rod, ALR: antero lateral rod, and POR: post oral rod.</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ascii="Times New Roman" w:eastAsia="Arial" w:hAnsi="Times New Roman" w:cs="Times New Roman"/>
        </w:rPr>
      </w:pPr>
      <w:r w:rsidRPr="007F30A3">
        <w:rPr>
          <w:rFonts w:ascii="Times New Roman" w:eastAsia="Arial" w:hAnsi="Times New Roman" w:cs="Times New Roman"/>
          <w:b/>
        </w:rPr>
        <w:t>Table S1</w:t>
      </w:r>
      <w:r w:rsidRPr="007F30A3">
        <w:rPr>
          <w:rFonts w:ascii="Times New Roman" w:eastAsia="Arial" w:hAnsi="Times New Roman" w:cs="Times New Roman"/>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Wavelength</w:t>
            </w:r>
          </w:p>
        </w:tc>
        <w:tc>
          <w:tcPr>
            <w:tcW w:w="4247" w:type="dxa"/>
            <w:tcBorders>
              <w:top w:val="single" w:sz="4" w:space="0" w:color="000000"/>
            </w:tcBorders>
          </w:tcPr>
          <w:p w14:paraId="0000032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670.79 nm</w:t>
            </w:r>
          </w:p>
        </w:tc>
      </w:tr>
      <w:tr w:rsidR="00F1663E" w:rsidRPr="007F30A3" w14:paraId="3AAC3C67" w14:textId="77777777">
        <w:tc>
          <w:tcPr>
            <w:tcW w:w="4247" w:type="dxa"/>
          </w:tcPr>
          <w:p w14:paraId="0000032C"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power</w:t>
            </w:r>
          </w:p>
        </w:tc>
        <w:tc>
          <w:tcPr>
            <w:tcW w:w="4247" w:type="dxa"/>
          </w:tcPr>
          <w:p w14:paraId="0000032D"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1300 W</w:t>
            </w:r>
          </w:p>
        </w:tc>
      </w:tr>
      <w:tr w:rsidR="00F1663E" w:rsidRPr="007F30A3" w14:paraId="7C96104F" w14:textId="77777777">
        <w:tc>
          <w:tcPr>
            <w:tcW w:w="4247" w:type="dxa"/>
          </w:tcPr>
          <w:p w14:paraId="0000032E"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gas</w:t>
            </w:r>
          </w:p>
        </w:tc>
        <w:tc>
          <w:tcPr>
            <w:tcW w:w="4247" w:type="dxa"/>
          </w:tcPr>
          <w:p w14:paraId="0000032F"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14 L/min</w:t>
            </w:r>
          </w:p>
        </w:tc>
      </w:tr>
      <w:tr w:rsidR="00F1663E" w:rsidRPr="007F30A3" w14:paraId="23FC9F30" w14:textId="77777777">
        <w:tc>
          <w:tcPr>
            <w:tcW w:w="4247" w:type="dxa"/>
          </w:tcPr>
          <w:p w14:paraId="00000330"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Auxiliary gas</w:t>
            </w:r>
          </w:p>
        </w:tc>
        <w:tc>
          <w:tcPr>
            <w:tcW w:w="4247" w:type="dxa"/>
          </w:tcPr>
          <w:p w14:paraId="00000331"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0.5 L/min</w:t>
            </w:r>
          </w:p>
        </w:tc>
      </w:tr>
      <w:tr w:rsidR="00F1663E" w:rsidRPr="007F30A3" w14:paraId="2D73AAE9" w14:textId="77777777">
        <w:tc>
          <w:tcPr>
            <w:tcW w:w="4247" w:type="dxa"/>
          </w:tcPr>
          <w:p w14:paraId="00000332"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Nebulizer gas</w:t>
            </w:r>
          </w:p>
        </w:tc>
        <w:tc>
          <w:tcPr>
            <w:tcW w:w="4247" w:type="dxa"/>
          </w:tcPr>
          <w:p w14:paraId="00000333"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0.6 L/min</w:t>
            </w:r>
          </w:p>
        </w:tc>
      </w:tr>
      <w:tr w:rsidR="00F1663E" w:rsidRPr="007F30A3" w14:paraId="49708882" w14:textId="77777777">
        <w:tc>
          <w:tcPr>
            <w:tcW w:w="4247" w:type="dxa"/>
          </w:tcPr>
          <w:p w14:paraId="00000334"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Radial offset</w:t>
            </w:r>
          </w:p>
        </w:tc>
        <w:tc>
          <w:tcPr>
            <w:tcW w:w="4247" w:type="dxa"/>
          </w:tcPr>
          <w:p w14:paraId="00000335"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15 mm</w:t>
            </w:r>
          </w:p>
        </w:tc>
      </w:tr>
      <w:tr w:rsidR="00F1663E" w:rsidRPr="007F30A3" w14:paraId="7D31B139" w14:textId="77777777">
        <w:tc>
          <w:tcPr>
            <w:tcW w:w="4247" w:type="dxa"/>
          </w:tcPr>
          <w:p w14:paraId="00000336"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radial</w:t>
            </w:r>
          </w:p>
        </w:tc>
        <w:tc>
          <w:tcPr>
            <w:tcW w:w="4247" w:type="dxa"/>
          </w:tcPr>
          <w:p w14:paraId="00000337"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1sec</w:t>
            </w:r>
          </w:p>
        </w:tc>
      </w:tr>
      <w:tr w:rsidR="00F1663E" w:rsidRPr="007F30A3" w14:paraId="7668DB47" w14:textId="77777777">
        <w:tc>
          <w:tcPr>
            <w:tcW w:w="4247" w:type="dxa"/>
          </w:tcPr>
          <w:p w14:paraId="0000033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axial</w:t>
            </w:r>
          </w:p>
        </w:tc>
        <w:tc>
          <w:tcPr>
            <w:tcW w:w="4247" w:type="dxa"/>
          </w:tcPr>
          <w:p w14:paraId="0000033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 sec</w:t>
            </w:r>
          </w:p>
        </w:tc>
      </w:tr>
      <w:tr w:rsidR="00F1663E" w:rsidRPr="007F30A3" w14:paraId="2FB1317F" w14:textId="77777777">
        <w:tc>
          <w:tcPr>
            <w:tcW w:w="4247" w:type="dxa"/>
          </w:tcPr>
          <w:p w14:paraId="0000033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Peak evaluation</w:t>
            </w:r>
          </w:p>
        </w:tc>
        <w:tc>
          <w:tcPr>
            <w:tcW w:w="4247" w:type="dxa"/>
          </w:tcPr>
          <w:p w14:paraId="0000033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3 pixels </w:t>
            </w:r>
          </w:p>
        </w:tc>
      </w:tr>
    </w:tbl>
    <w:p w14:paraId="0000033C" w14:textId="77777777" w:rsidR="00F1663E" w:rsidRPr="007F30A3" w:rsidRDefault="00F1663E">
      <w:pPr>
        <w:jc w:val="both"/>
        <w:rPr>
          <w:rFonts w:ascii="Times New Roman" w:eastAsia="Arial" w:hAnsi="Times New Roman" w:cs="Times New Roman"/>
          <w:sz w:val="24"/>
          <w:szCs w:val="24"/>
        </w:rPr>
      </w:pPr>
    </w:p>
    <w:p w14:paraId="0000033E"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b/>
        </w:rPr>
        <w:t xml:space="preserve">Table S2. </w:t>
      </w:r>
      <w:r w:rsidRPr="007F30A3">
        <w:rPr>
          <w:rFonts w:ascii="Times New Roman" w:eastAsia="Arial" w:hAnsi="Times New Roman" w:cs="Times New Roman"/>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F1663E" w:rsidRPr="007F30A3" w14:paraId="3BC4B4F8"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0" w14:textId="77777777" w:rsidR="00F1663E" w:rsidRPr="007F30A3" w:rsidRDefault="00275014">
            <w:pPr>
              <w:spacing w:line="301" w:lineRule="auto"/>
              <w:jc w:val="both"/>
              <w:rPr>
                <w:rFonts w:ascii="Times New Roman" w:hAnsi="Times New Roman" w:cs="Times New Roman"/>
                <w:b/>
              </w:rPr>
            </w:pPr>
            <w:r w:rsidRPr="007F30A3">
              <w:rPr>
                <w:rFonts w:ascii="Times New Roman" w:hAnsi="Times New Roman" w:cs="Times New Roman"/>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1" w14:textId="77777777" w:rsidR="00F1663E" w:rsidRPr="007F30A3" w:rsidRDefault="00275014">
            <w:pPr>
              <w:spacing w:line="301" w:lineRule="auto"/>
              <w:jc w:val="both"/>
              <w:rPr>
                <w:rFonts w:ascii="Times New Roman" w:hAnsi="Times New Roman" w:cs="Times New Roman"/>
                <w:b/>
              </w:rPr>
            </w:pPr>
            <w:r w:rsidRPr="007F30A3">
              <w:rPr>
                <w:rFonts w:ascii="Times New Roman" w:hAnsi="Times New Roman" w:cs="Times New Roman"/>
                <w:b/>
              </w:rPr>
              <w:t>Larvae count</w:t>
            </w:r>
          </w:p>
        </w:tc>
      </w:tr>
      <w:tr w:rsidR="00F1663E" w:rsidRPr="007F30A3" w14:paraId="045F742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99.5</w:t>
            </w:r>
          </w:p>
        </w:tc>
      </w:tr>
      <w:tr w:rsidR="00F1663E" w:rsidRPr="007F30A3" w14:paraId="5CF7986A"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109</w:t>
            </w:r>
          </w:p>
        </w:tc>
      </w:tr>
      <w:tr w:rsidR="00F1663E" w:rsidRPr="007F30A3" w14:paraId="219F06B5"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lastRenderedPageBreak/>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F1663E" w:rsidRPr="007F30A3" w14:paraId="6CD10C51"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110.5</w:t>
            </w:r>
          </w:p>
        </w:tc>
      </w:tr>
      <w:tr w:rsidR="00F1663E" w:rsidRPr="007F30A3" w14:paraId="2AD272F8"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4.5</w:t>
            </w:r>
          </w:p>
        </w:tc>
      </w:tr>
      <w:tr w:rsidR="00F1663E" w:rsidRPr="007F30A3" w14:paraId="66914B2A"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102.5</w:t>
            </w:r>
          </w:p>
        </w:tc>
      </w:tr>
      <w:tr w:rsidR="00F1663E" w:rsidRPr="007F30A3" w14:paraId="6EFD7780"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w:t>
            </w:r>
          </w:p>
        </w:tc>
      </w:tr>
      <w:tr w:rsidR="00F1663E" w:rsidRPr="007F30A3" w14:paraId="0CDE6343"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0"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1"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F1663E" w:rsidRPr="007F30A3" w14:paraId="4A92BB4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F1663E" w:rsidRPr="007F30A3" w14:paraId="7A26BC79"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F1663E" w:rsidRPr="007F30A3" w14:paraId="3B19649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w:t>
            </w:r>
          </w:p>
        </w:tc>
      </w:tr>
      <w:tr w:rsidR="00F1663E" w:rsidRPr="007F30A3" w14:paraId="5833FD3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105</w:t>
            </w:r>
          </w:p>
        </w:tc>
      </w:tr>
      <w:tr w:rsidR="00F1663E" w:rsidRPr="007F30A3" w14:paraId="5D853DEE"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r w:rsidR="00F1663E" w:rsidRPr="007F30A3" w14:paraId="5BA5BA5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F1663E" w:rsidRPr="007F30A3" w14:paraId="7FEA5E23"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96.5</w:t>
            </w:r>
          </w:p>
        </w:tc>
      </w:tr>
      <w:tr w:rsidR="00F1663E" w:rsidRPr="007F30A3" w14:paraId="5D2A704E"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0"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1"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98.5</w:t>
            </w:r>
          </w:p>
        </w:tc>
      </w:tr>
      <w:tr w:rsidR="00F1663E" w:rsidRPr="007F30A3" w14:paraId="4023497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115.5</w:t>
            </w:r>
          </w:p>
        </w:tc>
      </w:tr>
      <w:tr w:rsidR="00F1663E" w:rsidRPr="007F30A3" w14:paraId="24C607A4"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w:t>
            </w:r>
          </w:p>
        </w:tc>
      </w:tr>
      <w:tr w:rsidR="00F1663E" w:rsidRPr="007F30A3" w14:paraId="5C1FD4E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F1663E" w:rsidRPr="007F30A3" w14:paraId="4C376FD8"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107.5</w:t>
            </w:r>
          </w:p>
        </w:tc>
      </w:tr>
      <w:tr w:rsidR="00F1663E" w:rsidRPr="007F30A3" w14:paraId="05CA87B7"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112.5</w:t>
            </w:r>
          </w:p>
        </w:tc>
      </w:tr>
      <w:tr w:rsidR="00F1663E" w:rsidRPr="007F30A3" w14:paraId="45C52D94"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w:t>
            </w:r>
          </w:p>
        </w:tc>
      </w:tr>
      <w:tr w:rsidR="00F1663E" w:rsidRPr="007F30A3" w14:paraId="3872662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113.5</w:t>
            </w:r>
          </w:p>
        </w:tc>
      </w:tr>
      <w:tr w:rsidR="00F1663E" w:rsidRPr="007F30A3" w14:paraId="17C5A26A"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0"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lastRenderedPageBreak/>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1"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101.5</w:t>
            </w:r>
          </w:p>
        </w:tc>
      </w:tr>
      <w:tr w:rsidR="00F1663E" w:rsidRPr="007F30A3" w14:paraId="13F4717C"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100</w:t>
            </w:r>
          </w:p>
        </w:tc>
      </w:tr>
      <w:tr w:rsidR="00F1663E" w:rsidRPr="007F30A3" w14:paraId="23B265A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129</w:t>
            </w:r>
          </w:p>
        </w:tc>
      </w:tr>
      <w:tr w:rsidR="00F1663E" w:rsidRPr="007F30A3" w14:paraId="0DF1CB8D"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118</w:t>
            </w:r>
          </w:p>
        </w:tc>
      </w:tr>
      <w:tr w:rsidR="00F1663E" w:rsidRPr="007F30A3" w14:paraId="101A8F95"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w:t>
            </w:r>
          </w:p>
        </w:tc>
      </w:tr>
      <w:tr w:rsidR="00F1663E" w:rsidRPr="007F30A3" w14:paraId="6602F2CF"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w:t>
            </w:r>
          </w:p>
        </w:tc>
      </w:tr>
      <w:tr w:rsidR="00F1663E" w:rsidRPr="007F30A3" w14:paraId="1A29EB6F"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123.5</w:t>
            </w:r>
          </w:p>
        </w:tc>
      </w:tr>
      <w:tr w:rsidR="00F1663E" w:rsidRPr="007F30A3" w14:paraId="5539BAF1"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bl>
    <w:p w14:paraId="00000380" w14:textId="77777777" w:rsidR="00F1663E" w:rsidRPr="007F30A3" w:rsidRDefault="00F1663E">
      <w:pPr>
        <w:spacing w:line="301" w:lineRule="auto"/>
        <w:jc w:val="both"/>
        <w:rPr>
          <w:rFonts w:ascii="Times New Roman" w:eastAsia="Arial" w:hAnsi="Times New Roman" w:cs="Times New Roman"/>
          <w:sz w:val="24"/>
          <w:szCs w:val="24"/>
        </w:rPr>
      </w:pPr>
    </w:p>
    <w:p w14:paraId="00000382" w14:textId="2D23E91E" w:rsidR="00F1663E" w:rsidRPr="007F30A3" w:rsidRDefault="00275014">
      <w:pPr>
        <w:spacing w:line="301" w:lineRule="auto"/>
        <w:jc w:val="both"/>
        <w:rPr>
          <w:rFonts w:ascii="Times New Roman" w:eastAsia="Arial" w:hAnsi="Times New Roman" w:cs="Times New Roman"/>
        </w:rPr>
      </w:pPr>
      <w:r w:rsidRPr="007F30A3">
        <w:rPr>
          <w:rFonts w:ascii="Times New Roman" w:eastAsia="Arial" w:hAnsi="Times New Roman" w:cs="Times New Roman"/>
          <w:b/>
        </w:rPr>
        <w:t xml:space="preserve">Table S3. </w:t>
      </w:r>
      <w:r w:rsidRPr="007F30A3">
        <w:rPr>
          <w:rFonts w:ascii="Times New Roman" w:eastAsia="Arial" w:hAnsi="Times New Roman" w:cs="Times New Roman"/>
        </w:rPr>
        <w:t xml:space="preserve">Wilcoxon rank-sum test results comparing single- and multi-driver treatments targeting the same value in at least one driver. </w:t>
      </w:r>
    </w:p>
    <w:tbl>
      <w:tblPr>
        <w:tblStyle w:val="a4"/>
        <w:tblW w:w="6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55"/>
        <w:gridCol w:w="1470"/>
        <w:gridCol w:w="1890"/>
      </w:tblGrid>
      <w:tr w:rsidR="00F1663E" w:rsidRPr="007F30A3" w14:paraId="22C5A38B" w14:textId="77777777">
        <w:trPr>
          <w:trHeight w:val="345"/>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83"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Condition</w:t>
            </w:r>
          </w:p>
        </w:tc>
        <w:tc>
          <w:tcPr>
            <w:tcW w:w="14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84"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W-value</w:t>
            </w:r>
          </w:p>
        </w:tc>
        <w:tc>
          <w:tcPr>
            <w:tcW w:w="18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85"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r>
      <w:tr w:rsidR="00F1663E" w:rsidRPr="007F30A3" w14:paraId="131FC5DE"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86"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 targeted: 20 °C</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87"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786</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88"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1.64E-03</w:t>
            </w:r>
          </w:p>
        </w:tc>
      </w:tr>
      <w:tr w:rsidR="00F1663E" w:rsidRPr="007F30A3" w14:paraId="44F69C3B"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8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 targeted: 24 °C</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8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444</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8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9.67E-01</w:t>
            </w:r>
          </w:p>
        </w:tc>
      </w:tr>
      <w:tr w:rsidR="00F1663E" w:rsidRPr="007F30A3" w14:paraId="43D46152"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8C"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 targeted: 7.7</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8D"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537</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8E"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2.03E-03</w:t>
            </w:r>
          </w:p>
        </w:tc>
      </w:tr>
      <w:tr w:rsidR="00F1663E" w:rsidRPr="007F30A3" w14:paraId="45A6511E"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8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 targeted: 8.1</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90"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584</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91"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8.06E-02</w:t>
            </w:r>
          </w:p>
        </w:tc>
      </w:tr>
      <w:tr w:rsidR="00F1663E" w:rsidRPr="007F30A3" w14:paraId="1882CCEF"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92"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 targeted: 0.18 ppm</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9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1047</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9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4.39E-02</w:t>
            </w:r>
          </w:p>
        </w:tc>
      </w:tr>
      <w:tr w:rsidR="00F1663E" w:rsidRPr="007F30A3" w14:paraId="6CFCA8EA"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9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 targeted: 7 ppm</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9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669</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97"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2.50E-03</w:t>
            </w:r>
          </w:p>
        </w:tc>
      </w:tr>
    </w:tbl>
    <w:p w14:paraId="00000398" w14:textId="77777777" w:rsidR="00F1663E" w:rsidRPr="007F30A3" w:rsidRDefault="00F1663E">
      <w:pPr>
        <w:spacing w:line="301" w:lineRule="auto"/>
        <w:jc w:val="both"/>
        <w:rPr>
          <w:rFonts w:ascii="Times New Roman" w:eastAsia="Arial" w:hAnsi="Times New Roman" w:cs="Times New Roman"/>
          <w:sz w:val="24"/>
          <w:szCs w:val="24"/>
        </w:rPr>
      </w:pPr>
    </w:p>
    <w:p w14:paraId="0000039E" w14:textId="708FBE41" w:rsidR="00F1663E" w:rsidRPr="007F30A3" w:rsidDel="006A7AF4" w:rsidRDefault="00275014">
      <w:pPr>
        <w:jc w:val="both"/>
        <w:rPr>
          <w:del w:id="171" w:author="Einar Pétur Jónsson - HAFRO" w:date="2026-02-03T09:59:00Z" w16du:dateUtc="2026-02-03T09:59:00Z"/>
          <w:rFonts w:ascii="Times New Roman" w:eastAsia="Arial" w:hAnsi="Times New Roman" w:cs="Times New Roman"/>
          <w:sz w:val="24"/>
          <w:szCs w:val="24"/>
        </w:rPr>
      </w:pPr>
      <w:del w:id="172" w:author="Einar Pétur Jónsson - HAFRO" w:date="2026-02-03T09:59:00Z" w16du:dateUtc="2026-02-03T09:59:00Z">
        <w:r w:rsidRPr="007F30A3" w:rsidDel="006A7AF4">
          <w:rPr>
            <w:rFonts w:ascii="Times New Roman" w:eastAsia="Arial" w:hAnsi="Times New Roman" w:cs="Times New Roman"/>
            <w:b/>
          </w:rPr>
          <w:delText>Table S4.</w:delText>
        </w:r>
        <w:r w:rsidRPr="007F30A3" w:rsidDel="006A7AF4">
          <w:rPr>
            <w:rFonts w:ascii="Times New Roman" w:eastAsia="Arial" w:hAnsi="Times New Roman" w:cs="Times New Roman"/>
          </w:rPr>
          <w:delText xml:space="preserve"> Performance of polynomial and GAMs on growth rate data compiled from both experiments. </w:delText>
        </w:r>
      </w:del>
    </w:p>
    <w:p w14:paraId="000003A1" w14:textId="74FCAAE5" w:rsidR="00F1663E" w:rsidRPr="007F30A3" w:rsidDel="006A7AF4" w:rsidRDefault="00000000">
      <w:pPr>
        <w:jc w:val="both"/>
        <w:rPr>
          <w:del w:id="173" w:author="Einar Pétur Jónsson - HAFRO" w:date="2026-02-03T09:59:00Z" w16du:dateUtc="2026-02-03T09:59:00Z"/>
          <w:rFonts w:ascii="Times New Roman" w:eastAsia="Arial" w:hAnsi="Times New Roman" w:cs="Times New Roman"/>
          <w:sz w:val="24"/>
          <w:szCs w:val="24"/>
        </w:rPr>
      </w:pPr>
      <w:customXmlDelRangeStart w:id="174" w:author="Einar Pétur Jónsson - HAFRO" w:date="2026-02-03T09:59:00Z"/>
      <w:sdt>
        <w:sdtPr>
          <w:tag w:val="goog_rdk_74"/>
          <w:id w:val="-1045942978"/>
        </w:sdtPr>
        <w:sdtEndPr>
          <w:rPr>
            <w:rFonts w:ascii="Times New Roman" w:hAnsi="Times New Roman" w:cs="Times New Roman"/>
          </w:rPr>
        </w:sdtEndPr>
        <w:sdtContent>
          <w:customXmlDelRangeEnd w:id="174"/>
          <w:commentRangeStart w:id="175"/>
          <w:customXmlDelRangeStart w:id="176" w:author="Einar Pétur Jónsson - HAFRO" w:date="2026-02-03T09:59:00Z"/>
        </w:sdtContent>
      </w:sdt>
      <w:customXmlDelRangeEnd w:id="176"/>
      <w:del w:id="177" w:author="Einar Pétur Jónsson - HAFRO" w:date="2026-02-03T09:59:00Z" w16du:dateUtc="2026-02-03T09:59:00Z">
        <w:r w:rsidR="00275014" w:rsidRPr="007F30A3" w:rsidDel="006A7AF4">
          <w:rPr>
            <w:rFonts w:ascii="Times New Roman" w:eastAsia="Arial" w:hAnsi="Times New Roman" w:cs="Times New Roman"/>
            <w:noProof/>
            <w:sz w:val="24"/>
            <w:szCs w:val="24"/>
          </w:rPr>
          <w:drawing>
            <wp:inline distT="114300" distB="114300" distL="114300" distR="114300" wp14:anchorId="4F7C5C64" wp14:editId="70F13A5F">
              <wp:extent cx="5399730" cy="1104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399730" cy="1104900"/>
                      </a:xfrm>
                      <a:prstGeom prst="rect">
                        <a:avLst/>
                      </a:prstGeom>
                      <a:ln/>
                    </pic:spPr>
                  </pic:pic>
                </a:graphicData>
              </a:graphic>
            </wp:inline>
          </w:drawing>
        </w:r>
        <w:commentRangeEnd w:id="175"/>
        <w:r w:rsidR="00275014" w:rsidRPr="007F30A3" w:rsidDel="006A7AF4">
          <w:rPr>
            <w:rStyle w:val="CommentReference"/>
            <w:rFonts w:ascii="Times New Roman" w:eastAsia="Arial" w:hAnsi="Times New Roman" w:cs="Times New Roman"/>
            <w:sz w:val="24"/>
            <w:szCs w:val="24"/>
          </w:rPr>
          <w:commentReference w:id="175"/>
        </w:r>
      </w:del>
    </w:p>
    <w:p w14:paraId="021909C8" w14:textId="77777777" w:rsidR="007F30A3" w:rsidRDefault="007F30A3">
      <w:pPr>
        <w:jc w:val="both"/>
        <w:rPr>
          <w:rFonts w:ascii="Times New Roman" w:eastAsia="Arial" w:hAnsi="Times New Roman" w:cs="Times New Roman"/>
          <w:b/>
        </w:rPr>
      </w:pPr>
    </w:p>
    <w:p w14:paraId="000003A2" w14:textId="7A1CC6B0" w:rsidR="00F1663E" w:rsidRPr="007F30A3" w:rsidDel="006A7AF4" w:rsidRDefault="00275014">
      <w:pPr>
        <w:jc w:val="both"/>
        <w:rPr>
          <w:del w:id="178" w:author="Einar Pétur Jónsson - HAFRO" w:date="2026-02-03T09:59:00Z" w16du:dateUtc="2026-02-03T09:59:00Z"/>
          <w:rFonts w:ascii="Times New Roman" w:eastAsia="Arial" w:hAnsi="Times New Roman" w:cs="Times New Roman"/>
        </w:rPr>
      </w:pPr>
      <w:del w:id="179" w:author="Einar Pétur Jónsson - HAFRO" w:date="2026-02-03T09:59:00Z" w16du:dateUtc="2026-02-03T09:59:00Z">
        <w:r w:rsidRPr="007F30A3" w:rsidDel="006A7AF4">
          <w:rPr>
            <w:rFonts w:ascii="Times New Roman" w:eastAsia="Arial" w:hAnsi="Times New Roman" w:cs="Times New Roman"/>
            <w:b/>
          </w:rPr>
          <w:delText>Table S5</w:delText>
        </w:r>
        <w:r w:rsidRPr="007F30A3" w:rsidDel="006A7AF4">
          <w:rPr>
            <w:rFonts w:ascii="Times New Roman" w:eastAsia="Arial" w:hAnsi="Times New Roman" w:cs="Times New Roman"/>
          </w:rPr>
          <w:delText xml:space="preserve">. Sanity-check of the best performing models from the stepwise cross-validation process. Hold-out of 20% of the data was used for the check. </w:delText>
        </w:r>
      </w:del>
    </w:p>
    <w:p w14:paraId="000003A3" w14:textId="3CFF59FB" w:rsidR="00F1663E" w:rsidDel="006A7AF4" w:rsidRDefault="00F1663E">
      <w:pPr>
        <w:jc w:val="both"/>
        <w:rPr>
          <w:del w:id="180" w:author="Einar Pétur Jónsson - HAFRO" w:date="2026-02-03T09:59:00Z" w16du:dateUtc="2026-02-03T09:59:00Z"/>
          <w:rFonts w:ascii="Arial" w:eastAsia="Arial" w:hAnsi="Arial" w:cs="Arial"/>
        </w:rPr>
      </w:pPr>
    </w:p>
    <w:customXmlDelRangeStart w:id="181" w:author="Einar Pétur Jónsson - HAFRO" w:date="2026-02-03T09:59:00Z"/>
    <w:sdt>
      <w:sdtPr>
        <w:tag w:val="goog_rdk_75"/>
        <w:id w:val="-329679606"/>
        <w:lock w:val="contentLocked"/>
      </w:sdtPr>
      <w:sdtContent>
        <w:customXmlDelRangeEnd w:id="181"/>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F1663E" w:rsidDel="006A7AF4" w14:paraId="0E9BD3D6" w14:textId="7DB933EF">
            <w:trPr>
              <w:del w:id="182" w:author="Einar Pétur Jónsson - HAFRO" w:date="2026-02-03T09:59:00Z" w16du:dateUtc="2026-02-03T09:59:00Z"/>
            </w:trPr>
            <w:tc>
              <w:tcPr>
                <w:tcW w:w="2834" w:type="dxa"/>
                <w:tcMar>
                  <w:top w:w="20" w:type="dxa"/>
                  <w:left w:w="20" w:type="dxa"/>
                  <w:bottom w:w="100" w:type="dxa"/>
                  <w:right w:w="20" w:type="dxa"/>
                </w:tcMar>
                <w:vAlign w:val="bottom"/>
              </w:tcPr>
              <w:p w14:paraId="000003A4" w14:textId="0B41CC3C" w:rsidR="00F1663E" w:rsidDel="006A7AF4" w:rsidRDefault="00275014">
                <w:pPr>
                  <w:widowControl w:val="0"/>
                  <w:spacing w:after="0" w:line="240" w:lineRule="auto"/>
                  <w:rPr>
                    <w:del w:id="183" w:author="Einar Pétur Jónsson - HAFRO" w:date="2026-02-03T09:59:00Z" w16du:dateUtc="2026-02-03T09:59:00Z"/>
                    <w:rFonts w:ascii="Arial" w:eastAsia="Arial" w:hAnsi="Arial" w:cs="Arial"/>
                    <w:u w:val="single"/>
                  </w:rPr>
                </w:pPr>
                <w:del w:id="184" w:author="Einar Pétur Jónsson - HAFRO" w:date="2026-02-03T09:59:00Z" w16du:dateUtc="2026-02-03T09:59:00Z">
                  <w:r w:rsidDel="006A7AF4">
                    <w:rPr>
                      <w:rFonts w:ascii="Arial" w:eastAsia="Arial" w:hAnsi="Arial" w:cs="Arial"/>
                      <w:sz w:val="24"/>
                      <w:szCs w:val="24"/>
                      <w:u w:val="single"/>
                    </w:rPr>
                    <w:delText>Model</w:delText>
                  </w:r>
                </w:del>
              </w:p>
            </w:tc>
            <w:tc>
              <w:tcPr>
                <w:tcW w:w="2834" w:type="dxa"/>
                <w:tcMar>
                  <w:top w:w="20" w:type="dxa"/>
                  <w:left w:w="20" w:type="dxa"/>
                  <w:bottom w:w="100" w:type="dxa"/>
                  <w:right w:w="20" w:type="dxa"/>
                </w:tcMar>
                <w:vAlign w:val="bottom"/>
              </w:tcPr>
              <w:p w14:paraId="000003A5" w14:textId="494FDEEB" w:rsidR="00F1663E" w:rsidDel="006A7AF4" w:rsidRDefault="00275014">
                <w:pPr>
                  <w:widowControl w:val="0"/>
                  <w:spacing w:after="0" w:line="240" w:lineRule="auto"/>
                  <w:rPr>
                    <w:del w:id="185" w:author="Einar Pétur Jónsson - HAFRO" w:date="2026-02-03T09:59:00Z" w16du:dateUtc="2026-02-03T09:59:00Z"/>
                    <w:rFonts w:ascii="Arial" w:eastAsia="Arial" w:hAnsi="Arial" w:cs="Arial"/>
                    <w:u w:val="single"/>
                  </w:rPr>
                </w:pPr>
                <w:del w:id="186" w:author="Einar Pétur Jónsson - HAFRO" w:date="2026-02-03T09:59:00Z" w16du:dateUtc="2026-02-03T09:59:00Z">
                  <w:r w:rsidDel="006A7AF4">
                    <w:rPr>
                      <w:rFonts w:ascii="Arial" w:eastAsia="Arial" w:hAnsi="Arial" w:cs="Arial"/>
                      <w:sz w:val="24"/>
                      <w:szCs w:val="24"/>
                      <w:u w:val="single"/>
                    </w:rPr>
                    <w:delText>RMSE</w:delText>
                  </w:r>
                </w:del>
              </w:p>
            </w:tc>
            <w:tc>
              <w:tcPr>
                <w:tcW w:w="2834" w:type="dxa"/>
                <w:tcMar>
                  <w:top w:w="20" w:type="dxa"/>
                  <w:left w:w="20" w:type="dxa"/>
                  <w:bottom w:w="100" w:type="dxa"/>
                  <w:right w:w="20" w:type="dxa"/>
                </w:tcMar>
                <w:vAlign w:val="bottom"/>
              </w:tcPr>
              <w:p w14:paraId="000003A6" w14:textId="48C30C3C" w:rsidR="00F1663E" w:rsidDel="006A7AF4" w:rsidRDefault="00275014">
                <w:pPr>
                  <w:widowControl w:val="0"/>
                  <w:spacing w:after="0" w:line="240" w:lineRule="auto"/>
                  <w:rPr>
                    <w:del w:id="187" w:author="Einar Pétur Jónsson - HAFRO" w:date="2026-02-03T09:59:00Z" w16du:dateUtc="2026-02-03T09:59:00Z"/>
                    <w:rFonts w:ascii="Arial" w:eastAsia="Arial" w:hAnsi="Arial" w:cs="Arial"/>
                    <w:u w:val="single"/>
                  </w:rPr>
                </w:pPr>
                <w:del w:id="188" w:author="Einar Pétur Jónsson - HAFRO" w:date="2026-02-03T09:59:00Z" w16du:dateUtc="2026-02-03T09:59:00Z">
                  <w:r w:rsidDel="006A7AF4">
                    <w:rPr>
                      <w:rFonts w:ascii="Arial" w:eastAsia="Arial" w:hAnsi="Arial" w:cs="Arial"/>
                      <w:sz w:val="24"/>
                      <w:szCs w:val="24"/>
                      <w:u w:val="single"/>
                    </w:rPr>
                    <w:delText>R2</w:delText>
                  </w:r>
                </w:del>
              </w:p>
            </w:tc>
          </w:tr>
          <w:tr w:rsidR="00F1663E" w:rsidDel="006A7AF4" w14:paraId="0B1A6C4C" w14:textId="69CF6A78">
            <w:trPr>
              <w:del w:id="189" w:author="Einar Pétur Jónsson - HAFRO" w:date="2026-02-03T09:59:00Z" w16du:dateUtc="2026-02-03T09:59:00Z"/>
            </w:trPr>
            <w:tc>
              <w:tcPr>
                <w:tcW w:w="2834" w:type="dxa"/>
                <w:tcMar>
                  <w:top w:w="20" w:type="dxa"/>
                  <w:left w:w="20" w:type="dxa"/>
                  <w:bottom w:w="100" w:type="dxa"/>
                  <w:right w:w="20" w:type="dxa"/>
                </w:tcMar>
                <w:vAlign w:val="bottom"/>
              </w:tcPr>
              <w:p w14:paraId="000003A7" w14:textId="3614166B" w:rsidR="00F1663E" w:rsidDel="006A7AF4" w:rsidRDefault="00275014">
                <w:pPr>
                  <w:widowControl w:val="0"/>
                  <w:spacing w:after="0" w:line="240" w:lineRule="auto"/>
                  <w:rPr>
                    <w:del w:id="190" w:author="Einar Pétur Jónsson - HAFRO" w:date="2026-02-03T09:59:00Z" w16du:dateUtc="2026-02-03T09:59:00Z"/>
                    <w:rFonts w:ascii="Arial" w:eastAsia="Arial" w:hAnsi="Arial" w:cs="Arial"/>
                  </w:rPr>
                </w:pPr>
                <w:del w:id="191" w:author="Einar Pétur Jónsson - HAFRO" w:date="2026-02-03T09:59:00Z" w16du:dateUtc="2026-02-03T09:59:00Z">
                  <w:r w:rsidDel="006A7AF4">
                    <w:rPr>
                      <w:rFonts w:ascii="Arial" w:eastAsia="Arial" w:hAnsi="Arial" w:cs="Arial"/>
                      <w:sz w:val="24"/>
                      <w:szCs w:val="24"/>
                    </w:rPr>
                    <w:delText>Intercept</w:delText>
                  </w:r>
                </w:del>
              </w:p>
            </w:tc>
            <w:tc>
              <w:tcPr>
                <w:tcW w:w="2834" w:type="dxa"/>
                <w:tcMar>
                  <w:top w:w="20" w:type="dxa"/>
                  <w:left w:w="20" w:type="dxa"/>
                  <w:bottom w:w="100" w:type="dxa"/>
                  <w:right w:w="20" w:type="dxa"/>
                </w:tcMar>
                <w:vAlign w:val="bottom"/>
              </w:tcPr>
              <w:p w14:paraId="000003A8" w14:textId="70B1693F" w:rsidR="00F1663E" w:rsidDel="006A7AF4" w:rsidRDefault="00275014">
                <w:pPr>
                  <w:widowControl w:val="0"/>
                  <w:spacing w:after="0" w:line="240" w:lineRule="auto"/>
                  <w:rPr>
                    <w:del w:id="192" w:author="Einar Pétur Jónsson - HAFRO" w:date="2026-02-03T09:59:00Z" w16du:dateUtc="2026-02-03T09:59:00Z"/>
                    <w:rFonts w:ascii="Arial" w:eastAsia="Arial" w:hAnsi="Arial" w:cs="Arial"/>
                  </w:rPr>
                </w:pPr>
                <w:del w:id="193" w:author="Einar Pétur Jónsson - HAFRO" w:date="2026-02-03T09:59:00Z" w16du:dateUtc="2026-02-03T09:59:00Z">
                  <w:r w:rsidDel="006A7AF4">
                    <w:rPr>
                      <w:rFonts w:ascii="Arial" w:eastAsia="Arial" w:hAnsi="Arial" w:cs="Arial"/>
                      <w:sz w:val="24"/>
                      <w:szCs w:val="24"/>
                    </w:rPr>
                    <w:delText>7.398</w:delText>
                  </w:r>
                </w:del>
              </w:p>
            </w:tc>
            <w:tc>
              <w:tcPr>
                <w:tcW w:w="2834" w:type="dxa"/>
                <w:tcMar>
                  <w:top w:w="20" w:type="dxa"/>
                  <w:left w:w="20" w:type="dxa"/>
                  <w:bottom w:w="100" w:type="dxa"/>
                  <w:right w:w="20" w:type="dxa"/>
                </w:tcMar>
                <w:vAlign w:val="bottom"/>
              </w:tcPr>
              <w:p w14:paraId="000003A9" w14:textId="10DF83C9" w:rsidR="00F1663E" w:rsidDel="006A7AF4" w:rsidRDefault="00275014">
                <w:pPr>
                  <w:widowControl w:val="0"/>
                  <w:spacing w:after="0" w:line="240" w:lineRule="auto"/>
                  <w:rPr>
                    <w:del w:id="194" w:author="Einar Pétur Jónsson - HAFRO" w:date="2026-02-03T09:59:00Z" w16du:dateUtc="2026-02-03T09:59:00Z"/>
                    <w:rFonts w:ascii="Arial" w:eastAsia="Arial" w:hAnsi="Arial" w:cs="Arial"/>
                  </w:rPr>
                </w:pPr>
                <w:del w:id="195" w:author="Einar Pétur Jónsson - HAFRO" w:date="2026-02-03T09:59:00Z" w16du:dateUtc="2026-02-03T09:59:00Z">
                  <w:r w:rsidDel="006A7AF4">
                    <w:rPr>
                      <w:rFonts w:ascii="Arial" w:eastAsia="Arial" w:hAnsi="Arial" w:cs="Arial"/>
                      <w:sz w:val="24"/>
                      <w:szCs w:val="24"/>
                    </w:rPr>
                    <w:delText>-0.006</w:delText>
                  </w:r>
                </w:del>
              </w:p>
            </w:tc>
          </w:tr>
          <w:tr w:rsidR="00F1663E" w:rsidDel="006A7AF4" w14:paraId="0FB951E4" w14:textId="6FCDCDD2">
            <w:trPr>
              <w:del w:id="196" w:author="Einar Pétur Jónsson - HAFRO" w:date="2026-02-03T09:59:00Z" w16du:dateUtc="2026-02-03T09:59:00Z"/>
            </w:trPr>
            <w:tc>
              <w:tcPr>
                <w:tcW w:w="2834" w:type="dxa"/>
                <w:tcMar>
                  <w:top w:w="20" w:type="dxa"/>
                  <w:left w:w="20" w:type="dxa"/>
                  <w:bottom w:w="100" w:type="dxa"/>
                  <w:right w:w="20" w:type="dxa"/>
                </w:tcMar>
                <w:vAlign w:val="bottom"/>
              </w:tcPr>
              <w:p w14:paraId="000003AA" w14:textId="54E5852B" w:rsidR="00F1663E" w:rsidDel="006A7AF4" w:rsidRDefault="00275014">
                <w:pPr>
                  <w:widowControl w:val="0"/>
                  <w:spacing w:after="0" w:line="240" w:lineRule="auto"/>
                  <w:rPr>
                    <w:del w:id="197" w:author="Einar Pétur Jónsson - HAFRO" w:date="2026-02-03T09:59:00Z" w16du:dateUtc="2026-02-03T09:59:00Z"/>
                    <w:rFonts w:ascii="Arial" w:eastAsia="Arial" w:hAnsi="Arial" w:cs="Arial"/>
                  </w:rPr>
                </w:pPr>
                <w:del w:id="198" w:author="Einar Pétur Jónsson - HAFRO" w:date="2026-02-03T09:59:00Z" w16du:dateUtc="2026-02-03T09:59:00Z">
                  <w:r w:rsidDel="006A7AF4">
                    <w:rPr>
                      <w:rFonts w:ascii="Arial" w:eastAsia="Arial" w:hAnsi="Arial" w:cs="Arial"/>
                      <w:sz w:val="24"/>
                      <w:szCs w:val="24"/>
                    </w:rPr>
                    <w:delText>Polynomial_S4</w:delText>
                  </w:r>
                </w:del>
              </w:p>
            </w:tc>
            <w:tc>
              <w:tcPr>
                <w:tcW w:w="2834" w:type="dxa"/>
                <w:tcMar>
                  <w:top w:w="20" w:type="dxa"/>
                  <w:left w:w="20" w:type="dxa"/>
                  <w:bottom w:w="100" w:type="dxa"/>
                  <w:right w:w="20" w:type="dxa"/>
                </w:tcMar>
                <w:vAlign w:val="bottom"/>
              </w:tcPr>
              <w:p w14:paraId="000003AB" w14:textId="23A6782E" w:rsidR="00F1663E" w:rsidDel="006A7AF4" w:rsidRDefault="00275014">
                <w:pPr>
                  <w:widowControl w:val="0"/>
                  <w:spacing w:after="0" w:line="240" w:lineRule="auto"/>
                  <w:rPr>
                    <w:del w:id="199" w:author="Einar Pétur Jónsson - HAFRO" w:date="2026-02-03T09:59:00Z" w16du:dateUtc="2026-02-03T09:59:00Z"/>
                    <w:rFonts w:ascii="Arial" w:eastAsia="Arial" w:hAnsi="Arial" w:cs="Arial"/>
                  </w:rPr>
                </w:pPr>
                <w:del w:id="200" w:author="Einar Pétur Jónsson - HAFRO" w:date="2026-02-03T09:59:00Z" w16du:dateUtc="2026-02-03T09:59:00Z">
                  <w:r w:rsidDel="006A7AF4">
                    <w:rPr>
                      <w:rFonts w:ascii="Arial" w:eastAsia="Arial" w:hAnsi="Arial" w:cs="Arial"/>
                      <w:sz w:val="24"/>
                      <w:szCs w:val="24"/>
                    </w:rPr>
                    <w:delText>7.571</w:delText>
                  </w:r>
                </w:del>
              </w:p>
            </w:tc>
            <w:tc>
              <w:tcPr>
                <w:tcW w:w="2834" w:type="dxa"/>
                <w:tcMar>
                  <w:top w:w="20" w:type="dxa"/>
                  <w:left w:w="20" w:type="dxa"/>
                  <w:bottom w:w="100" w:type="dxa"/>
                  <w:right w:w="20" w:type="dxa"/>
                </w:tcMar>
                <w:vAlign w:val="bottom"/>
              </w:tcPr>
              <w:p w14:paraId="000003AC" w14:textId="49D447A8" w:rsidR="00F1663E" w:rsidDel="006A7AF4" w:rsidRDefault="00275014">
                <w:pPr>
                  <w:widowControl w:val="0"/>
                  <w:spacing w:after="0" w:line="240" w:lineRule="auto"/>
                  <w:rPr>
                    <w:del w:id="201" w:author="Einar Pétur Jónsson - HAFRO" w:date="2026-02-03T09:59:00Z" w16du:dateUtc="2026-02-03T09:59:00Z"/>
                    <w:rFonts w:ascii="Arial" w:eastAsia="Arial" w:hAnsi="Arial" w:cs="Arial"/>
                  </w:rPr>
                </w:pPr>
                <w:del w:id="202" w:author="Einar Pétur Jónsson - HAFRO" w:date="2026-02-03T09:59:00Z" w16du:dateUtc="2026-02-03T09:59:00Z">
                  <w:r w:rsidDel="006A7AF4">
                    <w:rPr>
                      <w:rFonts w:ascii="Arial" w:eastAsia="Arial" w:hAnsi="Arial" w:cs="Arial"/>
                      <w:sz w:val="24"/>
                      <w:szCs w:val="24"/>
                    </w:rPr>
                    <w:delText>-0.053</w:delText>
                  </w:r>
                </w:del>
              </w:p>
            </w:tc>
          </w:tr>
          <w:tr w:rsidR="00F1663E" w:rsidDel="006A7AF4" w14:paraId="538746BB" w14:textId="5AC7BBDA">
            <w:trPr>
              <w:del w:id="203" w:author="Einar Pétur Jónsson - HAFRO" w:date="2026-02-03T09:59:00Z" w16du:dateUtc="2026-02-03T09:59:00Z"/>
            </w:trPr>
            <w:tc>
              <w:tcPr>
                <w:tcW w:w="2834" w:type="dxa"/>
                <w:tcMar>
                  <w:top w:w="20" w:type="dxa"/>
                  <w:left w:w="20" w:type="dxa"/>
                  <w:bottom w:w="100" w:type="dxa"/>
                  <w:right w:w="20" w:type="dxa"/>
                </w:tcMar>
                <w:vAlign w:val="bottom"/>
              </w:tcPr>
              <w:p w14:paraId="000003AD" w14:textId="3FE6A1DE" w:rsidR="00F1663E" w:rsidDel="006A7AF4" w:rsidRDefault="00275014">
                <w:pPr>
                  <w:widowControl w:val="0"/>
                  <w:spacing w:after="0" w:line="240" w:lineRule="auto"/>
                  <w:rPr>
                    <w:del w:id="204" w:author="Einar Pétur Jónsson - HAFRO" w:date="2026-02-03T09:59:00Z" w16du:dateUtc="2026-02-03T09:59:00Z"/>
                    <w:rFonts w:ascii="Arial" w:eastAsia="Arial" w:hAnsi="Arial" w:cs="Arial"/>
                  </w:rPr>
                </w:pPr>
                <w:del w:id="205" w:author="Einar Pétur Jónsson - HAFRO" w:date="2026-02-03T09:59:00Z" w16du:dateUtc="2026-02-03T09:59:00Z">
                  <w:r w:rsidDel="006A7AF4">
                    <w:rPr>
                      <w:rFonts w:ascii="Arial" w:eastAsia="Arial" w:hAnsi="Arial" w:cs="Arial"/>
                      <w:sz w:val="24"/>
                      <w:szCs w:val="24"/>
                    </w:rPr>
                    <w:delText>GAM_add</w:delText>
                  </w:r>
                </w:del>
              </w:p>
            </w:tc>
            <w:tc>
              <w:tcPr>
                <w:tcW w:w="2834" w:type="dxa"/>
                <w:tcMar>
                  <w:top w:w="20" w:type="dxa"/>
                  <w:left w:w="20" w:type="dxa"/>
                  <w:bottom w:w="100" w:type="dxa"/>
                  <w:right w:w="20" w:type="dxa"/>
                </w:tcMar>
                <w:vAlign w:val="bottom"/>
              </w:tcPr>
              <w:p w14:paraId="000003AE" w14:textId="643FF0D4" w:rsidR="00F1663E" w:rsidDel="006A7AF4" w:rsidRDefault="00275014">
                <w:pPr>
                  <w:widowControl w:val="0"/>
                  <w:spacing w:after="0" w:line="240" w:lineRule="auto"/>
                  <w:rPr>
                    <w:del w:id="206" w:author="Einar Pétur Jónsson - HAFRO" w:date="2026-02-03T09:59:00Z" w16du:dateUtc="2026-02-03T09:59:00Z"/>
                    <w:rFonts w:ascii="Arial" w:eastAsia="Arial" w:hAnsi="Arial" w:cs="Arial"/>
                  </w:rPr>
                </w:pPr>
                <w:del w:id="207" w:author="Einar Pétur Jónsson - HAFRO" w:date="2026-02-03T09:59:00Z" w16du:dateUtc="2026-02-03T09:59:00Z">
                  <w:r w:rsidDel="006A7AF4">
                    <w:rPr>
                      <w:rFonts w:ascii="Arial" w:eastAsia="Arial" w:hAnsi="Arial" w:cs="Arial"/>
                      <w:sz w:val="24"/>
                      <w:szCs w:val="24"/>
                    </w:rPr>
                    <w:delText>7.006</w:delText>
                  </w:r>
                </w:del>
              </w:p>
            </w:tc>
            <w:tc>
              <w:tcPr>
                <w:tcW w:w="2834" w:type="dxa"/>
                <w:tcMar>
                  <w:top w:w="20" w:type="dxa"/>
                  <w:left w:w="20" w:type="dxa"/>
                  <w:bottom w:w="100" w:type="dxa"/>
                  <w:right w:w="20" w:type="dxa"/>
                </w:tcMar>
                <w:vAlign w:val="bottom"/>
              </w:tcPr>
              <w:p w14:paraId="000003AF" w14:textId="17EC2EAF" w:rsidR="00F1663E" w:rsidDel="006A7AF4" w:rsidRDefault="00275014">
                <w:pPr>
                  <w:widowControl w:val="0"/>
                  <w:spacing w:after="0" w:line="240" w:lineRule="auto"/>
                  <w:rPr>
                    <w:del w:id="208" w:author="Einar Pétur Jónsson - HAFRO" w:date="2026-02-03T09:59:00Z" w16du:dateUtc="2026-02-03T09:59:00Z"/>
                    <w:rFonts w:ascii="Arial" w:eastAsia="Arial" w:hAnsi="Arial" w:cs="Arial"/>
                  </w:rPr>
                </w:pPr>
                <w:del w:id="209" w:author="Einar Pétur Jónsson - HAFRO" w:date="2026-02-03T09:59:00Z" w16du:dateUtc="2026-02-03T09:59:00Z">
                  <w:r w:rsidDel="006A7AF4">
                    <w:rPr>
                      <w:rFonts w:ascii="Arial" w:eastAsia="Arial" w:hAnsi="Arial" w:cs="Arial"/>
                      <w:sz w:val="24"/>
                      <w:szCs w:val="24"/>
                    </w:rPr>
                    <w:delText>0.098</w:delText>
                  </w:r>
                </w:del>
              </w:p>
            </w:tc>
          </w:tr>
          <w:tr w:rsidR="00F1663E" w:rsidDel="006A7AF4" w14:paraId="07B168E7" w14:textId="43D84F81">
            <w:trPr>
              <w:del w:id="210" w:author="Einar Pétur Jónsson - HAFRO" w:date="2026-02-03T09:59:00Z" w16du:dateUtc="2026-02-03T09:59:00Z"/>
            </w:trPr>
            <w:tc>
              <w:tcPr>
                <w:tcW w:w="2834" w:type="dxa"/>
                <w:tcMar>
                  <w:top w:w="20" w:type="dxa"/>
                  <w:left w:w="20" w:type="dxa"/>
                  <w:bottom w:w="100" w:type="dxa"/>
                  <w:right w:w="20" w:type="dxa"/>
                </w:tcMar>
                <w:vAlign w:val="bottom"/>
              </w:tcPr>
              <w:p w14:paraId="000003B0" w14:textId="7CB214E3" w:rsidR="00F1663E" w:rsidDel="006A7AF4" w:rsidRDefault="00275014">
                <w:pPr>
                  <w:widowControl w:val="0"/>
                  <w:spacing w:after="0" w:line="240" w:lineRule="auto"/>
                  <w:rPr>
                    <w:del w:id="211" w:author="Einar Pétur Jónsson - HAFRO" w:date="2026-02-03T09:59:00Z" w16du:dateUtc="2026-02-03T09:59:00Z"/>
                    <w:rFonts w:ascii="Arial" w:eastAsia="Arial" w:hAnsi="Arial" w:cs="Arial"/>
                  </w:rPr>
                </w:pPr>
                <w:del w:id="212" w:author="Einar Pétur Jónsson - HAFRO" w:date="2026-02-03T09:59:00Z" w16du:dateUtc="2026-02-03T09:59:00Z">
                  <w:r w:rsidDel="006A7AF4">
                    <w:rPr>
                      <w:rFonts w:ascii="Arial" w:eastAsia="Arial" w:hAnsi="Arial" w:cs="Arial"/>
                      <w:sz w:val="24"/>
                      <w:szCs w:val="24"/>
                    </w:rPr>
                    <w:delText>GAM_int</w:delText>
                  </w:r>
                </w:del>
              </w:p>
            </w:tc>
            <w:tc>
              <w:tcPr>
                <w:tcW w:w="2834" w:type="dxa"/>
                <w:tcMar>
                  <w:top w:w="20" w:type="dxa"/>
                  <w:left w:w="20" w:type="dxa"/>
                  <w:bottom w:w="100" w:type="dxa"/>
                  <w:right w:w="20" w:type="dxa"/>
                </w:tcMar>
                <w:vAlign w:val="bottom"/>
              </w:tcPr>
              <w:p w14:paraId="000003B1" w14:textId="42011E86" w:rsidR="00F1663E" w:rsidDel="006A7AF4" w:rsidRDefault="00275014">
                <w:pPr>
                  <w:widowControl w:val="0"/>
                  <w:spacing w:after="0" w:line="240" w:lineRule="auto"/>
                  <w:rPr>
                    <w:del w:id="213" w:author="Einar Pétur Jónsson - HAFRO" w:date="2026-02-03T09:59:00Z" w16du:dateUtc="2026-02-03T09:59:00Z"/>
                    <w:rFonts w:ascii="Arial" w:eastAsia="Arial" w:hAnsi="Arial" w:cs="Arial"/>
                  </w:rPr>
                </w:pPr>
                <w:del w:id="214" w:author="Einar Pétur Jónsson - HAFRO" w:date="2026-02-03T09:59:00Z" w16du:dateUtc="2026-02-03T09:59:00Z">
                  <w:r w:rsidDel="006A7AF4">
                    <w:rPr>
                      <w:rFonts w:ascii="Arial" w:eastAsia="Arial" w:hAnsi="Arial" w:cs="Arial"/>
                      <w:sz w:val="24"/>
                      <w:szCs w:val="24"/>
                    </w:rPr>
                    <w:delText>6.918</w:delText>
                  </w:r>
                </w:del>
              </w:p>
            </w:tc>
            <w:tc>
              <w:tcPr>
                <w:tcW w:w="2834" w:type="dxa"/>
                <w:tcMar>
                  <w:top w:w="20" w:type="dxa"/>
                  <w:left w:w="20" w:type="dxa"/>
                  <w:bottom w:w="100" w:type="dxa"/>
                  <w:right w:w="20" w:type="dxa"/>
                </w:tcMar>
                <w:vAlign w:val="bottom"/>
              </w:tcPr>
              <w:p w14:paraId="000003B2" w14:textId="56883EA6" w:rsidR="00F1663E" w:rsidDel="006A7AF4" w:rsidRDefault="00275014">
                <w:pPr>
                  <w:widowControl w:val="0"/>
                  <w:spacing w:after="0" w:line="240" w:lineRule="auto"/>
                  <w:rPr>
                    <w:del w:id="215" w:author="Einar Pétur Jónsson - HAFRO" w:date="2026-02-03T09:59:00Z" w16du:dateUtc="2026-02-03T09:59:00Z"/>
                    <w:rFonts w:ascii="Arial" w:eastAsia="Arial" w:hAnsi="Arial" w:cs="Arial"/>
                  </w:rPr>
                </w:pPr>
                <w:del w:id="216" w:author="Einar Pétur Jónsson - HAFRO" w:date="2026-02-03T09:59:00Z" w16du:dateUtc="2026-02-03T09:59:00Z">
                  <w:r w:rsidDel="006A7AF4">
                    <w:rPr>
                      <w:rFonts w:ascii="Arial" w:eastAsia="Arial" w:hAnsi="Arial" w:cs="Arial"/>
                      <w:sz w:val="24"/>
                      <w:szCs w:val="24"/>
                    </w:rPr>
                    <w:delText>0.12</w:delText>
                  </w:r>
                </w:del>
              </w:p>
            </w:tc>
          </w:tr>
        </w:tbl>
        <w:customXmlDelRangeStart w:id="217" w:author="Einar Pétur Jónsson - HAFRO" w:date="2026-02-03T09:59:00Z"/>
      </w:sdtContent>
    </w:sdt>
    <w:customXmlDelRangeEnd w:id="217"/>
    <w:p w14:paraId="41FCC20D" w14:textId="77777777" w:rsidR="007F30A3" w:rsidRDefault="007F30A3">
      <w:pPr>
        <w:spacing w:line="301" w:lineRule="auto"/>
        <w:jc w:val="both"/>
        <w:rPr>
          <w:rFonts w:ascii="Arial" w:eastAsia="Arial" w:hAnsi="Arial" w:cs="Arial"/>
        </w:rPr>
      </w:pPr>
    </w:p>
    <w:p w14:paraId="000003B7" w14:textId="7B6A8EFF" w:rsidR="00F1663E" w:rsidRPr="007F30A3" w:rsidRDefault="00000000">
      <w:pPr>
        <w:spacing w:line="301" w:lineRule="auto"/>
        <w:jc w:val="both"/>
        <w:rPr>
          <w:rFonts w:ascii="Times New Roman" w:eastAsia="Arial" w:hAnsi="Times New Roman" w:cs="Times New Roman"/>
        </w:rPr>
      </w:pPr>
      <w:sdt>
        <w:sdtPr>
          <w:rPr>
            <w:rFonts w:ascii="Times New Roman" w:hAnsi="Times New Roman" w:cs="Times New Roman"/>
          </w:rPr>
          <w:tag w:val="goog_rdk_76"/>
          <w:id w:val="-994629648"/>
        </w:sdtPr>
        <w:sdtContent>
          <w:commentRangeStart w:id="218"/>
        </w:sdtContent>
      </w:sdt>
      <w:r w:rsidR="00275014" w:rsidRPr="007F30A3">
        <w:rPr>
          <w:rFonts w:ascii="Times New Roman" w:eastAsia="Arial" w:hAnsi="Times New Roman" w:cs="Times New Roman"/>
          <w:b/>
        </w:rPr>
        <w:t>Table SX</w:t>
      </w:r>
      <w:commentRangeEnd w:id="218"/>
      <w:r w:rsidR="00275014" w:rsidRPr="007F30A3">
        <w:rPr>
          <w:rStyle w:val="CommentReference"/>
          <w:rFonts w:ascii="Times New Roman" w:eastAsia="Arial" w:hAnsi="Times New Roman" w:cs="Times New Roman"/>
          <w:sz w:val="22"/>
          <w:szCs w:val="22"/>
        </w:rPr>
        <w:commentReference w:id="218"/>
      </w:r>
      <w:r w:rsidR="00275014" w:rsidRPr="007F30A3">
        <w:rPr>
          <w:rFonts w:ascii="Times New Roman" w:eastAsia="Arial" w:hAnsi="Times New Roman" w:cs="Times New Roman"/>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425"/>
        <w:gridCol w:w="1170"/>
        <w:gridCol w:w="1095"/>
        <w:gridCol w:w="825"/>
        <w:gridCol w:w="1290"/>
        <w:gridCol w:w="1170"/>
        <w:gridCol w:w="900"/>
      </w:tblGrid>
      <w:tr w:rsidR="00F1663E" w:rsidRPr="007F30A3" w14:paraId="1AC187C2" w14:textId="77777777">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Driver</w:t>
            </w:r>
          </w:p>
        </w:tc>
        <w:tc>
          <w:tcPr>
            <w:tcW w:w="142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Term</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Estimate</w:t>
            </w:r>
          </w:p>
        </w:tc>
        <w:tc>
          <w:tcPr>
            <w:tcW w:w="10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Std. Error</w:t>
            </w:r>
          </w:p>
        </w:tc>
        <w:tc>
          <w:tcPr>
            <w:tcW w:w="82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 value</w:t>
            </w:r>
          </w:p>
        </w:tc>
        <w:tc>
          <w:tcPr>
            <w:tcW w:w="12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Sig.</w:t>
            </w:r>
          </w:p>
        </w:tc>
      </w:tr>
      <w:tr w:rsidR="00F1663E" w:rsidRPr="007F30A3" w14:paraId="0D81D9DF"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66.826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0.872</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76.607</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499002EC"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30.827</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4.681</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1.96e-05</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4CCF971"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-69.616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-10.57</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9.26e-15</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68A387F"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70.116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0.778</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90.111</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FA62ECF"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lastRenderedPageBreak/>
              <w:t>pH</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27.019</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4.815</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1.45e-05</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555EB0C3"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-15.819</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-2.819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0.00693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2CB00288"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71.51</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0.48</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149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775DDF23"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-24.573</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-5.689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2.14e-07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74649B5"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-8.206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0.0612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bl>
    <w:p w14:paraId="0000040C" w14:textId="0C0A80B9" w:rsidR="00F1663E" w:rsidRPr="007F30A3" w:rsidRDefault="00F1663E" w:rsidP="007F30A3">
      <w:pPr>
        <w:spacing w:line="301" w:lineRule="auto"/>
        <w:jc w:val="both"/>
        <w:rPr>
          <w:rFonts w:ascii="Times New Roman" w:eastAsia="Arial" w:hAnsi="Times New Roman" w:cs="Times New Roman"/>
          <w:sz w:val="24"/>
          <w:szCs w:val="24"/>
        </w:rPr>
      </w:pPr>
    </w:p>
    <w:sectPr w:rsidR="00F1663E" w:rsidRPr="007F30A3">
      <w:footerReference w:type="default" r:id="rId20"/>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m Dupont" w:date="2025-10-16T11:31:00Z" w:initials="SD">
    <w:p w14:paraId="4606C079" w14:textId="77777777" w:rsidR="00C809A7" w:rsidRDefault="00C809A7" w:rsidP="00C809A7">
      <w:pPr>
        <w:pStyle w:val="CommentText"/>
      </w:pPr>
      <w:r>
        <w:rPr>
          <w:rStyle w:val="CommentReference"/>
        </w:rPr>
        <w:annotationRef/>
      </w:r>
      <w:r>
        <w:rPr>
          <w:color w:val="0070C0"/>
          <w:lang w:val="sv-SE"/>
        </w:rPr>
        <w:t>Suggestion but it is still an open discussion</w:t>
      </w:r>
    </w:p>
  </w:comment>
  <w:comment w:id="3" w:author="Sam Dupont" w:date="2025-10-16T11:44:00Z" w:initials="SD">
    <w:p w14:paraId="64A66A40" w14:textId="77777777" w:rsidR="00BB1AF9" w:rsidRDefault="00BB1AF9" w:rsidP="00BB1AF9">
      <w:pPr>
        <w:pStyle w:val="CommentText"/>
      </w:pPr>
      <w:r>
        <w:rPr>
          <w:rStyle w:val="CommentReference"/>
        </w:rPr>
        <w:annotationRef/>
      </w:r>
      <w:r>
        <w:rPr>
          <w:color w:val="0070C0"/>
        </w:rPr>
        <w:t>IPCC Fifth Assessment Report (Cambridge Univ. Press 2014)</w:t>
      </w:r>
    </w:p>
    <w:p w14:paraId="5F470B4A" w14:textId="77777777" w:rsidR="00BB1AF9" w:rsidRDefault="00BB1AF9" w:rsidP="00BB1AF9">
      <w:pPr>
        <w:pStyle w:val="CommentText"/>
      </w:pPr>
    </w:p>
    <w:p w14:paraId="43890141" w14:textId="77777777" w:rsidR="00BB1AF9" w:rsidRDefault="00BB1AF9" w:rsidP="00BB1AF9">
      <w:pPr>
        <w:pStyle w:val="CommentText"/>
      </w:pPr>
      <w:r>
        <w:rPr>
          <w:color w:val="0070C0"/>
        </w:rPr>
        <w:t xml:space="preserve">Boyd et al. 2018. </w:t>
      </w:r>
      <w:r>
        <w:rPr>
          <w:i/>
          <w:iCs/>
          <w:color w:val="0070C0"/>
        </w:rPr>
        <w:t>Glob. Chang. Biol.</w:t>
      </w:r>
      <w:r>
        <w:rPr>
          <w:color w:val="0070C0"/>
        </w:rPr>
        <w:t xml:space="preserve"> 24, 2239</w:t>
      </w:r>
    </w:p>
    <w:p w14:paraId="7A01FF9D" w14:textId="77777777" w:rsidR="00BB1AF9" w:rsidRDefault="00BB1AF9" w:rsidP="00BB1AF9">
      <w:pPr>
        <w:pStyle w:val="CommentText"/>
      </w:pPr>
    </w:p>
    <w:p w14:paraId="39B8248B" w14:textId="77777777" w:rsidR="00BB1AF9" w:rsidRDefault="00BB1AF9" w:rsidP="00BB1AF9">
      <w:pPr>
        <w:pStyle w:val="CommentText"/>
      </w:pPr>
      <w:r>
        <w:rPr>
          <w:color w:val="0070C0"/>
        </w:rPr>
        <w:t xml:space="preserve">Przeslawski et al. 2015. </w:t>
      </w:r>
      <w:r>
        <w:rPr>
          <w:i/>
          <w:iCs/>
          <w:color w:val="0070C0"/>
        </w:rPr>
        <w:t>Glob. Chang. Biol.</w:t>
      </w:r>
      <w:r>
        <w:rPr>
          <w:color w:val="0070C0"/>
        </w:rPr>
        <w:t xml:space="preserve"> 21, 2122;</w:t>
      </w:r>
    </w:p>
  </w:comment>
  <w:comment w:id="5" w:author="Einar Pétur Jónsson - HAFRO" w:date="2026-01-26T12:46:00Z" w:initials="EPJH">
    <w:p w14:paraId="4E18C8DB" w14:textId="77777777" w:rsidR="00D11217" w:rsidRDefault="00D11217" w:rsidP="00D11217">
      <w:r>
        <w:rPr>
          <w:rStyle w:val="CommentReference"/>
        </w:rPr>
        <w:annotationRef/>
      </w:r>
      <w:r>
        <w:rPr>
          <w:sz w:val="20"/>
          <w:szCs w:val="20"/>
        </w:rPr>
        <w:t>find reference</w:t>
      </w:r>
    </w:p>
  </w:comment>
  <w:comment w:id="6" w:author="Einar Pétur Jónsson - HAFRO" w:date="2026-01-26T12:47:00Z" w:initials="EPJH">
    <w:p w14:paraId="184FA6D6" w14:textId="77777777" w:rsidR="00B412B6" w:rsidRDefault="00B412B6" w:rsidP="00B412B6">
      <w:r>
        <w:rPr>
          <w:rStyle w:val="CommentReference"/>
        </w:rPr>
        <w:annotationRef/>
      </w:r>
      <w:r>
        <w:rPr>
          <w:sz w:val="20"/>
          <w:szCs w:val="20"/>
        </w:rPr>
        <w:t>check references</w:t>
      </w:r>
    </w:p>
  </w:comment>
  <w:comment w:id="7" w:author="Einar Pétur Jónsson - HAFRO" w:date="2026-01-26T12:49:00Z" w:initials="EPJH">
    <w:p w14:paraId="2493AEB2" w14:textId="77777777" w:rsidR="007506A4" w:rsidRDefault="007506A4" w:rsidP="007506A4">
      <w:r>
        <w:rPr>
          <w:rStyle w:val="CommentReference"/>
        </w:rPr>
        <w:annotationRef/>
      </w:r>
      <w:r>
        <w:rPr>
          <w:sz w:val="20"/>
          <w:szCs w:val="20"/>
        </w:rPr>
        <w:t>check</w:t>
      </w:r>
    </w:p>
  </w:comment>
  <w:comment w:id="8" w:author="Sam Dupont" w:date="2025-10-16T13:02:00Z" w:initials="SD">
    <w:p w14:paraId="5FBD42E1" w14:textId="77777777" w:rsidR="00A25938" w:rsidRDefault="00A25938" w:rsidP="00A25938">
      <w:pPr>
        <w:pStyle w:val="CommentText"/>
      </w:pPr>
      <w:r>
        <w:rPr>
          <w:rStyle w:val="CommentReference"/>
        </w:rPr>
        <w:annotationRef/>
      </w:r>
      <w:r>
        <w:rPr>
          <w:color w:val="0070C0"/>
          <w:lang w:val="sv-SE"/>
        </w:rPr>
        <w:t>Under revision for now but hopefully accepted/published by the time we are ready</w:t>
      </w:r>
    </w:p>
  </w:comment>
  <w:comment w:id="9" w:author="Sam Dupont" w:date="2025-10-16T13:06:00Z" w:initials="SD">
    <w:p w14:paraId="56B87179" w14:textId="77777777" w:rsidR="0069397B" w:rsidRDefault="0069397B" w:rsidP="0069397B">
      <w:pPr>
        <w:pStyle w:val="CommentText"/>
      </w:pPr>
      <w:r>
        <w:rPr>
          <w:rStyle w:val="CommentReference"/>
        </w:rPr>
        <w:annotationRef/>
      </w:r>
      <w:hyperlink r:id="rId1" w:history="1">
        <w:r w:rsidRPr="009B3884">
          <w:rPr>
            <w:rStyle w:val="Hyperlink"/>
          </w:rPr>
          <w:t>https://link.springer.com/article/10.1007/s10646-010-0463-6</w:t>
        </w:r>
      </w:hyperlink>
    </w:p>
  </w:comment>
  <w:comment w:id="11" w:author="Sam Dupont" w:date="2025-10-16T13:12:00Z" w:initials="SD">
    <w:p w14:paraId="4E9474AB" w14:textId="77777777" w:rsidR="0082432F" w:rsidRDefault="0082432F" w:rsidP="0082432F">
      <w:pPr>
        <w:pStyle w:val="CommentText"/>
      </w:pPr>
      <w:r>
        <w:rPr>
          <w:rStyle w:val="CommentReference"/>
        </w:rPr>
        <w:annotationRef/>
      </w:r>
      <w:r>
        <w:rPr>
          <w:b/>
          <w:bCs/>
          <w:color w:val="C00000"/>
          <w:lang w:val="sv-SE"/>
        </w:rPr>
        <w:t>Question for Marc/Frankie</w:t>
      </w:r>
    </w:p>
  </w:comment>
  <w:comment w:id="13" w:author="Einar Pétur Jónsson" w:date="2025-08-29T13:20:00Z" w:initials="">
    <w:p w14:paraId="00000410" w14:textId="137F747C"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 don't have this. Not sure it matters, it is the most conservative piece of equipment since the screwdriver - not a lot of updates between models.</w:t>
      </w:r>
    </w:p>
  </w:comment>
  <w:comment w:id="14" w:author="Sam Dupont" w:date="2025-10-16T13:17:00Z" w:initials="SD">
    <w:p w14:paraId="04A3B034" w14:textId="77777777" w:rsidR="008F12C1" w:rsidRDefault="008F12C1" w:rsidP="008F12C1">
      <w:pPr>
        <w:pStyle w:val="CommentText"/>
      </w:pPr>
      <w:r>
        <w:rPr>
          <w:rStyle w:val="CommentReference"/>
        </w:rPr>
        <w:annotationRef/>
      </w:r>
      <w:r>
        <w:rPr>
          <w:color w:val="0070C0"/>
          <w:lang w:val="sv-SE"/>
        </w:rPr>
        <w:t>I don’t really think it is needed. We can always precise if required by reviewers</w:t>
      </w:r>
    </w:p>
  </w:comment>
  <w:comment w:id="16" w:author="Einar Pétur Jónsson" w:date="2025-07-23T10:26:00Z" w:initials="">
    <w:p w14:paraId="00000437" w14:textId="32191F3A"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Alliouane Samir, Grisoni Jean-Michel, Gazeau Frédéric (2025). Environmental Observatory of the Littoral (EOL) biogeochemical data from the Northwestern Mediterranean sea. SEANOE. https://doi.org/10.17882/91965</w:t>
      </w:r>
    </w:p>
  </w:comment>
  <w:comment w:id="17" w:author="Einar Pétur Jónsson" w:date="2025-07-30T10:32:00Z" w:initials="">
    <w:p w14:paraId="00000438"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Gattuso, J. P., Alliouane, S., &amp; Mousseau, L. (2021). Seawater carbonate chemistry in the Bay of Villefranche, Point B (France), January 2007-June 2023.</w:t>
      </w:r>
    </w:p>
  </w:comment>
  <w:comment w:id="29" w:author="Einar Pétur Jónsson - HAFRO" w:date="2026-02-03T13:32:00Z" w:initials="EPJH">
    <w:p w14:paraId="37C38107" w14:textId="77777777" w:rsidR="006556E1" w:rsidRDefault="006556E1" w:rsidP="006556E1">
      <w:r>
        <w:rPr>
          <w:rStyle w:val="CommentReference"/>
        </w:rPr>
        <w:annotationRef/>
      </w:r>
      <w:r>
        <w:rPr>
          <w:sz w:val="20"/>
          <w:szCs w:val="20"/>
        </w:rPr>
        <w:t>Is this irrelevant now that symmetry and allometry are out of the picture?</w:t>
      </w:r>
    </w:p>
  </w:comment>
  <w:comment w:id="30" w:author="Sam Dupont" w:date="2025-10-17T13:56:00Z" w:initials="SD">
    <w:p w14:paraId="139B312D" w14:textId="7777777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31"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32"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33" w:author="Einar Pétur Jónsson" w:date="2025-08-29T13:22:00Z" w:initials="">
    <w:p w14:paraId="00000420" w14:textId="7D1F6405"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 don't have this</w:t>
      </w:r>
    </w:p>
  </w:comment>
  <w:comment w:id="34" w:author="Sam Dupont" w:date="2025-10-17T13:45:00Z" w:initials="SD">
    <w:p w14:paraId="6EE96135" w14:textId="77777777" w:rsidR="00E44A11" w:rsidRDefault="00E44A11" w:rsidP="00E44A11">
      <w:pPr>
        <w:pStyle w:val="CommentText"/>
      </w:pPr>
      <w:r>
        <w:rPr>
          <w:rStyle w:val="CommentReference"/>
        </w:rPr>
        <w:annotationRef/>
      </w:r>
      <w:r>
        <w:rPr>
          <w:b/>
          <w:bCs/>
          <w:color w:val="C00000"/>
          <w:lang w:val="sv-SE"/>
        </w:rPr>
        <w:t>Question for Marc/Frankie</w:t>
      </w:r>
    </w:p>
  </w:comment>
  <w:comment w:id="36" w:author="Sam Dupont" w:date="2025-10-17T13:47:00Z" w:initials="SD">
    <w:p w14:paraId="78CF641B" w14:textId="77777777" w:rsidR="00E44A11" w:rsidRDefault="00E44A11" w:rsidP="00E44A11">
      <w:pPr>
        <w:pStyle w:val="CommentText"/>
      </w:pPr>
      <w:r>
        <w:rPr>
          <w:rStyle w:val="CommentReference"/>
        </w:rPr>
        <w:annotationRef/>
      </w:r>
      <w:r>
        <w:rPr>
          <w:color w:val="0070C0"/>
          <w:lang w:val="sv-SE"/>
        </w:rPr>
        <w:t>It is a nice Figure, you could combine into one with then Figure of the experimental design (if you decide to use it).</w:t>
      </w:r>
    </w:p>
  </w:comment>
  <w:comment w:id="39" w:author="Sam Dupont" w:date="2025-10-17T13:54:00Z" w:initials="SD">
    <w:p w14:paraId="4A070CA9" w14:textId="77777777" w:rsidR="00362EE8" w:rsidRDefault="00362EE8" w:rsidP="00362EE8">
      <w:pPr>
        <w:pStyle w:val="CommentText"/>
      </w:pPr>
      <w:r>
        <w:rPr>
          <w:rStyle w:val="CommentReference"/>
        </w:rPr>
        <w:annotationRef/>
      </w:r>
      <w:r>
        <w:rPr>
          <w:color w:val="0070C0"/>
          <w:lang w:val="sv-SE"/>
        </w:rPr>
        <w:t>I am unsure about what was done here.</w:t>
      </w:r>
    </w:p>
    <w:p w14:paraId="0B7D7C59" w14:textId="77777777" w:rsidR="00362EE8" w:rsidRDefault="00362EE8" w:rsidP="00362EE8">
      <w:pPr>
        <w:pStyle w:val="CommentText"/>
      </w:pPr>
      <w:r>
        <w:rPr>
          <w:color w:val="0070C0"/>
          <w:lang w:val="sv-SE"/>
        </w:rPr>
        <w:br/>
        <w:t>From the measurements taken you can calculate:</w:t>
      </w:r>
    </w:p>
    <w:p w14:paraId="68182AB6" w14:textId="77777777" w:rsidR="00362EE8" w:rsidRDefault="00362EE8" w:rsidP="00362EE8">
      <w:pPr>
        <w:pStyle w:val="CommentText"/>
      </w:pPr>
    </w:p>
    <w:p w14:paraId="022B73CB" w14:textId="77777777" w:rsidR="00362EE8" w:rsidRDefault="00362EE8" w:rsidP="00362EE8">
      <w:pPr>
        <w:pStyle w:val="CommentText"/>
        <w:ind w:left="300"/>
      </w:pPr>
      <w:r>
        <w:rPr>
          <w:color w:val="0070C0"/>
          <w:lang w:val="sv-SE"/>
        </w:rPr>
        <w:t>Symmetry index for each rod as the ratio between the smallest and the largest.</w:t>
      </w:r>
    </w:p>
    <w:p w14:paraId="5805E6E5" w14:textId="77777777" w:rsidR="00362EE8" w:rsidRDefault="00362EE8" w:rsidP="00362EE8">
      <w:pPr>
        <w:pStyle w:val="CommentText"/>
        <w:ind w:left="300"/>
      </w:pPr>
      <w:r>
        <w:rPr>
          <w:color w:val="0070C0"/>
          <w:lang w:val="sv-SE"/>
        </w:rPr>
        <w:t xml:space="preserve">Allometries by comparing the length of a rod (I usually use the largest one) to the BL. </w:t>
      </w:r>
    </w:p>
    <w:p w14:paraId="7577C937" w14:textId="77777777" w:rsidR="00362EE8" w:rsidRDefault="00362EE8" w:rsidP="00362EE8">
      <w:pPr>
        <w:pStyle w:val="CommentText"/>
      </w:pPr>
    </w:p>
    <w:p w14:paraId="498D4D59" w14:textId="77777777" w:rsidR="00362EE8" w:rsidRDefault="00362EE8" w:rsidP="00362EE8">
      <w:pPr>
        <w:pStyle w:val="CommentText"/>
      </w:pPr>
      <w:r>
        <w:rPr>
          <w:color w:val="0070C0"/>
          <w:lang w:val="sv-SE"/>
        </w:rPr>
        <w:t>It seems that you do not use these data in the results. In that case, you can simplify the methods and remove text relative to:</w:t>
      </w:r>
      <w:r>
        <w:rPr>
          <w:color w:val="0070C0"/>
          <w:lang w:val="sv-SE"/>
        </w:rPr>
        <w:br/>
        <w:t>- measurement of density (see comment above)</w:t>
      </w:r>
      <w:r>
        <w:rPr>
          <w:color w:val="0070C0"/>
          <w:lang w:val="sv-SE"/>
        </w:rPr>
        <w:br/>
        <w:t>- measurement of the rods</w:t>
      </w:r>
      <w:r>
        <w:rPr>
          <w:color w:val="0070C0"/>
          <w:lang w:val="sv-SE"/>
        </w:rPr>
        <w:br/>
        <w:t>- calculations of symmetry and allometries</w:t>
      </w:r>
    </w:p>
  </w:comment>
  <w:comment w:id="40" w:author="Einar Pétur Jónsson - HAFRO" w:date="2026-02-03T09:50:00Z" w:initials="EPJH">
    <w:p w14:paraId="1C73A2CF" w14:textId="77777777" w:rsidR="009769B5" w:rsidRDefault="009769B5" w:rsidP="009769B5">
      <w:r>
        <w:rPr>
          <w:rStyle w:val="CommentReference"/>
        </w:rPr>
        <w:annotationRef/>
      </w:r>
      <w:r>
        <w:rPr>
          <w:sz w:val="20"/>
          <w:szCs w:val="20"/>
        </w:rPr>
        <w:t>If we end up using the data -&gt; rewrite. If not, delete</w:t>
      </w:r>
    </w:p>
  </w:comment>
  <w:comment w:id="42" w:author="Sam Dupont" w:date="2025-10-17T14:01:00Z" w:initials="SD">
    <w:p w14:paraId="136DD6E0" w14:textId="77777777" w:rsidR="00362EE8" w:rsidRDefault="00362EE8" w:rsidP="00362EE8">
      <w:pPr>
        <w:pStyle w:val="CommentText"/>
      </w:pPr>
      <w:r>
        <w:rPr>
          <w:rStyle w:val="CommentReference"/>
        </w:rPr>
        <w:annotationRef/>
      </w:r>
      <w:r>
        <w:rPr>
          <w:color w:val="0070C0"/>
          <w:lang w:val="sv-SE"/>
        </w:rPr>
        <w:t>I guess it is for the treatment that are in common between the two experimental approaches. If yes, please precise</w:t>
      </w:r>
    </w:p>
  </w:comment>
  <w:comment w:id="43" w:author="Einar Pétur Jónsson" w:date="2025-08-05T09:25:00Z" w:initials="">
    <w:p w14:paraId="0000041B" w14:textId="143F2EBB"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Padfield D, O’Sullivan H, Windram F (2024). rTPC: Fitting and Analysing Thermal Performance Curves. R package version 1.0.7, https://padpadpadpad.github.io/rTPC/, https://github.com/padpadpadpad/rTPC</w:t>
      </w:r>
    </w:p>
  </w:comment>
  <w:comment w:id="44" w:author="Sam Dupont" w:date="2025-10-17T14:14:00Z" w:initials="SD">
    <w:p w14:paraId="43C4C260" w14:textId="77777777"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45"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46" w:author="Einar Pétur Jónsson - HAFRO" w:date="2026-01-29T16:05:00Z" w:initials="EPJH">
    <w:p w14:paraId="5B097BBB" w14:textId="77777777" w:rsidR="005851E9" w:rsidRDefault="00AF5D5C" w:rsidP="005851E9">
      <w:r>
        <w:rPr>
          <w:rStyle w:val="CommentReference"/>
        </w:rPr>
        <w:annotationRef/>
      </w:r>
      <w:r w:rsidR="005851E9">
        <w:rPr>
          <w:sz w:val="20"/>
          <w:szCs w:val="20"/>
        </w:rPr>
        <w:t>I'd appreciate help with the wording of this. Because we want to keep it to say that there seems to be an antagonistic effect, but we are not doing it to test any null hypothesis that makes sense. So how do we justify doing this boxplot comparison in the first place?</w:t>
      </w:r>
    </w:p>
  </w:comment>
  <w:comment w:id="65" w:author="Einar Pétur Jónsson - HAFRO" w:date="2026-02-03T11:55:00Z" w:initials="EPJH">
    <w:p w14:paraId="64198EBA" w14:textId="77777777" w:rsidR="005F0AF4" w:rsidRDefault="005F0AF4" w:rsidP="005F0AF4">
      <w:r>
        <w:rPr>
          <w:rStyle w:val="CommentReference"/>
        </w:rPr>
        <w:annotationRef/>
      </w:r>
      <w:r>
        <w:rPr>
          <w:sz w:val="20"/>
          <w:szCs w:val="20"/>
        </w:rPr>
        <w:t>We need to have a talk about the stressor/driver terminology used in the paper</w:t>
      </w:r>
    </w:p>
  </w:comment>
  <w:comment w:id="83" w:author="Sam Dupont" w:date="2025-10-17T14:34:00Z" w:initials="SD">
    <w:p w14:paraId="1CB7302C" w14:textId="57FCA1A0" w:rsidR="00F7509E" w:rsidRDefault="00F7509E" w:rsidP="00F7509E">
      <w:pPr>
        <w:pStyle w:val="CommentText"/>
      </w:pPr>
      <w:r>
        <w:rPr>
          <w:rStyle w:val="CommentReference"/>
        </w:rPr>
        <w:annotationRef/>
      </w:r>
      <w:r>
        <w:rPr>
          <w:color w:val="4472C4"/>
          <w:lang w:val="sv-SE"/>
        </w:rPr>
        <w:t>Where?</w:t>
      </w:r>
    </w:p>
  </w:comment>
  <w:comment w:id="85" w:author="Joana Filipa Fernandes" w:date="2025-08-28T13:23:00Z" w:initials="">
    <w:p w14:paraId="00000430" w14:textId="0333DCA4"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if you add the brand for other stuff you should do it for everything, for consistency of the MS, please rectify throughout the MS</w:t>
      </w:r>
    </w:p>
  </w:comment>
  <w:comment w:id="86" w:author="Einar Pétur Jónsson" w:date="2025-08-29T13:24:00Z" w:initials="">
    <w:p w14:paraId="00000431"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yeah, I don't have this information. There's just a lot of brand information in the lithium methodology paragraph from that specialist (whose name we still need btw).</w:t>
      </w:r>
    </w:p>
  </w:comment>
  <w:comment w:id="87" w:author="Sam Dupont" w:date="2025-10-17T14:32:00Z" w:initials="SD">
    <w:p w14:paraId="1AD62E8D" w14:textId="77777777" w:rsidR="00260B4B" w:rsidRDefault="00260B4B" w:rsidP="00260B4B">
      <w:pPr>
        <w:pStyle w:val="CommentText"/>
      </w:pPr>
      <w:r>
        <w:rPr>
          <w:rStyle w:val="CommentReference"/>
        </w:rPr>
        <w:annotationRef/>
      </w:r>
      <w:r>
        <w:rPr>
          <w:b/>
          <w:bCs/>
          <w:color w:val="C00000"/>
          <w:lang w:val="sv-SE"/>
        </w:rPr>
        <w:t>Questions for Marc / Frankie</w:t>
      </w:r>
    </w:p>
  </w:comment>
  <w:comment w:id="88" w:author="Sam Dupont" w:date="2025-10-17T14:36:00Z" w:initials="SD">
    <w:p w14:paraId="67AF8AF9" w14:textId="77777777" w:rsidR="00F7509E" w:rsidRDefault="00F7509E" w:rsidP="00F7509E">
      <w:pPr>
        <w:pStyle w:val="CommentText"/>
      </w:pPr>
      <w:r>
        <w:rPr>
          <w:rStyle w:val="CommentReference"/>
        </w:rPr>
        <w:annotationRef/>
      </w:r>
      <w:r>
        <w:rPr>
          <w:color w:val="4472C4"/>
          <w:lang w:val="sv-SE"/>
        </w:rPr>
        <w:t>Also need equipment information. Ask Marc/Frankie</w:t>
      </w:r>
    </w:p>
  </w:comment>
  <w:comment w:id="89" w:author="Joana Filipa Fernandes" w:date="2025-08-28T13:24:00Z" w:initials="">
    <w:p w14:paraId="0000041E" w14:textId="0D726D0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See? here a good example</w:t>
      </w:r>
    </w:p>
  </w:comment>
  <w:comment w:id="90" w:author="Einar Pétur Jónsson" w:date="2025-08-29T13:24:00Z" w:initials="">
    <w:p w14:paraId="0000041F"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see comment above</w:t>
      </w:r>
    </w:p>
  </w:comment>
  <w:comment w:id="91" w:author="Sam Dupont" w:date="2025-10-17T14:38:00Z" w:initials="SD">
    <w:p w14:paraId="7F92295E" w14:textId="77777777" w:rsidR="00F7509E" w:rsidRDefault="00F7509E" w:rsidP="00F7509E">
      <w:pPr>
        <w:pStyle w:val="CommentText"/>
      </w:pPr>
      <w:r>
        <w:rPr>
          <w:rStyle w:val="CommentReference"/>
        </w:rPr>
        <w:annotationRef/>
      </w:r>
      <w:r>
        <w:rPr>
          <w:color w:val="4472C4"/>
          <w:lang w:val="sv-SE"/>
        </w:rPr>
        <w:t>Agreeing with Joana. Important to get the info from Marc/Frankie</w:t>
      </w:r>
    </w:p>
  </w:comment>
  <w:comment w:id="94" w:author="Einar Pétur Jónsson" w:date="2025-07-31T09:11:00Z" w:initials="">
    <w:p w14:paraId="00000416" w14:textId="064B001B"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temperature is the temperature averaged over the whole experiment. I do not have the original measurements, and can't calculate a standard deviation</w:t>
      </w:r>
    </w:p>
  </w:comment>
  <w:comment w:id="95" w:author="Sam Dupont" w:date="2025-10-17T14:40:00Z" w:initials="SD">
    <w:p w14:paraId="6CB84416" w14:textId="77777777" w:rsidR="00C830E1" w:rsidRDefault="00C830E1" w:rsidP="00C830E1">
      <w:pPr>
        <w:pStyle w:val="CommentText"/>
      </w:pPr>
      <w:r>
        <w:rPr>
          <w:rStyle w:val="CommentReference"/>
        </w:rPr>
        <w:annotationRef/>
      </w:r>
      <w:r>
        <w:rPr>
          <w:color w:val="4472C4"/>
          <w:lang w:val="sv-SE"/>
        </w:rPr>
        <w:t>If you mention continuous measurements in the methods, it is strange not to. Where are the data?</w:t>
      </w:r>
    </w:p>
  </w:comment>
  <w:comment w:id="96" w:author="Einar Pétur Jónsson - HAFRO" w:date="2026-01-26T17:44:00Z" w:initials="EPJH">
    <w:p w14:paraId="39CA9E42" w14:textId="77777777" w:rsidR="006B6C11" w:rsidRDefault="006B6C11" w:rsidP="006B6C11">
      <w:r>
        <w:rPr>
          <w:rStyle w:val="CommentReference"/>
        </w:rPr>
        <w:annotationRef/>
      </w:r>
      <w:r>
        <w:rPr>
          <w:sz w:val="20"/>
          <w:szCs w:val="20"/>
        </w:rPr>
        <w:t xml:space="preserve">I've never seen data from the temperature logging, just the average. There is no file in our shared driver with that, so I think we will just have to change the wording in the methods (which I didn't write, but should have changed). </w:t>
      </w:r>
    </w:p>
    <w:p w14:paraId="2D262BFD" w14:textId="77777777" w:rsidR="006B6C11" w:rsidRDefault="006B6C11" w:rsidP="006B6C11"/>
    <w:p w14:paraId="70DC3D68" w14:textId="77777777" w:rsidR="006B6C11" w:rsidRDefault="006B6C11" w:rsidP="006B6C11">
      <w:r>
        <w:rPr>
          <w:sz w:val="20"/>
          <w:szCs w:val="20"/>
        </w:rPr>
        <w:t xml:space="preserve">It's a weakness of the study, this lack of datalogging to show the variability in the data. </w:t>
      </w:r>
    </w:p>
  </w:comment>
  <w:comment w:id="97" w:author="Sam Dupont" w:date="2025-10-17T14:46:00Z" w:initials="SD">
    <w:p w14:paraId="50F5187D" w14:textId="77777777" w:rsidR="00B5167B" w:rsidRDefault="00B5167B" w:rsidP="00B5167B">
      <w:pPr>
        <w:pStyle w:val="CommentText"/>
      </w:pPr>
      <w:r>
        <w:rPr>
          <w:rStyle w:val="CommentReference"/>
        </w:rPr>
        <w:annotationRef/>
      </w:r>
      <w:r>
        <w:rPr>
          <w:color w:val="4472C4"/>
          <w:lang w:val="sv-SE"/>
        </w:rPr>
        <w:t>To simplify the work of the reader, I would put the target values</w:t>
      </w:r>
    </w:p>
  </w:comment>
  <w:comment w:id="98" w:author="Einar Pétur Jónsson - HAFRO" w:date="2026-02-03T10:00:00Z" w:initials="EPJH">
    <w:p w14:paraId="6B07A887" w14:textId="77777777" w:rsidR="005026C0" w:rsidRDefault="005026C0" w:rsidP="005026C0">
      <w:r>
        <w:rPr>
          <w:rStyle w:val="CommentReference"/>
        </w:rPr>
        <w:annotationRef/>
      </w:r>
      <w:r>
        <w:rPr>
          <w:sz w:val="20"/>
          <w:szCs w:val="20"/>
        </w:rPr>
        <w:t>But isn't it important to have a table with measured values and carbonate chemistry somewhere? In supplementary?</w:t>
      </w:r>
    </w:p>
  </w:comment>
  <w:comment w:id="99" w:author="Einar Pétur Jónsson" w:date="2025-09-25T15:21:00Z" w:initials="">
    <w:p w14:paraId="00000411" w14:textId="7021271D"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comparisons in this paragraph are here. Maybe do a table with all the comparisons and have it in supplementary material. What do you think? I don't think it matters too much. </w:t>
      </w:r>
    </w:p>
    <w:p w14:paraId="00000412" w14:textId="77777777" w:rsidR="00F1663E" w:rsidRDefault="0027501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https://drive.google.com/file/d/1AQ7Ppc_GhTyM1ZjH7ZGMjoSKBSser_61/view?usp=share_link</w:t>
      </w:r>
    </w:p>
  </w:comment>
  <w:comment w:id="100" w:author="Einar Pétur Jónsson - HAFRO" w:date="2026-01-29T15:07:00Z" w:initials="EPJH">
    <w:p w14:paraId="2F4D6D2F" w14:textId="77777777" w:rsidR="001E0C66" w:rsidRDefault="001E0C66" w:rsidP="001E0C66">
      <w:r>
        <w:rPr>
          <w:rStyle w:val="CommentReference"/>
        </w:rPr>
        <w:annotationRef/>
      </w:r>
      <w:r>
        <w:rPr>
          <w:sz w:val="20"/>
          <w:szCs w:val="20"/>
        </w:rPr>
        <w:t>y axis range</w:t>
      </w:r>
    </w:p>
  </w:comment>
  <w:comment w:id="101" w:author="Einar Pétur Jónsson - HAFRO" w:date="2026-01-29T15:09:00Z" w:initials="EPJH">
    <w:p w14:paraId="364B24DB" w14:textId="77777777" w:rsidR="000A6180" w:rsidRDefault="000A6180" w:rsidP="000A6180">
      <w:r>
        <w:rPr>
          <w:rStyle w:val="CommentReference"/>
        </w:rPr>
        <w:annotationRef/>
      </w:r>
      <w:r>
        <w:rPr>
          <w:sz w:val="20"/>
          <w:szCs w:val="20"/>
        </w:rPr>
        <w:t>make concordant with the other graphs</w:t>
      </w:r>
    </w:p>
  </w:comment>
  <w:comment w:id="132" w:author="Einar Pétur Jónsson - HAFRO" w:date="2026-02-03T11:06:00Z" w:initials="EPJH">
    <w:p w14:paraId="52A160C5" w14:textId="77777777" w:rsidR="00391EFC" w:rsidRDefault="00391EFC" w:rsidP="00C62EC8">
      <w:r>
        <w:rPr>
          <w:rStyle w:val="CommentReference"/>
        </w:rPr>
        <w:annotationRef/>
      </w:r>
      <w:r>
        <w:rPr>
          <w:sz w:val="20"/>
          <w:szCs w:val="20"/>
        </w:rPr>
        <w:t>nomenclature</w:t>
      </w:r>
    </w:p>
  </w:comment>
  <w:comment w:id="141" w:author="Einar Pétur Jónsson - HAFRO" w:date="2026-01-29T15:39:00Z" w:initials="EPJH">
    <w:p w14:paraId="4E5E737E" w14:textId="77777777" w:rsidR="00697999" w:rsidRDefault="00697999" w:rsidP="00697999">
      <w:r>
        <w:rPr>
          <w:rStyle w:val="CommentReference"/>
        </w:rPr>
        <w:annotationRef/>
      </w:r>
      <w:r>
        <w:rPr>
          <w:sz w:val="20"/>
          <w:szCs w:val="20"/>
        </w:rPr>
        <w:t>This graph says: there is an increased effect of multi, but not at the 24 degrees. This indicates antagonism between drivers at these levels.</w:t>
      </w:r>
    </w:p>
  </w:comment>
  <w:comment w:id="142" w:author="Einar Pétur Jónsson" w:date="2025-07-30T13:57:00Z" w:initials="">
    <w:p w14:paraId="00000422"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add a-f when downloaded. And statistics</w:t>
      </w:r>
    </w:p>
  </w:comment>
  <w:comment w:id="143" w:author="Joana Filipa Fernandes" w:date="2025-08-28T13:36:00Z" w:initials="">
    <w:p w14:paraId="00000423"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why a-f? I would say a-c (the graphs are in parallel I would consider as a whole for each driver)</w:t>
      </w:r>
    </w:p>
  </w:comment>
  <w:comment w:id="144" w:author="Einar Pétur Jónsson" w:date="2025-08-28T13:58:00Z" w:initials="">
    <w:p w14:paraId="00000424"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because of how they are referenced in the text. It can be a-c, but then indicate which panel (a-left or a-right)</w:t>
      </w:r>
    </w:p>
    <w:p w14:paraId="00000425" w14:textId="77777777" w:rsidR="00F1663E" w:rsidRDefault="0027501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One total reaction</w:t>
      </w:r>
    </w:p>
    <w:p w14:paraId="00000426" w14:textId="77777777" w:rsidR="00F1663E" w:rsidRDefault="0027501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Joana Filipa Fernandes reacted with 👍 at 2025-09-01 09:51 am</w:t>
      </w:r>
    </w:p>
  </w:comment>
  <w:comment w:id="154" w:author="Einar Pétur Jónsson - HAFRO" w:date="2026-02-03T13:56:00Z" w:initials="EPJH">
    <w:p w14:paraId="6B18CB78" w14:textId="77777777" w:rsidR="008E1E17" w:rsidRDefault="008E1E17" w:rsidP="008E1E17">
      <w:r>
        <w:rPr>
          <w:rStyle w:val="CommentReference"/>
        </w:rPr>
        <w:annotationRef/>
      </w:r>
      <w:r>
        <w:rPr>
          <w:sz w:val="20"/>
          <w:szCs w:val="20"/>
        </w:rPr>
        <w:t>When making nice in R:</w:t>
      </w:r>
    </w:p>
    <w:p w14:paraId="3142B0C2" w14:textId="77777777" w:rsidR="008E1E17" w:rsidRDefault="008E1E17" w:rsidP="008E1E17">
      <w:r>
        <w:rPr>
          <w:sz w:val="20"/>
          <w:szCs w:val="20"/>
        </w:rPr>
        <w:t>- exclude the multi data from a and b</w:t>
      </w:r>
    </w:p>
    <w:p w14:paraId="6683C72F" w14:textId="77777777" w:rsidR="008E1E17" w:rsidRDefault="008E1E17" w:rsidP="008E1E17"/>
    <w:p w14:paraId="3C447267" w14:textId="77777777" w:rsidR="008E1E17" w:rsidRDefault="008E1E17" w:rsidP="008E1E17">
      <w:r>
        <w:rPr>
          <w:sz w:val="20"/>
          <w:szCs w:val="20"/>
        </w:rPr>
        <w:t>- put colors on 3c so that each point is identified with regards to what is being manipulated (the MS points will be two or three-colored)</w:t>
      </w:r>
    </w:p>
  </w:comment>
  <w:comment w:id="160" w:author="Einar Pétur Jónsson" w:date="2025-09-02T12:06:00Z" w:initials="">
    <w:p w14:paraId="00000433"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From Byrne2009: </w:t>
      </w:r>
    </w:p>
    <w:p w14:paraId="00000434" w14:textId="77777777" w:rsidR="00F1663E" w:rsidRDefault="00F1663E">
      <w:pPr>
        <w:widowControl w:val="0"/>
        <w:pBdr>
          <w:top w:val="nil"/>
          <w:left w:val="nil"/>
          <w:bottom w:val="nil"/>
          <w:right w:val="nil"/>
          <w:between w:val="nil"/>
        </w:pBdr>
        <w:spacing w:after="0" w:line="240" w:lineRule="auto"/>
        <w:rPr>
          <w:rFonts w:ascii="Arial" w:eastAsia="Arial" w:hAnsi="Arial" w:cs="Arial"/>
          <w:color w:val="000000"/>
        </w:rPr>
      </w:pPr>
    </w:p>
    <w:p w14:paraId="00000435" w14:textId="77777777" w:rsidR="00F1663E" w:rsidRDefault="0027501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There is strong evidence that adult thermal history, particularly maternal acclimatization, influences thermal tolerance in echinoderm fertilization and development due to adaptive phenotypic plasticity with respect to prevailing temperatures (O'Conner &amp; Mulley 1977; Fujisawa 1989, 1995; Johnson &amp; Babcock 1994; Bingham et al. 1997).</w:t>
      </w:r>
    </w:p>
  </w:comment>
  <w:comment w:id="161" w:author="Einar Pétur Jónsson" w:date="2025-07-31T10:32:00Z" w:initials="">
    <w:p w14:paraId="00000415"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Gattuso, J. P., Alliouane, S., &amp; Mousseau, L. (2021). Seawater carbonate chemistry in the Bay of Villefranche, Point B (France), January 2007-June 2023.</w:t>
      </w:r>
    </w:p>
  </w:comment>
  <w:comment w:id="162" w:author="Einar Pétur Jónsson - HAFRO" w:date="2026-02-03T10:39:00Z" w:initials="EPJH">
    <w:p w14:paraId="43D4E6A4" w14:textId="77777777" w:rsidR="00F13971" w:rsidRDefault="00F13971" w:rsidP="00F13971">
      <w:r>
        <w:rPr>
          <w:rStyle w:val="CommentReference"/>
        </w:rPr>
        <w:annotationRef/>
      </w:r>
      <w:r>
        <w:rPr>
          <w:sz w:val="20"/>
          <w:szCs w:val="20"/>
        </w:rPr>
        <w:t xml:space="preserve">Add discussion about mode of action. They likely do not have the same mode of action, but our SI calculation assumes same. </w:t>
      </w:r>
    </w:p>
  </w:comment>
  <w:comment w:id="163" w:author="Einar Pétur Jónsson" w:date="2025-09-02T13:37:00Z" w:initials="">
    <w:p w14:paraId="00000436"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maybe extend this sentence</w:t>
      </w:r>
    </w:p>
  </w:comment>
  <w:comment w:id="168" w:author="Einar Pétur Jónsson" w:date="2025-09-04T14:46:00Z" w:initials="">
    <w:p w14:paraId="00000417"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review this</w:t>
      </w:r>
    </w:p>
  </w:comment>
  <w:comment w:id="175" w:author="Einar Pétur Jónsson" w:date="2025-08-07T16:16:00Z" w:initials="">
    <w:p w14:paraId="00000421"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I'll finish this in word</w:t>
      </w:r>
    </w:p>
  </w:comment>
  <w:comment w:id="218" w:author="Einar Pétur Jónsson" w:date="2025-07-31T08:46:00Z" w:initials="">
    <w:p w14:paraId="0000040E"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statistics are mentioned within the first paragraph in results, so I doubt we need to include this in the main text. Thoughts?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06C079" w15:done="0"/>
  <w15:commentEx w15:paraId="39B8248B" w15:done="0"/>
  <w15:commentEx w15:paraId="4E18C8DB" w15:done="0"/>
  <w15:commentEx w15:paraId="184FA6D6" w15:done="0"/>
  <w15:commentEx w15:paraId="2493AEB2" w15:done="0"/>
  <w15:commentEx w15:paraId="5FBD42E1" w15:done="0"/>
  <w15:commentEx w15:paraId="56B87179" w15:done="0"/>
  <w15:commentEx w15:paraId="4E9474AB" w15:done="0"/>
  <w15:commentEx w15:paraId="00000410" w15:done="0"/>
  <w15:commentEx w15:paraId="04A3B034" w15:paraIdParent="00000410" w15:done="0"/>
  <w15:commentEx w15:paraId="00000437" w15:done="0"/>
  <w15:commentEx w15:paraId="00000438" w15:paraIdParent="00000437" w15:done="0"/>
  <w15:commentEx w15:paraId="37C38107" w15:done="0"/>
  <w15:commentEx w15:paraId="139B312D" w15:done="1"/>
  <w15:commentEx w15:paraId="33040C37" w15:paraIdParent="139B312D" w15:done="1"/>
  <w15:commentEx w15:paraId="79F67AC4" w15:paraIdParent="139B312D" w15:done="1"/>
  <w15:commentEx w15:paraId="00000420" w15:done="0"/>
  <w15:commentEx w15:paraId="6EE96135" w15:paraIdParent="00000420" w15:done="0"/>
  <w15:commentEx w15:paraId="78CF641B" w15:done="0"/>
  <w15:commentEx w15:paraId="498D4D59" w15:done="0"/>
  <w15:commentEx w15:paraId="1C73A2CF" w15:paraIdParent="498D4D59" w15:done="0"/>
  <w15:commentEx w15:paraId="136DD6E0" w15:done="0"/>
  <w15:commentEx w15:paraId="0000041B" w15:done="0"/>
  <w15:commentEx w15:paraId="0842917E" w15:done="0"/>
  <w15:commentEx w15:paraId="52AA4273" w15:paraIdParent="0842917E" w15:done="0"/>
  <w15:commentEx w15:paraId="5B097BBB" w15:paraIdParent="0842917E" w15:done="0"/>
  <w15:commentEx w15:paraId="64198EBA" w15:done="0"/>
  <w15:commentEx w15:paraId="1CB7302C" w15:done="0"/>
  <w15:commentEx w15:paraId="00000430" w15:done="0"/>
  <w15:commentEx w15:paraId="00000431" w15:paraIdParent="00000430" w15:done="0"/>
  <w15:commentEx w15:paraId="1AD62E8D" w15:paraIdParent="00000430" w15:done="0"/>
  <w15:commentEx w15:paraId="67AF8AF9" w15:done="0"/>
  <w15:commentEx w15:paraId="0000041E" w15:done="0"/>
  <w15:commentEx w15:paraId="0000041F" w15:paraIdParent="0000041E" w15:done="0"/>
  <w15:commentEx w15:paraId="7F92295E" w15:paraIdParent="0000041E" w15:done="0"/>
  <w15:commentEx w15:paraId="00000416" w15:done="0"/>
  <w15:commentEx w15:paraId="6CB84416" w15:paraIdParent="00000416" w15:done="0"/>
  <w15:commentEx w15:paraId="70DC3D68" w15:paraIdParent="00000416" w15:done="0"/>
  <w15:commentEx w15:paraId="50F5187D" w15:done="0"/>
  <w15:commentEx w15:paraId="6B07A887" w15:paraIdParent="50F5187D" w15:done="0"/>
  <w15:commentEx w15:paraId="00000412" w15:done="0"/>
  <w15:commentEx w15:paraId="2F4D6D2F" w15:done="0"/>
  <w15:commentEx w15:paraId="364B24DB" w15:paraIdParent="2F4D6D2F" w15:done="0"/>
  <w15:commentEx w15:paraId="52A160C5" w15:done="0"/>
  <w15:commentEx w15:paraId="4E5E737E" w15:done="0"/>
  <w15:commentEx w15:paraId="00000422" w15:done="0"/>
  <w15:commentEx w15:paraId="00000423" w15:paraIdParent="00000422" w15:done="0"/>
  <w15:commentEx w15:paraId="00000426" w15:paraIdParent="00000422" w15:done="0"/>
  <w15:commentEx w15:paraId="3C447267" w15:done="0"/>
  <w15:commentEx w15:paraId="00000435" w15:done="0"/>
  <w15:commentEx w15:paraId="00000415" w15:done="0"/>
  <w15:commentEx w15:paraId="43D4E6A4" w15:done="0"/>
  <w15:commentEx w15:paraId="00000436" w15:done="0"/>
  <w15:commentEx w15:paraId="00000417" w15:done="0"/>
  <w15:commentEx w15:paraId="00000421" w15:done="0"/>
  <w15:commentEx w15:paraId="000004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D082AF" w16cex:dateUtc="2025-10-16T09:31:00Z"/>
  <w16cex:commentExtensible w16cex:durableId="02E9BB3F" w16cex:dateUtc="2025-10-16T09:44:00Z"/>
  <w16cex:commentExtensible w16cex:durableId="33FEEC48" w16cex:dateUtc="2026-01-26T12:46:00Z"/>
  <w16cex:commentExtensible w16cex:durableId="247B7718" w16cex:dateUtc="2026-01-26T12:47:00Z"/>
  <w16cex:commentExtensible w16cex:durableId="3A46E8EB" w16cex:dateUtc="2026-01-26T12:49:00Z"/>
  <w16cex:commentExtensible w16cex:durableId="65DD567E" w16cex:dateUtc="2025-10-16T11:02:00Z"/>
  <w16cex:commentExtensible w16cex:durableId="5E3025FC" w16cex:dateUtc="2025-10-16T11:06:00Z"/>
  <w16cex:commentExtensible w16cex:durableId="584C1F64" w16cex:dateUtc="2025-10-16T11:12:00Z"/>
  <w16cex:commentExtensible w16cex:durableId="129C6AE6" w16cex:dateUtc="2025-10-16T11:17:00Z"/>
  <w16cex:commentExtensible w16cex:durableId="30FD6656" w16cex:dateUtc="2026-02-03T13:32:00Z"/>
  <w16cex:commentExtensible w16cex:durableId="6A947C32" w16cex:dateUtc="2025-10-17T11:56:00Z"/>
  <w16cex:commentExtensible w16cex:durableId="6D7F9375" w16cex:dateUtc="2026-01-26T13:17:00Z"/>
  <w16cex:commentExtensible w16cex:durableId="4686DFE8" w16cex:dateUtc="2026-01-29T14:32:00Z"/>
  <w16cex:commentExtensible w16cex:durableId="33925D92" w16cex:dateUtc="2025-10-17T11:45:00Z"/>
  <w16cex:commentExtensible w16cex:durableId="3DEF8752" w16cex:dateUtc="2025-10-17T11:47:00Z"/>
  <w16cex:commentExtensible w16cex:durableId="0232BB8C" w16cex:dateUtc="2025-10-17T11:54:00Z"/>
  <w16cex:commentExtensible w16cex:durableId="289272BE" w16cex:dateUtc="2026-02-03T09:50:00Z"/>
  <w16cex:commentExtensible w16cex:durableId="33EA973E" w16cex:dateUtc="2025-10-17T12:01:00Z"/>
  <w16cex:commentExtensible w16cex:durableId="06337712" w16cex:dateUtc="2025-10-17T12:14:00Z"/>
  <w16cex:commentExtensible w16cex:durableId="65B376E2" w16cex:dateUtc="2026-01-28T15:19:00Z"/>
  <w16cex:commentExtensible w16cex:durableId="008FFAC8" w16cex:dateUtc="2026-01-29T16:05:00Z"/>
  <w16cex:commentExtensible w16cex:durableId="333775AF" w16cex:dateUtc="2026-02-03T11:55:00Z"/>
  <w16cex:commentExtensible w16cex:durableId="500C4868" w16cex:dateUtc="2025-10-17T12:34:00Z"/>
  <w16cex:commentExtensible w16cex:durableId="73EB0882" w16cex:dateUtc="2025-10-17T12:32:00Z"/>
  <w16cex:commentExtensible w16cex:durableId="393A97EB" w16cex:dateUtc="2025-10-17T12:36:00Z"/>
  <w16cex:commentExtensible w16cex:durableId="4FEE48FF" w16cex:dateUtc="2025-10-17T12:38:00Z"/>
  <w16cex:commentExtensible w16cex:durableId="1E57EDAC" w16cex:dateUtc="2025-10-17T12:40:00Z"/>
  <w16cex:commentExtensible w16cex:durableId="60BB9BC6" w16cex:dateUtc="2026-01-26T17:44:00Z"/>
  <w16cex:commentExtensible w16cex:durableId="19B260EF" w16cex:dateUtc="2025-10-17T12:46:00Z"/>
  <w16cex:commentExtensible w16cex:durableId="574F4ECA" w16cex:dateUtc="2026-02-03T10:00:00Z"/>
  <w16cex:commentExtensible w16cex:durableId="18A7F078" w16cex:dateUtc="2026-01-29T15:07:00Z"/>
  <w16cex:commentExtensible w16cex:durableId="2AB689DF" w16cex:dateUtc="2026-01-29T15:09:00Z"/>
  <w16cex:commentExtensible w16cex:durableId="3A2122E9" w16cex:dateUtc="2026-02-03T11:06:00Z"/>
  <w16cex:commentExtensible w16cex:durableId="1F5DE399" w16cex:dateUtc="2026-01-29T15:39:00Z"/>
  <w16cex:commentExtensible w16cex:durableId="4B94D815" w16cex:dateUtc="2026-02-03T13:56:00Z"/>
  <w16cex:commentExtensible w16cex:durableId="3E7CF332" w16cex:dateUtc="2026-02-03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06C079" w16cid:durableId="31D082AF"/>
  <w16cid:commentId w16cid:paraId="39B8248B" w16cid:durableId="02E9BB3F"/>
  <w16cid:commentId w16cid:paraId="4E18C8DB" w16cid:durableId="33FEEC48"/>
  <w16cid:commentId w16cid:paraId="184FA6D6" w16cid:durableId="247B7718"/>
  <w16cid:commentId w16cid:paraId="2493AEB2" w16cid:durableId="3A46E8EB"/>
  <w16cid:commentId w16cid:paraId="5FBD42E1" w16cid:durableId="65DD567E"/>
  <w16cid:commentId w16cid:paraId="56B87179" w16cid:durableId="5E3025FC"/>
  <w16cid:commentId w16cid:paraId="4E9474AB" w16cid:durableId="584C1F64"/>
  <w16cid:commentId w16cid:paraId="00000410" w16cid:durableId="00000410"/>
  <w16cid:commentId w16cid:paraId="04A3B034" w16cid:durableId="129C6AE6"/>
  <w16cid:commentId w16cid:paraId="00000437" w16cid:durableId="00000437"/>
  <w16cid:commentId w16cid:paraId="00000438" w16cid:durableId="00000438"/>
  <w16cid:commentId w16cid:paraId="37C38107" w16cid:durableId="30FD6656"/>
  <w16cid:commentId w16cid:paraId="139B312D" w16cid:durableId="6A947C32"/>
  <w16cid:commentId w16cid:paraId="33040C37" w16cid:durableId="6D7F9375"/>
  <w16cid:commentId w16cid:paraId="79F67AC4" w16cid:durableId="4686DFE8"/>
  <w16cid:commentId w16cid:paraId="00000420" w16cid:durableId="00000420"/>
  <w16cid:commentId w16cid:paraId="6EE96135" w16cid:durableId="33925D92"/>
  <w16cid:commentId w16cid:paraId="78CF641B" w16cid:durableId="3DEF8752"/>
  <w16cid:commentId w16cid:paraId="498D4D59" w16cid:durableId="0232BB8C"/>
  <w16cid:commentId w16cid:paraId="1C73A2CF" w16cid:durableId="289272BE"/>
  <w16cid:commentId w16cid:paraId="136DD6E0" w16cid:durableId="33EA973E"/>
  <w16cid:commentId w16cid:paraId="0000041B" w16cid:durableId="0000041B"/>
  <w16cid:commentId w16cid:paraId="0842917E" w16cid:durableId="06337712"/>
  <w16cid:commentId w16cid:paraId="52AA4273" w16cid:durableId="65B376E2"/>
  <w16cid:commentId w16cid:paraId="5B097BBB" w16cid:durableId="008FFAC8"/>
  <w16cid:commentId w16cid:paraId="64198EBA" w16cid:durableId="333775AF"/>
  <w16cid:commentId w16cid:paraId="1CB7302C" w16cid:durableId="500C4868"/>
  <w16cid:commentId w16cid:paraId="00000430" w16cid:durableId="00000430"/>
  <w16cid:commentId w16cid:paraId="00000431" w16cid:durableId="00000431"/>
  <w16cid:commentId w16cid:paraId="1AD62E8D" w16cid:durableId="73EB0882"/>
  <w16cid:commentId w16cid:paraId="67AF8AF9" w16cid:durableId="393A97EB"/>
  <w16cid:commentId w16cid:paraId="0000041E" w16cid:durableId="0000041E"/>
  <w16cid:commentId w16cid:paraId="0000041F" w16cid:durableId="0000041F"/>
  <w16cid:commentId w16cid:paraId="7F92295E" w16cid:durableId="4FEE48FF"/>
  <w16cid:commentId w16cid:paraId="00000416" w16cid:durableId="00000416"/>
  <w16cid:commentId w16cid:paraId="6CB84416" w16cid:durableId="1E57EDAC"/>
  <w16cid:commentId w16cid:paraId="70DC3D68" w16cid:durableId="60BB9BC6"/>
  <w16cid:commentId w16cid:paraId="50F5187D" w16cid:durableId="19B260EF"/>
  <w16cid:commentId w16cid:paraId="6B07A887" w16cid:durableId="574F4ECA"/>
  <w16cid:commentId w16cid:paraId="00000412" w16cid:durableId="00000412"/>
  <w16cid:commentId w16cid:paraId="2F4D6D2F" w16cid:durableId="18A7F078"/>
  <w16cid:commentId w16cid:paraId="364B24DB" w16cid:durableId="2AB689DF"/>
  <w16cid:commentId w16cid:paraId="52A160C5" w16cid:durableId="3A2122E9"/>
  <w16cid:commentId w16cid:paraId="4E5E737E" w16cid:durableId="1F5DE399"/>
  <w16cid:commentId w16cid:paraId="00000422" w16cid:durableId="00000422"/>
  <w16cid:commentId w16cid:paraId="00000423" w16cid:durableId="00000423"/>
  <w16cid:commentId w16cid:paraId="00000426" w16cid:durableId="00000426"/>
  <w16cid:commentId w16cid:paraId="3C447267" w16cid:durableId="4B94D815"/>
  <w16cid:commentId w16cid:paraId="00000435" w16cid:durableId="00000435"/>
  <w16cid:commentId w16cid:paraId="00000415" w16cid:durableId="00000415"/>
  <w16cid:commentId w16cid:paraId="43D4E6A4" w16cid:durableId="3E7CF332"/>
  <w16cid:commentId w16cid:paraId="00000436" w16cid:durableId="00000436"/>
  <w16cid:commentId w16cid:paraId="00000417" w16cid:durableId="00000417"/>
  <w16cid:commentId w16cid:paraId="00000421" w16cid:durableId="00000421"/>
  <w16cid:commentId w16cid:paraId="0000040E" w16cid:durableId="00000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9B9F9" w14:textId="77777777" w:rsidR="00491EC8" w:rsidRDefault="00491EC8">
      <w:pPr>
        <w:spacing w:after="0" w:line="240" w:lineRule="auto"/>
      </w:pPr>
      <w:r>
        <w:separator/>
      </w:r>
    </w:p>
  </w:endnote>
  <w:endnote w:type="continuationSeparator" w:id="0">
    <w:p w14:paraId="3B1CC08F" w14:textId="77777777" w:rsidR="00491EC8" w:rsidRDefault="00491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C03314E-1346-2242-93EC-2F2797428864}"/>
    <w:embedItalic r:id="rId2" w:fontKey="{EBB25AB9-D819-4546-B2F4-0AC428FE3899}"/>
  </w:font>
  <w:font w:name="Times New Roman">
    <w:panose1 w:val="02020603050405020304"/>
    <w:charset w:val="00"/>
    <w:family w:val="roman"/>
    <w:pitch w:val="variable"/>
    <w:sig w:usb0="E0002EFF" w:usb1="C000785B" w:usb2="00000009" w:usb3="00000000" w:csb0="000001FF" w:csb1="00000000"/>
    <w:embedRegular r:id="rId3" w:fontKey="{27439F01-9F64-F743-B7C8-4ABB371132D0}"/>
    <w:embedBold r:id="rId4" w:fontKey="{F2BDAD59-53BD-124C-B415-C6F4ABC9677E}"/>
    <w:embedItalic r:id="rId5" w:fontKey="{1BCAF456-8909-D540-AD55-3747891CB30E}"/>
    <w:embedBoldItalic r:id="rId6" w:fontKey="{33B392A1-890E-A54A-8B7E-E6C77D0A989F}"/>
  </w:font>
  <w:font w:name="Courier New">
    <w:panose1 w:val="02070309020205020404"/>
    <w:charset w:val="00"/>
    <w:family w:val="modern"/>
    <w:pitch w:val="fixed"/>
    <w:sig w:usb0="E0002AFF" w:usb1="C0007843" w:usb2="00000009" w:usb3="00000000" w:csb0="000001FF" w:csb1="00000000"/>
    <w:embedRegular r:id="rId7" w:fontKey="{977ADB58-9056-F14D-9A75-436D585AE4B6}"/>
  </w:font>
  <w:font w:name="Wingdings">
    <w:panose1 w:val="05000000000000000000"/>
    <w:charset w:val="4D"/>
    <w:family w:val="decorative"/>
    <w:pitch w:val="variable"/>
    <w:sig w:usb0="00000003" w:usb1="00000000" w:usb2="00000000" w:usb3="00000000" w:csb0="80000001" w:csb1="00000000"/>
    <w:embedRegular r:id="rId8" w:fontKey="{AC807D51-8BDB-9B42-B1D0-568D344DA87B}"/>
  </w:font>
  <w:font w:name="Calibri">
    <w:panose1 w:val="020F0502020204030204"/>
    <w:charset w:val="00"/>
    <w:family w:val="swiss"/>
    <w:pitch w:val="variable"/>
    <w:sig w:usb0="E4002EFF" w:usb1="C200247B" w:usb2="00000009" w:usb3="00000000" w:csb0="000001FF" w:csb1="00000000"/>
    <w:embedRegular r:id="rId9" w:fontKey="{0402B6E6-2267-F345-9A1A-B02900B2EE79}"/>
    <w:embedBold r:id="rId10" w:fontKey="{987837B3-10F3-D348-9087-FF66112631E5}"/>
    <w:embedItalic r:id="rId11" w:fontKey="{97057EF4-A8E6-AF44-9339-0653EF89EF0E}"/>
    <w:embedBoldItalic r:id="rId12" w:fontKey="{BD54FB52-6A0E-9440-8704-861C5AD257AE}"/>
  </w:font>
  <w:font w:name="Georgia">
    <w:panose1 w:val="02040502050405020303"/>
    <w:charset w:val="00"/>
    <w:family w:val="roman"/>
    <w:pitch w:val="variable"/>
    <w:sig w:usb0="00000287" w:usb1="00000000" w:usb2="00000000" w:usb3="00000000" w:csb0="0000009F" w:csb1="00000000"/>
    <w:embedRegular r:id="rId13" w:fontKey="{DA982295-DE0B-C144-9016-B21C1ABD52EB}"/>
    <w:embedItalic r:id="rId14" w:fontKey="{C2A71DAE-3849-E945-8084-B180C87AB73A}"/>
  </w:font>
  <w:font w:name="Arial">
    <w:panose1 w:val="020B0604020202020204"/>
    <w:charset w:val="00"/>
    <w:family w:val="swiss"/>
    <w:pitch w:val="variable"/>
    <w:sig w:usb0="E0002AFF" w:usb1="C0007843" w:usb2="00000009" w:usb3="00000000" w:csb0="000001FF" w:csb1="00000000"/>
    <w:embedRegular r:id="rId15" w:fontKey="{63C71FB0-8B06-1C42-B989-3DD689B5FC7F}"/>
    <w:embedBold r:id="rId16" w:fontKey="{A436724A-0940-7145-BE5C-C8E0BFC23104}"/>
    <w:embedItalic r:id="rId17" w:fontKey="{9B9ABBD6-4E8A-C242-8F01-44CE020C6318}"/>
    <w:embedBoldItalic r:id="rId18" w:fontKey="{57295A25-5FB3-4E44-A3BB-32BD1F33A837}"/>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embedRegular r:id="rId19" w:fontKey="{651B7599-E708-0246-9649-A3CB965FAD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9756E" w14:textId="77777777" w:rsidR="00491EC8" w:rsidRDefault="00491EC8">
      <w:pPr>
        <w:spacing w:after="0" w:line="240" w:lineRule="auto"/>
      </w:pPr>
      <w:r>
        <w:separator/>
      </w:r>
    </w:p>
  </w:footnote>
  <w:footnote w:type="continuationSeparator" w:id="0">
    <w:p w14:paraId="634F1862" w14:textId="77777777" w:rsidR="00491EC8" w:rsidRDefault="00491E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2732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855438">
    <w:abstractNumId w:val="2"/>
  </w:num>
  <w:num w:numId="2" w16cid:durableId="1521624838">
    <w:abstractNumId w:val="3"/>
  </w:num>
  <w:num w:numId="3" w16cid:durableId="138232692">
    <w:abstractNumId w:val="1"/>
  </w:num>
  <w:num w:numId="4" w16cid:durableId="1378436950">
    <w:abstractNumId w:val="4"/>
  </w:num>
  <w:num w:numId="5" w16cid:durableId="8566932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Dupont">
    <w15:presenceInfo w15:providerId="AD" w15:userId="S::sam.dupont@bioenv.gu.se::12802b44-df8e-46d4-806a-1f6a4e1e5b5e"/>
  </w15:person>
  <w15:person w15:author="Einar Pétur Jónsson - HAFRO">
    <w15:presenceInfo w15:providerId="AD" w15:userId="S::einar.petur.jonsson@hafogvatn.is::e2a92e6c-f4f1-43cc-a4a7-9c808233eb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39F9"/>
    <w:rsid w:val="0001315E"/>
    <w:rsid w:val="000233D2"/>
    <w:rsid w:val="00034B28"/>
    <w:rsid w:val="00054E42"/>
    <w:rsid w:val="0006635A"/>
    <w:rsid w:val="000813D7"/>
    <w:rsid w:val="000967C7"/>
    <w:rsid w:val="000A0814"/>
    <w:rsid w:val="000A6180"/>
    <w:rsid w:val="000A78CD"/>
    <w:rsid w:val="000C2D52"/>
    <w:rsid w:val="000C30D1"/>
    <w:rsid w:val="000D614C"/>
    <w:rsid w:val="000F3BA1"/>
    <w:rsid w:val="000F77CC"/>
    <w:rsid w:val="0011446B"/>
    <w:rsid w:val="001145EA"/>
    <w:rsid w:val="00116E3F"/>
    <w:rsid w:val="00146EDB"/>
    <w:rsid w:val="0016560A"/>
    <w:rsid w:val="001669D1"/>
    <w:rsid w:val="001762E0"/>
    <w:rsid w:val="001862A2"/>
    <w:rsid w:val="001B2949"/>
    <w:rsid w:val="001B306E"/>
    <w:rsid w:val="001C3DE6"/>
    <w:rsid w:val="001E0C66"/>
    <w:rsid w:val="001E5A4C"/>
    <w:rsid w:val="00216A54"/>
    <w:rsid w:val="002245B8"/>
    <w:rsid w:val="002273D1"/>
    <w:rsid w:val="002372E9"/>
    <w:rsid w:val="00240A00"/>
    <w:rsid w:val="00243146"/>
    <w:rsid w:val="00243280"/>
    <w:rsid w:val="00260B4B"/>
    <w:rsid w:val="00260BFA"/>
    <w:rsid w:val="00275014"/>
    <w:rsid w:val="002776B1"/>
    <w:rsid w:val="00285DD0"/>
    <w:rsid w:val="002B2207"/>
    <w:rsid w:val="002B6643"/>
    <w:rsid w:val="002C30F0"/>
    <w:rsid w:val="002D11F7"/>
    <w:rsid w:val="002E53B6"/>
    <w:rsid w:val="00300289"/>
    <w:rsid w:val="003021C5"/>
    <w:rsid w:val="00302694"/>
    <w:rsid w:val="00302E6B"/>
    <w:rsid w:val="00317C55"/>
    <w:rsid w:val="00325D52"/>
    <w:rsid w:val="00326B12"/>
    <w:rsid w:val="003425A9"/>
    <w:rsid w:val="00362EE8"/>
    <w:rsid w:val="00372FCA"/>
    <w:rsid w:val="0038004E"/>
    <w:rsid w:val="00380698"/>
    <w:rsid w:val="00382D7B"/>
    <w:rsid w:val="00391EFC"/>
    <w:rsid w:val="0039314C"/>
    <w:rsid w:val="00396377"/>
    <w:rsid w:val="003A2FC1"/>
    <w:rsid w:val="003B159B"/>
    <w:rsid w:val="003C2DDB"/>
    <w:rsid w:val="003C71FE"/>
    <w:rsid w:val="003D1050"/>
    <w:rsid w:val="003E109F"/>
    <w:rsid w:val="003E33A2"/>
    <w:rsid w:val="00400521"/>
    <w:rsid w:val="004322CD"/>
    <w:rsid w:val="00433530"/>
    <w:rsid w:val="0046113A"/>
    <w:rsid w:val="00462D4B"/>
    <w:rsid w:val="00477AA9"/>
    <w:rsid w:val="00491EC8"/>
    <w:rsid w:val="004B0F51"/>
    <w:rsid w:val="004C0B22"/>
    <w:rsid w:val="004C25EE"/>
    <w:rsid w:val="004C4139"/>
    <w:rsid w:val="004D22B6"/>
    <w:rsid w:val="004F0855"/>
    <w:rsid w:val="004F2064"/>
    <w:rsid w:val="005026C0"/>
    <w:rsid w:val="005058DF"/>
    <w:rsid w:val="00525F78"/>
    <w:rsid w:val="00537CD8"/>
    <w:rsid w:val="0054199B"/>
    <w:rsid w:val="005851E9"/>
    <w:rsid w:val="00595120"/>
    <w:rsid w:val="005B0D17"/>
    <w:rsid w:val="005B22F2"/>
    <w:rsid w:val="005B57A1"/>
    <w:rsid w:val="005F0AF4"/>
    <w:rsid w:val="005F502A"/>
    <w:rsid w:val="00602B5B"/>
    <w:rsid w:val="00606EC1"/>
    <w:rsid w:val="00626E58"/>
    <w:rsid w:val="00630C0F"/>
    <w:rsid w:val="00631778"/>
    <w:rsid w:val="006335C3"/>
    <w:rsid w:val="006556E1"/>
    <w:rsid w:val="0069397B"/>
    <w:rsid w:val="00696F25"/>
    <w:rsid w:val="00696FC4"/>
    <w:rsid w:val="00697999"/>
    <w:rsid w:val="006A288C"/>
    <w:rsid w:val="006A7AF4"/>
    <w:rsid w:val="006B6C11"/>
    <w:rsid w:val="006B7097"/>
    <w:rsid w:val="006E4930"/>
    <w:rsid w:val="006F27A5"/>
    <w:rsid w:val="00700070"/>
    <w:rsid w:val="007009DA"/>
    <w:rsid w:val="007161E5"/>
    <w:rsid w:val="007256C5"/>
    <w:rsid w:val="00736AB4"/>
    <w:rsid w:val="00737921"/>
    <w:rsid w:val="00742414"/>
    <w:rsid w:val="007506A4"/>
    <w:rsid w:val="007A7103"/>
    <w:rsid w:val="007D5D2D"/>
    <w:rsid w:val="007F0828"/>
    <w:rsid w:val="007F229B"/>
    <w:rsid w:val="007F30A3"/>
    <w:rsid w:val="008047D4"/>
    <w:rsid w:val="00810718"/>
    <w:rsid w:val="008109DA"/>
    <w:rsid w:val="008134AB"/>
    <w:rsid w:val="008168F4"/>
    <w:rsid w:val="00820476"/>
    <w:rsid w:val="0082432F"/>
    <w:rsid w:val="00842853"/>
    <w:rsid w:val="00843A1D"/>
    <w:rsid w:val="00843DF3"/>
    <w:rsid w:val="008503E5"/>
    <w:rsid w:val="00865C9A"/>
    <w:rsid w:val="008724C9"/>
    <w:rsid w:val="0088086E"/>
    <w:rsid w:val="008932BF"/>
    <w:rsid w:val="008947D0"/>
    <w:rsid w:val="00896AE6"/>
    <w:rsid w:val="008B0737"/>
    <w:rsid w:val="008B7378"/>
    <w:rsid w:val="008E04A0"/>
    <w:rsid w:val="008E1B72"/>
    <w:rsid w:val="008E1E17"/>
    <w:rsid w:val="008F004C"/>
    <w:rsid w:val="008F12C1"/>
    <w:rsid w:val="00903108"/>
    <w:rsid w:val="00910396"/>
    <w:rsid w:val="00930107"/>
    <w:rsid w:val="009305F7"/>
    <w:rsid w:val="0093163C"/>
    <w:rsid w:val="009610E9"/>
    <w:rsid w:val="0096744F"/>
    <w:rsid w:val="009769B5"/>
    <w:rsid w:val="00987062"/>
    <w:rsid w:val="00992201"/>
    <w:rsid w:val="00996AF3"/>
    <w:rsid w:val="009E2DB4"/>
    <w:rsid w:val="009E4958"/>
    <w:rsid w:val="009F35C1"/>
    <w:rsid w:val="00A25938"/>
    <w:rsid w:val="00A32D8D"/>
    <w:rsid w:val="00A33605"/>
    <w:rsid w:val="00A42CF2"/>
    <w:rsid w:val="00A74B0D"/>
    <w:rsid w:val="00A7626F"/>
    <w:rsid w:val="00AA0F18"/>
    <w:rsid w:val="00AC4C0F"/>
    <w:rsid w:val="00AC5B2E"/>
    <w:rsid w:val="00AD080F"/>
    <w:rsid w:val="00AD118D"/>
    <w:rsid w:val="00AF267F"/>
    <w:rsid w:val="00AF5D5C"/>
    <w:rsid w:val="00B01796"/>
    <w:rsid w:val="00B01A24"/>
    <w:rsid w:val="00B0468A"/>
    <w:rsid w:val="00B05F3D"/>
    <w:rsid w:val="00B10516"/>
    <w:rsid w:val="00B21011"/>
    <w:rsid w:val="00B32256"/>
    <w:rsid w:val="00B40CF1"/>
    <w:rsid w:val="00B412B6"/>
    <w:rsid w:val="00B460E6"/>
    <w:rsid w:val="00B47E3A"/>
    <w:rsid w:val="00B5167B"/>
    <w:rsid w:val="00B51ECF"/>
    <w:rsid w:val="00B66C20"/>
    <w:rsid w:val="00B74A07"/>
    <w:rsid w:val="00B772D9"/>
    <w:rsid w:val="00B8210B"/>
    <w:rsid w:val="00B85833"/>
    <w:rsid w:val="00B87A4E"/>
    <w:rsid w:val="00B91197"/>
    <w:rsid w:val="00B949EC"/>
    <w:rsid w:val="00BB1AF9"/>
    <w:rsid w:val="00BB7499"/>
    <w:rsid w:val="00BC6018"/>
    <w:rsid w:val="00BD2C2B"/>
    <w:rsid w:val="00BD5C86"/>
    <w:rsid w:val="00C10166"/>
    <w:rsid w:val="00C10D32"/>
    <w:rsid w:val="00C47F05"/>
    <w:rsid w:val="00C5211F"/>
    <w:rsid w:val="00C62318"/>
    <w:rsid w:val="00C62EC8"/>
    <w:rsid w:val="00C809A7"/>
    <w:rsid w:val="00C830E1"/>
    <w:rsid w:val="00C95D19"/>
    <w:rsid w:val="00CA5C7B"/>
    <w:rsid w:val="00CB76C4"/>
    <w:rsid w:val="00CC253C"/>
    <w:rsid w:val="00CC5EE2"/>
    <w:rsid w:val="00CE78A5"/>
    <w:rsid w:val="00D01234"/>
    <w:rsid w:val="00D039DB"/>
    <w:rsid w:val="00D10EEB"/>
    <w:rsid w:val="00D11217"/>
    <w:rsid w:val="00D22542"/>
    <w:rsid w:val="00D36660"/>
    <w:rsid w:val="00D46254"/>
    <w:rsid w:val="00D57581"/>
    <w:rsid w:val="00D70E04"/>
    <w:rsid w:val="00D770D1"/>
    <w:rsid w:val="00D8775F"/>
    <w:rsid w:val="00D920A0"/>
    <w:rsid w:val="00D96642"/>
    <w:rsid w:val="00E038BD"/>
    <w:rsid w:val="00E0786B"/>
    <w:rsid w:val="00E15352"/>
    <w:rsid w:val="00E25144"/>
    <w:rsid w:val="00E27E63"/>
    <w:rsid w:val="00E44A11"/>
    <w:rsid w:val="00E50933"/>
    <w:rsid w:val="00E577A4"/>
    <w:rsid w:val="00E82DE0"/>
    <w:rsid w:val="00E87D29"/>
    <w:rsid w:val="00E9015D"/>
    <w:rsid w:val="00E91A4F"/>
    <w:rsid w:val="00EA2DC1"/>
    <w:rsid w:val="00EA79D1"/>
    <w:rsid w:val="00EC13D7"/>
    <w:rsid w:val="00EC6722"/>
    <w:rsid w:val="00ED788C"/>
    <w:rsid w:val="00F10284"/>
    <w:rsid w:val="00F13971"/>
    <w:rsid w:val="00F1663E"/>
    <w:rsid w:val="00F33EDC"/>
    <w:rsid w:val="00F34010"/>
    <w:rsid w:val="00F551AB"/>
    <w:rsid w:val="00F565A3"/>
    <w:rsid w:val="00F7010D"/>
    <w:rsid w:val="00F7509E"/>
    <w:rsid w:val="00F752E6"/>
    <w:rsid w:val="00F75D86"/>
    <w:rsid w:val="00F81E22"/>
    <w:rsid w:val="00FA108C"/>
    <w:rsid w:val="00FD39D1"/>
    <w:rsid w:val="00FD7E2A"/>
    <w:rsid w:val="00FE6F12"/>
    <w:rsid w:val="00FF154A"/>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ind w:left="720"/>
      <w:contextualSpacing/>
    </w:p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link.springer.com/article/10.1007/s10646-010-0463-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publicadministrationis-my.sharepoint.com/personal/einar_petur_jonsson_hafogvatn_is/Documents/Documents/surt/BOAT/monaco_multiple_drivers/scripts_data/rproject_final/OA-ICC_MScourse2022/writing_monaco/EPJ_Analysis%20procedure.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https://publicadministrationis-my.sharepoint.com/personal/einar_petur_jonsson_hafogvatn_is/Documents/Documents/surt/BOAT/monaco_multiple_drivers/scripts_data/rproject_final/OA-ICC_MScourse2022/writing_monaco/EPJ_Analysis%20procedure.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https://publicadministrationis-my.sharepoint.com/personal/einar_petur_jonsson_hafogvatn_is/Documents/Documents/surt/BOAT/monaco_multiple_drivers/scripts_data/rproject_final/OA-ICC_MScourse2022/writing_monaco/EPJ_Analysis%20procedure.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850892528309631E-2"/>
          <c:y val="2.1720291962075196E-2"/>
          <c:w val="0.90108930877423621"/>
          <c:h val="0.62996132975329699"/>
        </c:manualLayout>
      </c:layout>
      <c:scatterChart>
        <c:scatterStyle val="lineMarker"/>
        <c:varyColors val="0"/>
        <c:ser>
          <c:idx val="0"/>
          <c:order val="0"/>
          <c:tx>
            <c:strRef>
              <c:f>SICA_preadjustement!$N$1</c:f>
              <c:strCache>
                <c:ptCount val="1"/>
                <c:pt idx="0">
                  <c:v>GRLi</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layout>
                <c:manualLayout>
                  <c:x val="-3.4525204775690786E-2"/>
                  <c:y val="-0.152908302099353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sv-SE"/>
                </a:p>
              </c:txPr>
            </c:trendlineLbl>
          </c:trendline>
          <c:xVal>
            <c:numRef>
              <c:f>SICA_preadjustement!$L$2:$L$343</c:f>
              <c:numCache>
                <c:formatCode>General</c:formatCode>
                <c:ptCount val="342"/>
                <c:pt idx="0">
                  <c:v>-0.26209078702289057</c:v>
                </c:pt>
                <c:pt idx="1">
                  <c:v>-0.26209078702289057</c:v>
                </c:pt>
                <c:pt idx="2">
                  <c:v>-0.26209078702289057</c:v>
                </c:pt>
                <c:pt idx="3">
                  <c:v>-0.26209078702289057</c:v>
                </c:pt>
                <c:pt idx="4">
                  <c:v>-0.26209078702289057</c:v>
                </c:pt>
                <c:pt idx="5">
                  <c:v>-0.26209078702289057</c:v>
                </c:pt>
                <c:pt idx="6">
                  <c:v>-0.26209078702289057</c:v>
                </c:pt>
                <c:pt idx="7">
                  <c:v>-0.26209078702289057</c:v>
                </c:pt>
                <c:pt idx="8">
                  <c:v>-0.26209078702289057</c:v>
                </c:pt>
                <c:pt idx="9">
                  <c:v>-0.26209078702289057</c:v>
                </c:pt>
                <c:pt idx="10">
                  <c:v>-0.26209078702289057</c:v>
                </c:pt>
                <c:pt idx="11">
                  <c:v>-0.26209078702289057</c:v>
                </c:pt>
                <c:pt idx="12">
                  <c:v>-0.26209078702289057</c:v>
                </c:pt>
                <c:pt idx="13">
                  <c:v>-0.26209078702289057</c:v>
                </c:pt>
                <c:pt idx="14">
                  <c:v>-0.26209078702289057</c:v>
                </c:pt>
                <c:pt idx="15">
                  <c:v>-0.26209078702289057</c:v>
                </c:pt>
                <c:pt idx="16">
                  <c:v>-0.26209078702289057</c:v>
                </c:pt>
                <c:pt idx="17">
                  <c:v>-0.26209078702289057</c:v>
                </c:pt>
                <c:pt idx="18">
                  <c:v>-0.26209078702289057</c:v>
                </c:pt>
                <c:pt idx="19">
                  <c:v>-0.26209078702289057</c:v>
                </c:pt>
                <c:pt idx="20">
                  <c:v>2.5401089790055291</c:v>
                </c:pt>
                <c:pt idx="21">
                  <c:v>2.5401089790055291</c:v>
                </c:pt>
                <c:pt idx="22">
                  <c:v>2.5401089790055291</c:v>
                </c:pt>
                <c:pt idx="23">
                  <c:v>2.5401089790055291</c:v>
                </c:pt>
                <c:pt idx="24">
                  <c:v>2.5401089790055291</c:v>
                </c:pt>
                <c:pt idx="25">
                  <c:v>2.5401089790055291</c:v>
                </c:pt>
                <c:pt idx="26">
                  <c:v>2.5401089790055291</c:v>
                </c:pt>
                <c:pt idx="27">
                  <c:v>2.5401089790055291</c:v>
                </c:pt>
                <c:pt idx="28">
                  <c:v>2.5401089790055291</c:v>
                </c:pt>
                <c:pt idx="29">
                  <c:v>2.5401089790055291</c:v>
                </c:pt>
                <c:pt idx="30">
                  <c:v>2.5401089790055291</c:v>
                </c:pt>
                <c:pt idx="31">
                  <c:v>2.5401089790055291</c:v>
                </c:pt>
                <c:pt idx="32">
                  <c:v>2.5401089790055291</c:v>
                </c:pt>
                <c:pt idx="33">
                  <c:v>2.5401089790055291</c:v>
                </c:pt>
                <c:pt idx="34">
                  <c:v>7.5508093557431897</c:v>
                </c:pt>
                <c:pt idx="35">
                  <c:v>7.5508093557431897</c:v>
                </c:pt>
                <c:pt idx="36">
                  <c:v>7.5508093557431897</c:v>
                </c:pt>
                <c:pt idx="37">
                  <c:v>7.5508093557431897</c:v>
                </c:pt>
                <c:pt idx="38">
                  <c:v>7.5508093557431897</c:v>
                </c:pt>
                <c:pt idx="39">
                  <c:v>7.5508093557431897</c:v>
                </c:pt>
                <c:pt idx="40">
                  <c:v>7.5508093557431897</c:v>
                </c:pt>
                <c:pt idx="41">
                  <c:v>7.5508093557431897</c:v>
                </c:pt>
                <c:pt idx="42">
                  <c:v>7.5508093557431897</c:v>
                </c:pt>
                <c:pt idx="43">
                  <c:v>7.5508093557431897</c:v>
                </c:pt>
                <c:pt idx="44">
                  <c:v>7.5508093557431897</c:v>
                </c:pt>
                <c:pt idx="45">
                  <c:v>7.5508093557431897</c:v>
                </c:pt>
                <c:pt idx="46">
                  <c:v>11.545709190087079</c:v>
                </c:pt>
                <c:pt idx="47">
                  <c:v>11.545709190087079</c:v>
                </c:pt>
                <c:pt idx="48">
                  <c:v>11.545709190087079</c:v>
                </c:pt>
                <c:pt idx="49">
                  <c:v>11.545709190087079</c:v>
                </c:pt>
                <c:pt idx="50">
                  <c:v>11.545709190087079</c:v>
                </c:pt>
                <c:pt idx="51">
                  <c:v>11.545709190087079</c:v>
                </c:pt>
                <c:pt idx="52">
                  <c:v>11.545709190087079</c:v>
                </c:pt>
                <c:pt idx="53">
                  <c:v>11.545709190087079</c:v>
                </c:pt>
                <c:pt idx="54">
                  <c:v>11.545709190087079</c:v>
                </c:pt>
                <c:pt idx="55">
                  <c:v>11.545709190087079</c:v>
                </c:pt>
                <c:pt idx="56">
                  <c:v>11.545709190087079</c:v>
                </c:pt>
                <c:pt idx="57">
                  <c:v>11.545709190087079</c:v>
                </c:pt>
                <c:pt idx="58">
                  <c:v>11.545709190087079</c:v>
                </c:pt>
                <c:pt idx="59">
                  <c:v>11.545709190087079</c:v>
                </c:pt>
                <c:pt idx="60">
                  <c:v>20.52670868208779</c:v>
                </c:pt>
                <c:pt idx="61">
                  <c:v>20.52670868208779</c:v>
                </c:pt>
                <c:pt idx="62">
                  <c:v>20.52670868208779</c:v>
                </c:pt>
                <c:pt idx="63">
                  <c:v>20.52670868208779</c:v>
                </c:pt>
                <c:pt idx="64">
                  <c:v>20.52670868208779</c:v>
                </c:pt>
                <c:pt idx="65">
                  <c:v>20.52670868208779</c:v>
                </c:pt>
                <c:pt idx="66">
                  <c:v>20.52670868208779</c:v>
                </c:pt>
                <c:pt idx="67">
                  <c:v>20.52670868208779</c:v>
                </c:pt>
                <c:pt idx="68">
                  <c:v>20.52670868208779</c:v>
                </c:pt>
                <c:pt idx="69">
                  <c:v>20.52670868208779</c:v>
                </c:pt>
                <c:pt idx="70">
                  <c:v>20.52670868208779</c:v>
                </c:pt>
                <c:pt idx="71">
                  <c:v>20.52670868208779</c:v>
                </c:pt>
                <c:pt idx="72">
                  <c:v>20.52670868208779</c:v>
                </c:pt>
                <c:pt idx="73">
                  <c:v>20.52670868208779</c:v>
                </c:pt>
                <c:pt idx="74">
                  <c:v>20.52670868208779</c:v>
                </c:pt>
                <c:pt idx="75">
                  <c:v>20.52670868208779</c:v>
                </c:pt>
                <c:pt idx="76">
                  <c:v>20.52670868208779</c:v>
                </c:pt>
                <c:pt idx="77">
                  <c:v>20.52670868208779</c:v>
                </c:pt>
                <c:pt idx="78">
                  <c:v>20.52670868208779</c:v>
                </c:pt>
                <c:pt idx="79">
                  <c:v>20.52670868208779</c:v>
                </c:pt>
                <c:pt idx="80">
                  <c:v>20.52670868208779</c:v>
                </c:pt>
                <c:pt idx="81">
                  <c:v>-0.26729089138221029</c:v>
                </c:pt>
                <c:pt idx="82">
                  <c:v>-0.26729089138221029</c:v>
                </c:pt>
                <c:pt idx="83">
                  <c:v>-0.26729089138221029</c:v>
                </c:pt>
                <c:pt idx="84">
                  <c:v>-0.26729089138221029</c:v>
                </c:pt>
                <c:pt idx="85">
                  <c:v>-0.26729089138221029</c:v>
                </c:pt>
                <c:pt idx="86">
                  <c:v>-0.26729089138221029</c:v>
                </c:pt>
                <c:pt idx="87">
                  <c:v>-0.26729089138221029</c:v>
                </c:pt>
                <c:pt idx="88">
                  <c:v>-0.26729089138221029</c:v>
                </c:pt>
                <c:pt idx="89">
                  <c:v>-0.26729089138221029</c:v>
                </c:pt>
                <c:pt idx="90">
                  <c:v>-0.26729089138221029</c:v>
                </c:pt>
                <c:pt idx="91">
                  <c:v>-0.26729089138221029</c:v>
                </c:pt>
                <c:pt idx="92">
                  <c:v>-0.18248721508698099</c:v>
                </c:pt>
                <c:pt idx="93">
                  <c:v>-0.18248721508698099</c:v>
                </c:pt>
                <c:pt idx="94">
                  <c:v>-0.18248721508698099</c:v>
                </c:pt>
                <c:pt idx="95">
                  <c:v>-0.18248721508698099</c:v>
                </c:pt>
                <c:pt idx="96">
                  <c:v>-0.18248721508698099</c:v>
                </c:pt>
                <c:pt idx="97">
                  <c:v>-0.18248721508698099</c:v>
                </c:pt>
                <c:pt idx="98">
                  <c:v>-0.18248721508698099</c:v>
                </c:pt>
                <c:pt idx="99">
                  <c:v>-0.18248721508698099</c:v>
                </c:pt>
                <c:pt idx="100">
                  <c:v>-5.297965907691074E-2</c:v>
                </c:pt>
                <c:pt idx="101">
                  <c:v>-5.297965907691074E-2</c:v>
                </c:pt>
                <c:pt idx="102">
                  <c:v>-5.297965907691074E-2</c:v>
                </c:pt>
                <c:pt idx="103">
                  <c:v>-5.297965907691074E-2</c:v>
                </c:pt>
                <c:pt idx="104">
                  <c:v>-5.297965907691074E-2</c:v>
                </c:pt>
                <c:pt idx="105">
                  <c:v>-5.297965907691074E-2</c:v>
                </c:pt>
                <c:pt idx="106">
                  <c:v>-5.297965907691074E-2</c:v>
                </c:pt>
                <c:pt idx="107">
                  <c:v>-5.297965907691074E-2</c:v>
                </c:pt>
                <c:pt idx="108">
                  <c:v>-5.297965907691074E-2</c:v>
                </c:pt>
                <c:pt idx="109">
                  <c:v>8.9252168417994771E-3</c:v>
                </c:pt>
                <c:pt idx="110">
                  <c:v>8.9252168417994771E-3</c:v>
                </c:pt>
                <c:pt idx="111">
                  <c:v>8.9252168417994771E-3</c:v>
                </c:pt>
                <c:pt idx="112">
                  <c:v>8.9252168417994771E-3</c:v>
                </c:pt>
                <c:pt idx="113">
                  <c:v>8.9252168417994771E-3</c:v>
                </c:pt>
                <c:pt idx="114">
                  <c:v>8.9252168417994771E-3</c:v>
                </c:pt>
                <c:pt idx="115">
                  <c:v>8.9252168417994771E-3</c:v>
                </c:pt>
                <c:pt idx="116">
                  <c:v>8.9252168417994771E-3</c:v>
                </c:pt>
                <c:pt idx="117">
                  <c:v>8.9252168417994771E-3</c:v>
                </c:pt>
                <c:pt idx="118">
                  <c:v>8.9252168417994771E-3</c:v>
                </c:pt>
                <c:pt idx="119">
                  <c:v>5.4830259856209373E-2</c:v>
                </c:pt>
                <c:pt idx="120">
                  <c:v>5.4830259856209373E-2</c:v>
                </c:pt>
                <c:pt idx="121">
                  <c:v>5.4830259856209373E-2</c:v>
                </c:pt>
                <c:pt idx="122">
                  <c:v>5.4830259856209373E-2</c:v>
                </c:pt>
                <c:pt idx="123">
                  <c:v>5.4830259856209373E-2</c:v>
                </c:pt>
                <c:pt idx="124">
                  <c:v>5.4830259856209373E-2</c:v>
                </c:pt>
                <c:pt idx="125">
                  <c:v>5.4830259856209373E-2</c:v>
                </c:pt>
                <c:pt idx="126">
                  <c:v>5.4830259856209373E-2</c:v>
                </c:pt>
                <c:pt idx="127">
                  <c:v>5.4830259856209373E-2</c:v>
                </c:pt>
                <c:pt idx="128">
                  <c:v>5.4830259856209373E-2</c:v>
                </c:pt>
                <c:pt idx="129">
                  <c:v>5.4830259856209373E-2</c:v>
                </c:pt>
                <c:pt idx="130">
                  <c:v>5.4830259856209373E-2</c:v>
                </c:pt>
                <c:pt idx="131">
                  <c:v>5.4830259856209373E-2</c:v>
                </c:pt>
                <c:pt idx="132">
                  <c:v>5.4830259856209373E-2</c:v>
                </c:pt>
                <c:pt idx="133">
                  <c:v>-7.7161933256098596</c:v>
                </c:pt>
                <c:pt idx="134">
                  <c:v>-7.7161933256098596</c:v>
                </c:pt>
                <c:pt idx="135">
                  <c:v>-7.7161933256098596</c:v>
                </c:pt>
                <c:pt idx="136">
                  <c:v>-7.7161933256098596</c:v>
                </c:pt>
                <c:pt idx="137">
                  <c:v>-7.7161933256098596</c:v>
                </c:pt>
                <c:pt idx="138">
                  <c:v>-7.7161933256098596</c:v>
                </c:pt>
                <c:pt idx="139">
                  <c:v>-7.7161933256098596</c:v>
                </c:pt>
                <c:pt idx="140">
                  <c:v>-7.7161933256098596</c:v>
                </c:pt>
                <c:pt idx="141">
                  <c:v>-7.7161933256098596</c:v>
                </c:pt>
                <c:pt idx="142">
                  <c:v>-7.7161933256098596</c:v>
                </c:pt>
                <c:pt idx="143">
                  <c:v>-7.7161933256098596</c:v>
                </c:pt>
                <c:pt idx="144">
                  <c:v>-7.7161933256098596</c:v>
                </c:pt>
                <c:pt idx="145">
                  <c:v>-4.1055920811269289</c:v>
                </c:pt>
                <c:pt idx="146">
                  <c:v>-4.1055920811269289</c:v>
                </c:pt>
                <c:pt idx="147">
                  <c:v>-4.1055920811269289</c:v>
                </c:pt>
                <c:pt idx="148">
                  <c:v>-4.1055920811269289</c:v>
                </c:pt>
                <c:pt idx="149">
                  <c:v>-4.1055920811269289</c:v>
                </c:pt>
                <c:pt idx="150">
                  <c:v>-4.1055920811269289</c:v>
                </c:pt>
                <c:pt idx="151">
                  <c:v>-4.1055920811269289</c:v>
                </c:pt>
                <c:pt idx="152">
                  <c:v>-4.1055920811269289</c:v>
                </c:pt>
                <c:pt idx="153">
                  <c:v>-4.1055920811269289</c:v>
                </c:pt>
                <c:pt idx="154">
                  <c:v>-4.1055920811269289</c:v>
                </c:pt>
                <c:pt idx="155">
                  <c:v>-4.1055920811269289</c:v>
                </c:pt>
                <c:pt idx="156">
                  <c:v>-4.1055920811269289</c:v>
                </c:pt>
                <c:pt idx="157">
                  <c:v>-0.2830919045532998</c:v>
                </c:pt>
                <c:pt idx="158">
                  <c:v>-0.2830919045532998</c:v>
                </c:pt>
                <c:pt idx="159">
                  <c:v>-0.2830919045532998</c:v>
                </c:pt>
                <c:pt idx="160">
                  <c:v>-0.2830919045532998</c:v>
                </c:pt>
                <c:pt idx="161">
                  <c:v>-0.2830919045532998</c:v>
                </c:pt>
                <c:pt idx="162">
                  <c:v>-0.2830919045532998</c:v>
                </c:pt>
                <c:pt idx="163">
                  <c:v>-0.2830919045532998</c:v>
                </c:pt>
                <c:pt idx="164">
                  <c:v>-0.2830919045532998</c:v>
                </c:pt>
                <c:pt idx="165">
                  <c:v>-0.2830919045532998</c:v>
                </c:pt>
                <c:pt idx="166">
                  <c:v>-0.2830919045532998</c:v>
                </c:pt>
                <c:pt idx="167">
                  <c:v>-0.2830919045532998</c:v>
                </c:pt>
                <c:pt idx="168">
                  <c:v>-0.2830919045532998</c:v>
                </c:pt>
                <c:pt idx="169">
                  <c:v>-0.2830919045532998</c:v>
                </c:pt>
                <c:pt idx="170">
                  <c:v>-0.2830919045532998</c:v>
                </c:pt>
                <c:pt idx="171">
                  <c:v>-0.2830919045532998</c:v>
                </c:pt>
                <c:pt idx="172">
                  <c:v>-0.2830919045532998</c:v>
                </c:pt>
                <c:pt idx="173">
                  <c:v>5.115909336324151</c:v>
                </c:pt>
                <c:pt idx="174">
                  <c:v>5.115909336324151</c:v>
                </c:pt>
                <c:pt idx="175">
                  <c:v>5.115909336324151</c:v>
                </c:pt>
                <c:pt idx="176">
                  <c:v>5.115909336324151</c:v>
                </c:pt>
                <c:pt idx="177">
                  <c:v>5.115909336324151</c:v>
                </c:pt>
                <c:pt idx="178">
                  <c:v>5.115909336324151</c:v>
                </c:pt>
                <c:pt idx="179">
                  <c:v>5.115909336324151</c:v>
                </c:pt>
                <c:pt idx="180">
                  <c:v>5.115909336324151</c:v>
                </c:pt>
                <c:pt idx="181">
                  <c:v>5.115909336324151</c:v>
                </c:pt>
                <c:pt idx="182">
                  <c:v>5.115909336324151</c:v>
                </c:pt>
                <c:pt idx="183">
                  <c:v>10.17650839987555</c:v>
                </c:pt>
                <c:pt idx="184">
                  <c:v>10.17650839987555</c:v>
                </c:pt>
                <c:pt idx="185">
                  <c:v>10.17650839987555</c:v>
                </c:pt>
                <c:pt idx="186">
                  <c:v>10.17650839987555</c:v>
                </c:pt>
                <c:pt idx="187">
                  <c:v>10.17650839987555</c:v>
                </c:pt>
                <c:pt idx="188">
                  <c:v>10.17650839987555</c:v>
                </c:pt>
                <c:pt idx="189">
                  <c:v>10.17650839987555</c:v>
                </c:pt>
                <c:pt idx="190">
                  <c:v>0.84368517400000043</c:v>
                </c:pt>
                <c:pt idx="191">
                  <c:v>0.84368517400000043</c:v>
                </c:pt>
                <c:pt idx="192">
                  <c:v>0.84368517400000043</c:v>
                </c:pt>
                <c:pt idx="193">
                  <c:v>0.84368517400000043</c:v>
                </c:pt>
                <c:pt idx="194">
                  <c:v>0.84368517400000043</c:v>
                </c:pt>
                <c:pt idx="195">
                  <c:v>0.84368517400000043</c:v>
                </c:pt>
                <c:pt idx="196">
                  <c:v>0.84368517400000043</c:v>
                </c:pt>
                <c:pt idx="197">
                  <c:v>0.84368517400000043</c:v>
                </c:pt>
                <c:pt idx="198">
                  <c:v>0.84368517400000043</c:v>
                </c:pt>
                <c:pt idx="199">
                  <c:v>0.84368517400000043</c:v>
                </c:pt>
                <c:pt idx="200">
                  <c:v>0.84368517400000043</c:v>
                </c:pt>
                <c:pt idx="201">
                  <c:v>1.0336851739999997</c:v>
                </c:pt>
                <c:pt idx="202">
                  <c:v>1.0336851739999997</c:v>
                </c:pt>
                <c:pt idx="203">
                  <c:v>1.0336851739999997</c:v>
                </c:pt>
                <c:pt idx="204">
                  <c:v>1.0336851739999997</c:v>
                </c:pt>
                <c:pt idx="205">
                  <c:v>7.4614911910000012</c:v>
                </c:pt>
                <c:pt idx="206">
                  <c:v>7.4614911910000012</c:v>
                </c:pt>
                <c:pt idx="207">
                  <c:v>7.4614911910000012</c:v>
                </c:pt>
                <c:pt idx="208">
                  <c:v>7.4614911910000012</c:v>
                </c:pt>
                <c:pt idx="209">
                  <c:v>7.4614911910000012</c:v>
                </c:pt>
                <c:pt idx="210">
                  <c:v>7.4614911910000012</c:v>
                </c:pt>
                <c:pt idx="211">
                  <c:v>7.4614911910000012</c:v>
                </c:pt>
                <c:pt idx="212">
                  <c:v>7.4614911910000012</c:v>
                </c:pt>
                <c:pt idx="213">
                  <c:v>7.4614911910000012</c:v>
                </c:pt>
                <c:pt idx="214">
                  <c:v>7.4614911910000012</c:v>
                </c:pt>
                <c:pt idx="215">
                  <c:v>8.3614911909999989</c:v>
                </c:pt>
                <c:pt idx="216">
                  <c:v>8.3614911909999989</c:v>
                </c:pt>
                <c:pt idx="217">
                  <c:v>8.3614911909999989</c:v>
                </c:pt>
                <c:pt idx="218">
                  <c:v>8.3614911909999989</c:v>
                </c:pt>
                <c:pt idx="219">
                  <c:v>8.3614911909999989</c:v>
                </c:pt>
                <c:pt idx="220">
                  <c:v>8.3614911909999989</c:v>
                </c:pt>
                <c:pt idx="221">
                  <c:v>8.3614911909999989</c:v>
                </c:pt>
                <c:pt idx="222">
                  <c:v>8.3614911909999989</c:v>
                </c:pt>
                <c:pt idx="223">
                  <c:v>5.7475061350000001</c:v>
                </c:pt>
                <c:pt idx="224">
                  <c:v>5.7475061350000001</c:v>
                </c:pt>
                <c:pt idx="225">
                  <c:v>5.7475061350000001</c:v>
                </c:pt>
                <c:pt idx="226">
                  <c:v>5.7475061350000001</c:v>
                </c:pt>
                <c:pt idx="227">
                  <c:v>5.7475061350000001</c:v>
                </c:pt>
                <c:pt idx="228">
                  <c:v>5.7475061350000001</c:v>
                </c:pt>
                <c:pt idx="229">
                  <c:v>5.7475061350000001</c:v>
                </c:pt>
                <c:pt idx="230">
                  <c:v>5.7475061350000001</c:v>
                </c:pt>
                <c:pt idx="231">
                  <c:v>5.7475061350000001</c:v>
                </c:pt>
                <c:pt idx="232">
                  <c:v>5.7475061350000001</c:v>
                </c:pt>
                <c:pt idx="233">
                  <c:v>5.7475061350000001</c:v>
                </c:pt>
                <c:pt idx="234">
                  <c:v>5.7475061350000001</c:v>
                </c:pt>
                <c:pt idx="235">
                  <c:v>5.6508375609999986</c:v>
                </c:pt>
                <c:pt idx="236">
                  <c:v>5.6508375609999986</c:v>
                </c:pt>
                <c:pt idx="237">
                  <c:v>5.6508375609999986</c:v>
                </c:pt>
                <c:pt idx="238">
                  <c:v>5.6508375609999986</c:v>
                </c:pt>
                <c:pt idx="239">
                  <c:v>5.6508375609999986</c:v>
                </c:pt>
                <c:pt idx="240">
                  <c:v>5.6508375609999986</c:v>
                </c:pt>
                <c:pt idx="241">
                  <c:v>5.6508375609999986</c:v>
                </c:pt>
                <c:pt idx="242">
                  <c:v>5.6508375609999986</c:v>
                </c:pt>
                <c:pt idx="243">
                  <c:v>5.6508375609999986</c:v>
                </c:pt>
                <c:pt idx="244">
                  <c:v>5.6508375609999986</c:v>
                </c:pt>
                <c:pt idx="245">
                  <c:v>5.6508375609999986</c:v>
                </c:pt>
                <c:pt idx="246">
                  <c:v>5.6508375609999986</c:v>
                </c:pt>
                <c:pt idx="247">
                  <c:v>5.6508375609999986</c:v>
                </c:pt>
                <c:pt idx="248">
                  <c:v>5.6508375609999986</c:v>
                </c:pt>
                <c:pt idx="249">
                  <c:v>5.6508375609999986</c:v>
                </c:pt>
                <c:pt idx="250">
                  <c:v>12.256772075999999</c:v>
                </c:pt>
                <c:pt idx="251">
                  <c:v>12.256772075999999</c:v>
                </c:pt>
                <c:pt idx="252">
                  <c:v>12.256772075999999</c:v>
                </c:pt>
                <c:pt idx="253">
                  <c:v>12.256772075999999</c:v>
                </c:pt>
                <c:pt idx="254">
                  <c:v>12.256772075999999</c:v>
                </c:pt>
                <c:pt idx="255">
                  <c:v>12.256772075999999</c:v>
                </c:pt>
                <c:pt idx="256">
                  <c:v>12.256772075999999</c:v>
                </c:pt>
                <c:pt idx="257">
                  <c:v>12.256772075999999</c:v>
                </c:pt>
                <c:pt idx="258">
                  <c:v>12.256772075999999</c:v>
                </c:pt>
                <c:pt idx="259">
                  <c:v>12.256772075999999</c:v>
                </c:pt>
                <c:pt idx="260">
                  <c:v>12.256772075999999</c:v>
                </c:pt>
                <c:pt idx="261">
                  <c:v>12.154834440000002</c:v>
                </c:pt>
                <c:pt idx="262">
                  <c:v>12.154834440000002</c:v>
                </c:pt>
                <c:pt idx="263">
                  <c:v>12.154834440000002</c:v>
                </c:pt>
                <c:pt idx="264">
                  <c:v>12.154834440000002</c:v>
                </c:pt>
                <c:pt idx="265">
                  <c:v>12.154834440000002</c:v>
                </c:pt>
                <c:pt idx="266">
                  <c:v>12.154834440000002</c:v>
                </c:pt>
                <c:pt idx="267">
                  <c:v>12.154834440000002</c:v>
                </c:pt>
                <c:pt idx="268">
                  <c:v>12.154834440000002</c:v>
                </c:pt>
                <c:pt idx="269">
                  <c:v>0.94711678699999902</c:v>
                </c:pt>
                <c:pt idx="270">
                  <c:v>0.94711678699999902</c:v>
                </c:pt>
                <c:pt idx="271">
                  <c:v>0.94711678699999902</c:v>
                </c:pt>
                <c:pt idx="272">
                  <c:v>0.94711678699999902</c:v>
                </c:pt>
                <c:pt idx="273">
                  <c:v>0.94711678699999902</c:v>
                </c:pt>
                <c:pt idx="274">
                  <c:v>0.94711678699999902</c:v>
                </c:pt>
                <c:pt idx="275">
                  <c:v>0.94711678699999902</c:v>
                </c:pt>
                <c:pt idx="276">
                  <c:v>0.94711678699999902</c:v>
                </c:pt>
                <c:pt idx="277">
                  <c:v>0.94711678699999902</c:v>
                </c:pt>
                <c:pt idx="278">
                  <c:v>0.73843546899999901</c:v>
                </c:pt>
                <c:pt idx="279">
                  <c:v>0.73843546899999901</c:v>
                </c:pt>
                <c:pt idx="280">
                  <c:v>0.73843546899999901</c:v>
                </c:pt>
                <c:pt idx="281">
                  <c:v>0.73843546899999901</c:v>
                </c:pt>
                <c:pt idx="282">
                  <c:v>0.73843546899999901</c:v>
                </c:pt>
                <c:pt idx="283">
                  <c:v>0.73843546899999901</c:v>
                </c:pt>
                <c:pt idx="284">
                  <c:v>0.73843546899999901</c:v>
                </c:pt>
                <c:pt idx="285">
                  <c:v>0.73843546899999901</c:v>
                </c:pt>
                <c:pt idx="286">
                  <c:v>0.73843546899999901</c:v>
                </c:pt>
                <c:pt idx="287">
                  <c:v>0.73843546899999901</c:v>
                </c:pt>
                <c:pt idx="288">
                  <c:v>7.950058309000001</c:v>
                </c:pt>
                <c:pt idx="289">
                  <c:v>7.950058309000001</c:v>
                </c:pt>
                <c:pt idx="290">
                  <c:v>7.950058309000001</c:v>
                </c:pt>
                <c:pt idx="291">
                  <c:v>7.950058309000001</c:v>
                </c:pt>
                <c:pt idx="292">
                  <c:v>7.950058309000001</c:v>
                </c:pt>
                <c:pt idx="293">
                  <c:v>7.950058309000001</c:v>
                </c:pt>
                <c:pt idx="294">
                  <c:v>8.6500583090000003</c:v>
                </c:pt>
                <c:pt idx="295">
                  <c:v>8.6500583090000003</c:v>
                </c:pt>
                <c:pt idx="296">
                  <c:v>8.6500583090000003</c:v>
                </c:pt>
                <c:pt idx="297">
                  <c:v>8.6500583090000003</c:v>
                </c:pt>
                <c:pt idx="298">
                  <c:v>8.6500583090000003</c:v>
                </c:pt>
                <c:pt idx="299">
                  <c:v>8.6500583090000003</c:v>
                </c:pt>
                <c:pt idx="300">
                  <c:v>8.6500583090000003</c:v>
                </c:pt>
                <c:pt idx="301">
                  <c:v>5.5411632839999996</c:v>
                </c:pt>
                <c:pt idx="302">
                  <c:v>5.5411632839999996</c:v>
                </c:pt>
                <c:pt idx="303">
                  <c:v>5.5411632839999996</c:v>
                </c:pt>
                <c:pt idx="304">
                  <c:v>5.5411632839999996</c:v>
                </c:pt>
                <c:pt idx="305">
                  <c:v>5.5411632839999996</c:v>
                </c:pt>
                <c:pt idx="306">
                  <c:v>5.5411632839999996</c:v>
                </c:pt>
                <c:pt idx="307">
                  <c:v>5.5411632839999996</c:v>
                </c:pt>
                <c:pt idx="308">
                  <c:v>5.5411632839999996</c:v>
                </c:pt>
                <c:pt idx="309">
                  <c:v>5.5411632839999996</c:v>
                </c:pt>
                <c:pt idx="310">
                  <c:v>5.5411632839999996</c:v>
                </c:pt>
                <c:pt idx="311">
                  <c:v>5.6462122170000013</c:v>
                </c:pt>
                <c:pt idx="312">
                  <c:v>5.6462122170000013</c:v>
                </c:pt>
                <c:pt idx="313">
                  <c:v>5.6462122170000013</c:v>
                </c:pt>
                <c:pt idx="314">
                  <c:v>5.6462122170000013</c:v>
                </c:pt>
                <c:pt idx="315">
                  <c:v>5.6462122170000013</c:v>
                </c:pt>
                <c:pt idx="316">
                  <c:v>5.6462122170000013</c:v>
                </c:pt>
                <c:pt idx="317">
                  <c:v>5.6462122170000013</c:v>
                </c:pt>
                <c:pt idx="318">
                  <c:v>5.6462122170000013</c:v>
                </c:pt>
                <c:pt idx="319">
                  <c:v>5.6462122170000013</c:v>
                </c:pt>
                <c:pt idx="320">
                  <c:v>5.6462122170000013</c:v>
                </c:pt>
                <c:pt idx="321">
                  <c:v>12.569001397000001</c:v>
                </c:pt>
                <c:pt idx="322">
                  <c:v>12.569001397000001</c:v>
                </c:pt>
                <c:pt idx="323">
                  <c:v>12.569001397000001</c:v>
                </c:pt>
                <c:pt idx="324">
                  <c:v>12.569001397000001</c:v>
                </c:pt>
                <c:pt idx="325">
                  <c:v>12.569001397000001</c:v>
                </c:pt>
                <c:pt idx="326">
                  <c:v>12.569001397000001</c:v>
                </c:pt>
                <c:pt idx="327">
                  <c:v>12.569001397000001</c:v>
                </c:pt>
                <c:pt idx="328">
                  <c:v>12.569001397000001</c:v>
                </c:pt>
                <c:pt idx="329">
                  <c:v>12.569001397000001</c:v>
                </c:pt>
                <c:pt idx="330">
                  <c:v>12.569001397000001</c:v>
                </c:pt>
                <c:pt idx="331">
                  <c:v>13.679570120000001</c:v>
                </c:pt>
                <c:pt idx="332">
                  <c:v>13.679570120000001</c:v>
                </c:pt>
                <c:pt idx="333">
                  <c:v>13.679570120000001</c:v>
                </c:pt>
                <c:pt idx="334">
                  <c:v>13.679570120000001</c:v>
                </c:pt>
                <c:pt idx="335">
                  <c:v>13.679570120000001</c:v>
                </c:pt>
                <c:pt idx="336">
                  <c:v>13.679570120000001</c:v>
                </c:pt>
                <c:pt idx="337">
                  <c:v>13.679570120000001</c:v>
                </c:pt>
                <c:pt idx="338">
                  <c:v>13.679570120000001</c:v>
                </c:pt>
              </c:numCache>
            </c:numRef>
          </c:xVal>
          <c:yVal>
            <c:numRef>
              <c:f>SICA_preadjustement!$N$2:$N$343</c:f>
              <c:numCache>
                <c:formatCode>General</c:formatCode>
                <c:ptCount val="342"/>
                <c:pt idx="0">
                  <c:v>72.665999999999997</c:v>
                </c:pt>
                <c:pt idx="1">
                  <c:v>76.6875</c:v>
                </c:pt>
                <c:pt idx="2">
                  <c:v>69.563249999999996</c:v>
                </c:pt>
                <c:pt idx="3">
                  <c:v>66.738500000000002</c:v>
                </c:pt>
                <c:pt idx="4">
                  <c:v>81.515000000000001</c:v>
                </c:pt>
                <c:pt idx="5">
                  <c:v>69.140249999999995</c:v>
                </c:pt>
                <c:pt idx="6">
                  <c:v>73.923500000000004</c:v>
                </c:pt>
                <c:pt idx="7">
                  <c:v>80.172749999999994</c:v>
                </c:pt>
                <c:pt idx="8">
                  <c:v>70.266249999999999</c:v>
                </c:pt>
                <c:pt idx="9">
                  <c:v>82.92</c:v>
                </c:pt>
                <c:pt idx="10">
                  <c:v>69.458749999999995</c:v>
                </c:pt>
                <c:pt idx="11">
                  <c:v>73.944749999999999</c:v>
                </c:pt>
                <c:pt idx="12">
                  <c:v>78.923249999999996</c:v>
                </c:pt>
                <c:pt idx="13">
                  <c:v>81.489999999999995</c:v>
                </c:pt>
                <c:pt idx="14">
                  <c:v>77.010999999999996</c:v>
                </c:pt>
                <c:pt idx="15">
                  <c:v>73.716999999999999</c:v>
                </c:pt>
                <c:pt idx="16">
                  <c:v>68.298500000000004</c:v>
                </c:pt>
                <c:pt idx="17">
                  <c:v>81.363249999999994</c:v>
                </c:pt>
                <c:pt idx="18">
                  <c:v>67.977500000000006</c:v>
                </c:pt>
                <c:pt idx="19">
                  <c:v>65.9285</c:v>
                </c:pt>
                <c:pt idx="20">
                  <c:v>71.902500000000003</c:v>
                </c:pt>
                <c:pt idx="21">
                  <c:v>67.558750000000003</c:v>
                </c:pt>
                <c:pt idx="22">
                  <c:v>72.10275</c:v>
                </c:pt>
                <c:pt idx="23">
                  <c:v>68.047250000000005</c:v>
                </c:pt>
                <c:pt idx="24">
                  <c:v>69.138000000000005</c:v>
                </c:pt>
                <c:pt idx="25">
                  <c:v>75.832250000000002</c:v>
                </c:pt>
                <c:pt idx="26">
                  <c:v>67.867249999999999</c:v>
                </c:pt>
                <c:pt idx="27">
                  <c:v>73.296999999999997</c:v>
                </c:pt>
                <c:pt idx="28">
                  <c:v>69.992249999999999</c:v>
                </c:pt>
                <c:pt idx="29">
                  <c:v>77.667249999999996</c:v>
                </c:pt>
                <c:pt idx="30">
                  <c:v>73.642250000000004</c:v>
                </c:pt>
                <c:pt idx="31">
                  <c:v>78.064750000000004</c:v>
                </c:pt>
                <c:pt idx="32">
                  <c:v>77.946250000000006</c:v>
                </c:pt>
                <c:pt idx="33">
                  <c:v>72.652749999999997</c:v>
                </c:pt>
                <c:pt idx="34">
                  <c:v>74.101749999999996</c:v>
                </c:pt>
                <c:pt idx="35">
                  <c:v>77.573499999999996</c:v>
                </c:pt>
                <c:pt idx="36">
                  <c:v>76.248249999999999</c:v>
                </c:pt>
                <c:pt idx="37">
                  <c:v>73.350499999999997</c:v>
                </c:pt>
                <c:pt idx="38">
                  <c:v>75.473749999999995</c:v>
                </c:pt>
                <c:pt idx="39">
                  <c:v>70.245500000000007</c:v>
                </c:pt>
                <c:pt idx="40">
                  <c:v>76.742999999999995</c:v>
                </c:pt>
                <c:pt idx="41">
                  <c:v>75.751750000000001</c:v>
                </c:pt>
                <c:pt idx="42">
                  <c:v>71.84075</c:v>
                </c:pt>
                <c:pt idx="43">
                  <c:v>76.287750000000003</c:v>
                </c:pt>
                <c:pt idx="44">
                  <c:v>77.219750000000005</c:v>
                </c:pt>
                <c:pt idx="45">
                  <c:v>69.163749999999993</c:v>
                </c:pt>
                <c:pt idx="46">
                  <c:v>75.228250000000003</c:v>
                </c:pt>
                <c:pt idx="47">
                  <c:v>71.296499999999995</c:v>
                </c:pt>
                <c:pt idx="48">
                  <c:v>71.164000000000001</c:v>
                </c:pt>
                <c:pt idx="49">
                  <c:v>73.168750000000003</c:v>
                </c:pt>
                <c:pt idx="50">
                  <c:v>77.060249999999996</c:v>
                </c:pt>
                <c:pt idx="51">
                  <c:v>67.301749999999998</c:v>
                </c:pt>
                <c:pt idx="52">
                  <c:v>64.227500000000006</c:v>
                </c:pt>
                <c:pt idx="53">
                  <c:v>61.954250000000002</c:v>
                </c:pt>
                <c:pt idx="54">
                  <c:v>65.525750000000002</c:v>
                </c:pt>
                <c:pt idx="55">
                  <c:v>74.906750000000002</c:v>
                </c:pt>
                <c:pt idx="56">
                  <c:v>80.564250000000001</c:v>
                </c:pt>
                <c:pt idx="57">
                  <c:v>67.590500000000006</c:v>
                </c:pt>
                <c:pt idx="58">
                  <c:v>73.180250000000001</c:v>
                </c:pt>
                <c:pt idx="59">
                  <c:v>75.034000000000006</c:v>
                </c:pt>
                <c:pt idx="60">
                  <c:v>68.441999999999993</c:v>
                </c:pt>
                <c:pt idx="61">
                  <c:v>64.836749999999995</c:v>
                </c:pt>
                <c:pt idx="62">
                  <c:v>66.087000000000003</c:v>
                </c:pt>
                <c:pt idx="63">
                  <c:v>72.808000000000007</c:v>
                </c:pt>
                <c:pt idx="64">
                  <c:v>72.396000000000001</c:v>
                </c:pt>
                <c:pt idx="65">
                  <c:v>69.297250000000005</c:v>
                </c:pt>
                <c:pt idx="66">
                  <c:v>66.781499999999994</c:v>
                </c:pt>
                <c:pt idx="67">
                  <c:v>66.496750000000006</c:v>
                </c:pt>
                <c:pt idx="68">
                  <c:v>65.281000000000006</c:v>
                </c:pt>
                <c:pt idx="69">
                  <c:v>64.187749999999994</c:v>
                </c:pt>
                <c:pt idx="70">
                  <c:v>65.477249999999998</c:v>
                </c:pt>
                <c:pt idx="71">
                  <c:v>66.047499999999999</c:v>
                </c:pt>
                <c:pt idx="72">
                  <c:v>62.9345</c:v>
                </c:pt>
                <c:pt idx="73">
                  <c:v>62.370000000000005</c:v>
                </c:pt>
                <c:pt idx="74">
                  <c:v>69.628749999999997</c:v>
                </c:pt>
                <c:pt idx="75">
                  <c:v>68.044499999999999</c:v>
                </c:pt>
                <c:pt idx="76">
                  <c:v>68.733500000000006</c:v>
                </c:pt>
                <c:pt idx="77">
                  <c:v>68.153000000000006</c:v>
                </c:pt>
                <c:pt idx="78">
                  <c:v>68.601249999999993</c:v>
                </c:pt>
                <c:pt idx="79">
                  <c:v>62.592749999999995</c:v>
                </c:pt>
                <c:pt idx="80">
                  <c:v>63.495750000000001</c:v>
                </c:pt>
              </c:numCache>
            </c:numRef>
          </c:yVal>
          <c:smooth val="0"/>
          <c:extLst>
            <c:ext xmlns:c16="http://schemas.microsoft.com/office/drawing/2014/chart" uri="{C3380CC4-5D6E-409C-BE32-E72D297353CC}">
              <c16:uniqueId val="{00000001-F850-3042-B8E2-34D931EBEA00}"/>
            </c:ext>
          </c:extLst>
        </c:ser>
        <c:ser>
          <c:idx val="1"/>
          <c:order val="1"/>
          <c:tx>
            <c:strRef>
              <c:f>SICA_preadjustement!$O$1</c:f>
              <c:strCache>
                <c:ptCount val="1"/>
                <c:pt idx="0">
                  <c:v>GRpH</c:v>
                </c:pt>
              </c:strCache>
            </c:strRef>
          </c:tx>
          <c:spPr>
            <a:ln w="381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poly"/>
            <c:order val="2"/>
            <c:dispRSqr val="1"/>
            <c:dispEq val="1"/>
            <c:trendlineLbl>
              <c:layout>
                <c:manualLayout>
                  <c:x val="-1.8125061187955413E-2"/>
                  <c:y val="0.1760058265372115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FD8C1B"/>
                      </a:solidFill>
                      <a:latin typeface="+mn-lt"/>
                      <a:ea typeface="+mn-ea"/>
                      <a:cs typeface="+mn-cs"/>
                    </a:defRPr>
                  </a:pPr>
                  <a:endParaRPr lang="sv-SE"/>
                </a:p>
              </c:txPr>
            </c:trendlineLbl>
          </c:trendline>
          <c:xVal>
            <c:numRef>
              <c:f>SICA_preadjustement!$L$2:$L$343</c:f>
              <c:numCache>
                <c:formatCode>General</c:formatCode>
                <c:ptCount val="342"/>
                <c:pt idx="0">
                  <c:v>-0.26209078702289057</c:v>
                </c:pt>
                <c:pt idx="1">
                  <c:v>-0.26209078702289057</c:v>
                </c:pt>
                <c:pt idx="2">
                  <c:v>-0.26209078702289057</c:v>
                </c:pt>
                <c:pt idx="3">
                  <c:v>-0.26209078702289057</c:v>
                </c:pt>
                <c:pt idx="4">
                  <c:v>-0.26209078702289057</c:v>
                </c:pt>
                <c:pt idx="5">
                  <c:v>-0.26209078702289057</c:v>
                </c:pt>
                <c:pt idx="6">
                  <c:v>-0.26209078702289057</c:v>
                </c:pt>
                <c:pt idx="7">
                  <c:v>-0.26209078702289057</c:v>
                </c:pt>
                <c:pt idx="8">
                  <c:v>-0.26209078702289057</c:v>
                </c:pt>
                <c:pt idx="9">
                  <c:v>-0.26209078702289057</c:v>
                </c:pt>
                <c:pt idx="10">
                  <c:v>-0.26209078702289057</c:v>
                </c:pt>
                <c:pt idx="11">
                  <c:v>-0.26209078702289057</c:v>
                </c:pt>
                <c:pt idx="12">
                  <c:v>-0.26209078702289057</c:v>
                </c:pt>
                <c:pt idx="13">
                  <c:v>-0.26209078702289057</c:v>
                </c:pt>
                <c:pt idx="14">
                  <c:v>-0.26209078702289057</c:v>
                </c:pt>
                <c:pt idx="15">
                  <c:v>-0.26209078702289057</c:v>
                </c:pt>
                <c:pt idx="16">
                  <c:v>-0.26209078702289057</c:v>
                </c:pt>
                <c:pt idx="17">
                  <c:v>-0.26209078702289057</c:v>
                </c:pt>
                <c:pt idx="18">
                  <c:v>-0.26209078702289057</c:v>
                </c:pt>
                <c:pt idx="19">
                  <c:v>-0.26209078702289057</c:v>
                </c:pt>
                <c:pt idx="20">
                  <c:v>2.5401089790055291</c:v>
                </c:pt>
                <c:pt idx="21">
                  <c:v>2.5401089790055291</c:v>
                </c:pt>
                <c:pt idx="22">
                  <c:v>2.5401089790055291</c:v>
                </c:pt>
                <c:pt idx="23">
                  <c:v>2.5401089790055291</c:v>
                </c:pt>
                <c:pt idx="24">
                  <c:v>2.5401089790055291</c:v>
                </c:pt>
                <c:pt idx="25">
                  <c:v>2.5401089790055291</c:v>
                </c:pt>
                <c:pt idx="26">
                  <c:v>2.5401089790055291</c:v>
                </c:pt>
                <c:pt idx="27">
                  <c:v>2.5401089790055291</c:v>
                </c:pt>
                <c:pt idx="28">
                  <c:v>2.5401089790055291</c:v>
                </c:pt>
                <c:pt idx="29">
                  <c:v>2.5401089790055291</c:v>
                </c:pt>
                <c:pt idx="30">
                  <c:v>2.5401089790055291</c:v>
                </c:pt>
                <c:pt idx="31">
                  <c:v>2.5401089790055291</c:v>
                </c:pt>
                <c:pt idx="32">
                  <c:v>2.5401089790055291</c:v>
                </c:pt>
                <c:pt idx="33">
                  <c:v>2.5401089790055291</c:v>
                </c:pt>
                <c:pt idx="34">
                  <c:v>7.5508093557431897</c:v>
                </c:pt>
                <c:pt idx="35">
                  <c:v>7.5508093557431897</c:v>
                </c:pt>
                <c:pt idx="36">
                  <c:v>7.5508093557431897</c:v>
                </c:pt>
                <c:pt idx="37">
                  <c:v>7.5508093557431897</c:v>
                </c:pt>
                <c:pt idx="38">
                  <c:v>7.5508093557431897</c:v>
                </c:pt>
                <c:pt idx="39">
                  <c:v>7.5508093557431897</c:v>
                </c:pt>
                <c:pt idx="40">
                  <c:v>7.5508093557431897</c:v>
                </c:pt>
                <c:pt idx="41">
                  <c:v>7.5508093557431897</c:v>
                </c:pt>
                <c:pt idx="42">
                  <c:v>7.5508093557431897</c:v>
                </c:pt>
                <c:pt idx="43">
                  <c:v>7.5508093557431897</c:v>
                </c:pt>
                <c:pt idx="44">
                  <c:v>7.5508093557431897</c:v>
                </c:pt>
                <c:pt idx="45">
                  <c:v>7.5508093557431897</c:v>
                </c:pt>
                <c:pt idx="46">
                  <c:v>11.545709190087079</c:v>
                </c:pt>
                <c:pt idx="47">
                  <c:v>11.545709190087079</c:v>
                </c:pt>
                <c:pt idx="48">
                  <c:v>11.545709190087079</c:v>
                </c:pt>
                <c:pt idx="49">
                  <c:v>11.545709190087079</c:v>
                </c:pt>
                <c:pt idx="50">
                  <c:v>11.545709190087079</c:v>
                </c:pt>
                <c:pt idx="51">
                  <c:v>11.545709190087079</c:v>
                </c:pt>
                <c:pt idx="52">
                  <c:v>11.545709190087079</c:v>
                </c:pt>
                <c:pt idx="53">
                  <c:v>11.545709190087079</c:v>
                </c:pt>
                <c:pt idx="54">
                  <c:v>11.545709190087079</c:v>
                </c:pt>
                <c:pt idx="55">
                  <c:v>11.545709190087079</c:v>
                </c:pt>
                <c:pt idx="56">
                  <c:v>11.545709190087079</c:v>
                </c:pt>
                <c:pt idx="57">
                  <c:v>11.545709190087079</c:v>
                </c:pt>
                <c:pt idx="58">
                  <c:v>11.545709190087079</c:v>
                </c:pt>
                <c:pt idx="59">
                  <c:v>11.545709190087079</c:v>
                </c:pt>
                <c:pt idx="60">
                  <c:v>20.52670868208779</c:v>
                </c:pt>
                <c:pt idx="61">
                  <c:v>20.52670868208779</c:v>
                </c:pt>
                <c:pt idx="62">
                  <c:v>20.52670868208779</c:v>
                </c:pt>
                <c:pt idx="63">
                  <c:v>20.52670868208779</c:v>
                </c:pt>
                <c:pt idx="64">
                  <c:v>20.52670868208779</c:v>
                </c:pt>
                <c:pt idx="65">
                  <c:v>20.52670868208779</c:v>
                </c:pt>
                <c:pt idx="66">
                  <c:v>20.52670868208779</c:v>
                </c:pt>
                <c:pt idx="67">
                  <c:v>20.52670868208779</c:v>
                </c:pt>
                <c:pt idx="68">
                  <c:v>20.52670868208779</c:v>
                </c:pt>
                <c:pt idx="69">
                  <c:v>20.52670868208779</c:v>
                </c:pt>
                <c:pt idx="70">
                  <c:v>20.52670868208779</c:v>
                </c:pt>
                <c:pt idx="71">
                  <c:v>20.52670868208779</c:v>
                </c:pt>
                <c:pt idx="72">
                  <c:v>20.52670868208779</c:v>
                </c:pt>
                <c:pt idx="73">
                  <c:v>20.52670868208779</c:v>
                </c:pt>
                <c:pt idx="74">
                  <c:v>20.52670868208779</c:v>
                </c:pt>
                <c:pt idx="75">
                  <c:v>20.52670868208779</c:v>
                </c:pt>
                <c:pt idx="76">
                  <c:v>20.52670868208779</c:v>
                </c:pt>
                <c:pt idx="77">
                  <c:v>20.52670868208779</c:v>
                </c:pt>
                <c:pt idx="78">
                  <c:v>20.52670868208779</c:v>
                </c:pt>
                <c:pt idx="79">
                  <c:v>20.52670868208779</c:v>
                </c:pt>
                <c:pt idx="80">
                  <c:v>20.52670868208779</c:v>
                </c:pt>
                <c:pt idx="81">
                  <c:v>-0.26729089138221029</c:v>
                </c:pt>
                <c:pt idx="82">
                  <c:v>-0.26729089138221029</c:v>
                </c:pt>
                <c:pt idx="83">
                  <c:v>-0.26729089138221029</c:v>
                </c:pt>
                <c:pt idx="84">
                  <c:v>-0.26729089138221029</c:v>
                </c:pt>
                <c:pt idx="85">
                  <c:v>-0.26729089138221029</c:v>
                </c:pt>
                <c:pt idx="86">
                  <c:v>-0.26729089138221029</c:v>
                </c:pt>
                <c:pt idx="87">
                  <c:v>-0.26729089138221029</c:v>
                </c:pt>
                <c:pt idx="88">
                  <c:v>-0.26729089138221029</c:v>
                </c:pt>
                <c:pt idx="89">
                  <c:v>-0.26729089138221029</c:v>
                </c:pt>
                <c:pt idx="90">
                  <c:v>-0.26729089138221029</c:v>
                </c:pt>
                <c:pt idx="91">
                  <c:v>-0.26729089138221029</c:v>
                </c:pt>
                <c:pt idx="92">
                  <c:v>-0.18248721508698099</c:v>
                </c:pt>
                <c:pt idx="93">
                  <c:v>-0.18248721508698099</c:v>
                </c:pt>
                <c:pt idx="94">
                  <c:v>-0.18248721508698099</c:v>
                </c:pt>
                <c:pt idx="95">
                  <c:v>-0.18248721508698099</c:v>
                </c:pt>
                <c:pt idx="96">
                  <c:v>-0.18248721508698099</c:v>
                </c:pt>
                <c:pt idx="97">
                  <c:v>-0.18248721508698099</c:v>
                </c:pt>
                <c:pt idx="98">
                  <c:v>-0.18248721508698099</c:v>
                </c:pt>
                <c:pt idx="99">
                  <c:v>-0.18248721508698099</c:v>
                </c:pt>
                <c:pt idx="100">
                  <c:v>-5.297965907691074E-2</c:v>
                </c:pt>
                <c:pt idx="101">
                  <c:v>-5.297965907691074E-2</c:v>
                </c:pt>
                <c:pt idx="102">
                  <c:v>-5.297965907691074E-2</c:v>
                </c:pt>
                <c:pt idx="103">
                  <c:v>-5.297965907691074E-2</c:v>
                </c:pt>
                <c:pt idx="104">
                  <c:v>-5.297965907691074E-2</c:v>
                </c:pt>
                <c:pt idx="105">
                  <c:v>-5.297965907691074E-2</c:v>
                </c:pt>
                <c:pt idx="106">
                  <c:v>-5.297965907691074E-2</c:v>
                </c:pt>
                <c:pt idx="107">
                  <c:v>-5.297965907691074E-2</c:v>
                </c:pt>
                <c:pt idx="108">
                  <c:v>-5.297965907691074E-2</c:v>
                </c:pt>
                <c:pt idx="109">
                  <c:v>8.9252168417994771E-3</c:v>
                </c:pt>
                <c:pt idx="110">
                  <c:v>8.9252168417994771E-3</c:v>
                </c:pt>
                <c:pt idx="111">
                  <c:v>8.9252168417994771E-3</c:v>
                </c:pt>
                <c:pt idx="112">
                  <c:v>8.9252168417994771E-3</c:v>
                </c:pt>
                <c:pt idx="113">
                  <c:v>8.9252168417994771E-3</c:v>
                </c:pt>
                <c:pt idx="114">
                  <c:v>8.9252168417994771E-3</c:v>
                </c:pt>
                <c:pt idx="115">
                  <c:v>8.9252168417994771E-3</c:v>
                </c:pt>
                <c:pt idx="116">
                  <c:v>8.9252168417994771E-3</c:v>
                </c:pt>
                <c:pt idx="117">
                  <c:v>8.9252168417994771E-3</c:v>
                </c:pt>
                <c:pt idx="118">
                  <c:v>8.9252168417994771E-3</c:v>
                </c:pt>
                <c:pt idx="119">
                  <c:v>5.4830259856209373E-2</c:v>
                </c:pt>
                <c:pt idx="120">
                  <c:v>5.4830259856209373E-2</c:v>
                </c:pt>
                <c:pt idx="121">
                  <c:v>5.4830259856209373E-2</c:v>
                </c:pt>
                <c:pt idx="122">
                  <c:v>5.4830259856209373E-2</c:v>
                </c:pt>
                <c:pt idx="123">
                  <c:v>5.4830259856209373E-2</c:v>
                </c:pt>
                <c:pt idx="124">
                  <c:v>5.4830259856209373E-2</c:v>
                </c:pt>
                <c:pt idx="125">
                  <c:v>5.4830259856209373E-2</c:v>
                </c:pt>
                <c:pt idx="126">
                  <c:v>5.4830259856209373E-2</c:v>
                </c:pt>
                <c:pt idx="127">
                  <c:v>5.4830259856209373E-2</c:v>
                </c:pt>
                <c:pt idx="128">
                  <c:v>5.4830259856209373E-2</c:v>
                </c:pt>
                <c:pt idx="129">
                  <c:v>5.4830259856209373E-2</c:v>
                </c:pt>
                <c:pt idx="130">
                  <c:v>5.4830259856209373E-2</c:v>
                </c:pt>
                <c:pt idx="131">
                  <c:v>5.4830259856209373E-2</c:v>
                </c:pt>
                <c:pt idx="132">
                  <c:v>5.4830259856209373E-2</c:v>
                </c:pt>
                <c:pt idx="133">
                  <c:v>-7.7161933256098596</c:v>
                </c:pt>
                <c:pt idx="134">
                  <c:v>-7.7161933256098596</c:v>
                </c:pt>
                <c:pt idx="135">
                  <c:v>-7.7161933256098596</c:v>
                </c:pt>
                <c:pt idx="136">
                  <c:v>-7.7161933256098596</c:v>
                </c:pt>
                <c:pt idx="137">
                  <c:v>-7.7161933256098596</c:v>
                </c:pt>
                <c:pt idx="138">
                  <c:v>-7.7161933256098596</c:v>
                </c:pt>
                <c:pt idx="139">
                  <c:v>-7.7161933256098596</c:v>
                </c:pt>
                <c:pt idx="140">
                  <c:v>-7.7161933256098596</c:v>
                </c:pt>
                <c:pt idx="141">
                  <c:v>-7.7161933256098596</c:v>
                </c:pt>
                <c:pt idx="142">
                  <c:v>-7.7161933256098596</c:v>
                </c:pt>
                <c:pt idx="143">
                  <c:v>-7.7161933256098596</c:v>
                </c:pt>
                <c:pt idx="144">
                  <c:v>-7.7161933256098596</c:v>
                </c:pt>
                <c:pt idx="145">
                  <c:v>-4.1055920811269289</c:v>
                </c:pt>
                <c:pt idx="146">
                  <c:v>-4.1055920811269289</c:v>
                </c:pt>
                <c:pt idx="147">
                  <c:v>-4.1055920811269289</c:v>
                </c:pt>
                <c:pt idx="148">
                  <c:v>-4.1055920811269289</c:v>
                </c:pt>
                <c:pt idx="149">
                  <c:v>-4.1055920811269289</c:v>
                </c:pt>
                <c:pt idx="150">
                  <c:v>-4.1055920811269289</c:v>
                </c:pt>
                <c:pt idx="151">
                  <c:v>-4.1055920811269289</c:v>
                </c:pt>
                <c:pt idx="152">
                  <c:v>-4.1055920811269289</c:v>
                </c:pt>
                <c:pt idx="153">
                  <c:v>-4.1055920811269289</c:v>
                </c:pt>
                <c:pt idx="154">
                  <c:v>-4.1055920811269289</c:v>
                </c:pt>
                <c:pt idx="155">
                  <c:v>-4.1055920811269289</c:v>
                </c:pt>
                <c:pt idx="156">
                  <c:v>-4.1055920811269289</c:v>
                </c:pt>
                <c:pt idx="157">
                  <c:v>-0.2830919045532998</c:v>
                </c:pt>
                <c:pt idx="158">
                  <c:v>-0.2830919045532998</c:v>
                </c:pt>
                <c:pt idx="159">
                  <c:v>-0.2830919045532998</c:v>
                </c:pt>
                <c:pt idx="160">
                  <c:v>-0.2830919045532998</c:v>
                </c:pt>
                <c:pt idx="161">
                  <c:v>-0.2830919045532998</c:v>
                </c:pt>
                <c:pt idx="162">
                  <c:v>-0.2830919045532998</c:v>
                </c:pt>
                <c:pt idx="163">
                  <c:v>-0.2830919045532998</c:v>
                </c:pt>
                <c:pt idx="164">
                  <c:v>-0.2830919045532998</c:v>
                </c:pt>
                <c:pt idx="165">
                  <c:v>-0.2830919045532998</c:v>
                </c:pt>
                <c:pt idx="166">
                  <c:v>-0.2830919045532998</c:v>
                </c:pt>
                <c:pt idx="167">
                  <c:v>-0.2830919045532998</c:v>
                </c:pt>
                <c:pt idx="168">
                  <c:v>-0.2830919045532998</c:v>
                </c:pt>
                <c:pt idx="169">
                  <c:v>-0.2830919045532998</c:v>
                </c:pt>
                <c:pt idx="170">
                  <c:v>-0.2830919045532998</c:v>
                </c:pt>
                <c:pt idx="171">
                  <c:v>-0.2830919045532998</c:v>
                </c:pt>
                <c:pt idx="172">
                  <c:v>-0.2830919045532998</c:v>
                </c:pt>
                <c:pt idx="173">
                  <c:v>5.115909336324151</c:v>
                </c:pt>
                <c:pt idx="174">
                  <c:v>5.115909336324151</c:v>
                </c:pt>
                <c:pt idx="175">
                  <c:v>5.115909336324151</c:v>
                </c:pt>
                <c:pt idx="176">
                  <c:v>5.115909336324151</c:v>
                </c:pt>
                <c:pt idx="177">
                  <c:v>5.115909336324151</c:v>
                </c:pt>
                <c:pt idx="178">
                  <c:v>5.115909336324151</c:v>
                </c:pt>
                <c:pt idx="179">
                  <c:v>5.115909336324151</c:v>
                </c:pt>
                <c:pt idx="180">
                  <c:v>5.115909336324151</c:v>
                </c:pt>
                <c:pt idx="181">
                  <c:v>5.115909336324151</c:v>
                </c:pt>
                <c:pt idx="182">
                  <c:v>5.115909336324151</c:v>
                </c:pt>
                <c:pt idx="183">
                  <c:v>10.17650839987555</c:v>
                </c:pt>
                <c:pt idx="184">
                  <c:v>10.17650839987555</c:v>
                </c:pt>
                <c:pt idx="185">
                  <c:v>10.17650839987555</c:v>
                </c:pt>
                <c:pt idx="186">
                  <c:v>10.17650839987555</c:v>
                </c:pt>
                <c:pt idx="187">
                  <c:v>10.17650839987555</c:v>
                </c:pt>
                <c:pt idx="188">
                  <c:v>10.17650839987555</c:v>
                </c:pt>
                <c:pt idx="189">
                  <c:v>10.17650839987555</c:v>
                </c:pt>
                <c:pt idx="190">
                  <c:v>0.84368517400000043</c:v>
                </c:pt>
                <c:pt idx="191">
                  <c:v>0.84368517400000043</c:v>
                </c:pt>
                <c:pt idx="192">
                  <c:v>0.84368517400000043</c:v>
                </c:pt>
                <c:pt idx="193">
                  <c:v>0.84368517400000043</c:v>
                </c:pt>
                <c:pt idx="194">
                  <c:v>0.84368517400000043</c:v>
                </c:pt>
                <c:pt idx="195">
                  <c:v>0.84368517400000043</c:v>
                </c:pt>
                <c:pt idx="196">
                  <c:v>0.84368517400000043</c:v>
                </c:pt>
                <c:pt idx="197">
                  <c:v>0.84368517400000043</c:v>
                </c:pt>
                <c:pt idx="198">
                  <c:v>0.84368517400000043</c:v>
                </c:pt>
                <c:pt idx="199">
                  <c:v>0.84368517400000043</c:v>
                </c:pt>
                <c:pt idx="200">
                  <c:v>0.84368517400000043</c:v>
                </c:pt>
                <c:pt idx="201">
                  <c:v>1.0336851739999997</c:v>
                </c:pt>
                <c:pt idx="202">
                  <c:v>1.0336851739999997</c:v>
                </c:pt>
                <c:pt idx="203">
                  <c:v>1.0336851739999997</c:v>
                </c:pt>
                <c:pt idx="204">
                  <c:v>1.0336851739999997</c:v>
                </c:pt>
                <c:pt idx="205">
                  <c:v>7.4614911910000012</c:v>
                </c:pt>
                <c:pt idx="206">
                  <c:v>7.4614911910000012</c:v>
                </c:pt>
                <c:pt idx="207">
                  <c:v>7.4614911910000012</c:v>
                </c:pt>
                <c:pt idx="208">
                  <c:v>7.4614911910000012</c:v>
                </c:pt>
                <c:pt idx="209">
                  <c:v>7.4614911910000012</c:v>
                </c:pt>
                <c:pt idx="210">
                  <c:v>7.4614911910000012</c:v>
                </c:pt>
                <c:pt idx="211">
                  <c:v>7.4614911910000012</c:v>
                </c:pt>
                <c:pt idx="212">
                  <c:v>7.4614911910000012</c:v>
                </c:pt>
                <c:pt idx="213">
                  <c:v>7.4614911910000012</c:v>
                </c:pt>
                <c:pt idx="214">
                  <c:v>7.4614911910000012</c:v>
                </c:pt>
                <c:pt idx="215">
                  <c:v>8.3614911909999989</c:v>
                </c:pt>
                <c:pt idx="216">
                  <c:v>8.3614911909999989</c:v>
                </c:pt>
                <c:pt idx="217">
                  <c:v>8.3614911909999989</c:v>
                </c:pt>
                <c:pt idx="218">
                  <c:v>8.3614911909999989</c:v>
                </c:pt>
                <c:pt idx="219">
                  <c:v>8.3614911909999989</c:v>
                </c:pt>
                <c:pt idx="220">
                  <c:v>8.3614911909999989</c:v>
                </c:pt>
                <c:pt idx="221">
                  <c:v>8.3614911909999989</c:v>
                </c:pt>
                <c:pt idx="222">
                  <c:v>8.3614911909999989</c:v>
                </c:pt>
                <c:pt idx="223">
                  <c:v>5.7475061350000001</c:v>
                </c:pt>
                <c:pt idx="224">
                  <c:v>5.7475061350000001</c:v>
                </c:pt>
                <c:pt idx="225">
                  <c:v>5.7475061350000001</c:v>
                </c:pt>
                <c:pt idx="226">
                  <c:v>5.7475061350000001</c:v>
                </c:pt>
                <c:pt idx="227">
                  <c:v>5.7475061350000001</c:v>
                </c:pt>
                <c:pt idx="228">
                  <c:v>5.7475061350000001</c:v>
                </c:pt>
                <c:pt idx="229">
                  <c:v>5.7475061350000001</c:v>
                </c:pt>
                <c:pt idx="230">
                  <c:v>5.7475061350000001</c:v>
                </c:pt>
                <c:pt idx="231">
                  <c:v>5.7475061350000001</c:v>
                </c:pt>
                <c:pt idx="232">
                  <c:v>5.7475061350000001</c:v>
                </c:pt>
                <c:pt idx="233">
                  <c:v>5.7475061350000001</c:v>
                </c:pt>
                <c:pt idx="234">
                  <c:v>5.7475061350000001</c:v>
                </c:pt>
                <c:pt idx="235">
                  <c:v>5.6508375609999986</c:v>
                </c:pt>
                <c:pt idx="236">
                  <c:v>5.6508375609999986</c:v>
                </c:pt>
                <c:pt idx="237">
                  <c:v>5.6508375609999986</c:v>
                </c:pt>
                <c:pt idx="238">
                  <c:v>5.6508375609999986</c:v>
                </c:pt>
                <c:pt idx="239">
                  <c:v>5.6508375609999986</c:v>
                </c:pt>
                <c:pt idx="240">
                  <c:v>5.6508375609999986</c:v>
                </c:pt>
                <c:pt idx="241">
                  <c:v>5.6508375609999986</c:v>
                </c:pt>
                <c:pt idx="242">
                  <c:v>5.6508375609999986</c:v>
                </c:pt>
                <c:pt idx="243">
                  <c:v>5.6508375609999986</c:v>
                </c:pt>
                <c:pt idx="244">
                  <c:v>5.6508375609999986</c:v>
                </c:pt>
                <c:pt idx="245">
                  <c:v>5.6508375609999986</c:v>
                </c:pt>
                <c:pt idx="246">
                  <c:v>5.6508375609999986</c:v>
                </c:pt>
                <c:pt idx="247">
                  <c:v>5.6508375609999986</c:v>
                </c:pt>
                <c:pt idx="248">
                  <c:v>5.6508375609999986</c:v>
                </c:pt>
                <c:pt idx="249">
                  <c:v>5.6508375609999986</c:v>
                </c:pt>
                <c:pt idx="250">
                  <c:v>12.256772075999999</c:v>
                </c:pt>
                <c:pt idx="251">
                  <c:v>12.256772075999999</c:v>
                </c:pt>
                <c:pt idx="252">
                  <c:v>12.256772075999999</c:v>
                </c:pt>
                <c:pt idx="253">
                  <c:v>12.256772075999999</c:v>
                </c:pt>
                <c:pt idx="254">
                  <c:v>12.256772075999999</c:v>
                </c:pt>
                <c:pt idx="255">
                  <c:v>12.256772075999999</c:v>
                </c:pt>
                <c:pt idx="256">
                  <c:v>12.256772075999999</c:v>
                </c:pt>
                <c:pt idx="257">
                  <c:v>12.256772075999999</c:v>
                </c:pt>
                <c:pt idx="258">
                  <c:v>12.256772075999999</c:v>
                </c:pt>
                <c:pt idx="259">
                  <c:v>12.256772075999999</c:v>
                </c:pt>
                <c:pt idx="260">
                  <c:v>12.256772075999999</c:v>
                </c:pt>
                <c:pt idx="261">
                  <c:v>12.154834440000002</c:v>
                </c:pt>
                <c:pt idx="262">
                  <c:v>12.154834440000002</c:v>
                </c:pt>
                <c:pt idx="263">
                  <c:v>12.154834440000002</c:v>
                </c:pt>
                <c:pt idx="264">
                  <c:v>12.154834440000002</c:v>
                </c:pt>
                <c:pt idx="265">
                  <c:v>12.154834440000002</c:v>
                </c:pt>
                <c:pt idx="266">
                  <c:v>12.154834440000002</c:v>
                </c:pt>
                <c:pt idx="267">
                  <c:v>12.154834440000002</c:v>
                </c:pt>
                <c:pt idx="268">
                  <c:v>12.154834440000002</c:v>
                </c:pt>
                <c:pt idx="269">
                  <c:v>0.94711678699999902</c:v>
                </c:pt>
                <c:pt idx="270">
                  <c:v>0.94711678699999902</c:v>
                </c:pt>
                <c:pt idx="271">
                  <c:v>0.94711678699999902</c:v>
                </c:pt>
                <c:pt idx="272">
                  <c:v>0.94711678699999902</c:v>
                </c:pt>
                <c:pt idx="273">
                  <c:v>0.94711678699999902</c:v>
                </c:pt>
                <c:pt idx="274">
                  <c:v>0.94711678699999902</c:v>
                </c:pt>
                <c:pt idx="275">
                  <c:v>0.94711678699999902</c:v>
                </c:pt>
                <c:pt idx="276">
                  <c:v>0.94711678699999902</c:v>
                </c:pt>
                <c:pt idx="277">
                  <c:v>0.94711678699999902</c:v>
                </c:pt>
                <c:pt idx="278">
                  <c:v>0.73843546899999901</c:v>
                </c:pt>
                <c:pt idx="279">
                  <c:v>0.73843546899999901</c:v>
                </c:pt>
                <c:pt idx="280">
                  <c:v>0.73843546899999901</c:v>
                </c:pt>
                <c:pt idx="281">
                  <c:v>0.73843546899999901</c:v>
                </c:pt>
                <c:pt idx="282">
                  <c:v>0.73843546899999901</c:v>
                </c:pt>
                <c:pt idx="283">
                  <c:v>0.73843546899999901</c:v>
                </c:pt>
                <c:pt idx="284">
                  <c:v>0.73843546899999901</c:v>
                </c:pt>
                <c:pt idx="285">
                  <c:v>0.73843546899999901</c:v>
                </c:pt>
                <c:pt idx="286">
                  <c:v>0.73843546899999901</c:v>
                </c:pt>
                <c:pt idx="287">
                  <c:v>0.73843546899999901</c:v>
                </c:pt>
                <c:pt idx="288">
                  <c:v>7.950058309000001</c:v>
                </c:pt>
                <c:pt idx="289">
                  <c:v>7.950058309000001</c:v>
                </c:pt>
                <c:pt idx="290">
                  <c:v>7.950058309000001</c:v>
                </c:pt>
                <c:pt idx="291">
                  <c:v>7.950058309000001</c:v>
                </c:pt>
                <c:pt idx="292">
                  <c:v>7.950058309000001</c:v>
                </c:pt>
                <c:pt idx="293">
                  <c:v>7.950058309000001</c:v>
                </c:pt>
                <c:pt idx="294">
                  <c:v>8.6500583090000003</c:v>
                </c:pt>
                <c:pt idx="295">
                  <c:v>8.6500583090000003</c:v>
                </c:pt>
                <c:pt idx="296">
                  <c:v>8.6500583090000003</c:v>
                </c:pt>
                <c:pt idx="297">
                  <c:v>8.6500583090000003</c:v>
                </c:pt>
                <c:pt idx="298">
                  <c:v>8.6500583090000003</c:v>
                </c:pt>
                <c:pt idx="299">
                  <c:v>8.6500583090000003</c:v>
                </c:pt>
                <c:pt idx="300">
                  <c:v>8.6500583090000003</c:v>
                </c:pt>
                <c:pt idx="301">
                  <c:v>5.5411632839999996</c:v>
                </c:pt>
                <c:pt idx="302">
                  <c:v>5.5411632839999996</c:v>
                </c:pt>
                <c:pt idx="303">
                  <c:v>5.5411632839999996</c:v>
                </c:pt>
                <c:pt idx="304">
                  <c:v>5.5411632839999996</c:v>
                </c:pt>
                <c:pt idx="305">
                  <c:v>5.5411632839999996</c:v>
                </c:pt>
                <c:pt idx="306">
                  <c:v>5.5411632839999996</c:v>
                </c:pt>
                <c:pt idx="307">
                  <c:v>5.5411632839999996</c:v>
                </c:pt>
                <c:pt idx="308">
                  <c:v>5.5411632839999996</c:v>
                </c:pt>
                <c:pt idx="309">
                  <c:v>5.5411632839999996</c:v>
                </c:pt>
                <c:pt idx="310">
                  <c:v>5.5411632839999996</c:v>
                </c:pt>
                <c:pt idx="311">
                  <c:v>5.6462122170000013</c:v>
                </c:pt>
                <c:pt idx="312">
                  <c:v>5.6462122170000013</c:v>
                </c:pt>
                <c:pt idx="313">
                  <c:v>5.6462122170000013</c:v>
                </c:pt>
                <c:pt idx="314">
                  <c:v>5.6462122170000013</c:v>
                </c:pt>
                <c:pt idx="315">
                  <c:v>5.6462122170000013</c:v>
                </c:pt>
                <c:pt idx="316">
                  <c:v>5.6462122170000013</c:v>
                </c:pt>
                <c:pt idx="317">
                  <c:v>5.6462122170000013</c:v>
                </c:pt>
                <c:pt idx="318">
                  <c:v>5.6462122170000013</c:v>
                </c:pt>
                <c:pt idx="319">
                  <c:v>5.6462122170000013</c:v>
                </c:pt>
                <c:pt idx="320">
                  <c:v>5.6462122170000013</c:v>
                </c:pt>
                <c:pt idx="321">
                  <c:v>12.569001397000001</c:v>
                </c:pt>
                <c:pt idx="322">
                  <c:v>12.569001397000001</c:v>
                </c:pt>
                <c:pt idx="323">
                  <c:v>12.569001397000001</c:v>
                </c:pt>
                <c:pt idx="324">
                  <c:v>12.569001397000001</c:v>
                </c:pt>
                <c:pt idx="325">
                  <c:v>12.569001397000001</c:v>
                </c:pt>
                <c:pt idx="326">
                  <c:v>12.569001397000001</c:v>
                </c:pt>
                <c:pt idx="327">
                  <c:v>12.569001397000001</c:v>
                </c:pt>
                <c:pt idx="328">
                  <c:v>12.569001397000001</c:v>
                </c:pt>
                <c:pt idx="329">
                  <c:v>12.569001397000001</c:v>
                </c:pt>
                <c:pt idx="330">
                  <c:v>12.569001397000001</c:v>
                </c:pt>
                <c:pt idx="331">
                  <c:v>13.679570120000001</c:v>
                </c:pt>
                <c:pt idx="332">
                  <c:v>13.679570120000001</c:v>
                </c:pt>
                <c:pt idx="333">
                  <c:v>13.679570120000001</c:v>
                </c:pt>
                <c:pt idx="334">
                  <c:v>13.679570120000001</c:v>
                </c:pt>
                <c:pt idx="335">
                  <c:v>13.679570120000001</c:v>
                </c:pt>
                <c:pt idx="336">
                  <c:v>13.679570120000001</c:v>
                </c:pt>
                <c:pt idx="337">
                  <c:v>13.679570120000001</c:v>
                </c:pt>
                <c:pt idx="338">
                  <c:v>13.679570120000001</c:v>
                </c:pt>
              </c:numCache>
            </c:numRef>
          </c:xVal>
          <c:yVal>
            <c:numRef>
              <c:f>SICA_preadjustement!$O$2:$O$343</c:f>
              <c:numCache>
                <c:formatCode>General</c:formatCode>
                <c:ptCount val="342"/>
                <c:pt idx="81">
                  <c:v>77.47475</c:v>
                </c:pt>
                <c:pt idx="82">
                  <c:v>76.91525</c:v>
                </c:pt>
                <c:pt idx="83">
                  <c:v>70.283249999999995</c:v>
                </c:pt>
                <c:pt idx="84">
                  <c:v>75.927999999999997</c:v>
                </c:pt>
                <c:pt idx="85">
                  <c:v>70.821749999999994</c:v>
                </c:pt>
                <c:pt idx="86">
                  <c:v>66.904499999999999</c:v>
                </c:pt>
                <c:pt idx="87">
                  <c:v>80.048249999999996</c:v>
                </c:pt>
                <c:pt idx="88">
                  <c:v>76.823250000000002</c:v>
                </c:pt>
                <c:pt idx="89">
                  <c:v>64.455500000000001</c:v>
                </c:pt>
                <c:pt idx="90">
                  <c:v>68.887249999999995</c:v>
                </c:pt>
                <c:pt idx="91">
                  <c:v>76.979500000000002</c:v>
                </c:pt>
                <c:pt idx="92">
                  <c:v>73.343249999999998</c:v>
                </c:pt>
                <c:pt idx="93">
                  <c:v>75.004499999999993</c:v>
                </c:pt>
                <c:pt idx="94">
                  <c:v>81.140500000000003</c:v>
                </c:pt>
                <c:pt idx="95">
                  <c:v>73.783500000000004</c:v>
                </c:pt>
                <c:pt idx="96">
                  <c:v>70.981499999999997</c:v>
                </c:pt>
                <c:pt idx="97">
                  <c:v>73.477249999999998</c:v>
                </c:pt>
                <c:pt idx="98">
                  <c:v>76.641999999999996</c:v>
                </c:pt>
                <c:pt idx="99">
                  <c:v>71.697000000000003</c:v>
                </c:pt>
                <c:pt idx="100">
                  <c:v>75.83175</c:v>
                </c:pt>
                <c:pt idx="101">
                  <c:v>77.680750000000003</c:v>
                </c:pt>
                <c:pt idx="102">
                  <c:v>72.848249999999993</c:v>
                </c:pt>
                <c:pt idx="103">
                  <c:v>76.196749999999994</c:v>
                </c:pt>
                <c:pt idx="104">
                  <c:v>72.912000000000006</c:v>
                </c:pt>
                <c:pt idx="105">
                  <c:v>74.035250000000005</c:v>
                </c:pt>
                <c:pt idx="106">
                  <c:v>78.511250000000004</c:v>
                </c:pt>
                <c:pt idx="107">
                  <c:v>78.964500000000001</c:v>
                </c:pt>
                <c:pt idx="108">
                  <c:v>75.937250000000006</c:v>
                </c:pt>
                <c:pt idx="109">
                  <c:v>76.170500000000004</c:v>
                </c:pt>
                <c:pt idx="110">
                  <c:v>68.457250000000002</c:v>
                </c:pt>
                <c:pt idx="111">
                  <c:v>75.662750000000003</c:v>
                </c:pt>
                <c:pt idx="112">
                  <c:v>64.781000000000006</c:v>
                </c:pt>
                <c:pt idx="113">
                  <c:v>59.510249999999999</c:v>
                </c:pt>
                <c:pt idx="114">
                  <c:v>52.519000000000005</c:v>
                </c:pt>
                <c:pt idx="115">
                  <c:v>53.478250000000003</c:v>
                </c:pt>
                <c:pt idx="116">
                  <c:v>57.674750000000003</c:v>
                </c:pt>
                <c:pt idx="117">
                  <c:v>76.181250000000006</c:v>
                </c:pt>
                <c:pt idx="118">
                  <c:v>73.251249999999999</c:v>
                </c:pt>
                <c:pt idx="119">
                  <c:v>66.178749999999994</c:v>
                </c:pt>
                <c:pt idx="120">
                  <c:v>68.671999999999997</c:v>
                </c:pt>
                <c:pt idx="121">
                  <c:v>63.932249999999996</c:v>
                </c:pt>
                <c:pt idx="122">
                  <c:v>67.418499999999995</c:v>
                </c:pt>
                <c:pt idx="123">
                  <c:v>60.915499999999994</c:v>
                </c:pt>
                <c:pt idx="124">
                  <c:v>71.373249999999999</c:v>
                </c:pt>
                <c:pt idx="125">
                  <c:v>60.248000000000005</c:v>
                </c:pt>
                <c:pt idx="126">
                  <c:v>64.083749999999995</c:v>
                </c:pt>
                <c:pt idx="127">
                  <c:v>65.379000000000005</c:v>
                </c:pt>
                <c:pt idx="128">
                  <c:v>63.595749999999995</c:v>
                </c:pt>
                <c:pt idx="129">
                  <c:v>62.522000000000006</c:v>
                </c:pt>
                <c:pt idx="130">
                  <c:v>67.867750000000001</c:v>
                </c:pt>
                <c:pt idx="131">
                  <c:v>59.270499999999998</c:v>
                </c:pt>
                <c:pt idx="132">
                  <c:v>62.392499999999998</c:v>
                </c:pt>
              </c:numCache>
            </c:numRef>
          </c:yVal>
          <c:smooth val="0"/>
          <c:extLst>
            <c:ext xmlns:c16="http://schemas.microsoft.com/office/drawing/2014/chart" uri="{C3380CC4-5D6E-409C-BE32-E72D297353CC}">
              <c16:uniqueId val="{00000003-F850-3042-B8E2-34D931EBEA00}"/>
            </c:ext>
          </c:extLst>
        </c:ser>
        <c:ser>
          <c:idx val="2"/>
          <c:order val="2"/>
          <c:tx>
            <c:strRef>
              <c:f>SICA_preadjustement!$P$1</c:f>
              <c:strCache>
                <c:ptCount val="1"/>
                <c:pt idx="0">
                  <c:v>GRtemp</c:v>
                </c:pt>
              </c:strCache>
            </c:strRef>
          </c:tx>
          <c:spPr>
            <a:ln w="3810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poly"/>
            <c:order val="2"/>
            <c:dispRSqr val="1"/>
            <c:dispEq val="1"/>
            <c:trendlineLbl>
              <c:layout>
                <c:manualLayout>
                  <c:x val="-1.2926625734838207E-2"/>
                  <c:y val="-0.2643704073438282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mn-cs"/>
                    </a:defRPr>
                  </a:pPr>
                  <a:endParaRPr lang="sv-SE"/>
                </a:p>
              </c:txPr>
            </c:trendlineLbl>
          </c:trendline>
          <c:xVal>
            <c:numRef>
              <c:f>SICA_preadjustement!$L$2:$L$343</c:f>
              <c:numCache>
                <c:formatCode>General</c:formatCode>
                <c:ptCount val="342"/>
                <c:pt idx="0">
                  <c:v>-0.26209078702289057</c:v>
                </c:pt>
                <c:pt idx="1">
                  <c:v>-0.26209078702289057</c:v>
                </c:pt>
                <c:pt idx="2">
                  <c:v>-0.26209078702289057</c:v>
                </c:pt>
                <c:pt idx="3">
                  <c:v>-0.26209078702289057</c:v>
                </c:pt>
                <c:pt idx="4">
                  <c:v>-0.26209078702289057</c:v>
                </c:pt>
                <c:pt idx="5">
                  <c:v>-0.26209078702289057</c:v>
                </c:pt>
                <c:pt idx="6">
                  <c:v>-0.26209078702289057</c:v>
                </c:pt>
                <c:pt idx="7">
                  <c:v>-0.26209078702289057</c:v>
                </c:pt>
                <c:pt idx="8">
                  <c:v>-0.26209078702289057</c:v>
                </c:pt>
                <c:pt idx="9">
                  <c:v>-0.26209078702289057</c:v>
                </c:pt>
                <c:pt idx="10">
                  <c:v>-0.26209078702289057</c:v>
                </c:pt>
                <c:pt idx="11">
                  <c:v>-0.26209078702289057</c:v>
                </c:pt>
                <c:pt idx="12">
                  <c:v>-0.26209078702289057</c:v>
                </c:pt>
                <c:pt idx="13">
                  <c:v>-0.26209078702289057</c:v>
                </c:pt>
                <c:pt idx="14">
                  <c:v>-0.26209078702289057</c:v>
                </c:pt>
                <c:pt idx="15">
                  <c:v>-0.26209078702289057</c:v>
                </c:pt>
                <c:pt idx="16">
                  <c:v>-0.26209078702289057</c:v>
                </c:pt>
                <c:pt idx="17">
                  <c:v>-0.26209078702289057</c:v>
                </c:pt>
                <c:pt idx="18">
                  <c:v>-0.26209078702289057</c:v>
                </c:pt>
                <c:pt idx="19">
                  <c:v>-0.26209078702289057</c:v>
                </c:pt>
                <c:pt idx="20">
                  <c:v>2.5401089790055291</c:v>
                </c:pt>
                <c:pt idx="21">
                  <c:v>2.5401089790055291</c:v>
                </c:pt>
                <c:pt idx="22">
                  <c:v>2.5401089790055291</c:v>
                </c:pt>
                <c:pt idx="23">
                  <c:v>2.5401089790055291</c:v>
                </c:pt>
                <c:pt idx="24">
                  <c:v>2.5401089790055291</c:v>
                </c:pt>
                <c:pt idx="25">
                  <c:v>2.5401089790055291</c:v>
                </c:pt>
                <c:pt idx="26">
                  <c:v>2.5401089790055291</c:v>
                </c:pt>
                <c:pt idx="27">
                  <c:v>2.5401089790055291</c:v>
                </c:pt>
                <c:pt idx="28">
                  <c:v>2.5401089790055291</c:v>
                </c:pt>
                <c:pt idx="29">
                  <c:v>2.5401089790055291</c:v>
                </c:pt>
                <c:pt idx="30">
                  <c:v>2.5401089790055291</c:v>
                </c:pt>
                <c:pt idx="31">
                  <c:v>2.5401089790055291</c:v>
                </c:pt>
                <c:pt idx="32">
                  <c:v>2.5401089790055291</c:v>
                </c:pt>
                <c:pt idx="33">
                  <c:v>2.5401089790055291</c:v>
                </c:pt>
                <c:pt idx="34">
                  <c:v>7.5508093557431897</c:v>
                </c:pt>
                <c:pt idx="35">
                  <c:v>7.5508093557431897</c:v>
                </c:pt>
                <c:pt idx="36">
                  <c:v>7.5508093557431897</c:v>
                </c:pt>
                <c:pt idx="37">
                  <c:v>7.5508093557431897</c:v>
                </c:pt>
                <c:pt idx="38">
                  <c:v>7.5508093557431897</c:v>
                </c:pt>
                <c:pt idx="39">
                  <c:v>7.5508093557431897</c:v>
                </c:pt>
                <c:pt idx="40">
                  <c:v>7.5508093557431897</c:v>
                </c:pt>
                <c:pt idx="41">
                  <c:v>7.5508093557431897</c:v>
                </c:pt>
                <c:pt idx="42">
                  <c:v>7.5508093557431897</c:v>
                </c:pt>
                <c:pt idx="43">
                  <c:v>7.5508093557431897</c:v>
                </c:pt>
                <c:pt idx="44">
                  <c:v>7.5508093557431897</c:v>
                </c:pt>
                <c:pt idx="45">
                  <c:v>7.5508093557431897</c:v>
                </c:pt>
                <c:pt idx="46">
                  <c:v>11.545709190087079</c:v>
                </c:pt>
                <c:pt idx="47">
                  <c:v>11.545709190087079</c:v>
                </c:pt>
                <c:pt idx="48">
                  <c:v>11.545709190087079</c:v>
                </c:pt>
                <c:pt idx="49">
                  <c:v>11.545709190087079</c:v>
                </c:pt>
                <c:pt idx="50">
                  <c:v>11.545709190087079</c:v>
                </c:pt>
                <c:pt idx="51">
                  <c:v>11.545709190087079</c:v>
                </c:pt>
                <c:pt idx="52">
                  <c:v>11.545709190087079</c:v>
                </c:pt>
                <c:pt idx="53">
                  <c:v>11.545709190087079</c:v>
                </c:pt>
                <c:pt idx="54">
                  <c:v>11.545709190087079</c:v>
                </c:pt>
                <c:pt idx="55">
                  <c:v>11.545709190087079</c:v>
                </c:pt>
                <c:pt idx="56">
                  <c:v>11.545709190087079</c:v>
                </c:pt>
                <c:pt idx="57">
                  <c:v>11.545709190087079</c:v>
                </c:pt>
                <c:pt idx="58">
                  <c:v>11.545709190087079</c:v>
                </c:pt>
                <c:pt idx="59">
                  <c:v>11.545709190087079</c:v>
                </c:pt>
                <c:pt idx="60">
                  <c:v>20.52670868208779</c:v>
                </c:pt>
                <c:pt idx="61">
                  <c:v>20.52670868208779</c:v>
                </c:pt>
                <c:pt idx="62">
                  <c:v>20.52670868208779</c:v>
                </c:pt>
                <c:pt idx="63">
                  <c:v>20.52670868208779</c:v>
                </c:pt>
                <c:pt idx="64">
                  <c:v>20.52670868208779</c:v>
                </c:pt>
                <c:pt idx="65">
                  <c:v>20.52670868208779</c:v>
                </c:pt>
                <c:pt idx="66">
                  <c:v>20.52670868208779</c:v>
                </c:pt>
                <c:pt idx="67">
                  <c:v>20.52670868208779</c:v>
                </c:pt>
                <c:pt idx="68">
                  <c:v>20.52670868208779</c:v>
                </c:pt>
                <c:pt idx="69">
                  <c:v>20.52670868208779</c:v>
                </c:pt>
                <c:pt idx="70">
                  <c:v>20.52670868208779</c:v>
                </c:pt>
                <c:pt idx="71">
                  <c:v>20.52670868208779</c:v>
                </c:pt>
                <c:pt idx="72">
                  <c:v>20.52670868208779</c:v>
                </c:pt>
                <c:pt idx="73">
                  <c:v>20.52670868208779</c:v>
                </c:pt>
                <c:pt idx="74">
                  <c:v>20.52670868208779</c:v>
                </c:pt>
                <c:pt idx="75">
                  <c:v>20.52670868208779</c:v>
                </c:pt>
                <c:pt idx="76">
                  <c:v>20.52670868208779</c:v>
                </c:pt>
                <c:pt idx="77">
                  <c:v>20.52670868208779</c:v>
                </c:pt>
                <c:pt idx="78">
                  <c:v>20.52670868208779</c:v>
                </c:pt>
                <c:pt idx="79">
                  <c:v>20.52670868208779</c:v>
                </c:pt>
                <c:pt idx="80">
                  <c:v>20.52670868208779</c:v>
                </c:pt>
                <c:pt idx="81">
                  <c:v>-0.26729089138221029</c:v>
                </c:pt>
                <c:pt idx="82">
                  <c:v>-0.26729089138221029</c:v>
                </c:pt>
                <c:pt idx="83">
                  <c:v>-0.26729089138221029</c:v>
                </c:pt>
                <c:pt idx="84">
                  <c:v>-0.26729089138221029</c:v>
                </c:pt>
                <c:pt idx="85">
                  <c:v>-0.26729089138221029</c:v>
                </c:pt>
                <c:pt idx="86">
                  <c:v>-0.26729089138221029</c:v>
                </c:pt>
                <c:pt idx="87">
                  <c:v>-0.26729089138221029</c:v>
                </c:pt>
                <c:pt idx="88">
                  <c:v>-0.26729089138221029</c:v>
                </c:pt>
                <c:pt idx="89">
                  <c:v>-0.26729089138221029</c:v>
                </c:pt>
                <c:pt idx="90">
                  <c:v>-0.26729089138221029</c:v>
                </c:pt>
                <c:pt idx="91">
                  <c:v>-0.26729089138221029</c:v>
                </c:pt>
                <c:pt idx="92">
                  <c:v>-0.18248721508698099</c:v>
                </c:pt>
                <c:pt idx="93">
                  <c:v>-0.18248721508698099</c:v>
                </c:pt>
                <c:pt idx="94">
                  <c:v>-0.18248721508698099</c:v>
                </c:pt>
                <c:pt idx="95">
                  <c:v>-0.18248721508698099</c:v>
                </c:pt>
                <c:pt idx="96">
                  <c:v>-0.18248721508698099</c:v>
                </c:pt>
                <c:pt idx="97">
                  <c:v>-0.18248721508698099</c:v>
                </c:pt>
                <c:pt idx="98">
                  <c:v>-0.18248721508698099</c:v>
                </c:pt>
                <c:pt idx="99">
                  <c:v>-0.18248721508698099</c:v>
                </c:pt>
                <c:pt idx="100">
                  <c:v>-5.297965907691074E-2</c:v>
                </c:pt>
                <c:pt idx="101">
                  <c:v>-5.297965907691074E-2</c:v>
                </c:pt>
                <c:pt idx="102">
                  <c:v>-5.297965907691074E-2</c:v>
                </c:pt>
                <c:pt idx="103">
                  <c:v>-5.297965907691074E-2</c:v>
                </c:pt>
                <c:pt idx="104">
                  <c:v>-5.297965907691074E-2</c:v>
                </c:pt>
                <c:pt idx="105">
                  <c:v>-5.297965907691074E-2</c:v>
                </c:pt>
                <c:pt idx="106">
                  <c:v>-5.297965907691074E-2</c:v>
                </c:pt>
                <c:pt idx="107">
                  <c:v>-5.297965907691074E-2</c:v>
                </c:pt>
                <c:pt idx="108">
                  <c:v>-5.297965907691074E-2</c:v>
                </c:pt>
                <c:pt idx="109">
                  <c:v>8.9252168417994771E-3</c:v>
                </c:pt>
                <c:pt idx="110">
                  <c:v>8.9252168417994771E-3</c:v>
                </c:pt>
                <c:pt idx="111">
                  <c:v>8.9252168417994771E-3</c:v>
                </c:pt>
                <c:pt idx="112">
                  <c:v>8.9252168417994771E-3</c:v>
                </c:pt>
                <c:pt idx="113">
                  <c:v>8.9252168417994771E-3</c:v>
                </c:pt>
                <c:pt idx="114">
                  <c:v>8.9252168417994771E-3</c:v>
                </c:pt>
                <c:pt idx="115">
                  <c:v>8.9252168417994771E-3</c:v>
                </c:pt>
                <c:pt idx="116">
                  <c:v>8.9252168417994771E-3</c:v>
                </c:pt>
                <c:pt idx="117">
                  <c:v>8.9252168417994771E-3</c:v>
                </c:pt>
                <c:pt idx="118">
                  <c:v>8.9252168417994771E-3</c:v>
                </c:pt>
                <c:pt idx="119">
                  <c:v>5.4830259856209373E-2</c:v>
                </c:pt>
                <c:pt idx="120">
                  <c:v>5.4830259856209373E-2</c:v>
                </c:pt>
                <c:pt idx="121">
                  <c:v>5.4830259856209373E-2</c:v>
                </c:pt>
                <c:pt idx="122">
                  <c:v>5.4830259856209373E-2</c:v>
                </c:pt>
                <c:pt idx="123">
                  <c:v>5.4830259856209373E-2</c:v>
                </c:pt>
                <c:pt idx="124">
                  <c:v>5.4830259856209373E-2</c:v>
                </c:pt>
                <c:pt idx="125">
                  <c:v>5.4830259856209373E-2</c:v>
                </c:pt>
                <c:pt idx="126">
                  <c:v>5.4830259856209373E-2</c:v>
                </c:pt>
                <c:pt idx="127">
                  <c:v>5.4830259856209373E-2</c:v>
                </c:pt>
                <c:pt idx="128">
                  <c:v>5.4830259856209373E-2</c:v>
                </c:pt>
                <c:pt idx="129">
                  <c:v>5.4830259856209373E-2</c:v>
                </c:pt>
                <c:pt idx="130">
                  <c:v>5.4830259856209373E-2</c:v>
                </c:pt>
                <c:pt idx="131">
                  <c:v>5.4830259856209373E-2</c:v>
                </c:pt>
                <c:pt idx="132">
                  <c:v>5.4830259856209373E-2</c:v>
                </c:pt>
                <c:pt idx="133">
                  <c:v>-7.7161933256098596</c:v>
                </c:pt>
                <c:pt idx="134">
                  <c:v>-7.7161933256098596</c:v>
                </c:pt>
                <c:pt idx="135">
                  <c:v>-7.7161933256098596</c:v>
                </c:pt>
                <c:pt idx="136">
                  <c:v>-7.7161933256098596</c:v>
                </c:pt>
                <c:pt idx="137">
                  <c:v>-7.7161933256098596</c:v>
                </c:pt>
                <c:pt idx="138">
                  <c:v>-7.7161933256098596</c:v>
                </c:pt>
                <c:pt idx="139">
                  <c:v>-7.7161933256098596</c:v>
                </c:pt>
                <c:pt idx="140">
                  <c:v>-7.7161933256098596</c:v>
                </c:pt>
                <c:pt idx="141">
                  <c:v>-7.7161933256098596</c:v>
                </c:pt>
                <c:pt idx="142">
                  <c:v>-7.7161933256098596</c:v>
                </c:pt>
                <c:pt idx="143">
                  <c:v>-7.7161933256098596</c:v>
                </c:pt>
                <c:pt idx="144">
                  <c:v>-7.7161933256098596</c:v>
                </c:pt>
                <c:pt idx="145">
                  <c:v>-4.1055920811269289</c:v>
                </c:pt>
                <c:pt idx="146">
                  <c:v>-4.1055920811269289</c:v>
                </c:pt>
                <c:pt idx="147">
                  <c:v>-4.1055920811269289</c:v>
                </c:pt>
                <c:pt idx="148">
                  <c:v>-4.1055920811269289</c:v>
                </c:pt>
                <c:pt idx="149">
                  <c:v>-4.1055920811269289</c:v>
                </c:pt>
                <c:pt idx="150">
                  <c:v>-4.1055920811269289</c:v>
                </c:pt>
                <c:pt idx="151">
                  <c:v>-4.1055920811269289</c:v>
                </c:pt>
                <c:pt idx="152">
                  <c:v>-4.1055920811269289</c:v>
                </c:pt>
                <c:pt idx="153">
                  <c:v>-4.1055920811269289</c:v>
                </c:pt>
                <c:pt idx="154">
                  <c:v>-4.1055920811269289</c:v>
                </c:pt>
                <c:pt idx="155">
                  <c:v>-4.1055920811269289</c:v>
                </c:pt>
                <c:pt idx="156">
                  <c:v>-4.1055920811269289</c:v>
                </c:pt>
                <c:pt idx="157">
                  <c:v>-0.2830919045532998</c:v>
                </c:pt>
                <c:pt idx="158">
                  <c:v>-0.2830919045532998</c:v>
                </c:pt>
                <c:pt idx="159">
                  <c:v>-0.2830919045532998</c:v>
                </c:pt>
                <c:pt idx="160">
                  <c:v>-0.2830919045532998</c:v>
                </c:pt>
                <c:pt idx="161">
                  <c:v>-0.2830919045532998</c:v>
                </c:pt>
                <c:pt idx="162">
                  <c:v>-0.2830919045532998</c:v>
                </c:pt>
                <c:pt idx="163">
                  <c:v>-0.2830919045532998</c:v>
                </c:pt>
                <c:pt idx="164">
                  <c:v>-0.2830919045532998</c:v>
                </c:pt>
                <c:pt idx="165">
                  <c:v>-0.2830919045532998</c:v>
                </c:pt>
                <c:pt idx="166">
                  <c:v>-0.2830919045532998</c:v>
                </c:pt>
                <c:pt idx="167">
                  <c:v>-0.2830919045532998</c:v>
                </c:pt>
                <c:pt idx="168">
                  <c:v>-0.2830919045532998</c:v>
                </c:pt>
                <c:pt idx="169">
                  <c:v>-0.2830919045532998</c:v>
                </c:pt>
                <c:pt idx="170">
                  <c:v>-0.2830919045532998</c:v>
                </c:pt>
                <c:pt idx="171">
                  <c:v>-0.2830919045532998</c:v>
                </c:pt>
                <c:pt idx="172">
                  <c:v>-0.2830919045532998</c:v>
                </c:pt>
                <c:pt idx="173">
                  <c:v>5.115909336324151</c:v>
                </c:pt>
                <c:pt idx="174">
                  <c:v>5.115909336324151</c:v>
                </c:pt>
                <c:pt idx="175">
                  <c:v>5.115909336324151</c:v>
                </c:pt>
                <c:pt idx="176">
                  <c:v>5.115909336324151</c:v>
                </c:pt>
                <c:pt idx="177">
                  <c:v>5.115909336324151</c:v>
                </c:pt>
                <c:pt idx="178">
                  <c:v>5.115909336324151</c:v>
                </c:pt>
                <c:pt idx="179">
                  <c:v>5.115909336324151</c:v>
                </c:pt>
                <c:pt idx="180">
                  <c:v>5.115909336324151</c:v>
                </c:pt>
                <c:pt idx="181">
                  <c:v>5.115909336324151</c:v>
                </c:pt>
                <c:pt idx="182">
                  <c:v>5.115909336324151</c:v>
                </c:pt>
                <c:pt idx="183">
                  <c:v>10.17650839987555</c:v>
                </c:pt>
                <c:pt idx="184">
                  <c:v>10.17650839987555</c:v>
                </c:pt>
                <c:pt idx="185">
                  <c:v>10.17650839987555</c:v>
                </c:pt>
                <c:pt idx="186">
                  <c:v>10.17650839987555</c:v>
                </c:pt>
                <c:pt idx="187">
                  <c:v>10.17650839987555</c:v>
                </c:pt>
                <c:pt idx="188">
                  <c:v>10.17650839987555</c:v>
                </c:pt>
                <c:pt idx="189">
                  <c:v>10.17650839987555</c:v>
                </c:pt>
                <c:pt idx="190">
                  <c:v>0.84368517400000043</c:v>
                </c:pt>
                <c:pt idx="191">
                  <c:v>0.84368517400000043</c:v>
                </c:pt>
                <c:pt idx="192">
                  <c:v>0.84368517400000043</c:v>
                </c:pt>
                <c:pt idx="193">
                  <c:v>0.84368517400000043</c:v>
                </c:pt>
                <c:pt idx="194">
                  <c:v>0.84368517400000043</c:v>
                </c:pt>
                <c:pt idx="195">
                  <c:v>0.84368517400000043</c:v>
                </c:pt>
                <c:pt idx="196">
                  <c:v>0.84368517400000043</c:v>
                </c:pt>
                <c:pt idx="197">
                  <c:v>0.84368517400000043</c:v>
                </c:pt>
                <c:pt idx="198">
                  <c:v>0.84368517400000043</c:v>
                </c:pt>
                <c:pt idx="199">
                  <c:v>0.84368517400000043</c:v>
                </c:pt>
                <c:pt idx="200">
                  <c:v>0.84368517400000043</c:v>
                </c:pt>
                <c:pt idx="201">
                  <c:v>1.0336851739999997</c:v>
                </c:pt>
                <c:pt idx="202">
                  <c:v>1.0336851739999997</c:v>
                </c:pt>
                <c:pt idx="203">
                  <c:v>1.0336851739999997</c:v>
                </c:pt>
                <c:pt idx="204">
                  <c:v>1.0336851739999997</c:v>
                </c:pt>
                <c:pt idx="205">
                  <c:v>7.4614911910000012</c:v>
                </c:pt>
                <c:pt idx="206">
                  <c:v>7.4614911910000012</c:v>
                </c:pt>
                <c:pt idx="207">
                  <c:v>7.4614911910000012</c:v>
                </c:pt>
                <c:pt idx="208">
                  <c:v>7.4614911910000012</c:v>
                </c:pt>
                <c:pt idx="209">
                  <c:v>7.4614911910000012</c:v>
                </c:pt>
                <c:pt idx="210">
                  <c:v>7.4614911910000012</c:v>
                </c:pt>
                <c:pt idx="211">
                  <c:v>7.4614911910000012</c:v>
                </c:pt>
                <c:pt idx="212">
                  <c:v>7.4614911910000012</c:v>
                </c:pt>
                <c:pt idx="213">
                  <c:v>7.4614911910000012</c:v>
                </c:pt>
                <c:pt idx="214">
                  <c:v>7.4614911910000012</c:v>
                </c:pt>
                <c:pt idx="215">
                  <c:v>8.3614911909999989</c:v>
                </c:pt>
                <c:pt idx="216">
                  <c:v>8.3614911909999989</c:v>
                </c:pt>
                <c:pt idx="217">
                  <c:v>8.3614911909999989</c:v>
                </c:pt>
                <c:pt idx="218">
                  <c:v>8.3614911909999989</c:v>
                </c:pt>
                <c:pt idx="219">
                  <c:v>8.3614911909999989</c:v>
                </c:pt>
                <c:pt idx="220">
                  <c:v>8.3614911909999989</c:v>
                </c:pt>
                <c:pt idx="221">
                  <c:v>8.3614911909999989</c:v>
                </c:pt>
                <c:pt idx="222">
                  <c:v>8.3614911909999989</c:v>
                </c:pt>
                <c:pt idx="223">
                  <c:v>5.7475061350000001</c:v>
                </c:pt>
                <c:pt idx="224">
                  <c:v>5.7475061350000001</c:v>
                </c:pt>
                <c:pt idx="225">
                  <c:v>5.7475061350000001</c:v>
                </c:pt>
                <c:pt idx="226">
                  <c:v>5.7475061350000001</c:v>
                </c:pt>
                <c:pt idx="227">
                  <c:v>5.7475061350000001</c:v>
                </c:pt>
                <c:pt idx="228">
                  <c:v>5.7475061350000001</c:v>
                </c:pt>
                <c:pt idx="229">
                  <c:v>5.7475061350000001</c:v>
                </c:pt>
                <c:pt idx="230">
                  <c:v>5.7475061350000001</c:v>
                </c:pt>
                <c:pt idx="231">
                  <c:v>5.7475061350000001</c:v>
                </c:pt>
                <c:pt idx="232">
                  <c:v>5.7475061350000001</c:v>
                </c:pt>
                <c:pt idx="233">
                  <c:v>5.7475061350000001</c:v>
                </c:pt>
                <c:pt idx="234">
                  <c:v>5.7475061350000001</c:v>
                </c:pt>
                <c:pt idx="235">
                  <c:v>5.6508375609999986</c:v>
                </c:pt>
                <c:pt idx="236">
                  <c:v>5.6508375609999986</c:v>
                </c:pt>
                <c:pt idx="237">
                  <c:v>5.6508375609999986</c:v>
                </c:pt>
                <c:pt idx="238">
                  <c:v>5.6508375609999986</c:v>
                </c:pt>
                <c:pt idx="239">
                  <c:v>5.6508375609999986</c:v>
                </c:pt>
                <c:pt idx="240">
                  <c:v>5.6508375609999986</c:v>
                </c:pt>
                <c:pt idx="241">
                  <c:v>5.6508375609999986</c:v>
                </c:pt>
                <c:pt idx="242">
                  <c:v>5.6508375609999986</c:v>
                </c:pt>
                <c:pt idx="243">
                  <c:v>5.6508375609999986</c:v>
                </c:pt>
                <c:pt idx="244">
                  <c:v>5.6508375609999986</c:v>
                </c:pt>
                <c:pt idx="245">
                  <c:v>5.6508375609999986</c:v>
                </c:pt>
                <c:pt idx="246">
                  <c:v>5.6508375609999986</c:v>
                </c:pt>
                <c:pt idx="247">
                  <c:v>5.6508375609999986</c:v>
                </c:pt>
                <c:pt idx="248">
                  <c:v>5.6508375609999986</c:v>
                </c:pt>
                <c:pt idx="249">
                  <c:v>5.6508375609999986</c:v>
                </c:pt>
                <c:pt idx="250">
                  <c:v>12.256772075999999</c:v>
                </c:pt>
                <c:pt idx="251">
                  <c:v>12.256772075999999</c:v>
                </c:pt>
                <c:pt idx="252">
                  <c:v>12.256772075999999</c:v>
                </c:pt>
                <c:pt idx="253">
                  <c:v>12.256772075999999</c:v>
                </c:pt>
                <c:pt idx="254">
                  <c:v>12.256772075999999</c:v>
                </c:pt>
                <c:pt idx="255">
                  <c:v>12.256772075999999</c:v>
                </c:pt>
                <c:pt idx="256">
                  <c:v>12.256772075999999</c:v>
                </c:pt>
                <c:pt idx="257">
                  <c:v>12.256772075999999</c:v>
                </c:pt>
                <c:pt idx="258">
                  <c:v>12.256772075999999</c:v>
                </c:pt>
                <c:pt idx="259">
                  <c:v>12.256772075999999</c:v>
                </c:pt>
                <c:pt idx="260">
                  <c:v>12.256772075999999</c:v>
                </c:pt>
                <c:pt idx="261">
                  <c:v>12.154834440000002</c:v>
                </c:pt>
                <c:pt idx="262">
                  <c:v>12.154834440000002</c:v>
                </c:pt>
                <c:pt idx="263">
                  <c:v>12.154834440000002</c:v>
                </c:pt>
                <c:pt idx="264">
                  <c:v>12.154834440000002</c:v>
                </c:pt>
                <c:pt idx="265">
                  <c:v>12.154834440000002</c:v>
                </c:pt>
                <c:pt idx="266">
                  <c:v>12.154834440000002</c:v>
                </c:pt>
                <c:pt idx="267">
                  <c:v>12.154834440000002</c:v>
                </c:pt>
                <c:pt idx="268">
                  <c:v>12.154834440000002</c:v>
                </c:pt>
                <c:pt idx="269">
                  <c:v>0.94711678699999902</c:v>
                </c:pt>
                <c:pt idx="270">
                  <c:v>0.94711678699999902</c:v>
                </c:pt>
                <c:pt idx="271">
                  <c:v>0.94711678699999902</c:v>
                </c:pt>
                <c:pt idx="272">
                  <c:v>0.94711678699999902</c:v>
                </c:pt>
                <c:pt idx="273">
                  <c:v>0.94711678699999902</c:v>
                </c:pt>
                <c:pt idx="274">
                  <c:v>0.94711678699999902</c:v>
                </c:pt>
                <c:pt idx="275">
                  <c:v>0.94711678699999902</c:v>
                </c:pt>
                <c:pt idx="276">
                  <c:v>0.94711678699999902</c:v>
                </c:pt>
                <c:pt idx="277">
                  <c:v>0.94711678699999902</c:v>
                </c:pt>
                <c:pt idx="278">
                  <c:v>0.73843546899999901</c:v>
                </c:pt>
                <c:pt idx="279">
                  <c:v>0.73843546899999901</c:v>
                </c:pt>
                <c:pt idx="280">
                  <c:v>0.73843546899999901</c:v>
                </c:pt>
                <c:pt idx="281">
                  <c:v>0.73843546899999901</c:v>
                </c:pt>
                <c:pt idx="282">
                  <c:v>0.73843546899999901</c:v>
                </c:pt>
                <c:pt idx="283">
                  <c:v>0.73843546899999901</c:v>
                </c:pt>
                <c:pt idx="284">
                  <c:v>0.73843546899999901</c:v>
                </c:pt>
                <c:pt idx="285">
                  <c:v>0.73843546899999901</c:v>
                </c:pt>
                <c:pt idx="286">
                  <c:v>0.73843546899999901</c:v>
                </c:pt>
                <c:pt idx="287">
                  <c:v>0.73843546899999901</c:v>
                </c:pt>
                <c:pt idx="288">
                  <c:v>7.950058309000001</c:v>
                </c:pt>
                <c:pt idx="289">
                  <c:v>7.950058309000001</c:v>
                </c:pt>
                <c:pt idx="290">
                  <c:v>7.950058309000001</c:v>
                </c:pt>
                <c:pt idx="291">
                  <c:v>7.950058309000001</c:v>
                </c:pt>
                <c:pt idx="292">
                  <c:v>7.950058309000001</c:v>
                </c:pt>
                <c:pt idx="293">
                  <c:v>7.950058309000001</c:v>
                </c:pt>
                <c:pt idx="294">
                  <c:v>8.6500583090000003</c:v>
                </c:pt>
                <c:pt idx="295">
                  <c:v>8.6500583090000003</c:v>
                </c:pt>
                <c:pt idx="296">
                  <c:v>8.6500583090000003</c:v>
                </c:pt>
                <c:pt idx="297">
                  <c:v>8.6500583090000003</c:v>
                </c:pt>
                <c:pt idx="298">
                  <c:v>8.6500583090000003</c:v>
                </c:pt>
                <c:pt idx="299">
                  <c:v>8.6500583090000003</c:v>
                </c:pt>
                <c:pt idx="300">
                  <c:v>8.6500583090000003</c:v>
                </c:pt>
                <c:pt idx="301">
                  <c:v>5.5411632839999996</c:v>
                </c:pt>
                <c:pt idx="302">
                  <c:v>5.5411632839999996</c:v>
                </c:pt>
                <c:pt idx="303">
                  <c:v>5.5411632839999996</c:v>
                </c:pt>
                <c:pt idx="304">
                  <c:v>5.5411632839999996</c:v>
                </c:pt>
                <c:pt idx="305">
                  <c:v>5.5411632839999996</c:v>
                </c:pt>
                <c:pt idx="306">
                  <c:v>5.5411632839999996</c:v>
                </c:pt>
                <c:pt idx="307">
                  <c:v>5.5411632839999996</c:v>
                </c:pt>
                <c:pt idx="308">
                  <c:v>5.5411632839999996</c:v>
                </c:pt>
                <c:pt idx="309">
                  <c:v>5.5411632839999996</c:v>
                </c:pt>
                <c:pt idx="310">
                  <c:v>5.5411632839999996</c:v>
                </c:pt>
                <c:pt idx="311">
                  <c:v>5.6462122170000013</c:v>
                </c:pt>
                <c:pt idx="312">
                  <c:v>5.6462122170000013</c:v>
                </c:pt>
                <c:pt idx="313">
                  <c:v>5.6462122170000013</c:v>
                </c:pt>
                <c:pt idx="314">
                  <c:v>5.6462122170000013</c:v>
                </c:pt>
                <c:pt idx="315">
                  <c:v>5.6462122170000013</c:v>
                </c:pt>
                <c:pt idx="316">
                  <c:v>5.6462122170000013</c:v>
                </c:pt>
                <c:pt idx="317">
                  <c:v>5.6462122170000013</c:v>
                </c:pt>
                <c:pt idx="318">
                  <c:v>5.6462122170000013</c:v>
                </c:pt>
                <c:pt idx="319">
                  <c:v>5.6462122170000013</c:v>
                </c:pt>
                <c:pt idx="320">
                  <c:v>5.6462122170000013</c:v>
                </c:pt>
                <c:pt idx="321">
                  <c:v>12.569001397000001</c:v>
                </c:pt>
                <c:pt idx="322">
                  <c:v>12.569001397000001</c:v>
                </c:pt>
                <c:pt idx="323">
                  <c:v>12.569001397000001</c:v>
                </c:pt>
                <c:pt idx="324">
                  <c:v>12.569001397000001</c:v>
                </c:pt>
                <c:pt idx="325">
                  <c:v>12.569001397000001</c:v>
                </c:pt>
                <c:pt idx="326">
                  <c:v>12.569001397000001</c:v>
                </c:pt>
                <c:pt idx="327">
                  <c:v>12.569001397000001</c:v>
                </c:pt>
                <c:pt idx="328">
                  <c:v>12.569001397000001</c:v>
                </c:pt>
                <c:pt idx="329">
                  <c:v>12.569001397000001</c:v>
                </c:pt>
                <c:pt idx="330">
                  <c:v>12.569001397000001</c:v>
                </c:pt>
                <c:pt idx="331">
                  <c:v>13.679570120000001</c:v>
                </c:pt>
                <c:pt idx="332">
                  <c:v>13.679570120000001</c:v>
                </c:pt>
                <c:pt idx="333">
                  <c:v>13.679570120000001</c:v>
                </c:pt>
                <c:pt idx="334">
                  <c:v>13.679570120000001</c:v>
                </c:pt>
                <c:pt idx="335">
                  <c:v>13.679570120000001</c:v>
                </c:pt>
                <c:pt idx="336">
                  <c:v>13.679570120000001</c:v>
                </c:pt>
                <c:pt idx="337">
                  <c:v>13.679570120000001</c:v>
                </c:pt>
                <c:pt idx="338">
                  <c:v>13.679570120000001</c:v>
                </c:pt>
              </c:numCache>
            </c:numRef>
          </c:xVal>
          <c:yVal>
            <c:numRef>
              <c:f>SICA_preadjustement!$P$2:$P$343</c:f>
              <c:numCache>
                <c:formatCode>General</c:formatCode>
                <c:ptCount val="342"/>
                <c:pt idx="133">
                  <c:v>42.751000000000005</c:v>
                </c:pt>
                <c:pt idx="134">
                  <c:v>47.630250000000004</c:v>
                </c:pt>
                <c:pt idx="135">
                  <c:v>45.341750000000005</c:v>
                </c:pt>
                <c:pt idx="136">
                  <c:v>48.91225</c:v>
                </c:pt>
                <c:pt idx="137">
                  <c:v>47.5655</c:v>
                </c:pt>
                <c:pt idx="138">
                  <c:v>44.858000000000004</c:v>
                </c:pt>
                <c:pt idx="139">
                  <c:v>49.738500000000002</c:v>
                </c:pt>
                <c:pt idx="140">
                  <c:v>49.403750000000002</c:v>
                </c:pt>
                <c:pt idx="141">
                  <c:v>46.037000000000006</c:v>
                </c:pt>
                <c:pt idx="142">
                  <c:v>43.385249999999999</c:v>
                </c:pt>
                <c:pt idx="143">
                  <c:v>45.3</c:v>
                </c:pt>
                <c:pt idx="144">
                  <c:v>45.084000000000003</c:v>
                </c:pt>
                <c:pt idx="145">
                  <c:v>74.791250000000005</c:v>
                </c:pt>
                <c:pt idx="146">
                  <c:v>78.037499999999994</c:v>
                </c:pt>
                <c:pt idx="147">
                  <c:v>79.782749999999993</c:v>
                </c:pt>
                <c:pt idx="148">
                  <c:v>72.612250000000003</c:v>
                </c:pt>
                <c:pt idx="149">
                  <c:v>75.768000000000001</c:v>
                </c:pt>
                <c:pt idx="150">
                  <c:v>77.521500000000003</c:v>
                </c:pt>
                <c:pt idx="151">
                  <c:v>80.322249999999997</c:v>
                </c:pt>
                <c:pt idx="152">
                  <c:v>67.971000000000004</c:v>
                </c:pt>
                <c:pt idx="153">
                  <c:v>80.494749999999996</c:v>
                </c:pt>
                <c:pt idx="154">
                  <c:v>74.242000000000004</c:v>
                </c:pt>
                <c:pt idx="155">
                  <c:v>73.169499999999999</c:v>
                </c:pt>
                <c:pt idx="156">
                  <c:v>75.358999999999995</c:v>
                </c:pt>
                <c:pt idx="157">
                  <c:v>69.527500000000003</c:v>
                </c:pt>
                <c:pt idx="158">
                  <c:v>74.111500000000007</c:v>
                </c:pt>
                <c:pt idx="159">
                  <c:v>76.056250000000006</c:v>
                </c:pt>
                <c:pt idx="160">
                  <c:v>71.962999999999994</c:v>
                </c:pt>
                <c:pt idx="161">
                  <c:v>80.514750000000006</c:v>
                </c:pt>
                <c:pt idx="162">
                  <c:v>71.192999999999998</c:v>
                </c:pt>
                <c:pt idx="163">
                  <c:v>75.853250000000003</c:v>
                </c:pt>
                <c:pt idx="164">
                  <c:v>72.339749999999995</c:v>
                </c:pt>
                <c:pt idx="165">
                  <c:v>73.5715</c:v>
                </c:pt>
                <c:pt idx="166">
                  <c:v>75.248500000000007</c:v>
                </c:pt>
                <c:pt idx="167">
                  <c:v>73.808999999999997</c:v>
                </c:pt>
                <c:pt idx="168">
                  <c:v>73.996250000000003</c:v>
                </c:pt>
                <c:pt idx="169">
                  <c:v>72.671499999999995</c:v>
                </c:pt>
                <c:pt idx="170">
                  <c:v>80.028750000000002</c:v>
                </c:pt>
                <c:pt idx="171">
                  <c:v>75.295249999999996</c:v>
                </c:pt>
                <c:pt idx="172">
                  <c:v>76.283749999999998</c:v>
                </c:pt>
                <c:pt idx="173">
                  <c:v>63.750500000000002</c:v>
                </c:pt>
                <c:pt idx="174">
                  <c:v>74.728499999999997</c:v>
                </c:pt>
                <c:pt idx="175">
                  <c:v>65.597499999999997</c:v>
                </c:pt>
                <c:pt idx="176">
                  <c:v>73.080749999999995</c:v>
                </c:pt>
                <c:pt idx="177">
                  <c:v>69.008499999999998</c:v>
                </c:pt>
                <c:pt idx="178">
                  <c:v>70.129750000000001</c:v>
                </c:pt>
                <c:pt idx="179">
                  <c:v>76.807749999999999</c:v>
                </c:pt>
                <c:pt idx="180">
                  <c:v>74.134249999999994</c:v>
                </c:pt>
                <c:pt idx="181">
                  <c:v>75.284000000000006</c:v>
                </c:pt>
                <c:pt idx="182">
                  <c:v>68.863749999999996</c:v>
                </c:pt>
                <c:pt idx="183">
                  <c:v>55.849999999999994</c:v>
                </c:pt>
                <c:pt idx="184">
                  <c:v>56.75</c:v>
                </c:pt>
                <c:pt idx="185">
                  <c:v>55.974999999999994</c:v>
                </c:pt>
                <c:pt idx="186">
                  <c:v>65.349999999999994</c:v>
                </c:pt>
                <c:pt idx="187">
                  <c:v>72.95</c:v>
                </c:pt>
                <c:pt idx="188">
                  <c:v>58.924999999999997</c:v>
                </c:pt>
                <c:pt idx="189">
                  <c:v>73.375</c:v>
                </c:pt>
              </c:numCache>
            </c:numRef>
          </c:yVal>
          <c:smooth val="0"/>
          <c:extLst>
            <c:ext xmlns:c16="http://schemas.microsoft.com/office/drawing/2014/chart" uri="{C3380CC4-5D6E-409C-BE32-E72D297353CC}">
              <c16:uniqueId val="{00000005-F850-3042-B8E2-34D931EBEA00}"/>
            </c:ext>
          </c:extLst>
        </c:ser>
        <c:ser>
          <c:idx val="3"/>
          <c:order val="3"/>
          <c:tx>
            <c:strRef>
              <c:f>SICA_preadjustement!$Q$1</c:f>
              <c:strCache>
                <c:ptCount val="1"/>
                <c:pt idx="0">
                  <c:v>GRMS</c:v>
                </c:pt>
              </c:strCache>
            </c:strRef>
          </c:tx>
          <c:spPr>
            <a:ln w="38100" cap="rnd">
              <a:noFill/>
              <a:round/>
            </a:ln>
            <a:effectLst/>
          </c:spPr>
          <c:marker>
            <c:symbol val="circle"/>
            <c:size val="5"/>
            <c:spPr>
              <a:solidFill>
                <a:schemeClr val="accent4"/>
              </a:solidFill>
              <a:ln w="9525">
                <a:solidFill>
                  <a:schemeClr val="accent4"/>
                </a:solidFill>
              </a:ln>
              <a:effectLst/>
            </c:spPr>
          </c:marker>
          <c:xVal>
            <c:numRef>
              <c:f>SICA_preadjustement!$L$2:$L$343</c:f>
              <c:numCache>
                <c:formatCode>General</c:formatCode>
                <c:ptCount val="342"/>
                <c:pt idx="0">
                  <c:v>-0.26209078702289057</c:v>
                </c:pt>
                <c:pt idx="1">
                  <c:v>-0.26209078702289057</c:v>
                </c:pt>
                <c:pt idx="2">
                  <c:v>-0.26209078702289057</c:v>
                </c:pt>
                <c:pt idx="3">
                  <c:v>-0.26209078702289057</c:v>
                </c:pt>
                <c:pt idx="4">
                  <c:v>-0.26209078702289057</c:v>
                </c:pt>
                <c:pt idx="5">
                  <c:v>-0.26209078702289057</c:v>
                </c:pt>
                <c:pt idx="6">
                  <c:v>-0.26209078702289057</c:v>
                </c:pt>
                <c:pt idx="7">
                  <c:v>-0.26209078702289057</c:v>
                </c:pt>
                <c:pt idx="8">
                  <c:v>-0.26209078702289057</c:v>
                </c:pt>
                <c:pt idx="9">
                  <c:v>-0.26209078702289057</c:v>
                </c:pt>
                <c:pt idx="10">
                  <c:v>-0.26209078702289057</c:v>
                </c:pt>
                <c:pt idx="11">
                  <c:v>-0.26209078702289057</c:v>
                </c:pt>
                <c:pt idx="12">
                  <c:v>-0.26209078702289057</c:v>
                </c:pt>
                <c:pt idx="13">
                  <c:v>-0.26209078702289057</c:v>
                </c:pt>
                <c:pt idx="14">
                  <c:v>-0.26209078702289057</c:v>
                </c:pt>
                <c:pt idx="15">
                  <c:v>-0.26209078702289057</c:v>
                </c:pt>
                <c:pt idx="16">
                  <c:v>-0.26209078702289057</c:v>
                </c:pt>
                <c:pt idx="17">
                  <c:v>-0.26209078702289057</c:v>
                </c:pt>
                <c:pt idx="18">
                  <c:v>-0.26209078702289057</c:v>
                </c:pt>
                <c:pt idx="19">
                  <c:v>-0.26209078702289057</c:v>
                </c:pt>
                <c:pt idx="20">
                  <c:v>2.5401089790055291</c:v>
                </c:pt>
                <c:pt idx="21">
                  <c:v>2.5401089790055291</c:v>
                </c:pt>
                <c:pt idx="22">
                  <c:v>2.5401089790055291</c:v>
                </c:pt>
                <c:pt idx="23">
                  <c:v>2.5401089790055291</c:v>
                </c:pt>
                <c:pt idx="24">
                  <c:v>2.5401089790055291</c:v>
                </c:pt>
                <c:pt idx="25">
                  <c:v>2.5401089790055291</c:v>
                </c:pt>
                <c:pt idx="26">
                  <c:v>2.5401089790055291</c:v>
                </c:pt>
                <c:pt idx="27">
                  <c:v>2.5401089790055291</c:v>
                </c:pt>
                <c:pt idx="28">
                  <c:v>2.5401089790055291</c:v>
                </c:pt>
                <c:pt idx="29">
                  <c:v>2.5401089790055291</c:v>
                </c:pt>
                <c:pt idx="30">
                  <c:v>2.5401089790055291</c:v>
                </c:pt>
                <c:pt idx="31">
                  <c:v>2.5401089790055291</c:v>
                </c:pt>
                <c:pt idx="32">
                  <c:v>2.5401089790055291</c:v>
                </c:pt>
                <c:pt idx="33">
                  <c:v>2.5401089790055291</c:v>
                </c:pt>
                <c:pt idx="34">
                  <c:v>7.5508093557431897</c:v>
                </c:pt>
                <c:pt idx="35">
                  <c:v>7.5508093557431897</c:v>
                </c:pt>
                <c:pt idx="36">
                  <c:v>7.5508093557431897</c:v>
                </c:pt>
                <c:pt idx="37">
                  <c:v>7.5508093557431897</c:v>
                </c:pt>
                <c:pt idx="38">
                  <c:v>7.5508093557431897</c:v>
                </c:pt>
                <c:pt idx="39">
                  <c:v>7.5508093557431897</c:v>
                </c:pt>
                <c:pt idx="40">
                  <c:v>7.5508093557431897</c:v>
                </c:pt>
                <c:pt idx="41">
                  <c:v>7.5508093557431897</c:v>
                </c:pt>
                <c:pt idx="42">
                  <c:v>7.5508093557431897</c:v>
                </c:pt>
                <c:pt idx="43">
                  <c:v>7.5508093557431897</c:v>
                </c:pt>
                <c:pt idx="44">
                  <c:v>7.5508093557431897</c:v>
                </c:pt>
                <c:pt idx="45">
                  <c:v>7.5508093557431897</c:v>
                </c:pt>
                <c:pt idx="46">
                  <c:v>11.545709190087079</c:v>
                </c:pt>
                <c:pt idx="47">
                  <c:v>11.545709190087079</c:v>
                </c:pt>
                <c:pt idx="48">
                  <c:v>11.545709190087079</c:v>
                </c:pt>
                <c:pt idx="49">
                  <c:v>11.545709190087079</c:v>
                </c:pt>
                <c:pt idx="50">
                  <c:v>11.545709190087079</c:v>
                </c:pt>
                <c:pt idx="51">
                  <c:v>11.545709190087079</c:v>
                </c:pt>
                <c:pt idx="52">
                  <c:v>11.545709190087079</c:v>
                </c:pt>
                <c:pt idx="53">
                  <c:v>11.545709190087079</c:v>
                </c:pt>
                <c:pt idx="54">
                  <c:v>11.545709190087079</c:v>
                </c:pt>
                <c:pt idx="55">
                  <c:v>11.545709190087079</c:v>
                </c:pt>
                <c:pt idx="56">
                  <c:v>11.545709190087079</c:v>
                </c:pt>
                <c:pt idx="57">
                  <c:v>11.545709190087079</c:v>
                </c:pt>
                <c:pt idx="58">
                  <c:v>11.545709190087079</c:v>
                </c:pt>
                <c:pt idx="59">
                  <c:v>11.545709190087079</c:v>
                </c:pt>
                <c:pt idx="60">
                  <c:v>20.52670868208779</c:v>
                </c:pt>
                <c:pt idx="61">
                  <c:v>20.52670868208779</c:v>
                </c:pt>
                <c:pt idx="62">
                  <c:v>20.52670868208779</c:v>
                </c:pt>
                <c:pt idx="63">
                  <c:v>20.52670868208779</c:v>
                </c:pt>
                <c:pt idx="64">
                  <c:v>20.52670868208779</c:v>
                </c:pt>
                <c:pt idx="65">
                  <c:v>20.52670868208779</c:v>
                </c:pt>
                <c:pt idx="66">
                  <c:v>20.52670868208779</c:v>
                </c:pt>
                <c:pt idx="67">
                  <c:v>20.52670868208779</c:v>
                </c:pt>
                <c:pt idx="68">
                  <c:v>20.52670868208779</c:v>
                </c:pt>
                <c:pt idx="69">
                  <c:v>20.52670868208779</c:v>
                </c:pt>
                <c:pt idx="70">
                  <c:v>20.52670868208779</c:v>
                </c:pt>
                <c:pt idx="71">
                  <c:v>20.52670868208779</c:v>
                </c:pt>
                <c:pt idx="72">
                  <c:v>20.52670868208779</c:v>
                </c:pt>
                <c:pt idx="73">
                  <c:v>20.52670868208779</c:v>
                </c:pt>
                <c:pt idx="74">
                  <c:v>20.52670868208779</c:v>
                </c:pt>
                <c:pt idx="75">
                  <c:v>20.52670868208779</c:v>
                </c:pt>
                <c:pt idx="76">
                  <c:v>20.52670868208779</c:v>
                </c:pt>
                <c:pt idx="77">
                  <c:v>20.52670868208779</c:v>
                </c:pt>
                <c:pt idx="78">
                  <c:v>20.52670868208779</c:v>
                </c:pt>
                <c:pt idx="79">
                  <c:v>20.52670868208779</c:v>
                </c:pt>
                <c:pt idx="80">
                  <c:v>20.52670868208779</c:v>
                </c:pt>
                <c:pt idx="81">
                  <c:v>-0.26729089138221029</c:v>
                </c:pt>
                <c:pt idx="82">
                  <c:v>-0.26729089138221029</c:v>
                </c:pt>
                <c:pt idx="83">
                  <c:v>-0.26729089138221029</c:v>
                </c:pt>
                <c:pt idx="84">
                  <c:v>-0.26729089138221029</c:v>
                </c:pt>
                <c:pt idx="85">
                  <c:v>-0.26729089138221029</c:v>
                </c:pt>
                <c:pt idx="86">
                  <c:v>-0.26729089138221029</c:v>
                </c:pt>
                <c:pt idx="87">
                  <c:v>-0.26729089138221029</c:v>
                </c:pt>
                <c:pt idx="88">
                  <c:v>-0.26729089138221029</c:v>
                </c:pt>
                <c:pt idx="89">
                  <c:v>-0.26729089138221029</c:v>
                </c:pt>
                <c:pt idx="90">
                  <c:v>-0.26729089138221029</c:v>
                </c:pt>
                <c:pt idx="91">
                  <c:v>-0.26729089138221029</c:v>
                </c:pt>
                <c:pt idx="92">
                  <c:v>-0.18248721508698099</c:v>
                </c:pt>
                <c:pt idx="93">
                  <c:v>-0.18248721508698099</c:v>
                </c:pt>
                <c:pt idx="94">
                  <c:v>-0.18248721508698099</c:v>
                </c:pt>
                <c:pt idx="95">
                  <c:v>-0.18248721508698099</c:v>
                </c:pt>
                <c:pt idx="96">
                  <c:v>-0.18248721508698099</c:v>
                </c:pt>
                <c:pt idx="97">
                  <c:v>-0.18248721508698099</c:v>
                </c:pt>
                <c:pt idx="98">
                  <c:v>-0.18248721508698099</c:v>
                </c:pt>
                <c:pt idx="99">
                  <c:v>-0.18248721508698099</c:v>
                </c:pt>
                <c:pt idx="100">
                  <c:v>-5.297965907691074E-2</c:v>
                </c:pt>
                <c:pt idx="101">
                  <c:v>-5.297965907691074E-2</c:v>
                </c:pt>
                <c:pt idx="102">
                  <c:v>-5.297965907691074E-2</c:v>
                </c:pt>
                <c:pt idx="103">
                  <c:v>-5.297965907691074E-2</c:v>
                </c:pt>
                <c:pt idx="104">
                  <c:v>-5.297965907691074E-2</c:v>
                </c:pt>
                <c:pt idx="105">
                  <c:v>-5.297965907691074E-2</c:v>
                </c:pt>
                <c:pt idx="106">
                  <c:v>-5.297965907691074E-2</c:v>
                </c:pt>
                <c:pt idx="107">
                  <c:v>-5.297965907691074E-2</c:v>
                </c:pt>
                <c:pt idx="108">
                  <c:v>-5.297965907691074E-2</c:v>
                </c:pt>
                <c:pt idx="109">
                  <c:v>8.9252168417994771E-3</c:v>
                </c:pt>
                <c:pt idx="110">
                  <c:v>8.9252168417994771E-3</c:v>
                </c:pt>
                <c:pt idx="111">
                  <c:v>8.9252168417994771E-3</c:v>
                </c:pt>
                <c:pt idx="112">
                  <c:v>8.9252168417994771E-3</c:v>
                </c:pt>
                <c:pt idx="113">
                  <c:v>8.9252168417994771E-3</c:v>
                </c:pt>
                <c:pt idx="114">
                  <c:v>8.9252168417994771E-3</c:v>
                </c:pt>
                <c:pt idx="115">
                  <c:v>8.9252168417994771E-3</c:v>
                </c:pt>
                <c:pt idx="116">
                  <c:v>8.9252168417994771E-3</c:v>
                </c:pt>
                <c:pt idx="117">
                  <c:v>8.9252168417994771E-3</c:v>
                </c:pt>
                <c:pt idx="118">
                  <c:v>8.9252168417994771E-3</c:v>
                </c:pt>
                <c:pt idx="119">
                  <c:v>5.4830259856209373E-2</c:v>
                </c:pt>
                <c:pt idx="120">
                  <c:v>5.4830259856209373E-2</c:v>
                </c:pt>
                <c:pt idx="121">
                  <c:v>5.4830259856209373E-2</c:v>
                </c:pt>
                <c:pt idx="122">
                  <c:v>5.4830259856209373E-2</c:v>
                </c:pt>
                <c:pt idx="123">
                  <c:v>5.4830259856209373E-2</c:v>
                </c:pt>
                <c:pt idx="124">
                  <c:v>5.4830259856209373E-2</c:v>
                </c:pt>
                <c:pt idx="125">
                  <c:v>5.4830259856209373E-2</c:v>
                </c:pt>
                <c:pt idx="126">
                  <c:v>5.4830259856209373E-2</c:v>
                </c:pt>
                <c:pt idx="127">
                  <c:v>5.4830259856209373E-2</c:v>
                </c:pt>
                <c:pt idx="128">
                  <c:v>5.4830259856209373E-2</c:v>
                </c:pt>
                <c:pt idx="129">
                  <c:v>5.4830259856209373E-2</c:v>
                </c:pt>
                <c:pt idx="130">
                  <c:v>5.4830259856209373E-2</c:v>
                </c:pt>
                <c:pt idx="131">
                  <c:v>5.4830259856209373E-2</c:v>
                </c:pt>
                <c:pt idx="132">
                  <c:v>5.4830259856209373E-2</c:v>
                </c:pt>
                <c:pt idx="133">
                  <c:v>-7.7161933256098596</c:v>
                </c:pt>
                <c:pt idx="134">
                  <c:v>-7.7161933256098596</c:v>
                </c:pt>
                <c:pt idx="135">
                  <c:v>-7.7161933256098596</c:v>
                </c:pt>
                <c:pt idx="136">
                  <c:v>-7.7161933256098596</c:v>
                </c:pt>
                <c:pt idx="137">
                  <c:v>-7.7161933256098596</c:v>
                </c:pt>
                <c:pt idx="138">
                  <c:v>-7.7161933256098596</c:v>
                </c:pt>
                <c:pt idx="139">
                  <c:v>-7.7161933256098596</c:v>
                </c:pt>
                <c:pt idx="140">
                  <c:v>-7.7161933256098596</c:v>
                </c:pt>
                <c:pt idx="141">
                  <c:v>-7.7161933256098596</c:v>
                </c:pt>
                <c:pt idx="142">
                  <c:v>-7.7161933256098596</c:v>
                </c:pt>
                <c:pt idx="143">
                  <c:v>-7.7161933256098596</c:v>
                </c:pt>
                <c:pt idx="144">
                  <c:v>-7.7161933256098596</c:v>
                </c:pt>
                <c:pt idx="145">
                  <c:v>-4.1055920811269289</c:v>
                </c:pt>
                <c:pt idx="146">
                  <c:v>-4.1055920811269289</c:v>
                </c:pt>
                <c:pt idx="147">
                  <c:v>-4.1055920811269289</c:v>
                </c:pt>
                <c:pt idx="148">
                  <c:v>-4.1055920811269289</c:v>
                </c:pt>
                <c:pt idx="149">
                  <c:v>-4.1055920811269289</c:v>
                </c:pt>
                <c:pt idx="150">
                  <c:v>-4.1055920811269289</c:v>
                </c:pt>
                <c:pt idx="151">
                  <c:v>-4.1055920811269289</c:v>
                </c:pt>
                <c:pt idx="152">
                  <c:v>-4.1055920811269289</c:v>
                </c:pt>
                <c:pt idx="153">
                  <c:v>-4.1055920811269289</c:v>
                </c:pt>
                <c:pt idx="154">
                  <c:v>-4.1055920811269289</c:v>
                </c:pt>
                <c:pt idx="155">
                  <c:v>-4.1055920811269289</c:v>
                </c:pt>
                <c:pt idx="156">
                  <c:v>-4.1055920811269289</c:v>
                </c:pt>
                <c:pt idx="157">
                  <c:v>-0.2830919045532998</c:v>
                </c:pt>
                <c:pt idx="158">
                  <c:v>-0.2830919045532998</c:v>
                </c:pt>
                <c:pt idx="159">
                  <c:v>-0.2830919045532998</c:v>
                </c:pt>
                <c:pt idx="160">
                  <c:v>-0.2830919045532998</c:v>
                </c:pt>
                <c:pt idx="161">
                  <c:v>-0.2830919045532998</c:v>
                </c:pt>
                <c:pt idx="162">
                  <c:v>-0.2830919045532998</c:v>
                </c:pt>
                <c:pt idx="163">
                  <c:v>-0.2830919045532998</c:v>
                </c:pt>
                <c:pt idx="164">
                  <c:v>-0.2830919045532998</c:v>
                </c:pt>
                <c:pt idx="165">
                  <c:v>-0.2830919045532998</c:v>
                </c:pt>
                <c:pt idx="166">
                  <c:v>-0.2830919045532998</c:v>
                </c:pt>
                <c:pt idx="167">
                  <c:v>-0.2830919045532998</c:v>
                </c:pt>
                <c:pt idx="168">
                  <c:v>-0.2830919045532998</c:v>
                </c:pt>
                <c:pt idx="169">
                  <c:v>-0.2830919045532998</c:v>
                </c:pt>
                <c:pt idx="170">
                  <c:v>-0.2830919045532998</c:v>
                </c:pt>
                <c:pt idx="171">
                  <c:v>-0.2830919045532998</c:v>
                </c:pt>
                <c:pt idx="172">
                  <c:v>-0.2830919045532998</c:v>
                </c:pt>
                <c:pt idx="173">
                  <c:v>5.115909336324151</c:v>
                </c:pt>
                <c:pt idx="174">
                  <c:v>5.115909336324151</c:v>
                </c:pt>
                <c:pt idx="175">
                  <c:v>5.115909336324151</c:v>
                </c:pt>
                <c:pt idx="176">
                  <c:v>5.115909336324151</c:v>
                </c:pt>
                <c:pt idx="177">
                  <c:v>5.115909336324151</c:v>
                </c:pt>
                <c:pt idx="178">
                  <c:v>5.115909336324151</c:v>
                </c:pt>
                <c:pt idx="179">
                  <c:v>5.115909336324151</c:v>
                </c:pt>
                <c:pt idx="180">
                  <c:v>5.115909336324151</c:v>
                </c:pt>
                <c:pt idx="181">
                  <c:v>5.115909336324151</c:v>
                </c:pt>
                <c:pt idx="182">
                  <c:v>5.115909336324151</c:v>
                </c:pt>
                <c:pt idx="183">
                  <c:v>10.17650839987555</c:v>
                </c:pt>
                <c:pt idx="184">
                  <c:v>10.17650839987555</c:v>
                </c:pt>
                <c:pt idx="185">
                  <c:v>10.17650839987555</c:v>
                </c:pt>
                <c:pt idx="186">
                  <c:v>10.17650839987555</c:v>
                </c:pt>
                <c:pt idx="187">
                  <c:v>10.17650839987555</c:v>
                </c:pt>
                <c:pt idx="188">
                  <c:v>10.17650839987555</c:v>
                </c:pt>
                <c:pt idx="189">
                  <c:v>10.17650839987555</c:v>
                </c:pt>
                <c:pt idx="190">
                  <c:v>0.84368517400000043</c:v>
                </c:pt>
                <c:pt idx="191">
                  <c:v>0.84368517400000043</c:v>
                </c:pt>
                <c:pt idx="192">
                  <c:v>0.84368517400000043</c:v>
                </c:pt>
                <c:pt idx="193">
                  <c:v>0.84368517400000043</c:v>
                </c:pt>
                <c:pt idx="194">
                  <c:v>0.84368517400000043</c:v>
                </c:pt>
                <c:pt idx="195">
                  <c:v>0.84368517400000043</c:v>
                </c:pt>
                <c:pt idx="196">
                  <c:v>0.84368517400000043</c:v>
                </c:pt>
                <c:pt idx="197">
                  <c:v>0.84368517400000043</c:v>
                </c:pt>
                <c:pt idx="198">
                  <c:v>0.84368517400000043</c:v>
                </c:pt>
                <c:pt idx="199">
                  <c:v>0.84368517400000043</c:v>
                </c:pt>
                <c:pt idx="200">
                  <c:v>0.84368517400000043</c:v>
                </c:pt>
                <c:pt idx="201">
                  <c:v>1.0336851739999997</c:v>
                </c:pt>
                <c:pt idx="202">
                  <c:v>1.0336851739999997</c:v>
                </c:pt>
                <c:pt idx="203">
                  <c:v>1.0336851739999997</c:v>
                </c:pt>
                <c:pt idx="204">
                  <c:v>1.0336851739999997</c:v>
                </c:pt>
                <c:pt idx="205">
                  <c:v>7.4614911910000012</c:v>
                </c:pt>
                <c:pt idx="206">
                  <c:v>7.4614911910000012</c:v>
                </c:pt>
                <c:pt idx="207">
                  <c:v>7.4614911910000012</c:v>
                </c:pt>
                <c:pt idx="208">
                  <c:v>7.4614911910000012</c:v>
                </c:pt>
                <c:pt idx="209">
                  <c:v>7.4614911910000012</c:v>
                </c:pt>
                <c:pt idx="210">
                  <c:v>7.4614911910000012</c:v>
                </c:pt>
                <c:pt idx="211">
                  <c:v>7.4614911910000012</c:v>
                </c:pt>
                <c:pt idx="212">
                  <c:v>7.4614911910000012</c:v>
                </c:pt>
                <c:pt idx="213">
                  <c:v>7.4614911910000012</c:v>
                </c:pt>
                <c:pt idx="214">
                  <c:v>7.4614911910000012</c:v>
                </c:pt>
                <c:pt idx="215">
                  <c:v>8.3614911909999989</c:v>
                </c:pt>
                <c:pt idx="216">
                  <c:v>8.3614911909999989</c:v>
                </c:pt>
                <c:pt idx="217">
                  <c:v>8.3614911909999989</c:v>
                </c:pt>
                <c:pt idx="218">
                  <c:v>8.3614911909999989</c:v>
                </c:pt>
                <c:pt idx="219">
                  <c:v>8.3614911909999989</c:v>
                </c:pt>
                <c:pt idx="220">
                  <c:v>8.3614911909999989</c:v>
                </c:pt>
                <c:pt idx="221">
                  <c:v>8.3614911909999989</c:v>
                </c:pt>
                <c:pt idx="222">
                  <c:v>8.3614911909999989</c:v>
                </c:pt>
                <c:pt idx="223">
                  <c:v>5.7475061350000001</c:v>
                </c:pt>
                <c:pt idx="224">
                  <c:v>5.7475061350000001</c:v>
                </c:pt>
                <c:pt idx="225">
                  <c:v>5.7475061350000001</c:v>
                </c:pt>
                <c:pt idx="226">
                  <c:v>5.7475061350000001</c:v>
                </c:pt>
                <c:pt idx="227">
                  <c:v>5.7475061350000001</c:v>
                </c:pt>
                <c:pt idx="228">
                  <c:v>5.7475061350000001</c:v>
                </c:pt>
                <c:pt idx="229">
                  <c:v>5.7475061350000001</c:v>
                </c:pt>
                <c:pt idx="230">
                  <c:v>5.7475061350000001</c:v>
                </c:pt>
                <c:pt idx="231">
                  <c:v>5.7475061350000001</c:v>
                </c:pt>
                <c:pt idx="232">
                  <c:v>5.7475061350000001</c:v>
                </c:pt>
                <c:pt idx="233">
                  <c:v>5.7475061350000001</c:v>
                </c:pt>
                <c:pt idx="234">
                  <c:v>5.7475061350000001</c:v>
                </c:pt>
                <c:pt idx="235">
                  <c:v>5.6508375609999986</c:v>
                </c:pt>
                <c:pt idx="236">
                  <c:v>5.6508375609999986</c:v>
                </c:pt>
                <c:pt idx="237">
                  <c:v>5.6508375609999986</c:v>
                </c:pt>
                <c:pt idx="238">
                  <c:v>5.6508375609999986</c:v>
                </c:pt>
                <c:pt idx="239">
                  <c:v>5.6508375609999986</c:v>
                </c:pt>
                <c:pt idx="240">
                  <c:v>5.6508375609999986</c:v>
                </c:pt>
                <c:pt idx="241">
                  <c:v>5.6508375609999986</c:v>
                </c:pt>
                <c:pt idx="242">
                  <c:v>5.6508375609999986</c:v>
                </c:pt>
                <c:pt idx="243">
                  <c:v>5.6508375609999986</c:v>
                </c:pt>
                <c:pt idx="244">
                  <c:v>5.6508375609999986</c:v>
                </c:pt>
                <c:pt idx="245">
                  <c:v>5.6508375609999986</c:v>
                </c:pt>
                <c:pt idx="246">
                  <c:v>5.6508375609999986</c:v>
                </c:pt>
                <c:pt idx="247">
                  <c:v>5.6508375609999986</c:v>
                </c:pt>
                <c:pt idx="248">
                  <c:v>5.6508375609999986</c:v>
                </c:pt>
                <c:pt idx="249">
                  <c:v>5.6508375609999986</c:v>
                </c:pt>
                <c:pt idx="250">
                  <c:v>12.256772075999999</c:v>
                </c:pt>
                <c:pt idx="251">
                  <c:v>12.256772075999999</c:v>
                </c:pt>
                <c:pt idx="252">
                  <c:v>12.256772075999999</c:v>
                </c:pt>
                <c:pt idx="253">
                  <c:v>12.256772075999999</c:v>
                </c:pt>
                <c:pt idx="254">
                  <c:v>12.256772075999999</c:v>
                </c:pt>
                <c:pt idx="255">
                  <c:v>12.256772075999999</c:v>
                </c:pt>
                <c:pt idx="256">
                  <c:v>12.256772075999999</c:v>
                </c:pt>
                <c:pt idx="257">
                  <c:v>12.256772075999999</c:v>
                </c:pt>
                <c:pt idx="258">
                  <c:v>12.256772075999999</c:v>
                </c:pt>
                <c:pt idx="259">
                  <c:v>12.256772075999999</c:v>
                </c:pt>
                <c:pt idx="260">
                  <c:v>12.256772075999999</c:v>
                </c:pt>
                <c:pt idx="261">
                  <c:v>12.154834440000002</c:v>
                </c:pt>
                <c:pt idx="262">
                  <c:v>12.154834440000002</c:v>
                </c:pt>
                <c:pt idx="263">
                  <c:v>12.154834440000002</c:v>
                </c:pt>
                <c:pt idx="264">
                  <c:v>12.154834440000002</c:v>
                </c:pt>
                <c:pt idx="265">
                  <c:v>12.154834440000002</c:v>
                </c:pt>
                <c:pt idx="266">
                  <c:v>12.154834440000002</c:v>
                </c:pt>
                <c:pt idx="267">
                  <c:v>12.154834440000002</c:v>
                </c:pt>
                <c:pt idx="268">
                  <c:v>12.154834440000002</c:v>
                </c:pt>
                <c:pt idx="269">
                  <c:v>0.94711678699999902</c:v>
                </c:pt>
                <c:pt idx="270">
                  <c:v>0.94711678699999902</c:v>
                </c:pt>
                <c:pt idx="271">
                  <c:v>0.94711678699999902</c:v>
                </c:pt>
                <c:pt idx="272">
                  <c:v>0.94711678699999902</c:v>
                </c:pt>
                <c:pt idx="273">
                  <c:v>0.94711678699999902</c:v>
                </c:pt>
                <c:pt idx="274">
                  <c:v>0.94711678699999902</c:v>
                </c:pt>
                <c:pt idx="275">
                  <c:v>0.94711678699999902</c:v>
                </c:pt>
                <c:pt idx="276">
                  <c:v>0.94711678699999902</c:v>
                </c:pt>
                <c:pt idx="277">
                  <c:v>0.94711678699999902</c:v>
                </c:pt>
                <c:pt idx="278">
                  <c:v>0.73843546899999901</c:v>
                </c:pt>
                <c:pt idx="279">
                  <c:v>0.73843546899999901</c:v>
                </c:pt>
                <c:pt idx="280">
                  <c:v>0.73843546899999901</c:v>
                </c:pt>
                <c:pt idx="281">
                  <c:v>0.73843546899999901</c:v>
                </c:pt>
                <c:pt idx="282">
                  <c:v>0.73843546899999901</c:v>
                </c:pt>
                <c:pt idx="283">
                  <c:v>0.73843546899999901</c:v>
                </c:pt>
                <c:pt idx="284">
                  <c:v>0.73843546899999901</c:v>
                </c:pt>
                <c:pt idx="285">
                  <c:v>0.73843546899999901</c:v>
                </c:pt>
                <c:pt idx="286">
                  <c:v>0.73843546899999901</c:v>
                </c:pt>
                <c:pt idx="287">
                  <c:v>0.73843546899999901</c:v>
                </c:pt>
                <c:pt idx="288">
                  <c:v>7.950058309000001</c:v>
                </c:pt>
                <c:pt idx="289">
                  <c:v>7.950058309000001</c:v>
                </c:pt>
                <c:pt idx="290">
                  <c:v>7.950058309000001</c:v>
                </c:pt>
                <c:pt idx="291">
                  <c:v>7.950058309000001</c:v>
                </c:pt>
                <c:pt idx="292">
                  <c:v>7.950058309000001</c:v>
                </c:pt>
                <c:pt idx="293">
                  <c:v>7.950058309000001</c:v>
                </c:pt>
                <c:pt idx="294">
                  <c:v>8.6500583090000003</c:v>
                </c:pt>
                <c:pt idx="295">
                  <c:v>8.6500583090000003</c:v>
                </c:pt>
                <c:pt idx="296">
                  <c:v>8.6500583090000003</c:v>
                </c:pt>
                <c:pt idx="297">
                  <c:v>8.6500583090000003</c:v>
                </c:pt>
                <c:pt idx="298">
                  <c:v>8.6500583090000003</c:v>
                </c:pt>
                <c:pt idx="299">
                  <c:v>8.6500583090000003</c:v>
                </c:pt>
                <c:pt idx="300">
                  <c:v>8.6500583090000003</c:v>
                </c:pt>
                <c:pt idx="301">
                  <c:v>5.5411632839999996</c:v>
                </c:pt>
                <c:pt idx="302">
                  <c:v>5.5411632839999996</c:v>
                </c:pt>
                <c:pt idx="303">
                  <c:v>5.5411632839999996</c:v>
                </c:pt>
                <c:pt idx="304">
                  <c:v>5.5411632839999996</c:v>
                </c:pt>
                <c:pt idx="305">
                  <c:v>5.5411632839999996</c:v>
                </c:pt>
                <c:pt idx="306">
                  <c:v>5.5411632839999996</c:v>
                </c:pt>
                <c:pt idx="307">
                  <c:v>5.5411632839999996</c:v>
                </c:pt>
                <c:pt idx="308">
                  <c:v>5.5411632839999996</c:v>
                </c:pt>
                <c:pt idx="309">
                  <c:v>5.5411632839999996</c:v>
                </c:pt>
                <c:pt idx="310">
                  <c:v>5.5411632839999996</c:v>
                </c:pt>
                <c:pt idx="311">
                  <c:v>5.6462122170000013</c:v>
                </c:pt>
                <c:pt idx="312">
                  <c:v>5.6462122170000013</c:v>
                </c:pt>
                <c:pt idx="313">
                  <c:v>5.6462122170000013</c:v>
                </c:pt>
                <c:pt idx="314">
                  <c:v>5.6462122170000013</c:v>
                </c:pt>
                <c:pt idx="315">
                  <c:v>5.6462122170000013</c:v>
                </c:pt>
                <c:pt idx="316">
                  <c:v>5.6462122170000013</c:v>
                </c:pt>
                <c:pt idx="317">
                  <c:v>5.6462122170000013</c:v>
                </c:pt>
                <c:pt idx="318">
                  <c:v>5.6462122170000013</c:v>
                </c:pt>
                <c:pt idx="319">
                  <c:v>5.6462122170000013</c:v>
                </c:pt>
                <c:pt idx="320">
                  <c:v>5.6462122170000013</c:v>
                </c:pt>
                <c:pt idx="321">
                  <c:v>12.569001397000001</c:v>
                </c:pt>
                <c:pt idx="322">
                  <c:v>12.569001397000001</c:v>
                </c:pt>
                <c:pt idx="323">
                  <c:v>12.569001397000001</c:v>
                </c:pt>
                <c:pt idx="324">
                  <c:v>12.569001397000001</c:v>
                </c:pt>
                <c:pt idx="325">
                  <c:v>12.569001397000001</c:v>
                </c:pt>
                <c:pt idx="326">
                  <c:v>12.569001397000001</c:v>
                </c:pt>
                <c:pt idx="327">
                  <c:v>12.569001397000001</c:v>
                </c:pt>
                <c:pt idx="328">
                  <c:v>12.569001397000001</c:v>
                </c:pt>
                <c:pt idx="329">
                  <c:v>12.569001397000001</c:v>
                </c:pt>
                <c:pt idx="330">
                  <c:v>12.569001397000001</c:v>
                </c:pt>
                <c:pt idx="331">
                  <c:v>13.679570120000001</c:v>
                </c:pt>
                <c:pt idx="332">
                  <c:v>13.679570120000001</c:v>
                </c:pt>
                <c:pt idx="333">
                  <c:v>13.679570120000001</c:v>
                </c:pt>
                <c:pt idx="334">
                  <c:v>13.679570120000001</c:v>
                </c:pt>
                <c:pt idx="335">
                  <c:v>13.679570120000001</c:v>
                </c:pt>
                <c:pt idx="336">
                  <c:v>13.679570120000001</c:v>
                </c:pt>
                <c:pt idx="337">
                  <c:v>13.679570120000001</c:v>
                </c:pt>
                <c:pt idx="338">
                  <c:v>13.679570120000001</c:v>
                </c:pt>
              </c:numCache>
            </c:numRef>
          </c:xVal>
          <c:yVal>
            <c:numRef>
              <c:f>SICA_preadjustement!$Q$2:$Q$343</c:f>
              <c:numCache>
                <c:formatCode>General</c:formatCode>
                <c:ptCount val="342"/>
                <c:pt idx="190">
                  <c:v>61.801749999999998</c:v>
                </c:pt>
                <c:pt idx="191">
                  <c:v>53.124499999999998</c:v>
                </c:pt>
                <c:pt idx="192">
                  <c:v>64.987750000000005</c:v>
                </c:pt>
                <c:pt idx="193">
                  <c:v>72.350499999999997</c:v>
                </c:pt>
                <c:pt idx="194">
                  <c:v>69.716250000000002</c:v>
                </c:pt>
                <c:pt idx="195">
                  <c:v>74.718500000000006</c:v>
                </c:pt>
                <c:pt idx="196">
                  <c:v>64.784750000000003</c:v>
                </c:pt>
                <c:pt idx="197">
                  <c:v>56.6845</c:v>
                </c:pt>
                <c:pt idx="198">
                  <c:v>65.855249999999998</c:v>
                </c:pt>
                <c:pt idx="199">
                  <c:v>57.735249999999994</c:v>
                </c:pt>
                <c:pt idx="200">
                  <c:v>60.078999999999994</c:v>
                </c:pt>
                <c:pt idx="201">
                  <c:v>57.751999999999995</c:v>
                </c:pt>
                <c:pt idx="202">
                  <c:v>72.12</c:v>
                </c:pt>
                <c:pt idx="203">
                  <c:v>77.09075</c:v>
                </c:pt>
                <c:pt idx="204">
                  <c:v>69.174250000000001</c:v>
                </c:pt>
                <c:pt idx="205">
                  <c:v>61.452250000000006</c:v>
                </c:pt>
                <c:pt idx="206">
                  <c:v>68.610249999999994</c:v>
                </c:pt>
                <c:pt idx="207">
                  <c:v>55.808250000000001</c:v>
                </c:pt>
                <c:pt idx="208">
                  <c:v>72.615499999999997</c:v>
                </c:pt>
                <c:pt idx="209">
                  <c:v>73.906499999999994</c:v>
                </c:pt>
                <c:pt idx="210">
                  <c:v>74.3245</c:v>
                </c:pt>
                <c:pt idx="211">
                  <c:v>68.482249999999993</c:v>
                </c:pt>
                <c:pt idx="212">
                  <c:v>63.798749999999998</c:v>
                </c:pt>
                <c:pt idx="213">
                  <c:v>64.712249999999997</c:v>
                </c:pt>
                <c:pt idx="214">
                  <c:v>56.342749999999995</c:v>
                </c:pt>
                <c:pt idx="215">
                  <c:v>71.579750000000004</c:v>
                </c:pt>
                <c:pt idx="216">
                  <c:v>73.746499999999997</c:v>
                </c:pt>
                <c:pt idx="217">
                  <c:v>66.460499999999996</c:v>
                </c:pt>
                <c:pt idx="218">
                  <c:v>67.751750000000001</c:v>
                </c:pt>
                <c:pt idx="219">
                  <c:v>71.864000000000004</c:v>
                </c:pt>
                <c:pt idx="220">
                  <c:v>77.188500000000005</c:v>
                </c:pt>
                <c:pt idx="221">
                  <c:v>80.233000000000004</c:v>
                </c:pt>
                <c:pt idx="222">
                  <c:v>66.320750000000004</c:v>
                </c:pt>
                <c:pt idx="223">
                  <c:v>66.893500000000003</c:v>
                </c:pt>
                <c:pt idx="224">
                  <c:v>81.660499999999999</c:v>
                </c:pt>
                <c:pt idx="225">
                  <c:v>72.416499999999999</c:v>
                </c:pt>
                <c:pt idx="226">
                  <c:v>65.866249999999994</c:v>
                </c:pt>
                <c:pt idx="227">
                  <c:v>75.326750000000004</c:v>
                </c:pt>
                <c:pt idx="228">
                  <c:v>71.574749999999995</c:v>
                </c:pt>
                <c:pt idx="229">
                  <c:v>82.138000000000005</c:v>
                </c:pt>
                <c:pt idx="230">
                  <c:v>72.459999999999994</c:v>
                </c:pt>
                <c:pt idx="231">
                  <c:v>78.288749999999993</c:v>
                </c:pt>
                <c:pt idx="232">
                  <c:v>79.266000000000005</c:v>
                </c:pt>
                <c:pt idx="233">
                  <c:v>74.896000000000001</c:v>
                </c:pt>
                <c:pt idx="234">
                  <c:v>74.737250000000003</c:v>
                </c:pt>
                <c:pt idx="235">
                  <c:v>69.0565</c:v>
                </c:pt>
                <c:pt idx="236">
                  <c:v>70.078749999999999</c:v>
                </c:pt>
                <c:pt idx="237">
                  <c:v>78.636750000000006</c:v>
                </c:pt>
                <c:pt idx="238">
                  <c:v>66.914000000000001</c:v>
                </c:pt>
                <c:pt idx="239">
                  <c:v>70.268749999999997</c:v>
                </c:pt>
                <c:pt idx="240">
                  <c:v>73.590249999999997</c:v>
                </c:pt>
                <c:pt idx="241">
                  <c:v>71.209000000000003</c:v>
                </c:pt>
                <c:pt idx="242">
                  <c:v>69.923249999999996</c:v>
                </c:pt>
                <c:pt idx="243">
                  <c:v>72.986500000000007</c:v>
                </c:pt>
                <c:pt idx="244">
                  <c:v>73.941500000000005</c:v>
                </c:pt>
                <c:pt idx="245">
                  <c:v>71.51925</c:v>
                </c:pt>
                <c:pt idx="246">
                  <c:v>63.005499999999998</c:v>
                </c:pt>
                <c:pt idx="247">
                  <c:v>76.78725</c:v>
                </c:pt>
                <c:pt idx="248">
                  <c:v>72.307249999999996</c:v>
                </c:pt>
                <c:pt idx="249">
                  <c:v>76.546250000000001</c:v>
                </c:pt>
                <c:pt idx="250">
                  <c:v>67.457999999999998</c:v>
                </c:pt>
                <c:pt idx="251">
                  <c:v>70.489999999999995</c:v>
                </c:pt>
                <c:pt idx="252">
                  <c:v>60.255250000000004</c:v>
                </c:pt>
                <c:pt idx="253">
                  <c:v>71.189499999999995</c:v>
                </c:pt>
                <c:pt idx="254">
                  <c:v>74.820750000000004</c:v>
                </c:pt>
                <c:pt idx="255">
                  <c:v>70.762</c:v>
                </c:pt>
                <c:pt idx="256">
                  <c:v>73.534999999999997</c:v>
                </c:pt>
                <c:pt idx="257">
                  <c:v>68.245999999999995</c:v>
                </c:pt>
                <c:pt idx="258">
                  <c:v>77.494749999999996</c:v>
                </c:pt>
                <c:pt idx="259">
                  <c:v>77.151499999999999</c:v>
                </c:pt>
                <c:pt idx="260">
                  <c:v>71.0685</c:v>
                </c:pt>
                <c:pt idx="261">
                  <c:v>77.197500000000005</c:v>
                </c:pt>
                <c:pt idx="262">
                  <c:v>71.883499999999998</c:v>
                </c:pt>
                <c:pt idx="263">
                  <c:v>75.876999999999995</c:v>
                </c:pt>
                <c:pt idx="264">
                  <c:v>73.278000000000006</c:v>
                </c:pt>
                <c:pt idx="265">
                  <c:v>62.786000000000001</c:v>
                </c:pt>
                <c:pt idx="266">
                  <c:v>70.564250000000001</c:v>
                </c:pt>
                <c:pt idx="267">
                  <c:v>60.857500000000002</c:v>
                </c:pt>
                <c:pt idx="268">
                  <c:v>70.515000000000001</c:v>
                </c:pt>
                <c:pt idx="269">
                  <c:v>62.034499999999994</c:v>
                </c:pt>
                <c:pt idx="270">
                  <c:v>64.097999999999999</c:v>
                </c:pt>
                <c:pt idx="271">
                  <c:v>66.070499999999996</c:v>
                </c:pt>
                <c:pt idx="272">
                  <c:v>64.358999999999995</c:v>
                </c:pt>
                <c:pt idx="273">
                  <c:v>64.386750000000006</c:v>
                </c:pt>
                <c:pt idx="274">
                  <c:v>64.91825</c:v>
                </c:pt>
                <c:pt idx="275">
                  <c:v>63.464749999999995</c:v>
                </c:pt>
                <c:pt idx="276">
                  <c:v>64.401499999999999</c:v>
                </c:pt>
                <c:pt idx="277">
                  <c:v>60.358500000000006</c:v>
                </c:pt>
                <c:pt idx="278">
                  <c:v>73.606250000000003</c:v>
                </c:pt>
                <c:pt idx="279">
                  <c:v>73.959249999999997</c:v>
                </c:pt>
                <c:pt idx="280">
                  <c:v>74.582750000000004</c:v>
                </c:pt>
                <c:pt idx="281">
                  <c:v>77.698750000000004</c:v>
                </c:pt>
                <c:pt idx="282">
                  <c:v>75.792749999999998</c:v>
                </c:pt>
                <c:pt idx="283">
                  <c:v>75.799750000000003</c:v>
                </c:pt>
                <c:pt idx="284">
                  <c:v>71.466250000000002</c:v>
                </c:pt>
                <c:pt idx="285">
                  <c:v>74.690250000000006</c:v>
                </c:pt>
                <c:pt idx="286">
                  <c:v>75.964250000000007</c:v>
                </c:pt>
                <c:pt idx="287">
                  <c:v>75.179749999999999</c:v>
                </c:pt>
                <c:pt idx="288">
                  <c:v>66.342500000000001</c:v>
                </c:pt>
                <c:pt idx="289">
                  <c:v>73.388499999999993</c:v>
                </c:pt>
                <c:pt idx="290">
                  <c:v>71.013249999999999</c:v>
                </c:pt>
                <c:pt idx="291">
                  <c:v>75.055750000000003</c:v>
                </c:pt>
                <c:pt idx="292">
                  <c:v>78.205500000000001</c:v>
                </c:pt>
                <c:pt idx="293">
                  <c:v>78.96875</c:v>
                </c:pt>
                <c:pt idx="294">
                  <c:v>74.054749999999999</c:v>
                </c:pt>
                <c:pt idx="295">
                  <c:v>74.791250000000005</c:v>
                </c:pt>
                <c:pt idx="296">
                  <c:v>67.599999999999994</c:v>
                </c:pt>
                <c:pt idx="297">
                  <c:v>64.681749999999994</c:v>
                </c:pt>
                <c:pt idx="298">
                  <c:v>67.825749999999999</c:v>
                </c:pt>
                <c:pt idx="299">
                  <c:v>65.484750000000005</c:v>
                </c:pt>
                <c:pt idx="300">
                  <c:v>77.291499999999999</c:v>
                </c:pt>
                <c:pt idx="301">
                  <c:v>83.308499999999995</c:v>
                </c:pt>
                <c:pt idx="302">
                  <c:v>82.948499999999996</c:v>
                </c:pt>
                <c:pt idx="303">
                  <c:v>70.364500000000007</c:v>
                </c:pt>
                <c:pt idx="304">
                  <c:v>66.692250000000001</c:v>
                </c:pt>
                <c:pt idx="305">
                  <c:v>72.786249999999995</c:v>
                </c:pt>
                <c:pt idx="306">
                  <c:v>76.325749999999999</c:v>
                </c:pt>
                <c:pt idx="307">
                  <c:v>75.438000000000002</c:v>
                </c:pt>
                <c:pt idx="308">
                  <c:v>75.391750000000002</c:v>
                </c:pt>
                <c:pt idx="309">
                  <c:v>83.333250000000007</c:v>
                </c:pt>
                <c:pt idx="310">
                  <c:v>73.309749999999994</c:v>
                </c:pt>
                <c:pt idx="311">
                  <c:v>65.238</c:v>
                </c:pt>
                <c:pt idx="312">
                  <c:v>70.255499999999998</c:v>
                </c:pt>
                <c:pt idx="313">
                  <c:v>64.192499999999995</c:v>
                </c:pt>
                <c:pt idx="314">
                  <c:v>68.926000000000002</c:v>
                </c:pt>
                <c:pt idx="315">
                  <c:v>65.261750000000006</c:v>
                </c:pt>
                <c:pt idx="316">
                  <c:v>68.194249999999997</c:v>
                </c:pt>
                <c:pt idx="317">
                  <c:v>67.949749999999995</c:v>
                </c:pt>
                <c:pt idx="318">
                  <c:v>69.40325</c:v>
                </c:pt>
                <c:pt idx="319">
                  <c:v>67.777000000000001</c:v>
                </c:pt>
                <c:pt idx="320">
                  <c:v>70.790000000000006</c:v>
                </c:pt>
                <c:pt idx="321">
                  <c:v>69.434250000000006</c:v>
                </c:pt>
                <c:pt idx="322">
                  <c:v>68.284999999999997</c:v>
                </c:pt>
                <c:pt idx="323">
                  <c:v>69.519499999999994</c:v>
                </c:pt>
                <c:pt idx="324">
                  <c:v>69.006500000000003</c:v>
                </c:pt>
                <c:pt idx="325">
                  <c:v>70.947000000000003</c:v>
                </c:pt>
                <c:pt idx="326">
                  <c:v>71.025750000000002</c:v>
                </c:pt>
                <c:pt idx="327">
                  <c:v>71.959249999999997</c:v>
                </c:pt>
                <c:pt idx="328">
                  <c:v>67.175250000000005</c:v>
                </c:pt>
                <c:pt idx="329">
                  <c:v>68.65325</c:v>
                </c:pt>
                <c:pt idx="330">
                  <c:v>68.779750000000007</c:v>
                </c:pt>
                <c:pt idx="331">
                  <c:v>67.592250000000007</c:v>
                </c:pt>
                <c:pt idx="332">
                  <c:v>67.016000000000005</c:v>
                </c:pt>
                <c:pt idx="333">
                  <c:v>79.293750000000003</c:v>
                </c:pt>
                <c:pt idx="334">
                  <c:v>68.154499999999999</c:v>
                </c:pt>
                <c:pt idx="335">
                  <c:v>67.481999999999999</c:v>
                </c:pt>
                <c:pt idx="336">
                  <c:v>61.647999999999996</c:v>
                </c:pt>
                <c:pt idx="337">
                  <c:v>71.407749999999993</c:v>
                </c:pt>
                <c:pt idx="338">
                  <c:v>64.258499999999998</c:v>
                </c:pt>
              </c:numCache>
            </c:numRef>
          </c:yVal>
          <c:smooth val="0"/>
          <c:extLst>
            <c:ext xmlns:c16="http://schemas.microsoft.com/office/drawing/2014/chart" uri="{C3380CC4-5D6E-409C-BE32-E72D297353CC}">
              <c16:uniqueId val="{00000006-F850-3042-B8E2-34D931EBEA00}"/>
            </c:ext>
          </c:extLst>
        </c:ser>
        <c:dLbls>
          <c:showLegendKey val="0"/>
          <c:showVal val="0"/>
          <c:showCatName val="0"/>
          <c:showSerName val="0"/>
          <c:showPercent val="0"/>
          <c:showBubbleSize val="0"/>
        </c:dLbls>
        <c:axId val="672333088"/>
        <c:axId val="672332608"/>
      </c:scatterChart>
      <c:valAx>
        <c:axId val="672333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SICA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crossAx val="672332608"/>
        <c:crosses val="autoZero"/>
        <c:crossBetween val="midCat"/>
      </c:valAx>
      <c:valAx>
        <c:axId val="672332608"/>
        <c:scaling>
          <c:orientation val="minMax"/>
          <c:max val="100"/>
          <c:min val="-1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GR</a:t>
                </a:r>
              </a:p>
              <a:p>
                <a:pPr>
                  <a:defRPr/>
                </a:pPr>
                <a:endParaRPr lang="sv-SE"/>
              </a:p>
            </c:rich>
          </c:tx>
          <c:layout>
            <c:manualLayout>
              <c:xMode val="edge"/>
              <c:yMode val="edge"/>
              <c:x val="0.32918886915334516"/>
              <c:y val="4.0319625049003376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crossAx val="6723330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v-SE"/>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3901810231092338E-2"/>
          <c:y val="5.335647092196108E-2"/>
          <c:w val="0.90108930877423621"/>
          <c:h val="0.6615975087131829"/>
        </c:manualLayout>
      </c:layout>
      <c:scatterChart>
        <c:scatterStyle val="lineMarker"/>
        <c:varyColors val="0"/>
        <c:ser>
          <c:idx val="0"/>
          <c:order val="0"/>
          <c:tx>
            <c:strRef>
              <c:f>SICA_adjusted!$N$1</c:f>
              <c:strCache>
                <c:ptCount val="1"/>
                <c:pt idx="0">
                  <c:v>GRLi</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layout>
                <c:manualLayout>
                  <c:x val="-0.15387010904276396"/>
                  <c:y val="-3.358385907203240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sv-SE"/>
                </a:p>
              </c:txPr>
            </c:trendlineLbl>
          </c:trendline>
          <c:xVal>
            <c:numRef>
              <c:f>SICA_adjusted!$L$2:$L$343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SICA_adjusted!$N$2:$N$343</c:f>
              <c:numCache>
                <c:formatCode>General</c:formatCode>
                <c:ptCount val="342"/>
                <c:pt idx="0">
                  <c:v>72.665999999999997</c:v>
                </c:pt>
                <c:pt idx="1">
                  <c:v>76.6875</c:v>
                </c:pt>
                <c:pt idx="2">
                  <c:v>69.563249999999996</c:v>
                </c:pt>
                <c:pt idx="3">
                  <c:v>66.738500000000002</c:v>
                </c:pt>
                <c:pt idx="4">
                  <c:v>81.515000000000001</c:v>
                </c:pt>
                <c:pt idx="5">
                  <c:v>69.140249999999995</c:v>
                </c:pt>
                <c:pt idx="6">
                  <c:v>73.923500000000004</c:v>
                </c:pt>
                <c:pt idx="7">
                  <c:v>80.172749999999994</c:v>
                </c:pt>
                <c:pt idx="8">
                  <c:v>70.266249999999999</c:v>
                </c:pt>
                <c:pt idx="9">
                  <c:v>82.92</c:v>
                </c:pt>
                <c:pt idx="10">
                  <c:v>69.458749999999995</c:v>
                </c:pt>
                <c:pt idx="11">
                  <c:v>73.944749999999999</c:v>
                </c:pt>
                <c:pt idx="12">
                  <c:v>78.923249999999996</c:v>
                </c:pt>
                <c:pt idx="13">
                  <c:v>81.489999999999995</c:v>
                </c:pt>
                <c:pt idx="14">
                  <c:v>77.010999999999996</c:v>
                </c:pt>
                <c:pt idx="15">
                  <c:v>73.716999999999999</c:v>
                </c:pt>
                <c:pt idx="16">
                  <c:v>68.298500000000004</c:v>
                </c:pt>
                <c:pt idx="17">
                  <c:v>81.363249999999994</c:v>
                </c:pt>
                <c:pt idx="18">
                  <c:v>67.977500000000006</c:v>
                </c:pt>
                <c:pt idx="19">
                  <c:v>65.9285</c:v>
                </c:pt>
                <c:pt idx="20">
                  <c:v>71.902500000000003</c:v>
                </c:pt>
                <c:pt idx="21">
                  <c:v>67.558750000000003</c:v>
                </c:pt>
                <c:pt idx="22">
                  <c:v>72.10275</c:v>
                </c:pt>
                <c:pt idx="23">
                  <c:v>68.047250000000005</c:v>
                </c:pt>
                <c:pt idx="24">
                  <c:v>69.138000000000005</c:v>
                </c:pt>
                <c:pt idx="25">
                  <c:v>75.832250000000002</c:v>
                </c:pt>
                <c:pt idx="26">
                  <c:v>67.867249999999999</c:v>
                </c:pt>
                <c:pt idx="27">
                  <c:v>73.296999999999997</c:v>
                </c:pt>
                <c:pt idx="28">
                  <c:v>69.992249999999999</c:v>
                </c:pt>
                <c:pt idx="29">
                  <c:v>77.667249999999996</c:v>
                </c:pt>
                <c:pt idx="30">
                  <c:v>73.642250000000004</c:v>
                </c:pt>
                <c:pt idx="31">
                  <c:v>78.064750000000004</c:v>
                </c:pt>
                <c:pt idx="32">
                  <c:v>77.946250000000006</c:v>
                </c:pt>
                <c:pt idx="33">
                  <c:v>72.652749999999997</c:v>
                </c:pt>
                <c:pt idx="34">
                  <c:v>74.101749999999996</c:v>
                </c:pt>
                <c:pt idx="35">
                  <c:v>77.573499999999996</c:v>
                </c:pt>
                <c:pt idx="36">
                  <c:v>76.248249999999999</c:v>
                </c:pt>
                <c:pt idx="37">
                  <c:v>73.350499999999997</c:v>
                </c:pt>
                <c:pt idx="38">
                  <c:v>75.473749999999995</c:v>
                </c:pt>
                <c:pt idx="39">
                  <c:v>70.245500000000007</c:v>
                </c:pt>
                <c:pt idx="40">
                  <c:v>76.742999999999995</c:v>
                </c:pt>
                <c:pt idx="41">
                  <c:v>75.751750000000001</c:v>
                </c:pt>
                <c:pt idx="42">
                  <c:v>71.84075</c:v>
                </c:pt>
                <c:pt idx="43">
                  <c:v>76.287750000000003</c:v>
                </c:pt>
                <c:pt idx="44">
                  <c:v>77.219750000000005</c:v>
                </c:pt>
                <c:pt idx="45">
                  <c:v>69.163749999999993</c:v>
                </c:pt>
                <c:pt idx="46">
                  <c:v>75.228250000000003</c:v>
                </c:pt>
                <c:pt idx="47">
                  <c:v>71.296499999999995</c:v>
                </c:pt>
                <c:pt idx="48">
                  <c:v>71.164000000000001</c:v>
                </c:pt>
                <c:pt idx="49">
                  <c:v>73.168750000000003</c:v>
                </c:pt>
                <c:pt idx="50">
                  <c:v>77.060249999999996</c:v>
                </c:pt>
                <c:pt idx="51">
                  <c:v>67.301749999999998</c:v>
                </c:pt>
                <c:pt idx="52">
                  <c:v>64.227500000000006</c:v>
                </c:pt>
                <c:pt idx="53">
                  <c:v>61.954250000000002</c:v>
                </c:pt>
                <c:pt idx="54">
                  <c:v>65.525750000000002</c:v>
                </c:pt>
                <c:pt idx="55">
                  <c:v>74.906750000000002</c:v>
                </c:pt>
                <c:pt idx="56">
                  <c:v>80.564250000000001</c:v>
                </c:pt>
                <c:pt idx="57">
                  <c:v>67.590500000000006</c:v>
                </c:pt>
                <c:pt idx="58">
                  <c:v>73.180250000000001</c:v>
                </c:pt>
                <c:pt idx="59">
                  <c:v>75.034000000000006</c:v>
                </c:pt>
                <c:pt idx="60">
                  <c:v>68.441999999999993</c:v>
                </c:pt>
                <c:pt idx="61">
                  <c:v>64.836749999999995</c:v>
                </c:pt>
                <c:pt idx="62">
                  <c:v>66.087000000000003</c:v>
                </c:pt>
                <c:pt idx="63">
                  <c:v>72.808000000000007</c:v>
                </c:pt>
                <c:pt idx="64">
                  <c:v>72.396000000000001</c:v>
                </c:pt>
                <c:pt idx="65">
                  <c:v>69.297250000000005</c:v>
                </c:pt>
                <c:pt idx="66">
                  <c:v>66.781499999999994</c:v>
                </c:pt>
                <c:pt idx="67">
                  <c:v>66.496750000000006</c:v>
                </c:pt>
                <c:pt idx="68">
                  <c:v>65.281000000000006</c:v>
                </c:pt>
                <c:pt idx="69">
                  <c:v>64.187749999999994</c:v>
                </c:pt>
                <c:pt idx="70">
                  <c:v>65.477249999999998</c:v>
                </c:pt>
                <c:pt idx="71">
                  <c:v>66.047499999999999</c:v>
                </c:pt>
                <c:pt idx="72">
                  <c:v>62.9345</c:v>
                </c:pt>
                <c:pt idx="73">
                  <c:v>62.370000000000005</c:v>
                </c:pt>
                <c:pt idx="74">
                  <c:v>69.628749999999997</c:v>
                </c:pt>
                <c:pt idx="75">
                  <c:v>68.044499999999999</c:v>
                </c:pt>
                <c:pt idx="76">
                  <c:v>68.733500000000006</c:v>
                </c:pt>
                <c:pt idx="77">
                  <c:v>68.153000000000006</c:v>
                </c:pt>
                <c:pt idx="78">
                  <c:v>68.601249999999993</c:v>
                </c:pt>
                <c:pt idx="79">
                  <c:v>62.592749999999995</c:v>
                </c:pt>
                <c:pt idx="80">
                  <c:v>63.495750000000001</c:v>
                </c:pt>
              </c:numCache>
            </c:numRef>
          </c:yVal>
          <c:smooth val="0"/>
          <c:extLst>
            <c:ext xmlns:c16="http://schemas.microsoft.com/office/drawing/2014/chart" uri="{C3380CC4-5D6E-409C-BE32-E72D297353CC}">
              <c16:uniqueId val="{00000001-7925-7D47-A0BD-17D6A40E0EE8}"/>
            </c:ext>
          </c:extLst>
        </c:ser>
        <c:ser>
          <c:idx val="1"/>
          <c:order val="1"/>
          <c:tx>
            <c:strRef>
              <c:f>SICA_adjusted!$O$1</c:f>
              <c:strCache>
                <c:ptCount val="1"/>
                <c:pt idx="0">
                  <c:v>GRpH</c:v>
                </c:pt>
              </c:strCache>
            </c:strRef>
          </c:tx>
          <c:spPr>
            <a:ln w="381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poly"/>
            <c:order val="2"/>
            <c:dispRSqr val="1"/>
            <c:dispEq val="1"/>
            <c:trendlineLbl>
              <c:layout>
                <c:manualLayout>
                  <c:x val="-0.14439704805993395"/>
                  <c:y val="6.9233722547596729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FD8C1B"/>
                      </a:solidFill>
                      <a:latin typeface="+mn-lt"/>
                      <a:ea typeface="+mn-ea"/>
                      <a:cs typeface="+mn-cs"/>
                    </a:defRPr>
                  </a:pPr>
                  <a:endParaRPr lang="sv-SE"/>
                </a:p>
              </c:txPr>
            </c:trendlineLbl>
          </c:trendline>
          <c:xVal>
            <c:numRef>
              <c:f>SICA_adjusted!$L$2:$L$343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SICA_adjusted!$O$2:$O$343</c:f>
              <c:numCache>
                <c:formatCode>General</c:formatCode>
                <c:ptCount val="342"/>
                <c:pt idx="81">
                  <c:v>77.47475</c:v>
                </c:pt>
                <c:pt idx="82">
                  <c:v>76.91525</c:v>
                </c:pt>
                <c:pt idx="83">
                  <c:v>70.283249999999995</c:v>
                </c:pt>
                <c:pt idx="84">
                  <c:v>75.927999999999997</c:v>
                </c:pt>
                <c:pt idx="85">
                  <c:v>70.821749999999994</c:v>
                </c:pt>
                <c:pt idx="86">
                  <c:v>66.904499999999999</c:v>
                </c:pt>
                <c:pt idx="87">
                  <c:v>80.048249999999996</c:v>
                </c:pt>
                <c:pt idx="88">
                  <c:v>76.823250000000002</c:v>
                </c:pt>
                <c:pt idx="89">
                  <c:v>64.455500000000001</c:v>
                </c:pt>
                <c:pt idx="90">
                  <c:v>68.887249999999995</c:v>
                </c:pt>
                <c:pt idx="91">
                  <c:v>76.979500000000002</c:v>
                </c:pt>
                <c:pt idx="92">
                  <c:v>73.343249999999998</c:v>
                </c:pt>
                <c:pt idx="93">
                  <c:v>75.004499999999993</c:v>
                </c:pt>
                <c:pt idx="94">
                  <c:v>81.140500000000003</c:v>
                </c:pt>
                <c:pt idx="95">
                  <c:v>73.783500000000004</c:v>
                </c:pt>
                <c:pt idx="96">
                  <c:v>70.981499999999997</c:v>
                </c:pt>
                <c:pt idx="97">
                  <c:v>73.477249999999998</c:v>
                </c:pt>
                <c:pt idx="98">
                  <c:v>76.641999999999996</c:v>
                </c:pt>
                <c:pt idx="99">
                  <c:v>71.697000000000003</c:v>
                </c:pt>
                <c:pt idx="100">
                  <c:v>75.83175</c:v>
                </c:pt>
                <c:pt idx="101">
                  <c:v>77.680750000000003</c:v>
                </c:pt>
                <c:pt idx="102">
                  <c:v>72.848249999999993</c:v>
                </c:pt>
                <c:pt idx="103">
                  <c:v>76.196749999999994</c:v>
                </c:pt>
                <c:pt idx="104">
                  <c:v>72.912000000000006</c:v>
                </c:pt>
                <c:pt idx="105">
                  <c:v>74.035250000000005</c:v>
                </c:pt>
                <c:pt idx="106">
                  <c:v>78.511250000000004</c:v>
                </c:pt>
                <c:pt idx="107">
                  <c:v>78.964500000000001</c:v>
                </c:pt>
                <c:pt idx="108">
                  <c:v>75.937250000000006</c:v>
                </c:pt>
                <c:pt idx="109">
                  <c:v>76.170500000000004</c:v>
                </c:pt>
                <c:pt idx="110">
                  <c:v>68.457250000000002</c:v>
                </c:pt>
                <c:pt idx="111">
                  <c:v>75.662750000000003</c:v>
                </c:pt>
                <c:pt idx="112">
                  <c:v>64.781000000000006</c:v>
                </c:pt>
                <c:pt idx="113">
                  <c:v>59.510249999999999</c:v>
                </c:pt>
                <c:pt idx="114">
                  <c:v>52.519000000000005</c:v>
                </c:pt>
                <c:pt idx="115">
                  <c:v>53.478250000000003</c:v>
                </c:pt>
                <c:pt idx="116">
                  <c:v>57.674750000000003</c:v>
                </c:pt>
                <c:pt idx="117">
                  <c:v>76.181250000000006</c:v>
                </c:pt>
                <c:pt idx="118">
                  <c:v>73.251249999999999</c:v>
                </c:pt>
                <c:pt idx="119">
                  <c:v>66.178749999999994</c:v>
                </c:pt>
                <c:pt idx="120">
                  <c:v>68.671999999999997</c:v>
                </c:pt>
                <c:pt idx="121">
                  <c:v>63.932249999999996</c:v>
                </c:pt>
                <c:pt idx="122">
                  <c:v>67.418499999999995</c:v>
                </c:pt>
                <c:pt idx="123">
                  <c:v>60.915499999999994</c:v>
                </c:pt>
                <c:pt idx="124">
                  <c:v>71.373249999999999</c:v>
                </c:pt>
                <c:pt idx="125">
                  <c:v>60.248000000000005</c:v>
                </c:pt>
                <c:pt idx="126">
                  <c:v>64.083749999999995</c:v>
                </c:pt>
                <c:pt idx="127">
                  <c:v>65.379000000000005</c:v>
                </c:pt>
                <c:pt idx="128">
                  <c:v>63.595749999999995</c:v>
                </c:pt>
                <c:pt idx="129">
                  <c:v>62.522000000000006</c:v>
                </c:pt>
                <c:pt idx="130">
                  <c:v>67.867750000000001</c:v>
                </c:pt>
                <c:pt idx="131">
                  <c:v>59.270499999999998</c:v>
                </c:pt>
                <c:pt idx="132">
                  <c:v>62.392499999999998</c:v>
                </c:pt>
              </c:numCache>
            </c:numRef>
          </c:yVal>
          <c:smooth val="0"/>
          <c:extLst>
            <c:ext xmlns:c16="http://schemas.microsoft.com/office/drawing/2014/chart" uri="{C3380CC4-5D6E-409C-BE32-E72D297353CC}">
              <c16:uniqueId val="{00000003-7925-7D47-A0BD-17D6A40E0EE8}"/>
            </c:ext>
          </c:extLst>
        </c:ser>
        <c:ser>
          <c:idx val="2"/>
          <c:order val="2"/>
          <c:tx>
            <c:strRef>
              <c:f>SICA_adjusted!$P$1</c:f>
              <c:strCache>
                <c:ptCount val="1"/>
                <c:pt idx="0">
                  <c:v>GRtemp</c:v>
                </c:pt>
              </c:strCache>
            </c:strRef>
          </c:tx>
          <c:spPr>
            <a:ln w="3810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poly"/>
            <c:order val="2"/>
            <c:dispRSqr val="1"/>
            <c:dispEq val="1"/>
            <c:trendlineLbl>
              <c:layout>
                <c:manualLayout>
                  <c:x val="-0.14913357855134893"/>
                  <c:y val="0.1641422594272543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mn-cs"/>
                    </a:defRPr>
                  </a:pPr>
                  <a:endParaRPr lang="sv-SE"/>
                </a:p>
              </c:txPr>
            </c:trendlineLbl>
          </c:trendline>
          <c:xVal>
            <c:numRef>
              <c:f>SICA_adjusted!$L$2:$L$343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SICA_adjusted!$P$2:$P$343</c:f>
              <c:numCache>
                <c:formatCode>General</c:formatCode>
                <c:ptCount val="342"/>
                <c:pt idx="133">
                  <c:v>42.751000000000005</c:v>
                </c:pt>
                <c:pt idx="134">
                  <c:v>47.630250000000004</c:v>
                </c:pt>
                <c:pt idx="135">
                  <c:v>45.341750000000005</c:v>
                </c:pt>
                <c:pt idx="136">
                  <c:v>48.91225</c:v>
                </c:pt>
                <c:pt idx="137">
                  <c:v>47.5655</c:v>
                </c:pt>
                <c:pt idx="138">
                  <c:v>44.858000000000004</c:v>
                </c:pt>
                <c:pt idx="139">
                  <c:v>49.738500000000002</c:v>
                </c:pt>
                <c:pt idx="140">
                  <c:v>49.403750000000002</c:v>
                </c:pt>
                <c:pt idx="141">
                  <c:v>46.037000000000006</c:v>
                </c:pt>
                <c:pt idx="142">
                  <c:v>43.385249999999999</c:v>
                </c:pt>
                <c:pt idx="143">
                  <c:v>45.3</c:v>
                </c:pt>
                <c:pt idx="144">
                  <c:v>45.084000000000003</c:v>
                </c:pt>
                <c:pt idx="145">
                  <c:v>74.791250000000005</c:v>
                </c:pt>
                <c:pt idx="146">
                  <c:v>78.037499999999994</c:v>
                </c:pt>
                <c:pt idx="147">
                  <c:v>79.782749999999993</c:v>
                </c:pt>
                <c:pt idx="148">
                  <c:v>72.612250000000003</c:v>
                </c:pt>
                <c:pt idx="149">
                  <c:v>75.768000000000001</c:v>
                </c:pt>
                <c:pt idx="150">
                  <c:v>77.521500000000003</c:v>
                </c:pt>
                <c:pt idx="151">
                  <c:v>80.322249999999997</c:v>
                </c:pt>
                <c:pt idx="152">
                  <c:v>67.971000000000004</c:v>
                </c:pt>
                <c:pt idx="153">
                  <c:v>80.494749999999996</c:v>
                </c:pt>
                <c:pt idx="154">
                  <c:v>74.242000000000004</c:v>
                </c:pt>
                <c:pt idx="155">
                  <c:v>73.169499999999999</c:v>
                </c:pt>
                <c:pt idx="156">
                  <c:v>75.358999999999995</c:v>
                </c:pt>
                <c:pt idx="157">
                  <c:v>69.527500000000003</c:v>
                </c:pt>
                <c:pt idx="158">
                  <c:v>74.111500000000007</c:v>
                </c:pt>
                <c:pt idx="159">
                  <c:v>76.056250000000006</c:v>
                </c:pt>
                <c:pt idx="160">
                  <c:v>71.962999999999994</c:v>
                </c:pt>
                <c:pt idx="161">
                  <c:v>80.514750000000006</c:v>
                </c:pt>
                <c:pt idx="162">
                  <c:v>71.192999999999998</c:v>
                </c:pt>
                <c:pt idx="163">
                  <c:v>75.853250000000003</c:v>
                </c:pt>
                <c:pt idx="164">
                  <c:v>72.339749999999995</c:v>
                </c:pt>
                <c:pt idx="165">
                  <c:v>73.5715</c:v>
                </c:pt>
                <c:pt idx="166">
                  <c:v>75.248500000000007</c:v>
                </c:pt>
                <c:pt idx="167">
                  <c:v>73.808999999999997</c:v>
                </c:pt>
                <c:pt idx="168">
                  <c:v>73.996250000000003</c:v>
                </c:pt>
                <c:pt idx="169">
                  <c:v>72.671499999999995</c:v>
                </c:pt>
                <c:pt idx="170">
                  <c:v>80.028750000000002</c:v>
                </c:pt>
                <c:pt idx="171">
                  <c:v>75.295249999999996</c:v>
                </c:pt>
                <c:pt idx="172">
                  <c:v>76.283749999999998</c:v>
                </c:pt>
                <c:pt idx="173">
                  <c:v>63.750500000000002</c:v>
                </c:pt>
                <c:pt idx="174">
                  <c:v>74.728499999999997</c:v>
                </c:pt>
                <c:pt idx="175">
                  <c:v>65.597499999999997</c:v>
                </c:pt>
                <c:pt idx="176">
                  <c:v>73.080749999999995</c:v>
                </c:pt>
                <c:pt idx="177">
                  <c:v>69.008499999999998</c:v>
                </c:pt>
                <c:pt idx="178">
                  <c:v>70.129750000000001</c:v>
                </c:pt>
                <c:pt idx="179">
                  <c:v>76.807749999999999</c:v>
                </c:pt>
                <c:pt idx="180">
                  <c:v>74.134249999999994</c:v>
                </c:pt>
                <c:pt idx="181">
                  <c:v>75.284000000000006</c:v>
                </c:pt>
                <c:pt idx="182">
                  <c:v>68.863749999999996</c:v>
                </c:pt>
                <c:pt idx="183">
                  <c:v>55.849999999999994</c:v>
                </c:pt>
                <c:pt idx="184">
                  <c:v>56.75</c:v>
                </c:pt>
                <c:pt idx="185">
                  <c:v>55.974999999999994</c:v>
                </c:pt>
                <c:pt idx="186">
                  <c:v>65.349999999999994</c:v>
                </c:pt>
                <c:pt idx="187">
                  <c:v>72.95</c:v>
                </c:pt>
                <c:pt idx="188">
                  <c:v>58.924999999999997</c:v>
                </c:pt>
                <c:pt idx="189">
                  <c:v>73.375</c:v>
                </c:pt>
              </c:numCache>
            </c:numRef>
          </c:yVal>
          <c:smooth val="0"/>
          <c:extLst>
            <c:ext xmlns:c16="http://schemas.microsoft.com/office/drawing/2014/chart" uri="{C3380CC4-5D6E-409C-BE32-E72D297353CC}">
              <c16:uniqueId val="{00000005-7925-7D47-A0BD-17D6A40E0EE8}"/>
            </c:ext>
          </c:extLst>
        </c:ser>
        <c:ser>
          <c:idx val="3"/>
          <c:order val="3"/>
          <c:tx>
            <c:strRef>
              <c:f>SICA_adjusted!$Q$1</c:f>
              <c:strCache>
                <c:ptCount val="1"/>
                <c:pt idx="0">
                  <c:v>GRMS</c:v>
                </c:pt>
              </c:strCache>
            </c:strRef>
          </c:tx>
          <c:spPr>
            <a:ln w="38100" cap="rnd">
              <a:noFill/>
              <a:round/>
            </a:ln>
            <a:effectLst/>
          </c:spPr>
          <c:marker>
            <c:symbol val="circle"/>
            <c:size val="5"/>
            <c:spPr>
              <a:solidFill>
                <a:schemeClr val="accent4"/>
              </a:solidFill>
              <a:ln w="9525">
                <a:solidFill>
                  <a:schemeClr val="accent4"/>
                </a:solidFill>
              </a:ln>
              <a:effectLst/>
            </c:spPr>
          </c:marker>
          <c:xVal>
            <c:numRef>
              <c:f>SICA_adjusted!$L$2:$L$343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SICA_adjusted!$Q$2:$Q$343</c:f>
              <c:numCache>
                <c:formatCode>General</c:formatCode>
                <c:ptCount val="342"/>
                <c:pt idx="190">
                  <c:v>61.801749999999998</c:v>
                </c:pt>
                <c:pt idx="191">
                  <c:v>53.124499999999998</c:v>
                </c:pt>
                <c:pt idx="192">
                  <c:v>64.987750000000005</c:v>
                </c:pt>
                <c:pt idx="193">
                  <c:v>72.350499999999997</c:v>
                </c:pt>
                <c:pt idx="194">
                  <c:v>69.716250000000002</c:v>
                </c:pt>
                <c:pt idx="195">
                  <c:v>74.718500000000006</c:v>
                </c:pt>
                <c:pt idx="196">
                  <c:v>64.784750000000003</c:v>
                </c:pt>
                <c:pt idx="197">
                  <c:v>56.6845</c:v>
                </c:pt>
                <c:pt idx="198">
                  <c:v>65.855249999999998</c:v>
                </c:pt>
                <c:pt idx="199">
                  <c:v>57.735249999999994</c:v>
                </c:pt>
                <c:pt idx="200">
                  <c:v>60.078999999999994</c:v>
                </c:pt>
                <c:pt idx="201">
                  <c:v>57.751999999999995</c:v>
                </c:pt>
                <c:pt idx="202">
                  <c:v>72.12</c:v>
                </c:pt>
                <c:pt idx="203">
                  <c:v>77.09075</c:v>
                </c:pt>
                <c:pt idx="204">
                  <c:v>69.174250000000001</c:v>
                </c:pt>
                <c:pt idx="205">
                  <c:v>61.452250000000006</c:v>
                </c:pt>
                <c:pt idx="206">
                  <c:v>68.610249999999994</c:v>
                </c:pt>
                <c:pt idx="207">
                  <c:v>55.808250000000001</c:v>
                </c:pt>
                <c:pt idx="208">
                  <c:v>72.615499999999997</c:v>
                </c:pt>
                <c:pt idx="209">
                  <c:v>73.906499999999994</c:v>
                </c:pt>
                <c:pt idx="210">
                  <c:v>74.3245</c:v>
                </c:pt>
                <c:pt idx="211">
                  <c:v>68.482249999999993</c:v>
                </c:pt>
                <c:pt idx="212">
                  <c:v>63.798749999999998</c:v>
                </c:pt>
                <c:pt idx="213">
                  <c:v>64.712249999999997</c:v>
                </c:pt>
                <c:pt idx="214">
                  <c:v>56.342749999999995</c:v>
                </c:pt>
                <c:pt idx="215">
                  <c:v>71.579750000000004</c:v>
                </c:pt>
                <c:pt idx="216">
                  <c:v>73.746499999999997</c:v>
                </c:pt>
                <c:pt idx="217">
                  <c:v>66.460499999999996</c:v>
                </c:pt>
                <c:pt idx="218">
                  <c:v>67.751750000000001</c:v>
                </c:pt>
                <c:pt idx="219">
                  <c:v>71.864000000000004</c:v>
                </c:pt>
                <c:pt idx="220">
                  <c:v>77.188500000000005</c:v>
                </c:pt>
                <c:pt idx="221">
                  <c:v>80.233000000000004</c:v>
                </c:pt>
                <c:pt idx="222">
                  <c:v>66.320750000000004</c:v>
                </c:pt>
                <c:pt idx="223">
                  <c:v>66.893500000000003</c:v>
                </c:pt>
                <c:pt idx="224">
                  <c:v>81.660499999999999</c:v>
                </c:pt>
                <c:pt idx="225">
                  <c:v>72.416499999999999</c:v>
                </c:pt>
                <c:pt idx="226">
                  <c:v>65.866249999999994</c:v>
                </c:pt>
                <c:pt idx="227">
                  <c:v>75.326750000000004</c:v>
                </c:pt>
                <c:pt idx="228">
                  <c:v>71.574749999999995</c:v>
                </c:pt>
                <c:pt idx="229">
                  <c:v>82.138000000000005</c:v>
                </c:pt>
                <c:pt idx="230">
                  <c:v>72.459999999999994</c:v>
                </c:pt>
                <c:pt idx="231">
                  <c:v>78.288749999999993</c:v>
                </c:pt>
                <c:pt idx="232">
                  <c:v>79.266000000000005</c:v>
                </c:pt>
                <c:pt idx="233">
                  <c:v>74.896000000000001</c:v>
                </c:pt>
                <c:pt idx="234">
                  <c:v>74.737250000000003</c:v>
                </c:pt>
                <c:pt idx="235">
                  <c:v>69.0565</c:v>
                </c:pt>
                <c:pt idx="236">
                  <c:v>70.078749999999999</c:v>
                </c:pt>
                <c:pt idx="237">
                  <c:v>78.636750000000006</c:v>
                </c:pt>
                <c:pt idx="238">
                  <c:v>66.914000000000001</c:v>
                </c:pt>
                <c:pt idx="239">
                  <c:v>70.268749999999997</c:v>
                </c:pt>
                <c:pt idx="240">
                  <c:v>73.590249999999997</c:v>
                </c:pt>
                <c:pt idx="241">
                  <c:v>71.209000000000003</c:v>
                </c:pt>
                <c:pt idx="242">
                  <c:v>69.923249999999996</c:v>
                </c:pt>
                <c:pt idx="243">
                  <c:v>72.986500000000007</c:v>
                </c:pt>
                <c:pt idx="244">
                  <c:v>73.941500000000005</c:v>
                </c:pt>
                <c:pt idx="245">
                  <c:v>71.51925</c:v>
                </c:pt>
                <c:pt idx="246">
                  <c:v>63.005499999999998</c:v>
                </c:pt>
                <c:pt idx="247">
                  <c:v>76.78725</c:v>
                </c:pt>
                <c:pt idx="248">
                  <c:v>72.307249999999996</c:v>
                </c:pt>
                <c:pt idx="249">
                  <c:v>76.546250000000001</c:v>
                </c:pt>
                <c:pt idx="250">
                  <c:v>67.457999999999998</c:v>
                </c:pt>
                <c:pt idx="251">
                  <c:v>70.489999999999995</c:v>
                </c:pt>
                <c:pt idx="252">
                  <c:v>60.255250000000004</c:v>
                </c:pt>
                <c:pt idx="253">
                  <c:v>71.189499999999995</c:v>
                </c:pt>
                <c:pt idx="254">
                  <c:v>74.820750000000004</c:v>
                </c:pt>
                <c:pt idx="255">
                  <c:v>70.762</c:v>
                </c:pt>
                <c:pt idx="256">
                  <c:v>73.534999999999997</c:v>
                </c:pt>
                <c:pt idx="257">
                  <c:v>68.245999999999995</c:v>
                </c:pt>
                <c:pt idx="258">
                  <c:v>77.494749999999996</c:v>
                </c:pt>
                <c:pt idx="259">
                  <c:v>77.151499999999999</c:v>
                </c:pt>
                <c:pt idx="260">
                  <c:v>71.0685</c:v>
                </c:pt>
                <c:pt idx="261">
                  <c:v>77.197500000000005</c:v>
                </c:pt>
                <c:pt idx="262">
                  <c:v>71.883499999999998</c:v>
                </c:pt>
                <c:pt idx="263">
                  <c:v>75.876999999999995</c:v>
                </c:pt>
                <c:pt idx="264">
                  <c:v>73.278000000000006</c:v>
                </c:pt>
                <c:pt idx="265">
                  <c:v>62.786000000000001</c:v>
                </c:pt>
                <c:pt idx="266">
                  <c:v>70.564250000000001</c:v>
                </c:pt>
                <c:pt idx="267">
                  <c:v>60.857500000000002</c:v>
                </c:pt>
                <c:pt idx="268">
                  <c:v>70.515000000000001</c:v>
                </c:pt>
                <c:pt idx="269">
                  <c:v>62.034499999999994</c:v>
                </c:pt>
                <c:pt idx="270">
                  <c:v>64.097999999999999</c:v>
                </c:pt>
                <c:pt idx="271">
                  <c:v>66.070499999999996</c:v>
                </c:pt>
                <c:pt idx="272">
                  <c:v>64.358999999999995</c:v>
                </c:pt>
                <c:pt idx="273">
                  <c:v>64.386750000000006</c:v>
                </c:pt>
                <c:pt idx="274">
                  <c:v>64.91825</c:v>
                </c:pt>
                <c:pt idx="275">
                  <c:v>63.464749999999995</c:v>
                </c:pt>
                <c:pt idx="276">
                  <c:v>64.401499999999999</c:v>
                </c:pt>
                <c:pt idx="277">
                  <c:v>60.358500000000006</c:v>
                </c:pt>
                <c:pt idx="278">
                  <c:v>73.606250000000003</c:v>
                </c:pt>
                <c:pt idx="279">
                  <c:v>73.959249999999997</c:v>
                </c:pt>
                <c:pt idx="280">
                  <c:v>74.582750000000004</c:v>
                </c:pt>
                <c:pt idx="281">
                  <c:v>77.698750000000004</c:v>
                </c:pt>
                <c:pt idx="282">
                  <c:v>75.792749999999998</c:v>
                </c:pt>
                <c:pt idx="283">
                  <c:v>75.799750000000003</c:v>
                </c:pt>
                <c:pt idx="284">
                  <c:v>71.466250000000002</c:v>
                </c:pt>
                <c:pt idx="285">
                  <c:v>74.690250000000006</c:v>
                </c:pt>
                <c:pt idx="286">
                  <c:v>75.964250000000007</c:v>
                </c:pt>
                <c:pt idx="287">
                  <c:v>75.179749999999999</c:v>
                </c:pt>
                <c:pt idx="288">
                  <c:v>66.342500000000001</c:v>
                </c:pt>
                <c:pt idx="289">
                  <c:v>73.388499999999993</c:v>
                </c:pt>
                <c:pt idx="290">
                  <c:v>71.013249999999999</c:v>
                </c:pt>
                <c:pt idx="291">
                  <c:v>75.055750000000003</c:v>
                </c:pt>
                <c:pt idx="292">
                  <c:v>78.205500000000001</c:v>
                </c:pt>
                <c:pt idx="293">
                  <c:v>78.96875</c:v>
                </c:pt>
                <c:pt idx="294">
                  <c:v>74.054749999999999</c:v>
                </c:pt>
                <c:pt idx="295">
                  <c:v>74.791250000000005</c:v>
                </c:pt>
                <c:pt idx="296">
                  <c:v>67.599999999999994</c:v>
                </c:pt>
                <c:pt idx="297">
                  <c:v>64.681749999999994</c:v>
                </c:pt>
                <c:pt idx="298">
                  <c:v>67.825749999999999</c:v>
                </c:pt>
                <c:pt idx="299">
                  <c:v>65.484750000000005</c:v>
                </c:pt>
                <c:pt idx="300">
                  <c:v>77.291499999999999</c:v>
                </c:pt>
                <c:pt idx="301">
                  <c:v>83.308499999999995</c:v>
                </c:pt>
                <c:pt idx="302">
                  <c:v>82.948499999999996</c:v>
                </c:pt>
                <c:pt idx="303">
                  <c:v>70.364500000000007</c:v>
                </c:pt>
                <c:pt idx="304">
                  <c:v>66.692250000000001</c:v>
                </c:pt>
                <c:pt idx="305">
                  <c:v>72.786249999999995</c:v>
                </c:pt>
                <c:pt idx="306">
                  <c:v>76.325749999999999</c:v>
                </c:pt>
                <c:pt idx="307">
                  <c:v>75.438000000000002</c:v>
                </c:pt>
                <c:pt idx="308">
                  <c:v>75.391750000000002</c:v>
                </c:pt>
                <c:pt idx="309">
                  <c:v>83.333250000000007</c:v>
                </c:pt>
                <c:pt idx="310">
                  <c:v>73.309749999999994</c:v>
                </c:pt>
                <c:pt idx="311">
                  <c:v>65.238</c:v>
                </c:pt>
                <c:pt idx="312">
                  <c:v>70.255499999999998</c:v>
                </c:pt>
                <c:pt idx="313">
                  <c:v>64.192499999999995</c:v>
                </c:pt>
                <c:pt idx="314">
                  <c:v>68.926000000000002</c:v>
                </c:pt>
                <c:pt idx="315">
                  <c:v>65.261750000000006</c:v>
                </c:pt>
                <c:pt idx="316">
                  <c:v>68.194249999999997</c:v>
                </c:pt>
                <c:pt idx="317">
                  <c:v>67.949749999999995</c:v>
                </c:pt>
                <c:pt idx="318">
                  <c:v>69.40325</c:v>
                </c:pt>
                <c:pt idx="319">
                  <c:v>67.777000000000001</c:v>
                </c:pt>
                <c:pt idx="320">
                  <c:v>70.790000000000006</c:v>
                </c:pt>
                <c:pt idx="321">
                  <c:v>69.434250000000006</c:v>
                </c:pt>
                <c:pt idx="322">
                  <c:v>68.284999999999997</c:v>
                </c:pt>
                <c:pt idx="323">
                  <c:v>69.519499999999994</c:v>
                </c:pt>
                <c:pt idx="324">
                  <c:v>69.006500000000003</c:v>
                </c:pt>
                <c:pt idx="325">
                  <c:v>70.947000000000003</c:v>
                </c:pt>
                <c:pt idx="326">
                  <c:v>71.025750000000002</c:v>
                </c:pt>
                <c:pt idx="327">
                  <c:v>71.959249999999997</c:v>
                </c:pt>
                <c:pt idx="328">
                  <c:v>67.175250000000005</c:v>
                </c:pt>
                <c:pt idx="329">
                  <c:v>68.65325</c:v>
                </c:pt>
                <c:pt idx="330">
                  <c:v>68.779750000000007</c:v>
                </c:pt>
                <c:pt idx="331">
                  <c:v>67.592250000000007</c:v>
                </c:pt>
                <c:pt idx="332">
                  <c:v>67.016000000000005</c:v>
                </c:pt>
                <c:pt idx="333">
                  <c:v>79.293750000000003</c:v>
                </c:pt>
                <c:pt idx="334">
                  <c:v>68.154499999999999</c:v>
                </c:pt>
                <c:pt idx="335">
                  <c:v>67.481999999999999</c:v>
                </c:pt>
                <c:pt idx="336">
                  <c:v>61.647999999999996</c:v>
                </c:pt>
                <c:pt idx="337">
                  <c:v>71.407749999999993</c:v>
                </c:pt>
                <c:pt idx="338">
                  <c:v>64.258499999999998</c:v>
                </c:pt>
              </c:numCache>
            </c:numRef>
          </c:yVal>
          <c:smooth val="0"/>
          <c:extLst>
            <c:ext xmlns:c16="http://schemas.microsoft.com/office/drawing/2014/chart" uri="{C3380CC4-5D6E-409C-BE32-E72D297353CC}">
              <c16:uniqueId val="{00000006-7925-7D47-A0BD-17D6A40E0EE8}"/>
            </c:ext>
          </c:extLst>
        </c:ser>
        <c:dLbls>
          <c:showLegendKey val="0"/>
          <c:showVal val="0"/>
          <c:showCatName val="0"/>
          <c:showSerName val="0"/>
          <c:showPercent val="0"/>
          <c:showBubbleSize val="0"/>
        </c:dLbls>
        <c:axId val="672333088"/>
        <c:axId val="672332608"/>
      </c:scatterChart>
      <c:valAx>
        <c:axId val="672333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SICA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crossAx val="672332608"/>
        <c:crosses val="autoZero"/>
        <c:crossBetween val="midCat"/>
      </c:valAx>
      <c:valAx>
        <c:axId val="672332608"/>
        <c:scaling>
          <c:orientation val="minMax"/>
          <c:max val="10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GR</a:t>
                </a:r>
              </a:p>
            </c:rich>
          </c:tx>
          <c:layout>
            <c:manualLayout>
              <c:xMode val="edge"/>
              <c:yMode val="edge"/>
              <c:x val="0.28419182948490229"/>
              <c:y val="3.2410580309031913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crossAx val="6723330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v-SE"/>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3901810231092338E-2"/>
          <c:y val="5.335647092196108E-2"/>
          <c:w val="0.90108930877423621"/>
          <c:h val="0.6615975087131829"/>
        </c:manualLayout>
      </c:layout>
      <c:scatterChart>
        <c:scatterStyle val="lineMarker"/>
        <c:varyColors val="0"/>
        <c:ser>
          <c:idx val="0"/>
          <c:order val="0"/>
          <c:tx>
            <c:strRef>
              <c:f>'SICA_adjusted (2)'!$N$1</c:f>
              <c:strCache>
                <c:ptCount val="1"/>
                <c:pt idx="0">
                  <c:v>GRsingle</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layout>
                <c:manualLayout>
                  <c:x val="0.10850245888807769"/>
                  <c:y val="9.7606627159669473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sv-SE"/>
                </a:p>
              </c:txPr>
            </c:trendlineLbl>
          </c:trendline>
          <c:xVal>
            <c:numRef>
              <c:f>'SICA_adjusted (2)'!$L$2:$L$343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 (2)'!$N$2:$N$343</c:f>
              <c:numCache>
                <c:formatCode>General</c:formatCode>
                <c:ptCount val="342"/>
                <c:pt idx="0">
                  <c:v>72.665999999999997</c:v>
                </c:pt>
                <c:pt idx="1">
                  <c:v>76.6875</c:v>
                </c:pt>
                <c:pt idx="2">
                  <c:v>69.563249999999996</c:v>
                </c:pt>
                <c:pt idx="3">
                  <c:v>66.738500000000002</c:v>
                </c:pt>
                <c:pt idx="4">
                  <c:v>81.515000000000001</c:v>
                </c:pt>
                <c:pt idx="5">
                  <c:v>69.140249999999995</c:v>
                </c:pt>
                <c:pt idx="6">
                  <c:v>73.923500000000004</c:v>
                </c:pt>
                <c:pt idx="7">
                  <c:v>80.172749999999994</c:v>
                </c:pt>
                <c:pt idx="8">
                  <c:v>70.266249999999999</c:v>
                </c:pt>
                <c:pt idx="9">
                  <c:v>82.92</c:v>
                </c:pt>
                <c:pt idx="10">
                  <c:v>69.458749999999995</c:v>
                </c:pt>
                <c:pt idx="11">
                  <c:v>73.944749999999999</c:v>
                </c:pt>
                <c:pt idx="12">
                  <c:v>78.923249999999996</c:v>
                </c:pt>
                <c:pt idx="13">
                  <c:v>81.489999999999995</c:v>
                </c:pt>
                <c:pt idx="14">
                  <c:v>77.010999999999996</c:v>
                </c:pt>
                <c:pt idx="15">
                  <c:v>73.716999999999999</c:v>
                </c:pt>
                <c:pt idx="16">
                  <c:v>68.298500000000004</c:v>
                </c:pt>
                <c:pt idx="17">
                  <c:v>81.363249999999994</c:v>
                </c:pt>
                <c:pt idx="18">
                  <c:v>67.977500000000006</c:v>
                </c:pt>
                <c:pt idx="19">
                  <c:v>65.9285</c:v>
                </c:pt>
                <c:pt idx="20">
                  <c:v>71.902500000000003</c:v>
                </c:pt>
                <c:pt idx="21">
                  <c:v>67.558750000000003</c:v>
                </c:pt>
                <c:pt idx="22">
                  <c:v>72.10275</c:v>
                </c:pt>
                <c:pt idx="23">
                  <c:v>68.047250000000005</c:v>
                </c:pt>
                <c:pt idx="24">
                  <c:v>69.138000000000005</c:v>
                </c:pt>
                <c:pt idx="25">
                  <c:v>75.832250000000002</c:v>
                </c:pt>
                <c:pt idx="26">
                  <c:v>67.867249999999999</c:v>
                </c:pt>
                <c:pt idx="27">
                  <c:v>73.296999999999997</c:v>
                </c:pt>
                <c:pt idx="28">
                  <c:v>69.992249999999999</c:v>
                </c:pt>
                <c:pt idx="29">
                  <c:v>77.667249999999996</c:v>
                </c:pt>
                <c:pt idx="30">
                  <c:v>73.642250000000004</c:v>
                </c:pt>
                <c:pt idx="31">
                  <c:v>78.064750000000004</c:v>
                </c:pt>
                <c:pt idx="32">
                  <c:v>77.946250000000006</c:v>
                </c:pt>
                <c:pt idx="33">
                  <c:v>72.652749999999997</c:v>
                </c:pt>
                <c:pt idx="34">
                  <c:v>74.101749999999996</c:v>
                </c:pt>
                <c:pt idx="35">
                  <c:v>77.573499999999996</c:v>
                </c:pt>
                <c:pt idx="36">
                  <c:v>76.248249999999999</c:v>
                </c:pt>
                <c:pt idx="37">
                  <c:v>73.350499999999997</c:v>
                </c:pt>
                <c:pt idx="38">
                  <c:v>75.473749999999995</c:v>
                </c:pt>
                <c:pt idx="39">
                  <c:v>70.245500000000007</c:v>
                </c:pt>
                <c:pt idx="40">
                  <c:v>76.742999999999995</c:v>
                </c:pt>
                <c:pt idx="41">
                  <c:v>75.751750000000001</c:v>
                </c:pt>
                <c:pt idx="42">
                  <c:v>71.84075</c:v>
                </c:pt>
                <c:pt idx="43">
                  <c:v>76.287750000000003</c:v>
                </c:pt>
                <c:pt idx="44">
                  <c:v>77.219750000000005</c:v>
                </c:pt>
                <c:pt idx="45">
                  <c:v>69.163749999999993</c:v>
                </c:pt>
                <c:pt idx="46">
                  <c:v>75.228250000000003</c:v>
                </c:pt>
                <c:pt idx="47">
                  <c:v>71.296499999999995</c:v>
                </c:pt>
                <c:pt idx="48">
                  <c:v>71.164000000000001</c:v>
                </c:pt>
                <c:pt idx="49">
                  <c:v>73.168750000000003</c:v>
                </c:pt>
                <c:pt idx="50">
                  <c:v>77.060249999999996</c:v>
                </c:pt>
                <c:pt idx="51">
                  <c:v>67.301749999999998</c:v>
                </c:pt>
                <c:pt idx="52">
                  <c:v>64.227500000000006</c:v>
                </c:pt>
                <c:pt idx="53">
                  <c:v>61.954250000000002</c:v>
                </c:pt>
                <c:pt idx="54">
                  <c:v>65.525750000000002</c:v>
                </c:pt>
                <c:pt idx="55">
                  <c:v>74.906750000000002</c:v>
                </c:pt>
                <c:pt idx="56">
                  <c:v>80.564250000000001</c:v>
                </c:pt>
                <c:pt idx="57">
                  <c:v>67.590500000000006</c:v>
                </c:pt>
                <c:pt idx="58">
                  <c:v>73.180250000000001</c:v>
                </c:pt>
                <c:pt idx="59">
                  <c:v>75.034000000000006</c:v>
                </c:pt>
                <c:pt idx="60">
                  <c:v>68.441999999999993</c:v>
                </c:pt>
                <c:pt idx="61">
                  <c:v>64.836749999999995</c:v>
                </c:pt>
                <c:pt idx="62">
                  <c:v>66.087000000000003</c:v>
                </c:pt>
                <c:pt idx="63">
                  <c:v>72.808000000000007</c:v>
                </c:pt>
                <c:pt idx="64">
                  <c:v>72.396000000000001</c:v>
                </c:pt>
                <c:pt idx="65">
                  <c:v>69.297250000000005</c:v>
                </c:pt>
                <c:pt idx="66">
                  <c:v>66.781499999999994</c:v>
                </c:pt>
                <c:pt idx="67">
                  <c:v>66.496750000000006</c:v>
                </c:pt>
                <c:pt idx="68">
                  <c:v>65.281000000000006</c:v>
                </c:pt>
                <c:pt idx="69">
                  <c:v>64.187749999999994</c:v>
                </c:pt>
                <c:pt idx="70">
                  <c:v>65.477249999999998</c:v>
                </c:pt>
                <c:pt idx="71">
                  <c:v>66.047499999999999</c:v>
                </c:pt>
                <c:pt idx="72">
                  <c:v>62.9345</c:v>
                </c:pt>
                <c:pt idx="73">
                  <c:v>62.370000000000005</c:v>
                </c:pt>
                <c:pt idx="74">
                  <c:v>69.628749999999997</c:v>
                </c:pt>
                <c:pt idx="75">
                  <c:v>68.044499999999999</c:v>
                </c:pt>
                <c:pt idx="76">
                  <c:v>68.733500000000006</c:v>
                </c:pt>
                <c:pt idx="77">
                  <c:v>68.153000000000006</c:v>
                </c:pt>
                <c:pt idx="78">
                  <c:v>68.601249999999993</c:v>
                </c:pt>
                <c:pt idx="79">
                  <c:v>62.592749999999995</c:v>
                </c:pt>
                <c:pt idx="80">
                  <c:v>63.495750000000001</c:v>
                </c:pt>
                <c:pt idx="81">
                  <c:v>77.47475</c:v>
                </c:pt>
                <c:pt idx="82">
                  <c:v>76.91525</c:v>
                </c:pt>
                <c:pt idx="83">
                  <c:v>70.283249999999995</c:v>
                </c:pt>
                <c:pt idx="84">
                  <c:v>75.927999999999997</c:v>
                </c:pt>
                <c:pt idx="85">
                  <c:v>70.821749999999994</c:v>
                </c:pt>
                <c:pt idx="86">
                  <c:v>66.904499999999999</c:v>
                </c:pt>
                <c:pt idx="87">
                  <c:v>80.048249999999996</c:v>
                </c:pt>
                <c:pt idx="88">
                  <c:v>76.823250000000002</c:v>
                </c:pt>
                <c:pt idx="89">
                  <c:v>64.455500000000001</c:v>
                </c:pt>
                <c:pt idx="90">
                  <c:v>68.887249999999995</c:v>
                </c:pt>
                <c:pt idx="91">
                  <c:v>76.979500000000002</c:v>
                </c:pt>
                <c:pt idx="92">
                  <c:v>73.343249999999998</c:v>
                </c:pt>
                <c:pt idx="93">
                  <c:v>75.004499999999993</c:v>
                </c:pt>
                <c:pt idx="94">
                  <c:v>81.140500000000003</c:v>
                </c:pt>
                <c:pt idx="95">
                  <c:v>73.783500000000004</c:v>
                </c:pt>
                <c:pt idx="96">
                  <c:v>70.981499999999997</c:v>
                </c:pt>
                <c:pt idx="97">
                  <c:v>73.477249999999998</c:v>
                </c:pt>
                <c:pt idx="98">
                  <c:v>76.641999999999996</c:v>
                </c:pt>
                <c:pt idx="99">
                  <c:v>71.697000000000003</c:v>
                </c:pt>
                <c:pt idx="100">
                  <c:v>75.83175</c:v>
                </c:pt>
                <c:pt idx="101">
                  <c:v>77.680750000000003</c:v>
                </c:pt>
                <c:pt idx="102">
                  <c:v>72.848249999999993</c:v>
                </c:pt>
                <c:pt idx="103">
                  <c:v>76.196749999999994</c:v>
                </c:pt>
                <c:pt idx="104">
                  <c:v>72.912000000000006</c:v>
                </c:pt>
                <c:pt idx="105">
                  <c:v>74.035250000000005</c:v>
                </c:pt>
                <c:pt idx="106">
                  <c:v>78.511250000000004</c:v>
                </c:pt>
                <c:pt idx="107">
                  <c:v>78.964500000000001</c:v>
                </c:pt>
                <c:pt idx="108">
                  <c:v>75.937250000000006</c:v>
                </c:pt>
                <c:pt idx="109">
                  <c:v>76.170500000000004</c:v>
                </c:pt>
                <c:pt idx="110">
                  <c:v>68.457250000000002</c:v>
                </c:pt>
                <c:pt idx="111">
                  <c:v>75.662750000000003</c:v>
                </c:pt>
                <c:pt idx="112">
                  <c:v>64.781000000000006</c:v>
                </c:pt>
                <c:pt idx="113">
                  <c:v>59.510249999999999</c:v>
                </c:pt>
                <c:pt idx="114">
                  <c:v>52.519000000000005</c:v>
                </c:pt>
                <c:pt idx="115">
                  <c:v>53.478250000000003</c:v>
                </c:pt>
                <c:pt idx="116">
                  <c:v>57.674750000000003</c:v>
                </c:pt>
                <c:pt idx="117">
                  <c:v>76.181250000000006</c:v>
                </c:pt>
                <c:pt idx="118">
                  <c:v>73.251249999999999</c:v>
                </c:pt>
                <c:pt idx="119">
                  <c:v>66.178749999999994</c:v>
                </c:pt>
                <c:pt idx="120">
                  <c:v>68.671999999999997</c:v>
                </c:pt>
                <c:pt idx="121">
                  <c:v>63.932249999999996</c:v>
                </c:pt>
                <c:pt idx="122">
                  <c:v>67.418499999999995</c:v>
                </c:pt>
                <c:pt idx="123">
                  <c:v>60.915499999999994</c:v>
                </c:pt>
                <c:pt idx="124">
                  <c:v>71.373249999999999</c:v>
                </c:pt>
                <c:pt idx="125">
                  <c:v>60.248000000000005</c:v>
                </c:pt>
                <c:pt idx="126">
                  <c:v>64.083749999999995</c:v>
                </c:pt>
                <c:pt idx="127">
                  <c:v>65.379000000000005</c:v>
                </c:pt>
                <c:pt idx="128">
                  <c:v>63.595749999999995</c:v>
                </c:pt>
                <c:pt idx="129">
                  <c:v>62.522000000000006</c:v>
                </c:pt>
                <c:pt idx="130">
                  <c:v>67.867750000000001</c:v>
                </c:pt>
                <c:pt idx="131">
                  <c:v>59.270499999999998</c:v>
                </c:pt>
                <c:pt idx="132">
                  <c:v>62.392499999999998</c:v>
                </c:pt>
                <c:pt idx="133">
                  <c:v>42.751000000000005</c:v>
                </c:pt>
                <c:pt idx="134">
                  <c:v>47.630250000000004</c:v>
                </c:pt>
                <c:pt idx="135">
                  <c:v>45.341750000000005</c:v>
                </c:pt>
                <c:pt idx="136">
                  <c:v>48.91225</c:v>
                </c:pt>
                <c:pt idx="137">
                  <c:v>47.5655</c:v>
                </c:pt>
                <c:pt idx="138">
                  <c:v>44.858000000000004</c:v>
                </c:pt>
                <c:pt idx="139">
                  <c:v>49.738500000000002</c:v>
                </c:pt>
                <c:pt idx="140">
                  <c:v>49.403750000000002</c:v>
                </c:pt>
                <c:pt idx="141">
                  <c:v>46.037000000000006</c:v>
                </c:pt>
                <c:pt idx="142">
                  <c:v>43.385249999999999</c:v>
                </c:pt>
                <c:pt idx="143">
                  <c:v>45.3</c:v>
                </c:pt>
                <c:pt idx="144">
                  <c:v>45.084000000000003</c:v>
                </c:pt>
                <c:pt idx="145">
                  <c:v>74.791250000000005</c:v>
                </c:pt>
                <c:pt idx="146">
                  <c:v>78.037499999999994</c:v>
                </c:pt>
                <c:pt idx="147">
                  <c:v>79.782749999999993</c:v>
                </c:pt>
                <c:pt idx="148">
                  <c:v>72.612250000000003</c:v>
                </c:pt>
                <c:pt idx="149">
                  <c:v>75.768000000000001</c:v>
                </c:pt>
                <c:pt idx="150">
                  <c:v>77.521500000000003</c:v>
                </c:pt>
                <c:pt idx="151">
                  <c:v>80.322249999999997</c:v>
                </c:pt>
                <c:pt idx="152">
                  <c:v>67.971000000000004</c:v>
                </c:pt>
                <c:pt idx="153">
                  <c:v>80.494749999999996</c:v>
                </c:pt>
                <c:pt idx="154">
                  <c:v>74.242000000000004</c:v>
                </c:pt>
                <c:pt idx="155">
                  <c:v>73.169499999999999</c:v>
                </c:pt>
                <c:pt idx="156">
                  <c:v>75.358999999999995</c:v>
                </c:pt>
                <c:pt idx="157">
                  <c:v>69.527500000000003</c:v>
                </c:pt>
                <c:pt idx="158">
                  <c:v>74.111500000000007</c:v>
                </c:pt>
                <c:pt idx="159">
                  <c:v>76.056250000000006</c:v>
                </c:pt>
                <c:pt idx="160">
                  <c:v>71.962999999999994</c:v>
                </c:pt>
                <c:pt idx="161">
                  <c:v>80.514750000000006</c:v>
                </c:pt>
                <c:pt idx="162">
                  <c:v>71.192999999999998</c:v>
                </c:pt>
                <c:pt idx="163">
                  <c:v>75.853250000000003</c:v>
                </c:pt>
                <c:pt idx="164">
                  <c:v>72.339749999999995</c:v>
                </c:pt>
                <c:pt idx="165">
                  <c:v>73.5715</c:v>
                </c:pt>
                <c:pt idx="166">
                  <c:v>75.248500000000007</c:v>
                </c:pt>
                <c:pt idx="167">
                  <c:v>73.808999999999997</c:v>
                </c:pt>
                <c:pt idx="168">
                  <c:v>73.996250000000003</c:v>
                </c:pt>
                <c:pt idx="169">
                  <c:v>72.671499999999995</c:v>
                </c:pt>
                <c:pt idx="170">
                  <c:v>80.028750000000002</c:v>
                </c:pt>
                <c:pt idx="171">
                  <c:v>75.295249999999996</c:v>
                </c:pt>
                <c:pt idx="172">
                  <c:v>76.283749999999998</c:v>
                </c:pt>
                <c:pt idx="173">
                  <c:v>63.750500000000002</c:v>
                </c:pt>
                <c:pt idx="174">
                  <c:v>74.728499999999997</c:v>
                </c:pt>
                <c:pt idx="175">
                  <c:v>65.597499999999997</c:v>
                </c:pt>
                <c:pt idx="176">
                  <c:v>73.080749999999995</c:v>
                </c:pt>
                <c:pt idx="177">
                  <c:v>69.008499999999998</c:v>
                </c:pt>
                <c:pt idx="178">
                  <c:v>70.129750000000001</c:v>
                </c:pt>
                <c:pt idx="179">
                  <c:v>76.807749999999999</c:v>
                </c:pt>
                <c:pt idx="180">
                  <c:v>74.134249999999994</c:v>
                </c:pt>
                <c:pt idx="181">
                  <c:v>75.284000000000006</c:v>
                </c:pt>
                <c:pt idx="182">
                  <c:v>68.863749999999996</c:v>
                </c:pt>
                <c:pt idx="183">
                  <c:v>55.849999999999994</c:v>
                </c:pt>
                <c:pt idx="184">
                  <c:v>56.75</c:v>
                </c:pt>
                <c:pt idx="185">
                  <c:v>55.974999999999994</c:v>
                </c:pt>
                <c:pt idx="186">
                  <c:v>65.349999999999994</c:v>
                </c:pt>
                <c:pt idx="187">
                  <c:v>72.95</c:v>
                </c:pt>
                <c:pt idx="188">
                  <c:v>58.924999999999997</c:v>
                </c:pt>
                <c:pt idx="189">
                  <c:v>73.375</c:v>
                </c:pt>
              </c:numCache>
            </c:numRef>
          </c:yVal>
          <c:smooth val="0"/>
          <c:extLst>
            <c:ext xmlns:c16="http://schemas.microsoft.com/office/drawing/2014/chart" uri="{C3380CC4-5D6E-409C-BE32-E72D297353CC}">
              <c16:uniqueId val="{00000001-FB62-4344-945A-FE6688377140}"/>
            </c:ext>
          </c:extLst>
        </c:ser>
        <c:ser>
          <c:idx val="1"/>
          <c:order val="1"/>
          <c:tx>
            <c:strRef>
              <c:f>'SICA_adjusted (2)'!$O$1</c:f>
              <c:strCache>
                <c:ptCount val="1"/>
                <c:pt idx="0">
                  <c:v>GRMS</c:v>
                </c:pt>
              </c:strCache>
            </c:strRef>
          </c:tx>
          <c:spPr>
            <a:ln w="381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poly"/>
            <c:order val="2"/>
            <c:dispRSqr val="1"/>
            <c:dispEq val="1"/>
            <c:trendlineLbl>
              <c:layout>
                <c:manualLayout>
                  <c:x val="-1.9414008398135181E-2"/>
                  <c:y val="-0.1546549894475777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FD8C1B"/>
                      </a:solidFill>
                      <a:latin typeface="+mn-lt"/>
                      <a:ea typeface="+mn-ea"/>
                      <a:cs typeface="+mn-cs"/>
                    </a:defRPr>
                  </a:pPr>
                  <a:endParaRPr lang="sv-SE"/>
                </a:p>
              </c:txPr>
            </c:trendlineLbl>
          </c:trendline>
          <c:xVal>
            <c:numRef>
              <c:f>'SICA_adjusted (2)'!$L$2:$L$343</c:f>
              <c:numCache>
                <c:formatCode>General</c:formatCode>
                <c:ptCount val="342"/>
                <c:pt idx="0">
                  <c:v>0.20845796335908273</c:v>
                </c:pt>
                <c:pt idx="1">
                  <c:v>0.20845796335908273</c:v>
                </c:pt>
                <c:pt idx="2">
                  <c:v>0.20845796335908273</c:v>
                </c:pt>
                <c:pt idx="3">
                  <c:v>0.20845796335908273</c:v>
                </c:pt>
                <c:pt idx="4">
                  <c:v>0.20845796335908273</c:v>
                </c:pt>
                <c:pt idx="5">
                  <c:v>0.20845796335908273</c:v>
                </c:pt>
                <c:pt idx="6">
                  <c:v>0.20845796335908273</c:v>
                </c:pt>
                <c:pt idx="7">
                  <c:v>0.20845796335908273</c:v>
                </c:pt>
                <c:pt idx="8">
                  <c:v>0.20845796335908273</c:v>
                </c:pt>
                <c:pt idx="9">
                  <c:v>0.20845796335908273</c:v>
                </c:pt>
                <c:pt idx="10">
                  <c:v>0.20845796335908273</c:v>
                </c:pt>
                <c:pt idx="11">
                  <c:v>0.20845796335908273</c:v>
                </c:pt>
                <c:pt idx="12">
                  <c:v>0.20845796335908273</c:v>
                </c:pt>
                <c:pt idx="13">
                  <c:v>0.20845796335908273</c:v>
                </c:pt>
                <c:pt idx="14">
                  <c:v>0.20845796335908273</c:v>
                </c:pt>
                <c:pt idx="15">
                  <c:v>0.20845796335908273</c:v>
                </c:pt>
                <c:pt idx="16">
                  <c:v>0.20845796335908273</c:v>
                </c:pt>
                <c:pt idx="17">
                  <c:v>0.20845796335908273</c:v>
                </c:pt>
                <c:pt idx="18">
                  <c:v>0.20845796335908273</c:v>
                </c:pt>
                <c:pt idx="19">
                  <c:v>0.20845796335908273</c:v>
                </c:pt>
                <c:pt idx="20">
                  <c:v>0.97355141215483254</c:v>
                </c:pt>
                <c:pt idx="21">
                  <c:v>0.97355141215483254</c:v>
                </c:pt>
                <c:pt idx="22">
                  <c:v>0.97355141215483254</c:v>
                </c:pt>
                <c:pt idx="23">
                  <c:v>0.97355141215483254</c:v>
                </c:pt>
                <c:pt idx="24">
                  <c:v>0.97355141215483254</c:v>
                </c:pt>
                <c:pt idx="25">
                  <c:v>0.97355141215483254</c:v>
                </c:pt>
                <c:pt idx="26">
                  <c:v>0.97355141215483254</c:v>
                </c:pt>
                <c:pt idx="27">
                  <c:v>0.97355141215483254</c:v>
                </c:pt>
                <c:pt idx="28">
                  <c:v>0.97355141215483254</c:v>
                </c:pt>
                <c:pt idx="29">
                  <c:v>0.97355141215483254</c:v>
                </c:pt>
                <c:pt idx="30">
                  <c:v>0.97355141215483254</c:v>
                </c:pt>
                <c:pt idx="31">
                  <c:v>0.97355141215483254</c:v>
                </c:pt>
                <c:pt idx="32">
                  <c:v>0.97355141215483254</c:v>
                </c:pt>
                <c:pt idx="33">
                  <c:v>0.97355141215483254</c:v>
                </c:pt>
                <c:pt idx="34">
                  <c:v>3.0231619608093281</c:v>
                </c:pt>
                <c:pt idx="35">
                  <c:v>3.0231619608093281</c:v>
                </c:pt>
                <c:pt idx="36">
                  <c:v>3.0231619608093281</c:v>
                </c:pt>
                <c:pt idx="37">
                  <c:v>3.0231619608093281</c:v>
                </c:pt>
                <c:pt idx="38">
                  <c:v>3.0231619608093281</c:v>
                </c:pt>
                <c:pt idx="39">
                  <c:v>3.0231619608093281</c:v>
                </c:pt>
                <c:pt idx="40">
                  <c:v>3.0231619608093281</c:v>
                </c:pt>
                <c:pt idx="41">
                  <c:v>3.0231619608093281</c:v>
                </c:pt>
                <c:pt idx="42">
                  <c:v>3.0231619608093281</c:v>
                </c:pt>
                <c:pt idx="43">
                  <c:v>3.0231619608093281</c:v>
                </c:pt>
                <c:pt idx="44">
                  <c:v>3.0231619608093281</c:v>
                </c:pt>
                <c:pt idx="45">
                  <c:v>3.0231619608093281</c:v>
                </c:pt>
                <c:pt idx="46">
                  <c:v>4.2803573224382276</c:v>
                </c:pt>
                <c:pt idx="47">
                  <c:v>4.2803573224382276</c:v>
                </c:pt>
                <c:pt idx="48">
                  <c:v>4.2803573224382276</c:v>
                </c:pt>
                <c:pt idx="49">
                  <c:v>4.2803573224382276</c:v>
                </c:pt>
                <c:pt idx="50">
                  <c:v>4.2803573224382276</c:v>
                </c:pt>
                <c:pt idx="51">
                  <c:v>4.2803573224382276</c:v>
                </c:pt>
                <c:pt idx="52">
                  <c:v>4.2803573224382276</c:v>
                </c:pt>
                <c:pt idx="53">
                  <c:v>4.2803573224382276</c:v>
                </c:pt>
                <c:pt idx="54">
                  <c:v>4.2803573224382276</c:v>
                </c:pt>
                <c:pt idx="55">
                  <c:v>4.2803573224382276</c:v>
                </c:pt>
                <c:pt idx="56">
                  <c:v>4.2803573224382276</c:v>
                </c:pt>
                <c:pt idx="57">
                  <c:v>4.2803573224382276</c:v>
                </c:pt>
                <c:pt idx="58">
                  <c:v>4.2803573224382276</c:v>
                </c:pt>
                <c:pt idx="59">
                  <c:v>4.2803573224382276</c:v>
                </c:pt>
                <c:pt idx="60">
                  <c:v>6.8983430984581355</c:v>
                </c:pt>
                <c:pt idx="61">
                  <c:v>6.8983430984581355</c:v>
                </c:pt>
                <c:pt idx="62">
                  <c:v>6.8983430984581355</c:v>
                </c:pt>
                <c:pt idx="63">
                  <c:v>6.8983430984581355</c:v>
                </c:pt>
                <c:pt idx="64">
                  <c:v>6.8983430984581355</c:v>
                </c:pt>
                <c:pt idx="65">
                  <c:v>6.8983430984581355</c:v>
                </c:pt>
                <c:pt idx="66">
                  <c:v>6.8983430984581355</c:v>
                </c:pt>
                <c:pt idx="67">
                  <c:v>6.8983430984581355</c:v>
                </c:pt>
                <c:pt idx="68">
                  <c:v>6.8983430984581355</c:v>
                </c:pt>
                <c:pt idx="69">
                  <c:v>6.8983430984581355</c:v>
                </c:pt>
                <c:pt idx="70">
                  <c:v>6.8983430984581355</c:v>
                </c:pt>
                <c:pt idx="71">
                  <c:v>6.8983430984581355</c:v>
                </c:pt>
                <c:pt idx="72">
                  <c:v>6.8983430984581355</c:v>
                </c:pt>
                <c:pt idx="73">
                  <c:v>6.8983430984581355</c:v>
                </c:pt>
                <c:pt idx="74">
                  <c:v>6.8983430984581355</c:v>
                </c:pt>
                <c:pt idx="75">
                  <c:v>6.8983430984581355</c:v>
                </c:pt>
                <c:pt idx="76">
                  <c:v>6.8983430984581355</c:v>
                </c:pt>
                <c:pt idx="77">
                  <c:v>6.8983430984581355</c:v>
                </c:pt>
                <c:pt idx="78">
                  <c:v>6.8983430984581355</c:v>
                </c:pt>
                <c:pt idx="79">
                  <c:v>6.8983430984581355</c:v>
                </c:pt>
                <c:pt idx="80">
                  <c:v>6.8983430984581355</c:v>
                </c:pt>
                <c:pt idx="81">
                  <c:v>6.2855041298130465E-2</c:v>
                </c:pt>
                <c:pt idx="82">
                  <c:v>6.2855041298130465E-2</c:v>
                </c:pt>
                <c:pt idx="83">
                  <c:v>6.2855041298130465E-2</c:v>
                </c:pt>
                <c:pt idx="84">
                  <c:v>6.2855041298130465E-2</c:v>
                </c:pt>
                <c:pt idx="85">
                  <c:v>6.2855041298130465E-2</c:v>
                </c:pt>
                <c:pt idx="86">
                  <c:v>6.2855041298130465E-2</c:v>
                </c:pt>
                <c:pt idx="87">
                  <c:v>6.2855041298130465E-2</c:v>
                </c:pt>
                <c:pt idx="88">
                  <c:v>6.2855041298130465E-2</c:v>
                </c:pt>
                <c:pt idx="89">
                  <c:v>6.2855041298130465E-2</c:v>
                </c:pt>
                <c:pt idx="90">
                  <c:v>6.2855041298130465E-2</c:v>
                </c:pt>
                <c:pt idx="91">
                  <c:v>6.2855041298130465E-2</c:v>
                </c:pt>
                <c:pt idx="92">
                  <c:v>2.7138579775645519</c:v>
                </c:pt>
                <c:pt idx="93">
                  <c:v>2.7138579775645519</c:v>
                </c:pt>
                <c:pt idx="94">
                  <c:v>2.7138579775645519</c:v>
                </c:pt>
                <c:pt idx="95">
                  <c:v>2.7138579775645519</c:v>
                </c:pt>
                <c:pt idx="96">
                  <c:v>2.7138579775645519</c:v>
                </c:pt>
                <c:pt idx="97">
                  <c:v>2.7138579775645519</c:v>
                </c:pt>
                <c:pt idx="98">
                  <c:v>2.7138579775645519</c:v>
                </c:pt>
                <c:pt idx="99">
                  <c:v>2.7138579775645519</c:v>
                </c:pt>
                <c:pt idx="100">
                  <c:v>6.3400695458465188</c:v>
                </c:pt>
                <c:pt idx="101">
                  <c:v>6.3400695458465188</c:v>
                </c:pt>
                <c:pt idx="102">
                  <c:v>6.3400695458465188</c:v>
                </c:pt>
                <c:pt idx="103">
                  <c:v>6.3400695458465188</c:v>
                </c:pt>
                <c:pt idx="104">
                  <c:v>6.3400695458465188</c:v>
                </c:pt>
                <c:pt idx="105">
                  <c:v>6.3400695458465188</c:v>
                </c:pt>
                <c:pt idx="106">
                  <c:v>6.3400695458465188</c:v>
                </c:pt>
                <c:pt idx="107">
                  <c:v>6.3400695458465188</c:v>
                </c:pt>
                <c:pt idx="108">
                  <c:v>6.3400695458465188</c:v>
                </c:pt>
                <c:pt idx="109">
                  <c:v>8.073406071570405</c:v>
                </c:pt>
                <c:pt idx="110">
                  <c:v>8.073406071570405</c:v>
                </c:pt>
                <c:pt idx="111">
                  <c:v>8.073406071570405</c:v>
                </c:pt>
                <c:pt idx="112">
                  <c:v>8.073406071570405</c:v>
                </c:pt>
                <c:pt idx="113">
                  <c:v>8.073406071570405</c:v>
                </c:pt>
                <c:pt idx="114">
                  <c:v>8.073406071570405</c:v>
                </c:pt>
                <c:pt idx="115">
                  <c:v>8.073406071570405</c:v>
                </c:pt>
                <c:pt idx="116">
                  <c:v>8.073406071570405</c:v>
                </c:pt>
                <c:pt idx="117">
                  <c:v>8.073406071570405</c:v>
                </c:pt>
                <c:pt idx="118">
                  <c:v>8.073406071570405</c:v>
                </c:pt>
                <c:pt idx="119">
                  <c:v>9.6352472759738816</c:v>
                </c:pt>
                <c:pt idx="120">
                  <c:v>9.6352472759738816</c:v>
                </c:pt>
                <c:pt idx="121">
                  <c:v>9.6352472759738816</c:v>
                </c:pt>
                <c:pt idx="122">
                  <c:v>9.6352472759738816</c:v>
                </c:pt>
                <c:pt idx="123">
                  <c:v>9.6352472759738816</c:v>
                </c:pt>
                <c:pt idx="124">
                  <c:v>9.6352472759738816</c:v>
                </c:pt>
                <c:pt idx="125">
                  <c:v>9.6352472759738816</c:v>
                </c:pt>
                <c:pt idx="126">
                  <c:v>9.6352472759738816</c:v>
                </c:pt>
                <c:pt idx="127">
                  <c:v>9.6352472759738816</c:v>
                </c:pt>
                <c:pt idx="128">
                  <c:v>9.6352472759738816</c:v>
                </c:pt>
                <c:pt idx="129">
                  <c:v>9.6352472759738816</c:v>
                </c:pt>
                <c:pt idx="130">
                  <c:v>9.6352472759738816</c:v>
                </c:pt>
                <c:pt idx="131">
                  <c:v>9.6352472759738816</c:v>
                </c:pt>
                <c:pt idx="132">
                  <c:v>9.6352472759738816</c:v>
                </c:pt>
                <c:pt idx="133">
                  <c:v>-8.4299131170760813</c:v>
                </c:pt>
                <c:pt idx="134">
                  <c:v>-8.4299131170760813</c:v>
                </c:pt>
                <c:pt idx="135">
                  <c:v>-8.4299131170760813</c:v>
                </c:pt>
                <c:pt idx="136">
                  <c:v>-8.4299131170760813</c:v>
                </c:pt>
                <c:pt idx="137">
                  <c:v>-8.4299131170760813</c:v>
                </c:pt>
                <c:pt idx="138">
                  <c:v>-8.4299131170760813</c:v>
                </c:pt>
                <c:pt idx="139">
                  <c:v>-8.4299131170760813</c:v>
                </c:pt>
                <c:pt idx="140">
                  <c:v>-8.4299131170760813</c:v>
                </c:pt>
                <c:pt idx="141">
                  <c:v>-8.4299131170760813</c:v>
                </c:pt>
                <c:pt idx="142">
                  <c:v>-8.4299131170760813</c:v>
                </c:pt>
                <c:pt idx="143">
                  <c:v>-8.4299131170760813</c:v>
                </c:pt>
                <c:pt idx="144">
                  <c:v>-8.4299131170760813</c:v>
                </c:pt>
                <c:pt idx="145">
                  <c:v>-4.2565782715540177</c:v>
                </c:pt>
                <c:pt idx="146">
                  <c:v>-4.2565782715540177</c:v>
                </c:pt>
                <c:pt idx="147">
                  <c:v>-4.2565782715540177</c:v>
                </c:pt>
                <c:pt idx="148">
                  <c:v>-4.2565782715540177</c:v>
                </c:pt>
                <c:pt idx="149">
                  <c:v>-4.2565782715540177</c:v>
                </c:pt>
                <c:pt idx="150">
                  <c:v>-4.2565782715540177</c:v>
                </c:pt>
                <c:pt idx="151">
                  <c:v>-4.2565782715540177</c:v>
                </c:pt>
                <c:pt idx="152">
                  <c:v>-4.2565782715540177</c:v>
                </c:pt>
                <c:pt idx="153">
                  <c:v>-4.2565782715540177</c:v>
                </c:pt>
                <c:pt idx="154">
                  <c:v>-4.2565782715540177</c:v>
                </c:pt>
                <c:pt idx="155">
                  <c:v>-4.2565782715540177</c:v>
                </c:pt>
                <c:pt idx="156">
                  <c:v>-4.2565782715540177</c:v>
                </c:pt>
                <c:pt idx="157">
                  <c:v>-0.65607332749237601</c:v>
                </c:pt>
                <c:pt idx="158">
                  <c:v>-0.65607332749237601</c:v>
                </c:pt>
                <c:pt idx="159">
                  <c:v>-0.65607332749237601</c:v>
                </c:pt>
                <c:pt idx="160">
                  <c:v>-0.65607332749237601</c:v>
                </c:pt>
                <c:pt idx="161">
                  <c:v>-0.65607332749237601</c:v>
                </c:pt>
                <c:pt idx="162">
                  <c:v>-0.65607332749237601</c:v>
                </c:pt>
                <c:pt idx="163">
                  <c:v>-0.65607332749237601</c:v>
                </c:pt>
                <c:pt idx="164">
                  <c:v>-0.65607332749237601</c:v>
                </c:pt>
                <c:pt idx="165">
                  <c:v>-0.65607332749237601</c:v>
                </c:pt>
                <c:pt idx="166">
                  <c:v>-0.65607332749237601</c:v>
                </c:pt>
                <c:pt idx="167">
                  <c:v>-0.65607332749237601</c:v>
                </c:pt>
                <c:pt idx="168">
                  <c:v>-0.65607332749237601</c:v>
                </c:pt>
                <c:pt idx="169">
                  <c:v>-0.65607332749237601</c:v>
                </c:pt>
                <c:pt idx="170">
                  <c:v>-0.65607332749237601</c:v>
                </c:pt>
                <c:pt idx="171">
                  <c:v>-0.65607332749237601</c:v>
                </c:pt>
                <c:pt idx="172">
                  <c:v>-0.65607332749237601</c:v>
                </c:pt>
                <c:pt idx="173">
                  <c:v>4.9924614170762016</c:v>
                </c:pt>
                <c:pt idx="174">
                  <c:v>4.9924614170762016</c:v>
                </c:pt>
                <c:pt idx="175">
                  <c:v>4.9924614170762016</c:v>
                </c:pt>
                <c:pt idx="176">
                  <c:v>4.9924614170762016</c:v>
                </c:pt>
                <c:pt idx="177">
                  <c:v>4.9924614170762016</c:v>
                </c:pt>
                <c:pt idx="178">
                  <c:v>4.9924614170762016</c:v>
                </c:pt>
                <c:pt idx="179">
                  <c:v>4.9924614170762016</c:v>
                </c:pt>
                <c:pt idx="180">
                  <c:v>4.9924614170762016</c:v>
                </c:pt>
                <c:pt idx="181">
                  <c:v>4.9924614170762016</c:v>
                </c:pt>
                <c:pt idx="182">
                  <c:v>4.9924614170762016</c:v>
                </c:pt>
                <c:pt idx="183">
                  <c:v>8.9892351965154216</c:v>
                </c:pt>
                <c:pt idx="184">
                  <c:v>8.9892351965154216</c:v>
                </c:pt>
                <c:pt idx="185">
                  <c:v>8.9892351965154216</c:v>
                </c:pt>
                <c:pt idx="186">
                  <c:v>8.9892351965154216</c:v>
                </c:pt>
                <c:pt idx="187">
                  <c:v>8.9892351965154216</c:v>
                </c:pt>
                <c:pt idx="188">
                  <c:v>8.9892351965154216</c:v>
                </c:pt>
                <c:pt idx="189">
                  <c:v>8.9892351965154216</c:v>
                </c:pt>
                <c:pt idx="190">
                  <c:v>9.5701848720000111</c:v>
                </c:pt>
                <c:pt idx="191">
                  <c:v>9.5701848720000111</c:v>
                </c:pt>
                <c:pt idx="192">
                  <c:v>9.5701848720000111</c:v>
                </c:pt>
                <c:pt idx="193">
                  <c:v>9.5701848720000111</c:v>
                </c:pt>
                <c:pt idx="194">
                  <c:v>9.5701848720000111</c:v>
                </c:pt>
                <c:pt idx="195">
                  <c:v>9.5701848720000111</c:v>
                </c:pt>
                <c:pt idx="196">
                  <c:v>9.5701848720000111</c:v>
                </c:pt>
                <c:pt idx="197">
                  <c:v>9.5701848720000111</c:v>
                </c:pt>
                <c:pt idx="198">
                  <c:v>9.5701848720000111</c:v>
                </c:pt>
                <c:pt idx="199">
                  <c:v>9.5701848720000111</c:v>
                </c:pt>
                <c:pt idx="200">
                  <c:v>9.5701848720000111</c:v>
                </c:pt>
                <c:pt idx="201">
                  <c:v>9.7666848720000115</c:v>
                </c:pt>
                <c:pt idx="202">
                  <c:v>9.7666848720000115</c:v>
                </c:pt>
                <c:pt idx="203">
                  <c:v>9.7666848720000115</c:v>
                </c:pt>
                <c:pt idx="204">
                  <c:v>9.7666848720000115</c:v>
                </c:pt>
                <c:pt idx="205">
                  <c:v>3.8722533479999943</c:v>
                </c:pt>
                <c:pt idx="206">
                  <c:v>3.8722533479999943</c:v>
                </c:pt>
                <c:pt idx="207">
                  <c:v>3.8722533479999943</c:v>
                </c:pt>
                <c:pt idx="208">
                  <c:v>3.8722533479999943</c:v>
                </c:pt>
                <c:pt idx="209">
                  <c:v>3.8722533479999943</c:v>
                </c:pt>
                <c:pt idx="210">
                  <c:v>3.8722533479999943</c:v>
                </c:pt>
                <c:pt idx="211">
                  <c:v>3.8722533479999943</c:v>
                </c:pt>
                <c:pt idx="212">
                  <c:v>3.8722533479999943</c:v>
                </c:pt>
                <c:pt idx="213">
                  <c:v>3.8722533479999943</c:v>
                </c:pt>
                <c:pt idx="214">
                  <c:v>3.8722533479999943</c:v>
                </c:pt>
                <c:pt idx="215">
                  <c:v>4.122253347999993</c:v>
                </c:pt>
                <c:pt idx="216">
                  <c:v>4.122253347999993</c:v>
                </c:pt>
                <c:pt idx="217">
                  <c:v>4.122253347999993</c:v>
                </c:pt>
                <c:pt idx="218">
                  <c:v>4.122253347999993</c:v>
                </c:pt>
                <c:pt idx="219">
                  <c:v>4.122253347999993</c:v>
                </c:pt>
                <c:pt idx="220">
                  <c:v>4.122253347999993</c:v>
                </c:pt>
                <c:pt idx="221">
                  <c:v>4.122253347999993</c:v>
                </c:pt>
                <c:pt idx="222">
                  <c:v>4.122253347999993</c:v>
                </c:pt>
                <c:pt idx="223">
                  <c:v>12.430171780000002</c:v>
                </c:pt>
                <c:pt idx="224">
                  <c:v>12.430171780000002</c:v>
                </c:pt>
                <c:pt idx="225">
                  <c:v>12.430171780000002</c:v>
                </c:pt>
                <c:pt idx="226">
                  <c:v>12.430171780000002</c:v>
                </c:pt>
                <c:pt idx="227">
                  <c:v>12.430171780000002</c:v>
                </c:pt>
                <c:pt idx="228">
                  <c:v>12.430171780000002</c:v>
                </c:pt>
                <c:pt idx="229">
                  <c:v>12.430171780000002</c:v>
                </c:pt>
                <c:pt idx="230">
                  <c:v>12.430171780000002</c:v>
                </c:pt>
                <c:pt idx="231">
                  <c:v>12.430171780000002</c:v>
                </c:pt>
                <c:pt idx="232">
                  <c:v>12.430171780000002</c:v>
                </c:pt>
                <c:pt idx="233">
                  <c:v>12.430171780000002</c:v>
                </c:pt>
                <c:pt idx="234">
                  <c:v>12.430171780000002</c:v>
                </c:pt>
                <c:pt idx="235">
                  <c:v>12.146951708000003</c:v>
                </c:pt>
                <c:pt idx="236">
                  <c:v>12.146951708000003</c:v>
                </c:pt>
                <c:pt idx="237">
                  <c:v>12.146951708000003</c:v>
                </c:pt>
                <c:pt idx="238">
                  <c:v>12.146951708000003</c:v>
                </c:pt>
                <c:pt idx="239">
                  <c:v>12.146951708000003</c:v>
                </c:pt>
                <c:pt idx="240">
                  <c:v>12.146951708000003</c:v>
                </c:pt>
                <c:pt idx="241">
                  <c:v>12.146951708000003</c:v>
                </c:pt>
                <c:pt idx="242">
                  <c:v>12.146951708000003</c:v>
                </c:pt>
                <c:pt idx="243">
                  <c:v>12.146951708000003</c:v>
                </c:pt>
                <c:pt idx="244">
                  <c:v>12.146951708000003</c:v>
                </c:pt>
                <c:pt idx="245">
                  <c:v>12.146951708000003</c:v>
                </c:pt>
                <c:pt idx="246">
                  <c:v>12.146951708000003</c:v>
                </c:pt>
                <c:pt idx="247">
                  <c:v>12.146951708000003</c:v>
                </c:pt>
                <c:pt idx="248">
                  <c:v>12.146951708000003</c:v>
                </c:pt>
                <c:pt idx="249">
                  <c:v>12.146951708000003</c:v>
                </c:pt>
                <c:pt idx="250">
                  <c:v>8.5401181280000067</c:v>
                </c:pt>
                <c:pt idx="251">
                  <c:v>8.5401181280000067</c:v>
                </c:pt>
                <c:pt idx="252">
                  <c:v>8.5401181280000067</c:v>
                </c:pt>
                <c:pt idx="253">
                  <c:v>8.5401181280000067</c:v>
                </c:pt>
                <c:pt idx="254">
                  <c:v>8.5401181280000067</c:v>
                </c:pt>
                <c:pt idx="255">
                  <c:v>8.5401181280000067</c:v>
                </c:pt>
                <c:pt idx="256">
                  <c:v>8.5401181280000067</c:v>
                </c:pt>
                <c:pt idx="257">
                  <c:v>8.5401181280000067</c:v>
                </c:pt>
                <c:pt idx="258">
                  <c:v>8.5401181280000067</c:v>
                </c:pt>
                <c:pt idx="259">
                  <c:v>8.5401181280000067</c:v>
                </c:pt>
                <c:pt idx="260">
                  <c:v>8.5401181280000067</c:v>
                </c:pt>
                <c:pt idx="261">
                  <c:v>8.3858643200000067</c:v>
                </c:pt>
                <c:pt idx="262">
                  <c:v>8.3858643200000067</c:v>
                </c:pt>
                <c:pt idx="263">
                  <c:v>8.3858643200000067</c:v>
                </c:pt>
                <c:pt idx="264">
                  <c:v>8.3858643200000067</c:v>
                </c:pt>
                <c:pt idx="265">
                  <c:v>8.3858643200000067</c:v>
                </c:pt>
                <c:pt idx="266">
                  <c:v>8.3858643200000067</c:v>
                </c:pt>
                <c:pt idx="267">
                  <c:v>8.3858643200000067</c:v>
                </c:pt>
                <c:pt idx="268">
                  <c:v>8.3858643200000067</c:v>
                </c:pt>
                <c:pt idx="269">
                  <c:v>1.9427700360000106</c:v>
                </c:pt>
                <c:pt idx="270">
                  <c:v>1.9427700360000106</c:v>
                </c:pt>
                <c:pt idx="271">
                  <c:v>1.9427700360000106</c:v>
                </c:pt>
                <c:pt idx="272">
                  <c:v>1.9427700360000106</c:v>
                </c:pt>
                <c:pt idx="273">
                  <c:v>1.9427700360000106</c:v>
                </c:pt>
                <c:pt idx="274">
                  <c:v>1.9427700360000106</c:v>
                </c:pt>
                <c:pt idx="275">
                  <c:v>1.9427700360000106</c:v>
                </c:pt>
                <c:pt idx="276">
                  <c:v>1.9427700360000106</c:v>
                </c:pt>
                <c:pt idx="277">
                  <c:v>1.9427700360000106</c:v>
                </c:pt>
                <c:pt idx="278">
                  <c:v>1.4996931319999911</c:v>
                </c:pt>
                <c:pt idx="279">
                  <c:v>1.4996931319999911</c:v>
                </c:pt>
                <c:pt idx="280">
                  <c:v>1.4996931319999911</c:v>
                </c:pt>
                <c:pt idx="281">
                  <c:v>1.4996931319999911</c:v>
                </c:pt>
                <c:pt idx="282">
                  <c:v>1.4996931319999911</c:v>
                </c:pt>
                <c:pt idx="283">
                  <c:v>1.4996931319999911</c:v>
                </c:pt>
                <c:pt idx="284">
                  <c:v>1.4996931319999911</c:v>
                </c:pt>
                <c:pt idx="285">
                  <c:v>1.4996931319999911</c:v>
                </c:pt>
                <c:pt idx="286">
                  <c:v>1.4996931319999911</c:v>
                </c:pt>
                <c:pt idx="287">
                  <c:v>1.4996931319999911</c:v>
                </c:pt>
                <c:pt idx="288">
                  <c:v>12.152132652000006</c:v>
                </c:pt>
                <c:pt idx="289">
                  <c:v>12.152132652000006</c:v>
                </c:pt>
                <c:pt idx="290">
                  <c:v>12.152132652000006</c:v>
                </c:pt>
                <c:pt idx="291">
                  <c:v>12.152132652000006</c:v>
                </c:pt>
                <c:pt idx="292">
                  <c:v>12.152132652000006</c:v>
                </c:pt>
                <c:pt idx="293">
                  <c:v>12.152132652000006</c:v>
                </c:pt>
                <c:pt idx="294">
                  <c:v>12.202132652000007</c:v>
                </c:pt>
                <c:pt idx="295">
                  <c:v>12.202132652000007</c:v>
                </c:pt>
                <c:pt idx="296">
                  <c:v>12.202132652000007</c:v>
                </c:pt>
                <c:pt idx="297">
                  <c:v>12.202132652000007</c:v>
                </c:pt>
                <c:pt idx="298">
                  <c:v>12.202132652000007</c:v>
                </c:pt>
                <c:pt idx="299">
                  <c:v>12.202132652000007</c:v>
                </c:pt>
                <c:pt idx="300">
                  <c:v>12.202132652000007</c:v>
                </c:pt>
                <c:pt idx="301">
                  <c:v>6.376071951999994</c:v>
                </c:pt>
                <c:pt idx="302">
                  <c:v>6.376071951999994</c:v>
                </c:pt>
                <c:pt idx="303">
                  <c:v>6.376071951999994</c:v>
                </c:pt>
                <c:pt idx="304">
                  <c:v>6.376071951999994</c:v>
                </c:pt>
                <c:pt idx="305">
                  <c:v>6.376071951999994</c:v>
                </c:pt>
                <c:pt idx="306">
                  <c:v>6.376071951999994</c:v>
                </c:pt>
                <c:pt idx="307">
                  <c:v>6.376071951999994</c:v>
                </c:pt>
                <c:pt idx="308">
                  <c:v>6.376071951999994</c:v>
                </c:pt>
                <c:pt idx="309">
                  <c:v>6.376071951999994</c:v>
                </c:pt>
                <c:pt idx="310">
                  <c:v>6.376071951999994</c:v>
                </c:pt>
                <c:pt idx="311">
                  <c:v>6.6174420760000041</c:v>
                </c:pt>
                <c:pt idx="312">
                  <c:v>6.6174420760000041</c:v>
                </c:pt>
                <c:pt idx="313">
                  <c:v>6.6174420760000041</c:v>
                </c:pt>
                <c:pt idx="314">
                  <c:v>6.6174420760000041</c:v>
                </c:pt>
                <c:pt idx="315">
                  <c:v>6.6174420760000041</c:v>
                </c:pt>
                <c:pt idx="316">
                  <c:v>6.6174420760000041</c:v>
                </c:pt>
                <c:pt idx="317">
                  <c:v>6.6174420760000041</c:v>
                </c:pt>
                <c:pt idx="318">
                  <c:v>6.6174420760000041</c:v>
                </c:pt>
                <c:pt idx="319">
                  <c:v>6.6174420760000041</c:v>
                </c:pt>
                <c:pt idx="320">
                  <c:v>6.6174420760000041</c:v>
                </c:pt>
                <c:pt idx="321">
                  <c:v>14.582539116</c:v>
                </c:pt>
                <c:pt idx="322">
                  <c:v>14.582539116</c:v>
                </c:pt>
                <c:pt idx="323">
                  <c:v>14.582539116</c:v>
                </c:pt>
                <c:pt idx="324">
                  <c:v>14.582539116</c:v>
                </c:pt>
                <c:pt idx="325">
                  <c:v>14.582539116</c:v>
                </c:pt>
                <c:pt idx="326">
                  <c:v>14.582539116</c:v>
                </c:pt>
                <c:pt idx="327">
                  <c:v>14.582539116</c:v>
                </c:pt>
                <c:pt idx="328">
                  <c:v>14.582539116</c:v>
                </c:pt>
                <c:pt idx="329">
                  <c:v>14.582539116</c:v>
                </c:pt>
                <c:pt idx="330">
                  <c:v>14.582539116</c:v>
                </c:pt>
                <c:pt idx="331">
                  <c:v>15.32846335999999</c:v>
                </c:pt>
                <c:pt idx="332">
                  <c:v>15.32846335999999</c:v>
                </c:pt>
                <c:pt idx="333">
                  <c:v>15.32846335999999</c:v>
                </c:pt>
                <c:pt idx="334">
                  <c:v>15.32846335999999</c:v>
                </c:pt>
                <c:pt idx="335">
                  <c:v>15.32846335999999</c:v>
                </c:pt>
                <c:pt idx="336">
                  <c:v>15.32846335999999</c:v>
                </c:pt>
                <c:pt idx="337">
                  <c:v>15.32846335999999</c:v>
                </c:pt>
                <c:pt idx="338">
                  <c:v>15.32846335999999</c:v>
                </c:pt>
              </c:numCache>
            </c:numRef>
          </c:xVal>
          <c:yVal>
            <c:numRef>
              <c:f>'SICA_adjusted (2)'!$O$2:$O$343</c:f>
              <c:numCache>
                <c:formatCode>General</c:formatCode>
                <c:ptCount val="342"/>
                <c:pt idx="190">
                  <c:v>61.801749999999998</c:v>
                </c:pt>
                <c:pt idx="191">
                  <c:v>53.124499999999998</c:v>
                </c:pt>
                <c:pt idx="192">
                  <c:v>64.987750000000005</c:v>
                </c:pt>
                <c:pt idx="193">
                  <c:v>72.350499999999997</c:v>
                </c:pt>
                <c:pt idx="194">
                  <c:v>69.716250000000002</c:v>
                </c:pt>
                <c:pt idx="195">
                  <c:v>74.718500000000006</c:v>
                </c:pt>
                <c:pt idx="196">
                  <c:v>64.784750000000003</c:v>
                </c:pt>
                <c:pt idx="197">
                  <c:v>56.6845</c:v>
                </c:pt>
                <c:pt idx="198">
                  <c:v>65.855249999999998</c:v>
                </c:pt>
                <c:pt idx="199">
                  <c:v>57.735249999999994</c:v>
                </c:pt>
                <c:pt idx="200">
                  <c:v>60.078999999999994</c:v>
                </c:pt>
                <c:pt idx="201">
                  <c:v>57.751999999999995</c:v>
                </c:pt>
                <c:pt idx="202">
                  <c:v>72.12</c:v>
                </c:pt>
                <c:pt idx="203">
                  <c:v>77.09075</c:v>
                </c:pt>
                <c:pt idx="204">
                  <c:v>69.174250000000001</c:v>
                </c:pt>
                <c:pt idx="205">
                  <c:v>61.452250000000006</c:v>
                </c:pt>
                <c:pt idx="206">
                  <c:v>68.610249999999994</c:v>
                </c:pt>
                <c:pt idx="207">
                  <c:v>55.808250000000001</c:v>
                </c:pt>
                <c:pt idx="208">
                  <c:v>72.615499999999997</c:v>
                </c:pt>
                <c:pt idx="209">
                  <c:v>73.906499999999994</c:v>
                </c:pt>
                <c:pt idx="210">
                  <c:v>74.3245</c:v>
                </c:pt>
                <c:pt idx="211">
                  <c:v>68.482249999999993</c:v>
                </c:pt>
                <c:pt idx="212">
                  <c:v>63.798749999999998</c:v>
                </c:pt>
                <c:pt idx="213">
                  <c:v>64.712249999999997</c:v>
                </c:pt>
                <c:pt idx="214">
                  <c:v>56.342749999999995</c:v>
                </c:pt>
                <c:pt idx="215">
                  <c:v>71.579750000000004</c:v>
                </c:pt>
                <c:pt idx="216">
                  <c:v>73.746499999999997</c:v>
                </c:pt>
                <c:pt idx="217">
                  <c:v>66.460499999999996</c:v>
                </c:pt>
                <c:pt idx="218">
                  <c:v>67.751750000000001</c:v>
                </c:pt>
                <c:pt idx="219">
                  <c:v>71.864000000000004</c:v>
                </c:pt>
                <c:pt idx="220">
                  <c:v>77.188500000000005</c:v>
                </c:pt>
                <c:pt idx="221">
                  <c:v>80.233000000000004</c:v>
                </c:pt>
                <c:pt idx="222">
                  <c:v>66.320750000000004</c:v>
                </c:pt>
                <c:pt idx="223">
                  <c:v>66.893500000000003</c:v>
                </c:pt>
                <c:pt idx="224">
                  <c:v>81.660499999999999</c:v>
                </c:pt>
                <c:pt idx="225">
                  <c:v>72.416499999999999</c:v>
                </c:pt>
                <c:pt idx="226">
                  <c:v>65.866249999999994</c:v>
                </c:pt>
                <c:pt idx="227">
                  <c:v>75.326750000000004</c:v>
                </c:pt>
                <c:pt idx="228">
                  <c:v>71.574749999999995</c:v>
                </c:pt>
                <c:pt idx="229">
                  <c:v>82.138000000000005</c:v>
                </c:pt>
                <c:pt idx="230">
                  <c:v>72.459999999999994</c:v>
                </c:pt>
                <c:pt idx="231">
                  <c:v>78.288749999999993</c:v>
                </c:pt>
                <c:pt idx="232">
                  <c:v>79.266000000000005</c:v>
                </c:pt>
                <c:pt idx="233">
                  <c:v>74.896000000000001</c:v>
                </c:pt>
                <c:pt idx="234">
                  <c:v>74.737250000000003</c:v>
                </c:pt>
                <c:pt idx="235">
                  <c:v>69.0565</c:v>
                </c:pt>
                <c:pt idx="236">
                  <c:v>70.078749999999999</c:v>
                </c:pt>
                <c:pt idx="237">
                  <c:v>78.636750000000006</c:v>
                </c:pt>
                <c:pt idx="238">
                  <c:v>66.914000000000001</c:v>
                </c:pt>
                <c:pt idx="239">
                  <c:v>70.268749999999997</c:v>
                </c:pt>
                <c:pt idx="240">
                  <c:v>73.590249999999997</c:v>
                </c:pt>
                <c:pt idx="241">
                  <c:v>71.209000000000003</c:v>
                </c:pt>
                <c:pt idx="242">
                  <c:v>69.923249999999996</c:v>
                </c:pt>
                <c:pt idx="243">
                  <c:v>72.986500000000007</c:v>
                </c:pt>
                <c:pt idx="244">
                  <c:v>73.941500000000005</c:v>
                </c:pt>
                <c:pt idx="245">
                  <c:v>71.51925</c:v>
                </c:pt>
                <c:pt idx="246">
                  <c:v>63.005499999999998</c:v>
                </c:pt>
                <c:pt idx="247">
                  <c:v>76.78725</c:v>
                </c:pt>
                <c:pt idx="248">
                  <c:v>72.307249999999996</c:v>
                </c:pt>
                <c:pt idx="249">
                  <c:v>76.546250000000001</c:v>
                </c:pt>
                <c:pt idx="250">
                  <c:v>67.457999999999998</c:v>
                </c:pt>
                <c:pt idx="251">
                  <c:v>70.489999999999995</c:v>
                </c:pt>
                <c:pt idx="252">
                  <c:v>60.255250000000004</c:v>
                </c:pt>
                <c:pt idx="253">
                  <c:v>71.189499999999995</c:v>
                </c:pt>
                <c:pt idx="254">
                  <c:v>74.820750000000004</c:v>
                </c:pt>
                <c:pt idx="255">
                  <c:v>70.762</c:v>
                </c:pt>
                <c:pt idx="256">
                  <c:v>73.534999999999997</c:v>
                </c:pt>
                <c:pt idx="257">
                  <c:v>68.245999999999995</c:v>
                </c:pt>
                <c:pt idx="258">
                  <c:v>77.494749999999996</c:v>
                </c:pt>
                <c:pt idx="259">
                  <c:v>77.151499999999999</c:v>
                </c:pt>
                <c:pt idx="260">
                  <c:v>71.0685</c:v>
                </c:pt>
                <c:pt idx="261">
                  <c:v>77.197500000000005</c:v>
                </c:pt>
                <c:pt idx="262">
                  <c:v>71.883499999999998</c:v>
                </c:pt>
                <c:pt idx="263">
                  <c:v>75.876999999999995</c:v>
                </c:pt>
                <c:pt idx="264">
                  <c:v>73.278000000000006</c:v>
                </c:pt>
                <c:pt idx="265">
                  <c:v>62.786000000000001</c:v>
                </c:pt>
                <c:pt idx="266">
                  <c:v>70.564250000000001</c:v>
                </c:pt>
                <c:pt idx="267">
                  <c:v>60.857500000000002</c:v>
                </c:pt>
                <c:pt idx="268">
                  <c:v>70.515000000000001</c:v>
                </c:pt>
                <c:pt idx="269">
                  <c:v>62.034499999999994</c:v>
                </c:pt>
                <c:pt idx="270">
                  <c:v>64.097999999999999</c:v>
                </c:pt>
                <c:pt idx="271">
                  <c:v>66.070499999999996</c:v>
                </c:pt>
                <c:pt idx="272">
                  <c:v>64.358999999999995</c:v>
                </c:pt>
                <c:pt idx="273">
                  <c:v>64.386750000000006</c:v>
                </c:pt>
                <c:pt idx="274">
                  <c:v>64.91825</c:v>
                </c:pt>
                <c:pt idx="275">
                  <c:v>63.464749999999995</c:v>
                </c:pt>
                <c:pt idx="276">
                  <c:v>64.401499999999999</c:v>
                </c:pt>
                <c:pt idx="277">
                  <c:v>60.358500000000006</c:v>
                </c:pt>
                <c:pt idx="278">
                  <c:v>73.606250000000003</c:v>
                </c:pt>
                <c:pt idx="279">
                  <c:v>73.959249999999997</c:v>
                </c:pt>
                <c:pt idx="280">
                  <c:v>74.582750000000004</c:v>
                </c:pt>
                <c:pt idx="281">
                  <c:v>77.698750000000004</c:v>
                </c:pt>
                <c:pt idx="282">
                  <c:v>75.792749999999998</c:v>
                </c:pt>
                <c:pt idx="283">
                  <c:v>75.799750000000003</c:v>
                </c:pt>
                <c:pt idx="284">
                  <c:v>71.466250000000002</c:v>
                </c:pt>
                <c:pt idx="285">
                  <c:v>74.690250000000006</c:v>
                </c:pt>
                <c:pt idx="286">
                  <c:v>75.964250000000007</c:v>
                </c:pt>
                <c:pt idx="287">
                  <c:v>75.179749999999999</c:v>
                </c:pt>
                <c:pt idx="288">
                  <c:v>66.342500000000001</c:v>
                </c:pt>
                <c:pt idx="289">
                  <c:v>73.388499999999993</c:v>
                </c:pt>
                <c:pt idx="290">
                  <c:v>71.013249999999999</c:v>
                </c:pt>
                <c:pt idx="291">
                  <c:v>75.055750000000003</c:v>
                </c:pt>
                <c:pt idx="292">
                  <c:v>78.205500000000001</c:v>
                </c:pt>
                <c:pt idx="293">
                  <c:v>78.96875</c:v>
                </c:pt>
                <c:pt idx="294">
                  <c:v>74.054749999999999</c:v>
                </c:pt>
                <c:pt idx="295">
                  <c:v>74.791250000000005</c:v>
                </c:pt>
                <c:pt idx="296">
                  <c:v>67.599999999999994</c:v>
                </c:pt>
                <c:pt idx="297">
                  <c:v>64.681749999999994</c:v>
                </c:pt>
                <c:pt idx="298">
                  <c:v>67.825749999999999</c:v>
                </c:pt>
                <c:pt idx="299">
                  <c:v>65.484750000000005</c:v>
                </c:pt>
                <c:pt idx="300">
                  <c:v>77.291499999999999</c:v>
                </c:pt>
                <c:pt idx="301">
                  <c:v>83.308499999999995</c:v>
                </c:pt>
                <c:pt idx="302">
                  <c:v>82.948499999999996</c:v>
                </c:pt>
                <c:pt idx="303">
                  <c:v>70.364500000000007</c:v>
                </c:pt>
                <c:pt idx="304">
                  <c:v>66.692250000000001</c:v>
                </c:pt>
                <c:pt idx="305">
                  <c:v>72.786249999999995</c:v>
                </c:pt>
                <c:pt idx="306">
                  <c:v>76.325749999999999</c:v>
                </c:pt>
                <c:pt idx="307">
                  <c:v>75.438000000000002</c:v>
                </c:pt>
                <c:pt idx="308">
                  <c:v>75.391750000000002</c:v>
                </c:pt>
                <c:pt idx="309">
                  <c:v>83.333250000000007</c:v>
                </c:pt>
                <c:pt idx="310">
                  <c:v>73.309749999999994</c:v>
                </c:pt>
                <c:pt idx="311">
                  <c:v>65.238</c:v>
                </c:pt>
                <c:pt idx="312">
                  <c:v>70.255499999999998</c:v>
                </c:pt>
                <c:pt idx="313">
                  <c:v>64.192499999999995</c:v>
                </c:pt>
                <c:pt idx="314">
                  <c:v>68.926000000000002</c:v>
                </c:pt>
                <c:pt idx="315">
                  <c:v>65.261750000000006</c:v>
                </c:pt>
                <c:pt idx="316">
                  <c:v>68.194249999999997</c:v>
                </c:pt>
                <c:pt idx="317">
                  <c:v>67.949749999999995</c:v>
                </c:pt>
                <c:pt idx="318">
                  <c:v>69.40325</c:v>
                </c:pt>
                <c:pt idx="319">
                  <c:v>67.777000000000001</c:v>
                </c:pt>
                <c:pt idx="320">
                  <c:v>70.790000000000006</c:v>
                </c:pt>
                <c:pt idx="321">
                  <c:v>69.434250000000006</c:v>
                </c:pt>
                <c:pt idx="322">
                  <c:v>68.284999999999997</c:v>
                </c:pt>
                <c:pt idx="323">
                  <c:v>69.519499999999994</c:v>
                </c:pt>
                <c:pt idx="324">
                  <c:v>69.006500000000003</c:v>
                </c:pt>
                <c:pt idx="325">
                  <c:v>70.947000000000003</c:v>
                </c:pt>
                <c:pt idx="326">
                  <c:v>71.025750000000002</c:v>
                </c:pt>
                <c:pt idx="327">
                  <c:v>71.959249999999997</c:v>
                </c:pt>
                <c:pt idx="328">
                  <c:v>67.175250000000005</c:v>
                </c:pt>
                <c:pt idx="329">
                  <c:v>68.65325</c:v>
                </c:pt>
                <c:pt idx="330">
                  <c:v>68.779750000000007</c:v>
                </c:pt>
                <c:pt idx="331">
                  <c:v>67.592250000000007</c:v>
                </c:pt>
                <c:pt idx="332">
                  <c:v>67.016000000000005</c:v>
                </c:pt>
                <c:pt idx="333">
                  <c:v>79.293750000000003</c:v>
                </c:pt>
                <c:pt idx="334">
                  <c:v>68.154499999999999</c:v>
                </c:pt>
                <c:pt idx="335">
                  <c:v>67.481999999999999</c:v>
                </c:pt>
                <c:pt idx="336">
                  <c:v>61.647999999999996</c:v>
                </c:pt>
                <c:pt idx="337">
                  <c:v>71.407749999999993</c:v>
                </c:pt>
                <c:pt idx="338">
                  <c:v>64.258499999999998</c:v>
                </c:pt>
              </c:numCache>
            </c:numRef>
          </c:yVal>
          <c:smooth val="0"/>
          <c:extLst>
            <c:ext xmlns:c16="http://schemas.microsoft.com/office/drawing/2014/chart" uri="{C3380CC4-5D6E-409C-BE32-E72D297353CC}">
              <c16:uniqueId val="{00000003-FB62-4344-945A-FE6688377140}"/>
            </c:ext>
          </c:extLst>
        </c:ser>
        <c:dLbls>
          <c:showLegendKey val="0"/>
          <c:showVal val="0"/>
          <c:showCatName val="0"/>
          <c:showSerName val="0"/>
          <c:showPercent val="0"/>
          <c:showBubbleSize val="0"/>
        </c:dLbls>
        <c:axId val="672333088"/>
        <c:axId val="672332608"/>
      </c:scatterChart>
      <c:valAx>
        <c:axId val="672333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SICA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crossAx val="672332608"/>
        <c:crosses val="autoZero"/>
        <c:crossBetween val="midCat"/>
      </c:valAx>
      <c:valAx>
        <c:axId val="672332608"/>
        <c:scaling>
          <c:orientation val="minMax"/>
          <c:max val="10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GR</a:t>
                </a:r>
              </a:p>
            </c:rich>
          </c:tx>
          <c:layout>
            <c:manualLayout>
              <c:xMode val="edge"/>
              <c:yMode val="edge"/>
              <c:x val="0.28419182948490229"/>
              <c:y val="3.2410580309031913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v-S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crossAx val="6723330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v-S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v-S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1707</TotalTime>
  <Pages>20</Pages>
  <Words>5141</Words>
  <Characters>29305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34378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243</cp:revision>
  <dcterms:created xsi:type="dcterms:W3CDTF">2025-10-16T09:06:00Z</dcterms:created>
  <dcterms:modified xsi:type="dcterms:W3CDTF">2026-02-03T15:09:00Z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ies>
</file>