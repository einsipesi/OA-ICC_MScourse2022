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6C1950">
      <w:pPr>
        <w:spacing w:line="360" w:lineRule="auto"/>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6AC6B4D9" w:rsidR="00F1663E" w:rsidRPr="00077C8F" w:rsidRDefault="00275014" w:rsidP="00484109">
      <w:pPr>
        <w:pStyle w:val="Heading1"/>
        <w:spacing w:line="360" w:lineRule="auto"/>
        <w:ind w:left="720"/>
        <w:jc w:val="both"/>
        <w:rPr>
          <w:rFonts w:ascii="Times New Roman" w:eastAsia="Arial" w:hAnsi="Times New Roman" w:cs="Times New Roman"/>
          <w:sz w:val="24"/>
          <w:szCs w:val="24"/>
          <w:lang w:eastAsia="zh-CN"/>
        </w:rPr>
      </w:pPr>
      <w:r w:rsidRPr="00077C8F">
        <w:rPr>
          <w:rFonts w:ascii="Times New Roman" w:eastAsia="Arial" w:hAnsi="Times New Roman" w:cs="Times New Roman"/>
          <w:sz w:val="24"/>
          <w:szCs w:val="24"/>
        </w:rPr>
        <w:t>Abstract</w:t>
      </w:r>
    </w:p>
    <w:p w14:paraId="00000024" w14:textId="79691F89" w:rsidR="00F1663E" w:rsidRPr="00077C8F" w:rsidRDefault="00275014" w:rsidP="00484109">
      <w:pPr>
        <w:pStyle w:val="Heading1"/>
        <w:numPr>
          <w:ilvl w:val="0"/>
          <w:numId w:val="3"/>
        </w:numPr>
        <w:spacing w:line="360" w:lineRule="auto"/>
        <w:jc w:val="both"/>
        <w:rPr>
          <w:rFonts w:ascii="Times New Roman" w:eastAsia="Arial" w:hAnsi="Times New Roman" w:cs="Times New Roman"/>
          <w:sz w:val="24"/>
          <w:szCs w:val="24"/>
        </w:rPr>
      </w:pPr>
      <w:bookmarkStart w:id="0" w:name="_heading=h.rziiz1pwj21j" w:colFirst="0" w:colLast="0"/>
      <w:bookmarkEnd w:id="0"/>
      <w:r w:rsidRPr="00077C8F">
        <w:rPr>
          <w:rFonts w:ascii="Times New Roman" w:eastAsia="Arial" w:hAnsi="Times New Roman" w:cs="Times New Roman"/>
          <w:sz w:val="24"/>
          <w:szCs w:val="24"/>
        </w:rPr>
        <w:t>Introduction</w:t>
      </w:r>
    </w:p>
    <w:p w14:paraId="7ECFB175" w14:textId="0492C168" w:rsidR="00C809A7" w:rsidRDefault="00275014" w:rsidP="00484109">
      <w:pPr>
        <w:spacing w:line="360"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6931F1" w:rsidRPr="006931F1">
        <w:rPr>
          <w:rFonts w:eastAsiaTheme="minorEastAsia"/>
        </w:rPr>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6931F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w:t>
      </w:r>
      <w:commentRangeStart w:id="1"/>
      <w:r w:rsidR="00484109">
        <w:rPr>
          <w:rFonts w:eastAsia="Arial"/>
        </w:rPr>
        <w:t>misestimate</w:t>
      </w:r>
      <w:commentRangeEnd w:id="1"/>
      <w:r w:rsidR="00484109" w:rsidRPr="000169B9">
        <w:rPr>
          <w:rStyle w:val="CommentReference"/>
          <w:rFonts w:eastAsia="Arial"/>
          <w:sz w:val="24"/>
          <w:szCs w:val="24"/>
        </w:rPr>
        <w:commentReference w:id="1"/>
      </w:r>
      <w:r w:rsidR="00484109" w:rsidRPr="000169B9">
        <w:rPr>
          <w:rFonts w:eastAsia="Arial"/>
        </w:rPr>
        <w:t xml:space="preserve"> </w:t>
      </w:r>
      <w:r w:rsidR="00BB1AF9" w:rsidRPr="000169B9">
        <w:rPr>
          <w:rFonts w:eastAsia="Arial"/>
        </w:rPr>
        <w:t xml:space="preserve">the </w:t>
      </w:r>
      <w:r w:rsidR="009D21FE">
        <w:rPr>
          <w:rFonts w:eastAsia="Arial" w:hint="eastAsia"/>
          <w:lang w:eastAsia="zh-CN"/>
        </w:rPr>
        <w:t>real-wor</w:t>
      </w:r>
      <w:r w:rsidR="001313BD">
        <w:rPr>
          <w:rFonts w:eastAsia="Arial" w:hint="eastAsia"/>
          <w:lang w:eastAsia="zh-CN"/>
        </w:rPr>
        <w:t>l</w:t>
      </w:r>
      <w:r w:rsidR="009D21FE">
        <w:rPr>
          <w:rFonts w:eastAsia="Arial" w:hint="eastAsia"/>
          <w:lang w:eastAsia="zh-CN"/>
        </w:rPr>
        <w:t xml:space="preserve">d </w:t>
      </w:r>
      <w:r w:rsidR="00BB1AF9" w:rsidRPr="000169B9">
        <w:rPr>
          <w:rFonts w:eastAsia="Arial"/>
        </w:rPr>
        <w:t>impacts</w:t>
      </w:r>
      <w:r w:rsidR="00BB1AF9" w:rsidRPr="000169B9">
        <w:rPr>
          <w:rFonts w:eastAsia="Arial"/>
          <w:b/>
          <w:bCs/>
        </w:rPr>
        <w:t xml:space="preserve">, </w:t>
      </w:r>
      <w:r w:rsidR="00BB1AF9" w:rsidRPr="000169B9">
        <w:rPr>
          <w:rFonts w:eastAsia="Arial"/>
        </w:rPr>
        <w:t xml:space="preserve">with the risk of measures that are not </w:t>
      </w:r>
      <w:r w:rsidR="00484109">
        <w:rPr>
          <w:rFonts w:eastAsia="Arial"/>
        </w:rPr>
        <w:t>adapted</w:t>
      </w:r>
      <w:r w:rsidR="00BB1AF9" w:rsidRPr="000169B9">
        <w:rPr>
          <w:rFonts w:eastAsia="Arial"/>
        </w:rPr>
        <w:t xml:space="preserve"> to ensure a sustainable and healthy ocean.</w:t>
      </w:r>
    </w:p>
    <w:p w14:paraId="00000027" w14:textId="3C5246D3" w:rsidR="00F1663E" w:rsidRPr="00A209FF" w:rsidRDefault="00F1663E" w:rsidP="00A209FF">
      <w:pPr>
        <w:spacing w:line="360" w:lineRule="auto"/>
        <w:jc w:val="both"/>
        <w:rPr>
          <w:rFonts w:eastAsia="Arial"/>
        </w:rPr>
      </w:pPr>
    </w:p>
    <w:p w14:paraId="00000028" w14:textId="3B2C737C" w:rsidR="00F1663E" w:rsidRDefault="007A2D57" w:rsidP="00484109">
      <w:pPr>
        <w:spacing w:line="360" w:lineRule="auto"/>
        <w:jc w:val="both"/>
        <w:rPr>
          <w:rFonts w:eastAsia="Arial"/>
        </w:rPr>
      </w:pPr>
      <w:r w:rsidRPr="00A209FF">
        <w:rPr>
          <w:rFonts w:eastAsia="Arial"/>
        </w:rPr>
        <w:t>T</w:t>
      </w:r>
      <w:r w:rsidR="00FA108C" w:rsidRPr="00A209FF">
        <w:rPr>
          <w:rFonts w:eastAsia="Arial"/>
        </w:rPr>
        <w:t xml:space="preserve">emperature </w:t>
      </w:r>
      <w:r w:rsidR="0095538A" w:rsidRPr="000169B9">
        <w:rPr>
          <w:rFonts w:eastAsia="Arial"/>
        </w:rPr>
        <w:fldChar w:fldCharType="begin"/>
      </w:r>
      <w:r w:rsidR="00A209FF">
        <w:rPr>
          <w:rFonts w:eastAsia="Arial"/>
          <w:lang w:val="fr-FR"/>
        </w:rPr>
        <w:instrText xml:space="preserve"> ADDIN ZOTERO_ITEM CSL_CITATION {"citationID":"A6Epk6wS","properties":{"formattedCitation":"(Byrne et al., 2022)","plainCitation":"(Byrne et al., 2022)","dontUpdate":true,"noteIndex":0},"citationItems":[{"id":415,"uris":["http://zotero.org/users/9330120/items/SDYLDBQ4"],"itemData":{"id":415,"type":"article-journal","abstract":"For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A209FF">
        <w:rPr>
          <w:rFonts w:eastAsia="Arial"/>
          <w:noProof/>
        </w:rPr>
        <w:t>(</w:t>
      </w:r>
      <w:r w:rsidRPr="00A209FF">
        <w:rPr>
          <w:rFonts w:eastAsia="Arial"/>
          <w:noProof/>
        </w:rPr>
        <w:t xml:space="preserve">e.g. </w:t>
      </w:r>
      <w:r w:rsidR="008A4F72" w:rsidRPr="00A209FF">
        <w:rPr>
          <w:rFonts w:eastAsia="Arial"/>
          <w:noProof/>
        </w:rPr>
        <w:t>Byrne et al., 2022)</w:t>
      </w:r>
      <w:r w:rsidR="0095538A" w:rsidRPr="000169B9">
        <w:rPr>
          <w:rFonts w:eastAsia="Arial"/>
        </w:rPr>
        <w:fldChar w:fldCharType="end"/>
      </w:r>
      <w:r w:rsidR="008A4F72" w:rsidRPr="00A209FF">
        <w:rPr>
          <w:rFonts w:eastAsia="Arial"/>
        </w:rPr>
        <w:t xml:space="preserve"> </w:t>
      </w:r>
      <w:r w:rsidR="00FA108C" w:rsidRPr="00A209FF">
        <w:rPr>
          <w:rFonts w:eastAsia="Arial"/>
        </w:rPr>
        <w:t>and pH</w:t>
      </w:r>
      <w:r w:rsidR="00A209FF">
        <w:rPr>
          <w:rFonts w:eastAsia="Arial"/>
        </w:rPr>
        <w:t xml:space="preserve"> </w:t>
      </w:r>
      <w:r w:rsidR="00A209FF">
        <w:rPr>
          <w:rFonts w:eastAsia="Arial"/>
        </w:rPr>
        <w:fldChar w:fldCharType="begin"/>
      </w:r>
      <w:r w:rsidR="00A209FF">
        <w:rPr>
          <w:rFonts w:eastAsia="Arial"/>
        </w:rPr>
        <w:instrText xml:space="preserve"> ADDIN ZOTERO_ITEM CSL_CITATION {"citationID":"c0HalPkZ","properties":{"formattedCitation":"(Caillon et al., 2023)","plainCitation":"(Caillon et al., 2023)","noteIndex":0},"citationItems":[{"id":190446,"uris":["http://zotero.org/users/9330120/items/IFJHZ35B"],"itemData":{"id":190446,"type":"article-journal","abstract":"Ocean acidification (OA), a consequence of the increase in anthropogenic emissions of carbon dioxide, causes major changes in the chemistry of carbonates in the ocean with deleterious effects on calcifying organisms. The pH/PCO2 range to which species are exposed in nature is important to consider when interpreting the response of coastal organisms to OA. In this context, emerging approaches, which assess the reaction norms of organisms to a wide pH gradient, are improving our understanding of tolerance thresholds and acclimation potential to OA. In this study, we deciphered the reaction norms of two oyster species living in contrasting habitats: the intertidal oyster Crassostrea gigas and the subtidal flat oyster Ostrea edulis, which are two economically and ecologically valuable species in temperate ecosystems. Six-month-old oysters of each species were exposed in common garden tanks for 48 days to a pH gradient ranging from 7.7 to 6.4 (total scale). Both species were tolerant down to a pH of 6.6 with high plasticity in fitness-related traits such as survival and growth. However, oysters underwent remodelling of membrane fatty acids to cope with decreasing pH along with shell bleaching impairing shell integrity and consequently animal fitness. Finally, our work revealed species-specific physiological responses and highlights that intertidal C. gigas seem to have a better acclimation potential to rapid and extreme OA changes than O. edulis. Overall, our study provides important data about the phenotypic plasticity and its limits in two oyster species, which is essential for assessing the challenges posed to marine organisms by OA.","container-title":"Journal of Experimental Biology","DOI":"10.1242/jeb.246432","ISSN":"0022-0949, 1477-9145","issue":"23","language":"en","license":"http://www.biologists.com/user-licence-1-1/","page":"jeb246432","source":"DOI.org (Crossref)","title":"Differential reaction norms to ocean acidification in two oyster species from contrasting habitats","volume":"226","author":[{"family":"Caillon","given":"Coline"},{"family":"Pernet","given":"Fabrice"},{"family":"Lutier","given":"Mathieu"},{"family":"Di Poi","given":"Carole"}],"issued":{"date-parts":[["2023",12,1]]}}}],"schema":"https://github.com/citation-style-language/schema/raw/master/csl-citation.json"} </w:instrText>
      </w:r>
      <w:r w:rsidR="00A209FF">
        <w:rPr>
          <w:rFonts w:eastAsia="Arial"/>
        </w:rPr>
        <w:fldChar w:fldCharType="separate"/>
      </w:r>
      <w:r w:rsidR="006931F1">
        <w:rPr>
          <w:rFonts w:eastAsia="Arial"/>
          <w:noProof/>
        </w:rPr>
        <w:t>(Caillon et al., 2023)</w:t>
      </w:r>
      <w:r w:rsidR="00A209FF">
        <w:rPr>
          <w:rFonts w:eastAsia="Arial"/>
        </w:rPr>
        <w:fldChar w:fldCharType="end"/>
      </w:r>
      <w:r w:rsidR="00FA108C" w:rsidRPr="00A209FF">
        <w:rPr>
          <w:rFonts w:eastAsia="Arial"/>
        </w:rPr>
        <w:t xml:space="preserve"> are </w:t>
      </w:r>
      <w:r w:rsidR="00A209FF">
        <w:rPr>
          <w:rFonts w:eastAsia="Arial"/>
          <w:lang w:val="en-GB"/>
        </w:rPr>
        <w:t xml:space="preserve">two </w:t>
      </w:r>
      <w:r w:rsidR="00FA108C" w:rsidRPr="00A209FF">
        <w:rPr>
          <w:rFonts w:eastAsia="Arial"/>
          <w:lang w:val="en-GB"/>
        </w:rPr>
        <w:t xml:space="preserve">highly relevant </w:t>
      </w:r>
      <w:r>
        <w:rPr>
          <w:rFonts w:eastAsia="Arial"/>
          <w:lang w:val="en-GB"/>
        </w:rPr>
        <w:t>drivers in the context of</w:t>
      </w:r>
      <w:r w:rsidR="00FA108C" w:rsidRPr="00A209FF">
        <w:rPr>
          <w:rFonts w:eastAsia="Arial"/>
          <w:lang w:val="en-GB"/>
        </w:rPr>
        <w:t xml:space="preserve"> global change</w:t>
      </w:r>
      <w:r>
        <w:rPr>
          <w:rFonts w:eastAsia="Arial"/>
          <w:lang w:val="en-GB"/>
        </w:rPr>
        <w:t>s</w:t>
      </w:r>
      <w:r>
        <w:rPr>
          <w:rFonts w:eastAsia="Arial"/>
        </w:rPr>
        <w:t xml:space="preserve"> and t</w:t>
      </w:r>
      <w:r w:rsidR="00FA108C" w:rsidRPr="000169B9">
        <w:rPr>
          <w:rFonts w:eastAsia="Arial"/>
        </w:rPr>
        <w:t xml:space="preserve">heir response curves are commonly unimodal. </w:t>
      </w:r>
      <w:r>
        <w:rPr>
          <w:rFonts w:eastAsia="Arial"/>
        </w:rPr>
        <w:t xml:space="preserve">For toxicants, </w:t>
      </w:r>
      <w:r w:rsidR="00FA108C" w:rsidRPr="000169B9" w:rsidDel="00A92192">
        <w:rPr>
          <w:rFonts w:eastAsia="Arial"/>
        </w:rPr>
        <w:t xml:space="preserve">dose-response curves are </w:t>
      </w:r>
      <w:r w:rsidR="00FA108C" w:rsidRPr="00BC29BD">
        <w:rPr>
          <w:rFonts w:eastAsia="Arial"/>
        </w:rPr>
        <w:t xml:space="preserve">often described as sigmoidal, with thresholds below which </w:t>
      </w:r>
      <w:r>
        <w:rPr>
          <w:rFonts w:eastAsia="Arial"/>
        </w:rPr>
        <w:t xml:space="preserve">significant </w:t>
      </w:r>
      <w:r w:rsidR="00FA108C" w:rsidRPr="00BC29BD">
        <w:rPr>
          <w:rFonts w:eastAsia="Arial"/>
        </w:rPr>
        <w:t>adverse</w:t>
      </w:r>
      <w:r w:rsidR="00FA108C" w:rsidRPr="000169B9">
        <w:rPr>
          <w:rFonts w:eastAsia="Arial"/>
        </w:rPr>
        <w:t xml:space="preserv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6931F1">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r>
        <w:rPr>
          <w:rFonts w:eastAsia="Arial"/>
        </w:rPr>
        <w:t xml:space="preserve">Among those, </w:t>
      </w:r>
      <w:r w:rsidRPr="000169B9">
        <w:rPr>
          <w:rFonts w:eastAsia="Arial"/>
        </w:rPr>
        <w:t xml:space="preserve">lithium from industry and pharmaceuticals are running off into the marine environment and is a concern especially in urbanized coastal areas </w:t>
      </w:r>
      <w:r w:rsidRPr="000169B9">
        <w:rPr>
          <w:rFonts w:eastAsia="Arial"/>
        </w:rPr>
        <w:fldChar w:fldCharType="begin"/>
      </w:r>
      <w:r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Pr="000169B9">
        <w:rPr>
          <w:rFonts w:eastAsia="Arial"/>
        </w:rPr>
        <w:fldChar w:fldCharType="separate"/>
      </w:r>
      <w:r w:rsidR="006931F1">
        <w:rPr>
          <w:rFonts w:eastAsia="Arial"/>
          <w:noProof/>
        </w:rPr>
        <w:t>(Ruocco et al., 2016)</w:t>
      </w:r>
      <w:r w:rsidRPr="000169B9">
        <w:rPr>
          <w:rFonts w:eastAsia="Arial"/>
        </w:rPr>
        <w:fldChar w:fldCharType="end"/>
      </w:r>
      <w:r w:rsidRPr="000169B9">
        <w:rPr>
          <w:rFonts w:eastAsia="Arial"/>
        </w:rPr>
        <w:t>.</w:t>
      </w:r>
    </w:p>
    <w:p w14:paraId="1AE4EF46" w14:textId="77777777" w:rsidR="007A2D57" w:rsidRPr="000169B9" w:rsidRDefault="007A2D57" w:rsidP="00484109">
      <w:pPr>
        <w:spacing w:line="360" w:lineRule="auto"/>
        <w:jc w:val="both"/>
        <w:rPr>
          <w:rFonts w:eastAsia="Arial"/>
        </w:rPr>
      </w:pPr>
    </w:p>
    <w:p w14:paraId="00000029" w14:textId="55D1CA09" w:rsidR="00F1663E" w:rsidRDefault="007A2D57" w:rsidP="00484109">
      <w:pPr>
        <w:spacing w:line="360" w:lineRule="auto"/>
        <w:jc w:val="both"/>
        <w:rPr>
          <w:ins w:id="2" w:author="Sam Dupont" w:date="2026-04-02T11:59:00Z" w16du:dateUtc="2026-04-02T09:59:00Z"/>
          <w:rFonts w:eastAsia="Arial"/>
        </w:rPr>
      </w:pPr>
      <w:r>
        <w:t xml:space="preserve">Experimental studies addressing the biological effects of single and multiple global drivers have increased rapidly in recent years </w:t>
      </w:r>
      <w:r w:rsidRPr="000169B9">
        <w:rPr>
          <w:rFonts w:eastAsia="Arial"/>
        </w:rPr>
        <w:fldChar w:fldCharType="begin"/>
      </w:r>
      <w:r>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Pr="000169B9">
        <w:rPr>
          <w:rFonts w:eastAsia="Arial"/>
        </w:rPr>
        <w:fldChar w:fldCharType="separate"/>
      </w:r>
      <w:r w:rsidRPr="000169B9">
        <w:rPr>
          <w:rFonts w:eastAsia="Arial"/>
          <w:noProof/>
        </w:rPr>
        <w:t>(Boyd et al., 2018)</w:t>
      </w:r>
      <w:r w:rsidRPr="000169B9">
        <w:rPr>
          <w:rFonts w:eastAsia="Arial"/>
        </w:rPr>
        <w:fldChar w:fldCharType="end"/>
      </w:r>
      <w:r w:rsidRPr="000169B9">
        <w:rPr>
          <w:rFonts w:eastAsia="Arial"/>
        </w:rPr>
        <w:t xml:space="preserve">. </w:t>
      </w:r>
      <w:r w:rsidR="001D07D9" w:rsidRPr="001D07D9">
        <w:rPr>
          <w:rFonts w:eastAsia="Arial"/>
        </w:rPr>
        <w:t>Due to practical constraints,</w:t>
      </w:r>
      <w:r w:rsidR="001D07D9" w:rsidRPr="001D07D9" w:rsidDel="001D07D9">
        <w:rPr>
          <w:rFonts w:eastAsia="Arial"/>
        </w:rPr>
        <w:t xml:space="preserve"> </w:t>
      </w:r>
      <w:r w:rsidR="007F229B" w:rsidRPr="000169B9">
        <w:rPr>
          <w:rFonts w:eastAsia="Arial"/>
        </w:rPr>
        <w:t>multi-driver studies are often limited to</w:t>
      </w:r>
      <w:r>
        <w:rPr>
          <w:rFonts w:eastAsia="Arial"/>
        </w:rPr>
        <w:t xml:space="preserve"> factorial designs with</w:t>
      </w:r>
      <w:r w:rsidR="007F229B" w:rsidRPr="000169B9">
        <w:rPr>
          <w:rFonts w:eastAsia="Arial"/>
        </w:rPr>
        <w:t xml:space="preserve"> two or three treatment levels per driver. Not only</w:t>
      </w:r>
      <w:r w:rsidR="00B412B6" w:rsidRPr="000169B9">
        <w:rPr>
          <w:rFonts w:eastAsia="Arial"/>
        </w:rPr>
        <w:t xml:space="preserve"> does</w:t>
      </w:r>
      <w:r w:rsidR="007F229B" w:rsidRPr="000169B9">
        <w:rPr>
          <w:rFonts w:eastAsia="Arial"/>
        </w:rPr>
        <w:t xml:space="preserve"> this approach often </w:t>
      </w:r>
      <w:r w:rsidR="001D07D9">
        <w:rPr>
          <w:rFonts w:eastAsia="Arial"/>
        </w:rPr>
        <w:t>fail to account for</w:t>
      </w:r>
      <w:r w:rsidR="001D07D9" w:rsidRPr="000169B9">
        <w:rPr>
          <w:rFonts w:eastAsia="Arial"/>
        </w:rPr>
        <w:t xml:space="preserve"> </w:t>
      </w:r>
      <w:r w:rsidR="007F229B" w:rsidRPr="000169B9">
        <w:rPr>
          <w:rFonts w:eastAsia="Arial"/>
        </w:rPr>
        <w:t xml:space="preserve">the high </w:t>
      </w:r>
      <w:r w:rsidR="001D07D9">
        <w:rPr>
          <w:rFonts w:eastAsia="Arial"/>
        </w:rPr>
        <w:t>degree</w:t>
      </w:r>
      <w:r w:rsidR="001D07D9" w:rsidRPr="000169B9">
        <w:rPr>
          <w:rFonts w:eastAsia="Arial"/>
        </w:rPr>
        <w:t xml:space="preserve"> </w:t>
      </w:r>
      <w:r w:rsidR="007F229B" w:rsidRPr="000169B9">
        <w:rPr>
          <w:rFonts w:eastAsia="Arial"/>
        </w:rPr>
        <w:t>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(e.g.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w:t>
      </w:r>
      <w:r w:rsidR="007F229B" w:rsidRPr="000169B9">
        <w:rPr>
          <w:rFonts w:eastAsia="Arial"/>
        </w:rPr>
        <w:lastRenderedPageBreak/>
        <w:t xml:space="preserve">interactions. Many authors assume linear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6931F1">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w:t>
      </w:r>
      <w:r w:rsidR="00C27ACB">
        <w:t xml:space="preserve">Consequently, the nature of combined effects reported across studies varies and often reflects misconceptions </w:t>
      </w:r>
      <w:r w:rsidR="00C27ACB" w:rsidRPr="000169B9">
        <w:rPr>
          <w:rFonts w:eastAsia="Arial"/>
        </w:rPr>
        <w:fldChar w:fldCharType="begin"/>
      </w:r>
      <w:r w:rsidR="00C27AC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w:instrText>
      </w:r>
      <w:r w:rsidR="00C27ACB" w:rsidRPr="00940A0D">
        <w:rPr>
          <w:rFonts w:eastAsia="Arial"/>
          <w:lang w:val="fr-FR"/>
        </w:rPr>
        <w:instrText>mining relative rather than absolute responses – is critical for ensuring</w:instrText>
      </w:r>
      <w:r w:rsidR="00C27ACB" w:rsidRPr="00C27ACB">
        <w:rPr>
          <w:rFonts w:eastAsia="Arial"/>
          <w:lang w:val="fr-FR"/>
        </w:rPr>
        <w:instrText xml:space="preserve"> that any interaction measure is independent of the strength of single-stressor effects. In contrast, non-rescaled measures – like ANOVA – </w:instrText>
      </w:r>
      <w:r w:rsidR="00C27ACB">
        <w:rPr>
          <w:rFonts w:eastAsia="Arial"/>
        </w:rPr>
        <w:instrText>ﬁ</w:instrText>
      </w:r>
      <w:r w:rsidR="00C27ACB" w:rsidRPr="00C27ACB">
        <w:rPr>
          <w:rFonts w:eastAsia="Arial"/>
          <w:lang w:val="fr-FR"/>
        </w:rPr>
        <w:instrText xml:space="preserve">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w:instrText>
      </w:r>
      <w:r w:rsidR="00C27ACB">
        <w:rPr>
          <w:rFonts w:eastAsia="Arial"/>
        </w:rPr>
        <w:instrText>ﬁ</w:instrText>
      </w:r>
      <w:r w:rsidR="00C27ACB" w:rsidRPr="00C27ACB">
        <w:rPr>
          <w:rFonts w:eastAsia="Arial"/>
          <w:lang w:val="fr-FR"/>
        </w:rPr>
        <w:instrText xml:space="preserve">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C27ACB" w:rsidRPr="000169B9">
        <w:rPr>
          <w:rFonts w:eastAsia="Arial"/>
        </w:rPr>
        <w:fldChar w:fldCharType="separate"/>
      </w:r>
      <w:r w:rsidR="00C27ACB" w:rsidRPr="00C27ACB">
        <w:rPr>
          <w:rFonts w:eastAsia="Arial"/>
          <w:noProof/>
          <w:lang w:val="fr-FR"/>
        </w:rPr>
        <w:t>(</w:t>
      </w:r>
      <w:r w:rsidR="00C27ACB" w:rsidRPr="00C27ACB">
        <w:rPr>
          <w:rFonts w:eastAsia="Arial"/>
          <w:lang w:val="fr-FR"/>
        </w:rPr>
        <w:t xml:space="preserve">e.g. </w:t>
      </w:r>
      <w:r w:rsidR="00C27ACB" w:rsidRPr="00C27ACB">
        <w:rPr>
          <w:rFonts w:eastAsia="Arial"/>
          <w:noProof/>
          <w:lang w:val="fr-FR"/>
        </w:rPr>
        <w:t>Crain et al., 2008; Stockbridge et al., 2020; Tekin et al., 2020)</w:t>
      </w:r>
      <w:r w:rsidR="00C27ACB" w:rsidRPr="000169B9">
        <w:rPr>
          <w:rFonts w:eastAsia="Arial"/>
        </w:rPr>
        <w:fldChar w:fldCharType="end"/>
      </w:r>
      <w:r w:rsidR="00C27ACB" w:rsidRPr="00C27ACB">
        <w:rPr>
          <w:rFonts w:eastAsia="Arial"/>
          <w:lang w:val="fr-FR"/>
        </w:rPr>
        <w:t>.</w:t>
      </w:r>
      <w:r w:rsidR="00C27ACB" w:rsidRPr="00940A0D">
        <w:rPr>
          <w:rFonts w:eastAsia="Arial"/>
          <w:lang w:val="fr-FR"/>
        </w:rPr>
        <w:t xml:space="preserve"> </w:t>
      </w:r>
      <w:r w:rsidR="007F229B" w:rsidRPr="000169B9">
        <w:rPr>
          <w:rFonts w:eastAsia="Arial"/>
        </w:rPr>
        <w:t xml:space="preserve">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EB03F7">
        <w:rPr>
          <w:rFonts w:eastAsia="Arial"/>
          <w:noProof/>
        </w:rPr>
        <w:t>e.g.</w:t>
      </w:r>
      <w:r w:rsidR="00CA6BEA" w:rsidRPr="000169B9">
        <w:rPr>
          <w:rFonts w:eastAsia="Arial"/>
          <w:noProof/>
        </w:rPr>
        <w:t xml:space="preserve">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6931F1">
        <w:rPr>
          <w:rFonts w:eastAsia="Arial"/>
          <w:noProof/>
        </w:rPr>
        <w:t>(Carmichael et al., 2025)</w:t>
      </w:r>
      <w:r w:rsidR="00CA6BEA" w:rsidRPr="000169B9">
        <w:rPr>
          <w:rFonts w:eastAsia="Arial"/>
        </w:rPr>
        <w:fldChar w:fldCharType="end"/>
      </w:r>
      <w:r w:rsidR="007F229B" w:rsidRPr="000169B9">
        <w:rPr>
          <w:rFonts w:eastAsia="Arial"/>
        </w:rPr>
        <w:t>.</w:t>
      </w:r>
    </w:p>
    <w:p w14:paraId="775F0086" w14:textId="77777777" w:rsidR="00C27ACB" w:rsidRDefault="00C27ACB" w:rsidP="00484109">
      <w:pPr>
        <w:spacing w:line="360" w:lineRule="auto"/>
        <w:jc w:val="both"/>
        <w:rPr>
          <w:ins w:id="3" w:author="Sam Dupont" w:date="2026-04-02T11:59:00Z" w16du:dateUtc="2026-04-02T09:59:00Z"/>
          <w:rFonts w:eastAsia="Arial"/>
        </w:rPr>
      </w:pPr>
    </w:p>
    <w:p w14:paraId="4CD89179" w14:textId="1F3D5B55" w:rsidR="00C27ACB" w:rsidRDefault="00C27ACB" w:rsidP="00484109">
      <w:pPr>
        <w:spacing w:line="360" w:lineRule="auto"/>
        <w:jc w:val="both"/>
        <w:rPr>
          <w:rFonts w:eastAsia="Arial"/>
        </w:rPr>
      </w:pPr>
      <w:r>
        <w:rPr>
          <w:rFonts w:eastAsia="Arial"/>
        </w:rPr>
        <w:t>The combined effect of multiple drivers on an organism depends on their mode</w:t>
      </w:r>
      <w:r w:rsidR="007F3BBB">
        <w:rPr>
          <w:rFonts w:eastAsia="Arial"/>
        </w:rPr>
        <w:t>s</w:t>
      </w:r>
      <w:r>
        <w:rPr>
          <w:rFonts w:eastAsia="Arial"/>
        </w:rPr>
        <w:t xml:space="preserve"> of action, the mechanisms and functional changes leading to the observed effect of a given driver</w:t>
      </w:r>
      <w:r w:rsidR="007F3BBB">
        <w:rPr>
          <w:rFonts w:eastAsia="Arial"/>
        </w:rPr>
        <w:t xml:space="preserve">, </w:t>
      </w:r>
      <w:r>
        <w:rPr>
          <w:rFonts w:eastAsia="Arial"/>
        </w:rPr>
        <w:t>and</w:t>
      </w:r>
      <w:r w:rsidR="007F3BBB">
        <w:rPr>
          <w:rFonts w:eastAsia="Arial"/>
        </w:rPr>
        <w:t xml:space="preserve"> </w:t>
      </w:r>
      <w:r>
        <w:rPr>
          <w:rFonts w:eastAsia="Arial"/>
        </w:rPr>
        <w:t>their potential interactions</w:t>
      </w:r>
      <w:r w:rsidR="007F3BBB">
        <w:rPr>
          <w:rFonts w:eastAsia="Arial"/>
        </w:rPr>
        <w:t xml:space="preserve">, when non-additive effects are observed. This leads to </w:t>
      </w:r>
      <w:r w:rsidR="003B1443">
        <w:rPr>
          <w:rFonts w:eastAsia="Arial"/>
        </w:rPr>
        <w:t>three</w:t>
      </w:r>
      <w:r w:rsidR="007F3BBB">
        <w:rPr>
          <w:rFonts w:eastAsia="Arial"/>
        </w:rPr>
        <w:t xml:space="preserve"> main scenarios: (i) additivity with different modes of action, the observed combined effect on a given parameter is the pure mathematical addition of the two individual effects; (ii) additivity with the same mode of action (e.g. concentration-addition model), each driver contributes additively to the level of stress along the same response curve; (iii) interactivity, corresponding to any deviation from the additive models </w:t>
      </w:r>
      <w:r w:rsidR="00940A0D">
        <w:rPr>
          <w:rFonts w:eastAsia="Arial"/>
        </w:rPr>
        <w:fldChar w:fldCharType="begin"/>
      </w:r>
      <w:r w:rsidR="00940A0D">
        <w:rPr>
          <w:rFonts w:eastAsia="Arial"/>
        </w:rPr>
        <w:instrText xml:space="preserve"> ADDIN ZOTERO_ITEM CSL_CITATION {"citationID":"vgsRakrn","properties":{"formattedCitation":"(Grant et al., 2010)","plainCitation":"(Grant et al., 2010)","noteIndex":0},"citationItems":[{"id":273076,"uris":["http://zotero.org/users/9330120/items/UBGDART8"],"itemData":{"id":273076,"type":"chapter","container-title":"Comprehensive Toxicology","DOI":"10.1016/B978-0-08-046884-6.00110-X","ISBN":"978-0-08-046884-6","page":"203-224","title":"Experimental Models for the Investigation of Toxicological Mechanisms","author":[{"family":"Grant","given":"Roberta"},{"family":"Combs","given":"A.B."},{"family":"Acosta","given":"Daniel"}],"issued":{"date-parts":[["2010",12]]}}}],"schema":"https://github.com/citation-style-language/schema/raw/master/csl-citation.json"} </w:instrText>
      </w:r>
      <w:r w:rsidR="00940A0D">
        <w:rPr>
          <w:rFonts w:eastAsia="Arial"/>
        </w:rPr>
        <w:fldChar w:fldCharType="separate"/>
      </w:r>
      <w:r w:rsidR="006931F1">
        <w:rPr>
          <w:rFonts w:eastAsia="Arial"/>
          <w:noProof/>
        </w:rPr>
        <w:t>(Grant et al., 2010)</w:t>
      </w:r>
      <w:r w:rsidR="00940A0D">
        <w:rPr>
          <w:rFonts w:eastAsia="Arial"/>
        </w:rPr>
        <w:fldChar w:fldCharType="end"/>
      </w:r>
      <w:r w:rsidR="00940A0D">
        <w:rPr>
          <w:rFonts w:eastAsia="Arial"/>
        </w:rPr>
        <w:t xml:space="preserve">. </w:t>
      </w:r>
    </w:p>
    <w:p w14:paraId="391820D1" w14:textId="77777777" w:rsidR="00DF02E8" w:rsidRPr="000169B9" w:rsidRDefault="00DF02E8" w:rsidP="00484109">
      <w:pPr>
        <w:spacing w:line="360" w:lineRule="auto"/>
        <w:jc w:val="both"/>
        <w:rPr>
          <w:rFonts w:eastAsia="Arial"/>
        </w:rPr>
      </w:pPr>
    </w:p>
    <w:p w14:paraId="5E2436B5" w14:textId="475C1A96" w:rsidR="002E112E" w:rsidRDefault="00C27ACB" w:rsidP="00484109">
      <w:pPr>
        <w:spacing w:line="360" w:lineRule="auto"/>
        <w:jc w:val="both"/>
        <w:rPr>
          <w:rFonts w:eastAsia="Arial"/>
        </w:rPr>
      </w:pPr>
      <w:commentRangeStart w:id="4"/>
      <w:commentRangeStart w:id="5"/>
      <w:r>
        <w:t>This</w:t>
      </w:r>
      <w:r w:rsidR="00CC1060">
        <w:t xml:space="preserve"> study </w:t>
      </w:r>
      <w:r>
        <w:t>uses</w:t>
      </w:r>
      <w:r w:rsidR="00CC1060">
        <w:t xml:space="preserve"> an experimental and analytical strategy designed to </w:t>
      </w:r>
      <w:r>
        <w:t xml:space="preserve">truly </w:t>
      </w:r>
      <w:r w:rsidR="00CC1060">
        <w:t>distinguish additive from non-additive effects</w:t>
      </w:r>
      <w:r>
        <w:t xml:space="preserve"> of multiple stressors, accounting for non-linear effects</w:t>
      </w:r>
      <w:r w:rsidR="00DE67BD">
        <w:t xml:space="preserve"> </w:t>
      </w:r>
      <w:r w:rsidR="00940A0D">
        <w:fldChar w:fldCharType="begin"/>
      </w:r>
      <w:r w:rsidR="00940A0D">
        <w:instrText xml:space="preserve"> ADDIN ZOTERO_ITEM CSL_CITATION {"citationID":"yqa7IPIz","properties":{"formattedCitation":"(Espinel-Velasco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940A0D">
        <w:fldChar w:fldCharType="separate"/>
      </w:r>
      <w:r w:rsidR="006931F1">
        <w:rPr>
          <w:noProof/>
        </w:rPr>
        <w:t>(Espinel-Velasco et al., 2025)</w:t>
      </w:r>
      <w:r w:rsidR="00940A0D">
        <w:fldChar w:fldCharType="end"/>
      </w:r>
      <w:r w:rsidR="00CC1060">
        <w:t xml:space="preserve">. Specifically, </w:t>
      </w:r>
      <w:r>
        <w:t>two sets of experiments were combined to</w:t>
      </w:r>
      <w:r w:rsidR="00CC1060">
        <w:t xml:space="preserve">: (i) </w:t>
      </w:r>
      <w:r>
        <w:t xml:space="preserve">resolve </w:t>
      </w:r>
      <w:r w:rsidR="00CC1060">
        <w:t xml:space="preserve">the response curves for three drivers, temperature, </w:t>
      </w:r>
      <w:r w:rsidR="00CC1060" w:rsidRPr="00DF02E8">
        <w:t>p</w:t>
      </w:r>
      <w:r w:rsidR="00CC1060">
        <w:t>H, and lithium, across broad gradients; (ii) use these single-driver performance curves to project their expected combined effects under a concentration-addition</w:t>
      </w:r>
      <w:r w:rsidR="00940A0D">
        <w:t xml:space="preserve"> </w:t>
      </w:r>
      <w:r w:rsidR="007F3BBB">
        <w:t>hypothesis</w:t>
      </w:r>
      <w:r w:rsidR="00CC1060">
        <w:t xml:space="preserve">; and (iii) </w:t>
      </w:r>
      <w:r w:rsidR="00940A0D">
        <w:t>t</w:t>
      </w:r>
      <w:r w:rsidR="007F3BBB">
        <w:t>est</w:t>
      </w:r>
      <w:r w:rsidR="00CC1060">
        <w:t xml:space="preserve"> these projections using a </w:t>
      </w:r>
      <w:r w:rsidR="007F3BBB">
        <w:t>full factorial</w:t>
      </w:r>
      <w:r w:rsidR="00CC1060">
        <w:t xml:space="preserve"> 2 × 2 × 2 multi</w:t>
      </w:r>
      <w:r w:rsidR="007F3BBB">
        <w:t xml:space="preserve">ple </w:t>
      </w:r>
      <w:r w:rsidR="00CC1060">
        <w:t xml:space="preserve">driver design. </w:t>
      </w:r>
      <w:r w:rsidR="007F3BBB">
        <w:t>C</w:t>
      </w:r>
      <w:r w:rsidR="00CC1060">
        <w:t>omparing the observed outcome of the multiple</w:t>
      </w:r>
      <w:r w:rsidR="007F3BBB">
        <w:t xml:space="preserve"> </w:t>
      </w:r>
      <w:r w:rsidR="00CC1060">
        <w:t xml:space="preserve">driver experiment with the </w:t>
      </w:r>
      <w:r w:rsidR="007F3BBB">
        <w:t>projections</w:t>
      </w:r>
      <w:r w:rsidR="00CC1060">
        <w:t xml:space="preserve"> derived from a model</w:t>
      </w:r>
      <w:r w:rsidR="007F3BBB">
        <w:t xml:space="preserve"> </w:t>
      </w:r>
      <w:r w:rsidR="00CC1060">
        <w:t xml:space="preserve">allows the identification of </w:t>
      </w:r>
      <w:r w:rsidR="007F3BBB">
        <w:t>true</w:t>
      </w:r>
      <w:r w:rsidR="00CC1060">
        <w:t xml:space="preserve"> interactions</w:t>
      </w:r>
      <w:r w:rsidR="00DE67BD">
        <w:t xml:space="preserve">. The concentration-addition model is used as default. Previous studies hypothesized that temperature and pH are sharing a similar mode of actions through changes in metabolisms and energy budgets </w:t>
      </w:r>
      <w:r w:rsidR="00FC75B1">
        <w:fldChar w:fldCharType="begin"/>
      </w:r>
      <w:r w:rsidR="00FC75B1">
        <w:instrText xml:space="preserve"> ADDIN ZOTERO_ITEM CSL_CITATION {"citationID":"1INodPij","properties":{"formattedCitation":"(Gianguzza et al., 2014; Jager et al., 2016)","plainCitation":"(Gianguzza et al., 2014; Jager et al., 2016)","noteIndex":0},"citationItems":[{"id":133065,"uris":["http://zotero.org/users/9330120/items/XS9F42D7"],"itemData":{"id":133065,"type":"article-journal","abstract":"The increasing abundances of the thermophilous black sea urchin Arbacia lixula in the Mediterranean Sea are attributed to the Western Mediterranean warming. However, few data are available on the potential impact of this warming on A. lixula in combination with other global stressors such as ocean acidiﬁcation. The aim of this study is to investigate the interactive effects of increased temperature and of decreased pH on fertilization and early development of A. lixula. This was tested using a fully crossed design with four temperatures (20, 24, 26 and 27  C) and two pH levels (pHNBS 8.2 and 7.9). Temperature and pH had no signiﬁcant effect on fertilization and larval survival (2d) for temperature &lt;27  C. At 27  C, the fertilization success was very low (&lt;1%) and all larvae died within 2d. Both temperature and pH had effects on the developmental dynamics. Temperature appeared to modulate the impact of decreasing pH on the % of larvae reaching the pluteus stage leading to a positive effect (faster growth compared to pH 8.2) of low pH at 20  C, a neutral effect at 24  C and a negative effect (slower growth) at 26  C. These results highlight the importance of considering a range of temperatures covering today and the future environmental variability in any experiment aiming at studying the impact of ocean acidiﬁcation.","container-title":"Marine Environmental Research","DOI":"10.1016/j.marenvres.2013.07.008","ISSN":"01411136","journalAbbreviation":"Marine Environmental Research","language":"en","page":"70-77","source":"DOI.org (Crossref)","title":"Temperature modulates the response of the thermophilous sea urchin Arbacia lixula early life stages to CO2-driven acidification","volume":"93","author":[{"family":"Gianguzza","given":"Paola"},{"family":"Visconti","given":"Giulia"},{"family":"Gianguzza","given":"Fabrizio"},{"family":"Vizzini","given":"Salvatrice"},{"family":"Sarà","given":"Gianluca"},{"family":"Dupont","given":"Sam"}],"issued":{"date-parts":[["2014",2]]}}},{"id":273078,"uris":["http://zotero.org/users/9330120/items/KTRBLLTJ"],"itemData":{"id":273078,"type":"article-journal","container-title":"Journal of Experimental Marine Biology and Ecology","DOI":"10.1016/j.jembe.2015.09.016","ISSN":"00220981","journalAbbreviation":"Journal of Experimental Marine Biology and Ecology","language":"en","page":"11-17","source":"DOI.org (Crossref)","title":"Near-future ocean acidification impacts maintenance costs in sea-urchin larvae: Identification of stress factors and tipping points using a DEB modelling approach","title-short":"Near-future ocean acidification impacts maintenance costs in sea-urchin larvae","volume":"474","author":[{"family":"Jager","given":"Tjalling"},{"family":"Ravagnan","given":"Elisa"},{"family":"Dupont","given":"Sam"}],"issued":{"date-parts":[["2016",1]]}}}],"schema":"https://github.com/citation-style-language/schema/raw/master/csl-citation.json"} </w:instrText>
      </w:r>
      <w:r w:rsidR="00FC75B1">
        <w:fldChar w:fldCharType="separate"/>
      </w:r>
      <w:r w:rsidR="006931F1">
        <w:rPr>
          <w:noProof/>
        </w:rPr>
        <w:t>(Gianguzza et al., 2014; Jager et al., 2016)</w:t>
      </w:r>
      <w:r w:rsidR="00FC75B1">
        <w:fldChar w:fldCharType="end"/>
      </w:r>
      <w:commentRangeEnd w:id="4"/>
      <w:r w:rsidR="00485469">
        <w:rPr>
          <w:rStyle w:val="CommentReference"/>
          <w:sz w:val="24"/>
          <w:szCs w:val="24"/>
        </w:rPr>
        <w:commentReference w:id="4"/>
      </w:r>
      <w:commentRangeEnd w:id="5"/>
      <w:r w:rsidR="006C0F0E">
        <w:rPr>
          <w:rStyle w:val="CommentReference"/>
          <w:sz w:val="24"/>
          <w:szCs w:val="24"/>
        </w:rPr>
        <w:commentReference w:id="5"/>
      </w:r>
      <w:r w:rsidR="00FC75B1">
        <w:t xml:space="preserve">. </w:t>
      </w:r>
    </w:p>
    <w:p w14:paraId="1E3EF8AF" w14:textId="77777777" w:rsidR="00DF02E8" w:rsidRPr="00CC1060" w:rsidRDefault="00DF02E8" w:rsidP="00484109">
      <w:pPr>
        <w:spacing w:line="360" w:lineRule="auto"/>
        <w:jc w:val="both"/>
        <w:rPr>
          <w:rFonts w:eastAsia="Arial"/>
        </w:rPr>
      </w:pPr>
    </w:p>
    <w:p w14:paraId="0E210F28" w14:textId="400F018B" w:rsidR="007F30A3" w:rsidRPr="000169B9" w:rsidRDefault="00A25938" w:rsidP="00484109">
      <w:pPr>
        <w:spacing w:line="360" w:lineRule="auto"/>
        <w:jc w:val="both"/>
        <w:rPr>
          <w:rFonts w:eastAsia="Arial"/>
        </w:rPr>
      </w:pPr>
      <w:r w:rsidRPr="000169B9">
        <w:rPr>
          <w:rFonts w:eastAsia="Arial"/>
        </w:rPr>
        <w:t xml:space="preserve">The implementation of such complex experiments is only realistic by using simple assays that are well-established and allow for the collection of robust data relatively fast. Sea urchins are such model organisms due to their ecological importance in benthic </w:t>
      </w:r>
      <w:r w:rsidRPr="000169B9">
        <w:rPr>
          <w:rFonts w:eastAsia="Arial"/>
        </w:rPr>
        <w:lastRenderedPageBreak/>
        <w:t>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6931F1">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commentRangeStart w:id="6"/>
      <w:r w:rsidR="00AC607A" w:rsidRPr="00AC607A">
        <w:rPr>
          <w:rFonts w:eastAsia="Arial"/>
        </w:rPr>
        <w:t xml:space="preserve">We assessed the effect of temperature, </w:t>
      </w:r>
      <w:r w:rsidR="00AC607A" w:rsidRPr="00DF02E8">
        <w:rPr>
          <w:rFonts w:eastAsia="Arial"/>
        </w:rPr>
        <w:t>p</w:t>
      </w:r>
      <w:r w:rsidR="00AC607A" w:rsidRPr="00AC607A">
        <w:rPr>
          <w:rFonts w:eastAsia="Arial"/>
        </w:rPr>
        <w:t xml:space="preserve">H, and lithium, alone and in combination, on larval growth rate in the purple sea urchin </w:t>
      </w:r>
      <w:r w:rsidR="00AC607A" w:rsidRPr="00FC75B1">
        <w:rPr>
          <w:rFonts w:eastAsia="Arial"/>
          <w:i/>
          <w:iCs/>
        </w:rPr>
        <w:t>Paracentrotus lividus</w:t>
      </w:r>
      <w:r w:rsidR="00AC607A" w:rsidRPr="00AC607A">
        <w:rPr>
          <w:rFonts w:eastAsia="Arial"/>
        </w:rPr>
        <w:t xml:space="preserve"> to address two main questions: (</w:t>
      </w:r>
      <w:r w:rsidR="00AC607A" w:rsidRPr="00FC75B1">
        <w:rPr>
          <w:rFonts w:eastAsia="Arial"/>
          <w:i/>
          <w:iCs/>
        </w:rPr>
        <w:t>i</w:t>
      </w:r>
      <w:r w:rsidR="00AC607A" w:rsidRPr="00AC607A">
        <w:rPr>
          <w:rFonts w:eastAsia="Arial"/>
        </w:rPr>
        <w:t xml:space="preserve">) do these three drivers </w:t>
      </w:r>
      <w:r w:rsidR="00DE67BD">
        <w:rPr>
          <w:rFonts w:eastAsia="Arial"/>
        </w:rPr>
        <w:t>share similar</w:t>
      </w:r>
      <w:r w:rsidR="00AC607A" w:rsidRPr="00AC607A">
        <w:rPr>
          <w:rFonts w:eastAsia="Arial"/>
        </w:rPr>
        <w:t xml:space="preserve"> response curves</w:t>
      </w:r>
      <w:r w:rsidR="00DE67BD">
        <w:rPr>
          <w:rFonts w:eastAsia="Arial"/>
        </w:rPr>
        <w:t xml:space="preserve"> as a prerequisite for similar modes of action?</w:t>
      </w:r>
      <w:r w:rsidR="00AC607A" w:rsidRPr="00AC607A">
        <w:rPr>
          <w:rFonts w:eastAsia="Arial"/>
        </w:rPr>
        <w:t>, and (</w:t>
      </w:r>
      <w:r w:rsidR="00AC607A" w:rsidRPr="00FC75B1">
        <w:rPr>
          <w:rFonts w:eastAsia="Arial"/>
          <w:i/>
          <w:iCs/>
        </w:rPr>
        <w:t>ii</w:t>
      </w:r>
      <w:r w:rsidR="00AC607A" w:rsidRPr="00AC607A">
        <w:rPr>
          <w:rFonts w:eastAsia="Arial"/>
        </w:rPr>
        <w:t>) do the observed multi-driver responses deviate from the non-linear additive expectation derived from the single-driver experiments, thereby indicating true interactions?</w:t>
      </w:r>
      <w:bookmarkStart w:id="7" w:name="_heading=h.rsceinwdbwhe" w:colFirst="0" w:colLast="0"/>
      <w:bookmarkEnd w:id="7"/>
      <w:commentRangeEnd w:id="6"/>
      <w:r w:rsidR="00485469" w:rsidRPr="000169B9">
        <w:rPr>
          <w:rStyle w:val="CommentReference"/>
          <w:rFonts w:eastAsia="Arial"/>
          <w:sz w:val="24"/>
          <w:szCs w:val="24"/>
        </w:rPr>
        <w:commentReference w:id="6"/>
      </w:r>
    </w:p>
    <w:p w14:paraId="02341484" w14:textId="77777777" w:rsidR="0082432F" w:rsidRPr="001D07D9" w:rsidRDefault="0082432F" w:rsidP="00484109">
      <w:pPr>
        <w:spacing w:line="360" w:lineRule="auto"/>
        <w:jc w:val="both"/>
        <w:rPr>
          <w:rFonts w:eastAsia="Arial"/>
        </w:rPr>
      </w:pPr>
    </w:p>
    <w:p w14:paraId="00000030" w14:textId="31E55024" w:rsidR="00F1663E" w:rsidRPr="00631392" w:rsidRDefault="00275014" w:rsidP="00484109">
      <w:pPr>
        <w:pStyle w:val="ListParagraph"/>
        <w:numPr>
          <w:ilvl w:val="0"/>
          <w:numId w:val="3"/>
        </w:numPr>
        <w:spacing w:line="360" w:lineRule="auto"/>
        <w:jc w:val="both"/>
        <w:rPr>
          <w:rFonts w:ascii="Times New Roman" w:eastAsia="Arial" w:hAnsi="Times New Roman" w:cs="Times New Roman"/>
          <w:b/>
          <w:bCs/>
          <w:sz w:val="24"/>
          <w:szCs w:val="24"/>
        </w:rPr>
      </w:pPr>
      <w:r w:rsidRPr="00631392">
        <w:rPr>
          <w:rFonts w:ascii="Times New Roman" w:eastAsia="Arial" w:hAnsi="Times New Roman" w:cs="Times New Roman"/>
          <w:b/>
          <w:bCs/>
          <w:sz w:val="24"/>
          <w:szCs w:val="24"/>
        </w:rPr>
        <w:t>Materials and methods</w:t>
      </w:r>
    </w:p>
    <w:p w14:paraId="00000032" w14:textId="77777777" w:rsidR="00F1663E" w:rsidRPr="000169B9" w:rsidRDefault="00275014" w:rsidP="00484109">
      <w:pPr>
        <w:spacing w:line="360" w:lineRule="auto"/>
        <w:jc w:val="both"/>
        <w:rPr>
          <w:rFonts w:eastAsia="Arial"/>
          <w:i/>
        </w:rPr>
      </w:pPr>
      <w:r w:rsidRPr="000169B9">
        <w:rPr>
          <w:rFonts w:eastAsia="Arial"/>
          <w:i/>
        </w:rPr>
        <w:t>2.1 Sampling and larval culture</w:t>
      </w:r>
    </w:p>
    <w:p w14:paraId="00000033" w14:textId="1B965F70" w:rsidR="00F1663E" w:rsidRPr="000169B9" w:rsidRDefault="00275014" w:rsidP="00484109">
      <w:pPr>
        <w:spacing w:line="360" w:lineRule="auto"/>
        <w:jc w:val="both"/>
        <w:rPr>
          <w:rFonts w:eastAsia="Arial"/>
        </w:rPr>
      </w:pPr>
      <w:r w:rsidRPr="000169B9">
        <w:rPr>
          <w:rFonts w:eastAsia="Arial"/>
        </w:rPr>
        <w:t xml:space="preserve">Adults of the sea urchin </w:t>
      </w:r>
      <w:r w:rsidRPr="000169B9">
        <w:rPr>
          <w:rFonts w:eastAsia="Arial"/>
          <w:i/>
        </w:rPr>
        <w:t>Paracentrotus lividus</w:t>
      </w:r>
      <w:r w:rsidRPr="000169B9">
        <w:rPr>
          <w:rFonts w:eastAsia="Arial"/>
        </w:rPr>
        <w:t xml:space="preserve"> were collected in Cap d’Ail, France, at 2-4m depth by </w:t>
      </w:r>
      <w:r w:rsidR="00AC607A" w:rsidRPr="000169B9">
        <w:rPr>
          <w:rFonts w:eastAsia="Arial"/>
        </w:rPr>
        <w:t>snorkeling</w:t>
      </w:r>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pH</w:t>
      </w:r>
      <w:r w:rsidRPr="000169B9">
        <w:rPr>
          <w:rFonts w:eastAsia="Arial"/>
          <w:vertAlign w:val="subscript"/>
        </w:rPr>
        <w:t>T</w:t>
      </w:r>
      <w:r w:rsidRPr="000169B9">
        <w:rPr>
          <w:rFonts w:eastAsia="Arial"/>
        </w:rPr>
        <w:t xml:space="preserve"> = 8.1, temperature = 20°C, salinity = 38</w:t>
      </w:r>
      <w:commentRangeStart w:id="8"/>
      <w:sdt>
        <w:sdtPr>
          <w:tag w:val="goog_rdk_23"/>
          <w:id w:val="982917786"/>
        </w:sdtPr>
        <w:sdtContent>
          <w:r w:rsidRPr="000169B9">
            <w:rPr>
              <w:rFonts w:eastAsia="Arial"/>
            </w:rPr>
            <w:t xml:space="preserve">, dissolved oxygen </w:t>
          </w:r>
          <w:r w:rsidR="00E76928">
            <w:rPr>
              <w:rFonts w:eastAsia="Arial"/>
            </w:rPr>
            <w:t xml:space="preserve">at </w:t>
          </w:r>
          <w:r w:rsidR="001D07D9">
            <w:rPr>
              <w:rFonts w:eastAsia="Arial"/>
            </w:rPr>
            <w:t>100</w:t>
          </w:r>
          <w:r w:rsidRPr="000169B9">
            <w:rPr>
              <w:rFonts w:eastAsia="Arial"/>
            </w:rPr>
            <w:t>%</w:t>
          </w:r>
        </w:sdtContent>
      </w:sdt>
      <w:commentRangeEnd w:id="8"/>
      <w:r w:rsidR="00485469" w:rsidRPr="000169B9">
        <w:rPr>
          <w:rStyle w:val="CommentReference"/>
          <w:rFonts w:eastAsia="Arial"/>
          <w:sz w:val="24"/>
          <w:szCs w:val="24"/>
        </w:rPr>
        <w:commentReference w:id="8"/>
      </w:r>
      <w:r w:rsidRPr="000169B9">
        <w:rPr>
          <w:rFonts w:eastAsia="Arial"/>
        </w:rPr>
        <w:t>).</w:t>
      </w:r>
    </w:p>
    <w:p w14:paraId="00000034" w14:textId="477EFC85" w:rsidR="00F1663E" w:rsidRPr="000169B9" w:rsidRDefault="00275014" w:rsidP="00484109">
      <w:pPr>
        <w:spacing w:line="360" w:lineRule="auto"/>
        <w:jc w:val="both"/>
        <w:rPr>
          <w:rFonts w:eastAsia="Arial"/>
        </w:rPr>
      </w:pPr>
      <w:r w:rsidRPr="000169B9">
        <w:rPr>
          <w:rFonts w:eastAsia="Arial"/>
        </w:rPr>
        <w:t>Spawning was triggered by injection of 1</w:t>
      </w:r>
      <w:ins w:id="9" w:author="METIAN, Marc" w:date="2026-03-24T13:48:00Z" w16du:dateUtc="2026-03-24T12:48:00Z">
        <w:r w:rsidR="00724D62">
          <w:rPr>
            <w:rFonts w:eastAsia="Arial"/>
          </w:rPr>
          <w:t xml:space="preserve"> </w:t>
        </w:r>
      </w:ins>
      <w:r w:rsidRPr="000169B9">
        <w:rPr>
          <w:rFonts w:eastAsia="Arial"/>
        </w:rPr>
        <w:t>mL 0.5M KCl in seawater across the peristomial membrane. Sperm was collected dry whereas eggs were collected into 50 mL beakers filled with filtered seawater. Gametes from one male and one female were fertilized (20 µL of activated sperm in 1L of egg solution)</w:t>
      </w:r>
      <w:r w:rsidR="00374D26">
        <w:rPr>
          <w:rFonts w:eastAsia="Arial"/>
        </w:rPr>
        <w:t xml:space="preserve"> with a fertilization success &gt;95%</w:t>
      </w:r>
      <w:r w:rsidRPr="000169B9">
        <w:rPr>
          <w:rFonts w:eastAsia="Arial"/>
        </w:rPr>
        <w:t>.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ins w:id="10" w:author="Mirko Mutalipassi" w:date="2026-03-20T09:46:00Z" w16du:dateUtc="2026-03-20T08:46:00Z">
        <w:r w:rsidR="004478EC">
          <w:rPr>
            <w:rFonts w:eastAsia="Arial"/>
          </w:rPr>
          <w:t>,</w:t>
        </w:r>
      </w:ins>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r w:rsidR="001109A0">
        <w:rPr>
          <w:rFonts w:eastAsia="Arial"/>
        </w:rPr>
        <w:t>The adult sea urchins were returned live to the sampling location.</w:t>
      </w:r>
    </w:p>
    <w:p w14:paraId="00000035" w14:textId="77777777" w:rsidR="00F1663E" w:rsidRPr="000169B9" w:rsidRDefault="00F1663E" w:rsidP="00484109">
      <w:pPr>
        <w:spacing w:line="360" w:lineRule="auto"/>
        <w:jc w:val="both"/>
        <w:rPr>
          <w:rFonts w:eastAsia="Arial"/>
          <w:i/>
        </w:rPr>
      </w:pPr>
    </w:p>
    <w:p w14:paraId="00000036" w14:textId="77777777" w:rsidR="00F1663E" w:rsidRPr="000169B9" w:rsidRDefault="00275014" w:rsidP="00484109">
      <w:pPr>
        <w:spacing w:line="360" w:lineRule="auto"/>
        <w:jc w:val="both"/>
        <w:rPr>
          <w:rFonts w:eastAsia="Arial"/>
          <w:i/>
        </w:rPr>
      </w:pPr>
      <w:r w:rsidRPr="000169B9">
        <w:rPr>
          <w:rFonts w:eastAsia="Arial"/>
          <w:i/>
        </w:rPr>
        <w:t>2.2 Experimental design</w:t>
      </w:r>
    </w:p>
    <w:p w14:paraId="3034B9DC" w14:textId="298FCE44" w:rsidR="005D6B49" w:rsidRDefault="00275014" w:rsidP="00484109">
      <w:pPr>
        <w:spacing w:line="360" w:lineRule="auto"/>
        <w:jc w:val="both"/>
        <w:rPr>
          <w:ins w:id="11" w:author="Sam Dupont" w:date="2026-04-02T12:28:00Z" w16du:dateUtc="2026-04-02T10:28:00Z"/>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system (IKS Aquastar</w:t>
      </w:r>
      <w:r w:rsidRPr="000169B9">
        <w:rPr>
          <w:rFonts w:eastAsia="Arial"/>
        </w:rPr>
        <w:t xml:space="preserve">, </w:t>
      </w:r>
      <w:r w:rsidR="00126ECF">
        <w:rPr>
          <w:rFonts w:eastAsia="Arial"/>
        </w:rPr>
        <w:t xml:space="preserve">Karlsbad, </w:t>
      </w:r>
      <w:r w:rsidRPr="000169B9">
        <w:rPr>
          <w:rFonts w:eastAsia="Arial"/>
        </w:rPr>
        <w:t xml:space="preserve">Germany). </w:t>
      </w:r>
      <w:r w:rsidR="008F12C1" w:rsidRPr="000169B9">
        <w:rPr>
          <w:rFonts w:eastAsia="Arial"/>
        </w:rPr>
        <w:t>E</w:t>
      </w:r>
      <w:r w:rsidRPr="000169B9">
        <w:rPr>
          <w:rFonts w:eastAsia="Arial"/>
        </w:rPr>
        <w:t xml:space="preserve">xperiments were carried out </w:t>
      </w:r>
      <w:r w:rsidRPr="000169B9">
        <w:rPr>
          <w:rFonts w:eastAsia="Arial"/>
        </w:rPr>
        <w:lastRenderedPageBreak/>
        <w:t>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7B5D4DE0" w14:textId="77777777" w:rsidR="00374D26" w:rsidRPr="000169B9" w:rsidRDefault="00374D26" w:rsidP="00484109">
      <w:pPr>
        <w:spacing w:line="360" w:lineRule="auto"/>
        <w:jc w:val="both"/>
        <w:rPr>
          <w:rFonts w:eastAsia="Arial"/>
        </w:rPr>
      </w:pPr>
    </w:p>
    <w:p w14:paraId="18418A20" w14:textId="1E9A3838" w:rsidR="00A95F12" w:rsidRDefault="00504F2E" w:rsidP="00484109">
      <w:pPr>
        <w:spacing w:line="360"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374D26">
        <w:rPr>
          <w:rFonts w:eastAsia="Arial"/>
        </w:rPr>
        <w:t xml:space="preserve">as the average of the natural variability at the </w:t>
      </w:r>
      <w:r w:rsidR="00984A00" w:rsidRPr="000169B9">
        <w:rPr>
          <w:rFonts w:eastAsia="Arial"/>
        </w:rPr>
        <w:t>sampling site: 20°C, pH 8</w:t>
      </w:r>
      <w:r w:rsidR="00374D26">
        <w:rPr>
          <w:rFonts w:eastAsia="Arial"/>
        </w:rPr>
        <w:t>.</w:t>
      </w:r>
      <w:r w:rsidR="00FC75B1">
        <w:rPr>
          <w:rFonts w:eastAsia="Arial"/>
        </w:rPr>
        <w:t>1</w:t>
      </w:r>
      <w:r w:rsidR="00984A00" w:rsidRPr="000169B9">
        <w:rPr>
          <w:rFonts w:eastAsia="Arial"/>
        </w:rPr>
        <w:t xml:space="preserve"> and lithium 0.18 ppm</w:t>
      </w:r>
      <w:r w:rsidR="00374D26">
        <w:rPr>
          <w:rFonts w:eastAsia="Arial"/>
        </w:rPr>
        <w:t xml:space="preserve">. The other </w:t>
      </w:r>
      <w:r w:rsidR="00976248" w:rsidRPr="000169B9">
        <w:rPr>
          <w:rFonts w:eastAsia="Arial"/>
        </w:rPr>
        <w:t xml:space="preserve">treatment levels </w:t>
      </w:r>
      <w:r w:rsidR="00374D26">
        <w:rPr>
          <w:rFonts w:eastAsia="Arial"/>
        </w:rPr>
        <w:t xml:space="preserve">were </w:t>
      </w:r>
      <w:r w:rsidR="00976248" w:rsidRPr="000169B9">
        <w:rPr>
          <w:rFonts w:eastAsia="Arial"/>
        </w:rPr>
        <w:t>chosen to extend beyond the natural variability</w:t>
      </w:r>
      <w:r w:rsidR="00F53831" w:rsidRPr="000169B9">
        <w:rPr>
          <w:rFonts w:eastAsia="Arial"/>
        </w:rPr>
        <w:t xml:space="preserve"> </w:t>
      </w:r>
      <w:r w:rsidR="006C6585" w:rsidRPr="000169B9">
        <w:rPr>
          <w:rFonts w:eastAsia="Arial"/>
        </w:rPr>
        <w:t>for October/November</w:t>
      </w:r>
      <w:r w:rsidR="00374D26">
        <w:rPr>
          <w:rFonts w:eastAsia="Arial"/>
        </w:rPr>
        <w:t>:</w:t>
      </w:r>
      <w:r w:rsidR="00E95B74">
        <w:rPr>
          <w:rFonts w:eastAsia="Arial"/>
        </w:rPr>
        <w:t xml:space="preserve"> </w:t>
      </w:r>
      <w:r w:rsidR="00F53831" w:rsidRPr="000169B9">
        <w:rPr>
          <w:rFonts w:eastAsia="Arial"/>
        </w:rPr>
        <w:t>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6931F1">
        <w:rPr>
          <w:rFonts w:eastAsia="Arial"/>
          <w:noProof/>
        </w:rPr>
        <w:t>(Barbosa et al., 2023)</w:t>
      </w:r>
      <w:r w:rsidR="00282304" w:rsidRPr="000169B9">
        <w:rPr>
          <w:rFonts w:eastAsia="Arial"/>
        </w:rPr>
        <w:fldChar w:fldCharType="end"/>
      </w:r>
      <w:r w:rsidR="00251521" w:rsidRPr="000169B9">
        <w:rPr>
          <w:rFonts w:eastAsia="Arial"/>
        </w:rPr>
        <w:t xml:space="preserve">. </w:t>
      </w:r>
    </w:p>
    <w:p w14:paraId="6D573BFA" w14:textId="77777777" w:rsidR="00374D26" w:rsidRPr="000169B9" w:rsidRDefault="00374D26" w:rsidP="00484109">
      <w:pPr>
        <w:spacing w:line="360" w:lineRule="auto"/>
        <w:jc w:val="both"/>
        <w:rPr>
          <w:rFonts w:eastAsia="Arial"/>
        </w:rPr>
      </w:pPr>
    </w:p>
    <w:p w14:paraId="79470E06" w14:textId="7AC96BC1" w:rsidR="00F16C32" w:rsidRPr="000169B9" w:rsidRDefault="005D7BA6" w:rsidP="00484109">
      <w:pPr>
        <w:spacing w:line="360" w:lineRule="auto"/>
        <w:jc w:val="both"/>
        <w:rPr>
          <w:rFonts w:eastAsia="Arial"/>
        </w:rPr>
      </w:pPr>
      <w:r w:rsidRPr="000169B9">
        <w:rPr>
          <w:rFonts w:eastAsia="Arial"/>
        </w:rPr>
        <w:t>The single driver experiment (experiment #1) was carried out in 15 bottles</w:t>
      </w:r>
      <w:r w:rsidR="00A05EBB" w:rsidRPr="000169B9">
        <w:rPr>
          <w:rFonts w:eastAsia="Arial"/>
        </w:rPr>
        <w:t xml:space="preserve">, </w:t>
      </w:r>
      <w:r w:rsidR="00374D26">
        <w:rPr>
          <w:rFonts w:eastAsia="Arial"/>
        </w:rPr>
        <w:t>with</w:t>
      </w:r>
      <w:r w:rsidR="00E50F4F" w:rsidRPr="000169B9">
        <w:rPr>
          <w:rFonts w:eastAsia="Arial"/>
        </w:rPr>
        <w:t xml:space="preserv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w:t>
      </w:r>
      <w:r w:rsidR="005F6D71">
        <w:rPr>
          <w:rFonts w:eastAsia="Arial" w:hint="eastAsia"/>
          <w:lang w:eastAsia="zh-CN"/>
        </w:rPr>
        <w:t>2</w:t>
      </w:r>
      <w:r w:rsidR="00CC17A5" w:rsidRPr="000169B9">
        <w:rPr>
          <w:rFonts w:eastAsia="Arial"/>
        </w:rPr>
        <w:t>°C to 30°C), pH (</w:t>
      </w:r>
      <w:r w:rsidR="00A611D8" w:rsidRPr="000169B9">
        <w:rPr>
          <w:rFonts w:eastAsia="Arial"/>
        </w:rPr>
        <w:t>pH 8</w:t>
      </w:r>
      <w:r w:rsidR="005F6D71">
        <w:rPr>
          <w:rFonts w:eastAsia="Arial" w:hint="eastAsia"/>
          <w:lang w:eastAsia="zh-CN"/>
        </w:rPr>
        <w:t>.1</w:t>
      </w:r>
      <w:r w:rsidR="00A611D8" w:rsidRPr="000169B9">
        <w:rPr>
          <w:rFonts w:eastAsia="Arial"/>
        </w:rPr>
        <w:t xml:space="preserve"> to 7.45) and lithium (0.18 to 20 ppm) treatments </w:t>
      </w:r>
      <w:r w:rsidR="00374D26">
        <w:rPr>
          <w:rFonts w:eastAsia="Arial"/>
        </w:rPr>
        <w:t>using</w:t>
      </w:r>
      <w:r w:rsidR="00374D26" w:rsidRPr="000169B9">
        <w:rPr>
          <w:rFonts w:eastAsia="Arial"/>
        </w:rPr>
        <w:t xml:space="preserve">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xml:space="preserve">, performed in duplicates </w:t>
      </w:r>
      <w:commentRangeStart w:id="12"/>
      <w:r w:rsidR="008B0185" w:rsidRPr="000169B9">
        <w:rPr>
          <w:rFonts w:eastAsia="Arial"/>
        </w:rPr>
        <w:t>(Fig</w:t>
      </w:r>
      <w:r w:rsidR="004E54FC">
        <w:rPr>
          <w:rFonts w:eastAsia="Arial"/>
        </w:rPr>
        <w:t xml:space="preserve">ure </w:t>
      </w:r>
      <w:r w:rsidR="00804834">
        <w:rPr>
          <w:rFonts w:eastAsia="Arial"/>
        </w:rPr>
        <w:t>1</w:t>
      </w:r>
      <w:r w:rsidR="008B0185" w:rsidRPr="000169B9">
        <w:rPr>
          <w:rFonts w:eastAsia="Arial"/>
        </w:rPr>
        <w:t>a</w:t>
      </w:r>
      <w:r w:rsidR="00C02519">
        <w:rPr>
          <w:rFonts w:eastAsia="Arial"/>
        </w:rPr>
        <w:t xml:space="preserve"> and Table S1</w:t>
      </w:r>
      <w:r w:rsidR="008B0185" w:rsidRPr="000169B9">
        <w:rPr>
          <w:rFonts w:eastAsia="Arial"/>
        </w:rPr>
        <w:t>)</w:t>
      </w:r>
      <w:r w:rsidR="005559BE">
        <w:rPr>
          <w:rFonts w:eastAsia="Arial"/>
        </w:rPr>
        <w:t>.</w:t>
      </w:r>
      <w:commentRangeEnd w:id="12"/>
      <w:r w:rsidR="009C7D76" w:rsidRPr="000169B9">
        <w:rPr>
          <w:rStyle w:val="CommentReference"/>
          <w:rFonts w:eastAsia="Arial"/>
          <w:sz w:val="24"/>
          <w:szCs w:val="24"/>
        </w:rPr>
        <w:commentReference w:id="12"/>
      </w:r>
    </w:p>
    <w:p w14:paraId="15C50F26" w14:textId="77777777" w:rsidR="006335C3" w:rsidRDefault="006335C3" w:rsidP="00484109">
      <w:pPr>
        <w:spacing w:line="360" w:lineRule="auto"/>
        <w:jc w:val="both"/>
        <w:rPr>
          <w:rFonts w:eastAsia="Arial"/>
          <w:b/>
        </w:rPr>
      </w:pPr>
      <w:bookmarkStart w:id="13" w:name="_heading=h.gjdgxs" w:colFirst="0" w:colLast="0"/>
      <w:bookmarkEnd w:id="13"/>
    </w:p>
    <w:p w14:paraId="36B985E9" w14:textId="763AE5B6" w:rsidR="006335C3" w:rsidRPr="00DB7F86" w:rsidRDefault="00AF4145" w:rsidP="00484109">
      <w:pPr>
        <w:spacing w:line="360" w:lineRule="auto"/>
        <w:jc w:val="both"/>
        <w:rPr>
          <w:rFonts w:ascii="Arial" w:eastAsia="Arial" w:hAnsi="Arial" w:cs="Arial"/>
        </w:rPr>
      </w:pPr>
      <w:r w:rsidRPr="00AF4145">
        <w:rPr>
          <w:rFonts w:ascii="Arial" w:eastAsia="Arial" w:hAnsi="Arial" w:cs="Arial"/>
          <w:noProof/>
        </w:rPr>
        <w:drawing>
          <wp:inline distT="0" distB="0" distL="0" distR="0" wp14:anchorId="7A773DFB" wp14:editId="5ECB76FC">
            <wp:extent cx="2723725" cy="2042795"/>
            <wp:effectExtent l="0" t="0" r="0" b="1905"/>
            <wp:docPr id="6" name="Picture 5">
              <a:extLst xmlns:a="http://schemas.openxmlformats.org/drawingml/2006/main">
                <a:ext uri="{FF2B5EF4-FFF2-40B4-BE49-F238E27FC236}">
                  <a16:creationId xmlns:a16="http://schemas.microsoft.com/office/drawing/2014/main" id="{972A5242-F20A-DA4A-67E0-6F66B62FC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72A5242-F20A-DA4A-67E0-6F66B62FC898}"/>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3625" cy="2117720"/>
                    </a:xfrm>
                    <a:prstGeom prst="rect">
                      <a:avLst/>
                    </a:prstGeom>
                  </pic:spPr>
                </pic:pic>
              </a:graphicData>
            </a:graphic>
          </wp:inline>
        </w:drawing>
      </w:r>
      <w:r w:rsidRPr="00AF4145">
        <w:rPr>
          <w:rFonts w:ascii="Arial" w:eastAsia="Arial" w:hAnsi="Arial" w:cs="Arial"/>
          <w:noProof/>
        </w:rPr>
        <w:drawing>
          <wp:inline distT="0" distB="0" distL="0" distR="0" wp14:anchorId="4C8B6410" wp14:editId="34D80884">
            <wp:extent cx="2565880" cy="2034540"/>
            <wp:effectExtent l="0" t="0" r="0" b="0"/>
            <wp:docPr id="9" name="Content Placeholder 8">
              <a:extLst xmlns:a="http://schemas.openxmlformats.org/drawingml/2006/main">
                <a:ext uri="{FF2B5EF4-FFF2-40B4-BE49-F238E27FC236}">
                  <a16:creationId xmlns:a16="http://schemas.microsoft.com/office/drawing/2014/main" id="{F8CEDF70-CCD2-0CF3-6FA5-BF5F84E5E97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F8CEDF70-CCD2-0CF3-6FA5-BF5F84E5E977}"/>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4449" cy="2088910"/>
                    </a:xfrm>
                    <a:prstGeom prst="rect">
                      <a:avLst/>
                    </a:prstGeom>
                  </pic:spPr>
                </pic:pic>
              </a:graphicData>
            </a:graphic>
          </wp:inline>
        </w:drawing>
      </w:r>
    </w:p>
    <w:p w14:paraId="0000003A" w14:textId="43C7EA31" w:rsidR="00F1663E" w:rsidRPr="00C12168" w:rsidRDefault="006335C3" w:rsidP="00484109">
      <w:pPr>
        <w:spacing w:line="360" w:lineRule="auto"/>
        <w:jc w:val="both"/>
        <w:rPr>
          <w:rFonts w:eastAsia="Arial"/>
          <w:b/>
        </w:rPr>
      </w:pPr>
      <w:r w:rsidRPr="00B63343">
        <w:rPr>
          <w:rFonts w:eastAsia="Arial"/>
          <w:b/>
        </w:rPr>
        <w:t xml:space="preserve">Figure </w:t>
      </w:r>
      <w:r w:rsidR="004E54FC">
        <w:rPr>
          <w:rFonts w:eastAsia="Arial"/>
          <w:b/>
        </w:rPr>
        <w:t>1</w:t>
      </w:r>
      <w:r w:rsidR="00275014" w:rsidRPr="00B63343">
        <w:rPr>
          <w:rFonts w:eastAsia="Arial"/>
          <w:b/>
        </w:rPr>
        <w:t>.</w:t>
      </w:r>
      <w:r w:rsidR="00C12168">
        <w:rPr>
          <w:rFonts w:eastAsia="Arial"/>
          <w:b/>
        </w:rPr>
        <w:t xml:space="preserve"> Treatment levels and larval morphology.</w:t>
      </w:r>
      <w:r w:rsidR="00440B16">
        <w:rPr>
          <w:rFonts w:eastAsia="Arial"/>
          <w:b/>
        </w:rPr>
        <w:t xml:space="preserve"> </w:t>
      </w:r>
      <w:r w:rsidR="00C12168">
        <w:rPr>
          <w:rFonts w:eastAsia="Arial"/>
          <w:bCs/>
        </w:rPr>
        <w:t>A</w:t>
      </w:r>
      <w:r w:rsidR="003D1050" w:rsidRPr="00440B16">
        <w:rPr>
          <w:rFonts w:eastAsia="Arial"/>
          <w:bCs/>
        </w:rPr>
        <w:t>)</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C12168">
        <w:rPr>
          <w:rFonts w:eastAsia="Arial"/>
        </w:rPr>
        <w:t>B</w:t>
      </w:r>
      <w:r w:rsidR="00372FCA" w:rsidRPr="00440B16">
        <w:rPr>
          <w:rFonts w:eastAsia="Arial"/>
        </w:rPr>
        <w:t>)</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w:t>
      </w:r>
      <w:r w:rsidR="00374D26">
        <w:rPr>
          <w:rFonts w:eastAsia="Arial"/>
        </w:rPr>
        <w:t xml:space="preserve">measured </w:t>
      </w:r>
      <w:r w:rsidR="00372FCA" w:rsidRPr="00B63343">
        <w:rPr>
          <w:rFonts w:eastAsia="Arial"/>
        </w:rPr>
        <w:t>morphometric variables. BL: body length, BR: body rod, ALR: antero lateral rod, and POR: post oral rod.</w:t>
      </w:r>
    </w:p>
    <w:p w14:paraId="000000D3" w14:textId="77777777" w:rsidR="00F1663E" w:rsidRPr="00B63343" w:rsidRDefault="00F1663E" w:rsidP="00484109">
      <w:pPr>
        <w:spacing w:line="360" w:lineRule="auto"/>
        <w:jc w:val="both"/>
        <w:rPr>
          <w:rFonts w:eastAsia="Arial"/>
        </w:rPr>
      </w:pPr>
    </w:p>
    <w:p w14:paraId="000000D4" w14:textId="78CC859A" w:rsidR="00F1663E" w:rsidRPr="00B63343" w:rsidRDefault="00275014" w:rsidP="00484109">
      <w:pPr>
        <w:spacing w:line="360"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00000D5" w14:textId="1CC58C03" w:rsidR="00F1663E" w:rsidRPr="00B63343" w:rsidRDefault="00275014" w:rsidP="00484109">
      <w:pPr>
        <w:spacing w:line="360" w:lineRule="auto"/>
        <w:jc w:val="both"/>
        <w:rPr>
          <w:rFonts w:eastAsia="Arial"/>
        </w:rPr>
      </w:pPr>
      <w:r w:rsidRPr="00B63343">
        <w:rPr>
          <w:rFonts w:eastAsia="Arial"/>
        </w:rPr>
        <w:lastRenderedPageBreak/>
        <w:t xml:space="preserve">After 96 hours, a 10 mL sample was taken from each bottle and fixed with 4% formaldehyde. </w:t>
      </w:r>
      <w:commentRangeStart w:id="14"/>
      <w:commentRangeStart w:id="15"/>
      <w:commentRangeStart w:id="16"/>
      <w:r w:rsidRPr="00B63343">
        <w:rPr>
          <w:rFonts w:eastAsia="Arial"/>
        </w:rPr>
        <w:t xml:space="preserve">Larvae were counted for density </w:t>
      </w:r>
      <w:commentRangeEnd w:id="14"/>
      <w:r w:rsidR="00485469" w:rsidRPr="00B63343">
        <w:rPr>
          <w:rStyle w:val="CommentReference"/>
          <w:rFonts w:eastAsia="Arial"/>
          <w:sz w:val="24"/>
          <w:szCs w:val="24"/>
        </w:rPr>
        <w:commentReference w:id="14"/>
      </w:r>
      <w:commentRangeEnd w:id="15"/>
      <w:r w:rsidR="00F33EDC" w:rsidRPr="00B63343">
        <w:rPr>
          <w:rStyle w:val="CommentReference"/>
          <w:rFonts w:eastAsia="Arial"/>
          <w:sz w:val="24"/>
          <w:szCs w:val="24"/>
        </w:rPr>
        <w:commentReference w:id="15"/>
      </w:r>
      <w:commentRangeEnd w:id="16"/>
      <w:r w:rsidR="00F551AB" w:rsidRPr="00B63343">
        <w:rPr>
          <w:rStyle w:val="CommentReference"/>
          <w:rFonts w:eastAsia="Arial"/>
          <w:sz w:val="24"/>
          <w:szCs w:val="24"/>
        </w:rPr>
        <w:commentReference w:id="16"/>
      </w:r>
      <w:r w:rsidRPr="00B63343">
        <w:rPr>
          <w:rFonts w:eastAsia="Arial"/>
        </w:rPr>
        <w:t>and photographed under a 10x microscope</w:t>
      </w:r>
      <w:sdt>
        <w:sdtPr>
          <w:tag w:val="goog_rdk_29"/>
          <w:id w:val="427276857"/>
        </w:sdtPr>
        <w:sdtContent>
          <w:sdt>
            <w:sdtPr>
              <w:tag w:val="goog_rdk_30"/>
              <w:id w:val="-1419210279"/>
            </w:sdtPr>
            <w:sdtContent/>
          </w:sdt>
          <w:r w:rsidRPr="00B63343">
            <w:rPr>
              <w:rFonts w:eastAsia="Arial"/>
            </w:rPr>
            <w:t xml:space="preserve"> (</w:t>
          </w:r>
          <w:r w:rsidR="00585E7C">
            <w:rPr>
              <w:rFonts w:eastAsia="Arial"/>
            </w:rPr>
            <w:t xml:space="preserve">Olympus; </w:t>
          </w:r>
          <w:r w:rsidR="00585E7C" w:rsidRPr="00585E7C">
            <w:rPr>
              <w:rFonts w:eastAsia="Arial"/>
            </w:rPr>
            <w:t>BX43</w:t>
          </w:r>
          <w:r w:rsidR="00585E7C">
            <w:rPr>
              <w:rFonts w:eastAsia="Arial"/>
            </w:rPr>
            <w:t xml:space="preserve"> upright microscope with </w:t>
          </w:r>
          <w:r w:rsidR="00585E7C" w:rsidRPr="00585E7C">
            <w:rPr>
              <w:rFonts w:eastAsia="Arial"/>
            </w:rPr>
            <w:t>DP28 camera</w:t>
          </w:r>
          <w:r w:rsidR="008E7366">
            <w:rPr>
              <w:rFonts w:eastAsia="Arial"/>
            </w:rPr>
            <w:t>, Tokyo, Japan</w:t>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6931F1">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w:t>
      </w:r>
      <w:r w:rsidR="00585E7C">
        <w:rPr>
          <w:rFonts w:eastAsia="Arial"/>
        </w:rPr>
        <w:t>;</w:t>
      </w:r>
      <w:r w:rsidR="00E44A11" w:rsidRPr="00B63343">
        <w:rPr>
          <w:rFonts w:eastAsia="Arial"/>
        </w:rPr>
        <w:t xml:space="preserv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commentRangeStart w:id="17"/>
      <w:commentRangeStart w:id="18"/>
      <w:commentRangeStart w:id="19"/>
      <w:commentRangeStart w:id="20"/>
      <w:commentRangeStart w:id="21"/>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was calculated for</w:t>
      </w:r>
      <w:r w:rsidR="00374D26">
        <w:rPr>
          <w:rFonts w:eastAsia="Arial"/>
        </w:rPr>
        <w:t xml:space="preserve"> 10 larvae in</w:t>
      </w:r>
      <w:r w:rsidRPr="00B63343">
        <w:rPr>
          <w:rFonts w:eastAsia="Arial"/>
        </w:rPr>
        <w:t xml:space="preserve"> each </w:t>
      </w:r>
      <w:r w:rsidR="00E44A11" w:rsidRPr="00B63343">
        <w:rPr>
          <w:rFonts w:eastAsia="Arial"/>
        </w:rPr>
        <w:t xml:space="preserve">aquarium </w:t>
      </w:r>
      <w:r w:rsidRPr="00B63343">
        <w:rPr>
          <w:rFonts w:eastAsia="Arial"/>
        </w:rPr>
        <w:t xml:space="preserve">as the difference between BL (µm) and </w:t>
      </w:r>
      <w:r w:rsidR="009A39DA">
        <w:rPr>
          <w:rFonts w:eastAsia="Arial"/>
        </w:rPr>
        <w:t xml:space="preserve">the mean </w:t>
      </w:r>
      <w:r w:rsidRPr="00B63343">
        <w:rPr>
          <w:rFonts w:eastAsia="Arial"/>
        </w:rPr>
        <w:t xml:space="preserve">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commentRangeEnd w:id="17"/>
      <w:r w:rsidR="005649E9" w:rsidRPr="00B63343">
        <w:rPr>
          <w:rStyle w:val="CommentReference"/>
          <w:rFonts w:eastAsia="Arial"/>
          <w:sz w:val="24"/>
          <w:szCs w:val="24"/>
        </w:rPr>
        <w:commentReference w:id="17"/>
      </w:r>
      <w:commentRangeEnd w:id="18"/>
      <w:r w:rsidR="008E4BA1" w:rsidRPr="00B63343">
        <w:rPr>
          <w:rStyle w:val="CommentReference"/>
          <w:rFonts w:eastAsia="Arial"/>
          <w:sz w:val="24"/>
          <w:szCs w:val="24"/>
        </w:rPr>
        <w:commentReference w:id="18"/>
      </w:r>
      <w:commentRangeEnd w:id="19"/>
      <w:r w:rsidR="00957459" w:rsidRPr="00B63343">
        <w:rPr>
          <w:rStyle w:val="CommentReference"/>
          <w:rFonts w:eastAsia="Arial"/>
          <w:sz w:val="24"/>
          <w:szCs w:val="24"/>
        </w:rPr>
        <w:commentReference w:id="19"/>
      </w:r>
      <w:commentRangeEnd w:id="20"/>
      <w:r w:rsidR="00374D26" w:rsidRPr="00B63343">
        <w:rPr>
          <w:rStyle w:val="CommentReference"/>
          <w:rFonts w:eastAsia="Arial"/>
          <w:sz w:val="24"/>
          <w:szCs w:val="24"/>
        </w:rPr>
        <w:commentReference w:id="20"/>
      </w:r>
      <w:commentRangeEnd w:id="21"/>
      <w:r w:rsidR="005649E9" w:rsidRPr="00B63343">
        <w:rPr>
          <w:rStyle w:val="CommentReference"/>
          <w:rFonts w:eastAsia="Arial"/>
          <w:sz w:val="24"/>
          <w:szCs w:val="24"/>
        </w:rPr>
        <w:commentReference w:id="21"/>
      </w:r>
    </w:p>
    <w:p w14:paraId="000000D6" w14:textId="77777777" w:rsidR="00F1663E" w:rsidRPr="00B63343" w:rsidRDefault="00F1663E" w:rsidP="00484109">
      <w:pPr>
        <w:spacing w:line="360" w:lineRule="auto"/>
        <w:jc w:val="both"/>
        <w:rPr>
          <w:rFonts w:eastAsia="Arial"/>
          <w:b/>
        </w:rPr>
      </w:pPr>
    </w:p>
    <w:p w14:paraId="000000D7" w14:textId="3C25302A" w:rsidR="00F1663E" w:rsidRPr="00B63343" w:rsidRDefault="00275014" w:rsidP="00484109">
      <w:pPr>
        <w:spacing w:line="360"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7D1068EF" w:rsidR="00F1663E" w:rsidRDefault="00275014" w:rsidP="00484109">
      <w:pPr>
        <w:spacing w:line="360" w:lineRule="auto"/>
        <w:jc w:val="both"/>
        <w:rPr>
          <w:rFonts w:eastAsia="Arial"/>
        </w:rPr>
      </w:pPr>
      <w:commentRangeStart w:id="22"/>
      <w:commentRangeStart w:id="23"/>
      <w:r w:rsidRPr="00B63343">
        <w:rPr>
          <w:rFonts w:eastAsia="Arial"/>
        </w:rPr>
        <w:t>T</w:t>
      </w:r>
      <w:r w:rsidR="00374D26">
        <w:rPr>
          <w:rFonts w:eastAsia="Arial"/>
        </w:rPr>
        <w:t xml:space="preserve">o evaluate the comparability between the two experiments, we tested for difference in </w:t>
      </w:r>
      <w:commentRangeEnd w:id="22"/>
      <w:r w:rsidR="009B0727" w:rsidRPr="00B63343">
        <w:rPr>
          <w:rStyle w:val="CommentReference"/>
          <w:rFonts w:eastAsia="Arial"/>
          <w:sz w:val="24"/>
          <w:szCs w:val="24"/>
        </w:rPr>
        <w:commentReference w:id="22"/>
      </w:r>
      <w:commentRangeEnd w:id="23"/>
      <w:r w:rsidR="00DF4C2F" w:rsidRPr="00B63343">
        <w:rPr>
          <w:rStyle w:val="CommentReference"/>
          <w:rFonts w:eastAsia="Arial"/>
          <w:sz w:val="24"/>
          <w:szCs w:val="24"/>
        </w:rPr>
        <w:commentReference w:id="23"/>
      </w:r>
      <w:commentRangeStart w:id="24"/>
      <w:commentRangeStart w:id="25"/>
      <w:commentRangeStart w:id="26"/>
      <w:r w:rsidR="00437FB5" w:rsidRPr="00B63343">
        <w:rPr>
          <w:rFonts w:eastAsia="Arial"/>
        </w:rPr>
        <w:t xml:space="preserve">growth rate </w:t>
      </w:r>
      <w:r w:rsidRPr="00B63343">
        <w:rPr>
          <w:rFonts w:eastAsia="Arial"/>
        </w:rPr>
        <w:t>between</w:t>
      </w:r>
      <w:r w:rsidR="00507003" w:rsidRPr="00B63343">
        <w:rPr>
          <w:rFonts w:eastAsia="Arial"/>
        </w:rPr>
        <w:t xml:space="preserve"> treatments </w:t>
      </w:r>
      <w:commentRangeEnd w:id="24"/>
      <w:r w:rsidR="00485469" w:rsidRPr="00B63343">
        <w:rPr>
          <w:rStyle w:val="CommentReference"/>
          <w:rFonts w:eastAsia="Arial"/>
          <w:sz w:val="24"/>
          <w:szCs w:val="24"/>
        </w:rPr>
        <w:commentReference w:id="24"/>
      </w:r>
      <w:commentRangeEnd w:id="25"/>
      <w:r w:rsidR="00D023CF" w:rsidRPr="00B63343">
        <w:rPr>
          <w:rStyle w:val="CommentReference"/>
          <w:rFonts w:eastAsia="Arial"/>
          <w:sz w:val="24"/>
          <w:szCs w:val="24"/>
        </w:rPr>
        <w:commentReference w:id="25"/>
      </w:r>
      <w:commentRangeEnd w:id="26"/>
      <w:r w:rsidR="00A368A0" w:rsidRPr="00B63343">
        <w:rPr>
          <w:rStyle w:val="CommentReference"/>
          <w:rFonts w:eastAsia="Arial"/>
          <w:sz w:val="24"/>
          <w:szCs w:val="24"/>
        </w:rPr>
        <w:commentReference w:id="26"/>
      </w:r>
      <w:r w:rsidR="00507003" w:rsidRPr="00B63343">
        <w:rPr>
          <w:rFonts w:eastAsia="Arial"/>
        </w:rPr>
        <w:t xml:space="preserve">in common </w:t>
      </w:r>
      <w:r w:rsidR="0020056A">
        <w:rPr>
          <w:rFonts w:eastAsia="Arial"/>
        </w:rPr>
        <w:t>to</w:t>
      </w:r>
      <w:r w:rsidR="00A62526" w:rsidRPr="00B63343">
        <w:rPr>
          <w:rFonts w:eastAsia="Arial"/>
        </w:rPr>
        <w:t xml:space="preserve">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00374D26">
        <w:rPr>
          <w:rFonts w:eastAsia="Arial"/>
        </w:rPr>
        <w:t>using</w:t>
      </w:r>
      <w:r w:rsidR="00706D83">
        <w:rPr>
          <w:rFonts w:eastAsia="Arial"/>
        </w:rPr>
        <w:t xml:space="preserve"> Student’s</w:t>
      </w:r>
      <w:r w:rsidRPr="00B63343">
        <w:rPr>
          <w:rFonts w:eastAsia="Arial"/>
        </w:rPr>
        <w:t xml:space="preserve"> </w:t>
      </w:r>
      <w:commentRangeStart w:id="27"/>
      <w:r w:rsidR="00E2653C">
        <w:rPr>
          <w:rFonts w:eastAsia="Arial"/>
        </w:rPr>
        <w:t>t-tests, Welch’s t-tests and Wilcoxon rank sum tests</w:t>
      </w:r>
      <w:commentRangeEnd w:id="27"/>
      <w:r w:rsidR="00AB644F">
        <w:rPr>
          <w:rStyle w:val="CommentReference"/>
          <w:rFonts w:eastAsia="Arial"/>
          <w:sz w:val="24"/>
          <w:szCs w:val="24"/>
        </w:rPr>
        <w:commentReference w:id="27"/>
      </w:r>
      <w:r w:rsidR="00710192">
        <w:rPr>
          <w:rFonts w:eastAsia="Arial"/>
        </w:rPr>
        <w:t>, depending on normality and homogeneity</w:t>
      </w:r>
      <w:r w:rsidR="00AB644F">
        <w:rPr>
          <w:rFonts w:eastAsia="Arial"/>
        </w:rPr>
        <w:t xml:space="preserve"> of </w:t>
      </w:r>
      <w:commentRangeStart w:id="28"/>
      <w:commentRangeStart w:id="29"/>
      <w:commentRangeStart w:id="30"/>
      <w:r w:rsidR="00AB644F">
        <w:rPr>
          <w:rFonts w:eastAsia="Arial"/>
        </w:rPr>
        <w:t>residual</w:t>
      </w:r>
      <w:r w:rsidR="002813C9">
        <w:rPr>
          <w:rFonts w:eastAsia="Arial"/>
        </w:rPr>
        <w:t>s</w:t>
      </w:r>
      <w:commentRangeEnd w:id="28"/>
      <w:r w:rsidR="00374D26">
        <w:rPr>
          <w:rStyle w:val="CommentReference"/>
          <w:rFonts w:eastAsia="Arial"/>
          <w:sz w:val="24"/>
          <w:szCs w:val="24"/>
        </w:rPr>
        <w:commentReference w:id="28"/>
      </w:r>
      <w:commentRangeEnd w:id="29"/>
      <w:r w:rsidR="005649E9">
        <w:rPr>
          <w:rStyle w:val="CommentReference"/>
          <w:rFonts w:eastAsia="Arial"/>
          <w:sz w:val="24"/>
          <w:szCs w:val="24"/>
        </w:rPr>
        <w:commentReference w:id="29"/>
      </w:r>
      <w:commentRangeEnd w:id="30"/>
      <w:r w:rsidR="001E7505">
        <w:rPr>
          <w:rStyle w:val="CommentReference"/>
          <w:rFonts w:eastAsia="Arial"/>
          <w:sz w:val="24"/>
          <w:szCs w:val="24"/>
        </w:rPr>
        <w:commentReference w:id="30"/>
      </w:r>
      <w:r w:rsidR="00AB644F">
        <w:rPr>
          <w:rFonts w:eastAsia="Arial"/>
        </w:rPr>
        <w:t xml:space="preserve">. </w:t>
      </w:r>
    </w:p>
    <w:p w14:paraId="55E81649" w14:textId="77777777" w:rsidR="00BD3A1B" w:rsidRPr="00B63343" w:rsidRDefault="00BD3A1B" w:rsidP="00484109">
      <w:pPr>
        <w:spacing w:line="360" w:lineRule="auto"/>
        <w:jc w:val="both"/>
        <w:rPr>
          <w:rFonts w:eastAsia="Arial"/>
        </w:rPr>
      </w:pPr>
    </w:p>
    <w:p w14:paraId="27E9E896" w14:textId="1D8FD7A4" w:rsidR="00B05F3D" w:rsidRDefault="00362EE8" w:rsidP="00484109">
      <w:pPr>
        <w:spacing w:line="360" w:lineRule="auto"/>
        <w:jc w:val="both"/>
        <w:rPr>
          <w:rFonts w:eastAsia="Arial"/>
        </w:rPr>
      </w:pPr>
      <w:r w:rsidRPr="00B63343">
        <w:rPr>
          <w:rFonts w:eastAsia="Arial"/>
        </w:rPr>
        <w:t>For each driver</w:t>
      </w:r>
      <w:r w:rsidR="00896AB3" w:rsidRPr="00B63343">
        <w:rPr>
          <w:rFonts w:eastAsia="Arial"/>
        </w:rPr>
        <w:t xml:space="preserve"> in </w:t>
      </w:r>
      <w:r w:rsidR="001D07D9" w:rsidRPr="00B63343">
        <w:rPr>
          <w:rFonts w:eastAsia="Arial"/>
        </w:rPr>
        <w:t xml:space="preserve">experiment </w:t>
      </w:r>
      <w:r w:rsidR="001D07D9">
        <w:rPr>
          <w:rFonts w:eastAsia="Arial"/>
        </w:rPr>
        <w:t>#</w:t>
      </w:r>
      <w:r w:rsidR="00896AB3" w:rsidRPr="00B63343">
        <w:rPr>
          <w:rFonts w:eastAsia="Arial"/>
        </w:rPr>
        <w:t>1</w:t>
      </w:r>
      <w:r w:rsidRPr="00B63343">
        <w:rPr>
          <w:rFonts w:eastAsia="Arial"/>
        </w:rPr>
        <w:t>, the shape of the response curv</w:t>
      </w:r>
      <w:r w:rsidR="00374D26">
        <w:rPr>
          <w:rFonts w:eastAsia="Arial"/>
        </w:rPr>
        <w:t>e</w:t>
      </w:r>
      <w:r w:rsidRPr="00B63343">
        <w:rPr>
          <w:rFonts w:eastAsia="Arial"/>
        </w:rPr>
        <w:t xml:space="preserve"> for</w:t>
      </w:r>
      <w:r w:rsidR="00437FB5" w:rsidRPr="00B63343">
        <w:rPr>
          <w:rFonts w:eastAsia="Arial"/>
        </w:rPr>
        <w:t xml:space="preserve"> </w:t>
      </w:r>
      <w:r w:rsidR="00374D26">
        <w:rPr>
          <w:rFonts w:eastAsia="Arial"/>
        </w:rPr>
        <w:t xml:space="preserve">the </w:t>
      </w:r>
      <w:r w:rsidR="00437FB5" w:rsidRPr="00B63343">
        <w:rPr>
          <w:rFonts w:eastAsia="Arial"/>
        </w:rPr>
        <w:t xml:space="preserve">growth rate </w:t>
      </w:r>
      <w:r w:rsidRPr="00B63343">
        <w:rPr>
          <w:rFonts w:eastAsia="Arial"/>
        </w:rPr>
        <w:t xml:space="preserve">was evaluated using linear models, second degree polynomial models, general additive models (GAMs), logit models and exponential models. There were no severe violations of assumptions for the models. </w:t>
      </w:r>
      <w:commentRangeStart w:id="31"/>
      <w:commentRangeStart w:id="32"/>
      <w:commentRangeStart w:id="33"/>
      <w:r w:rsidR="00724D62" w:rsidRPr="00724D62">
        <w:rPr>
          <w:rFonts w:eastAsia="Arial"/>
        </w:rPr>
        <w:t xml:space="preserve">Model performance was assessed </w:t>
      </w:r>
      <w:r w:rsidRPr="00B63343">
        <w:rPr>
          <w:rFonts w:eastAsia="Arial"/>
        </w:rPr>
        <w:t xml:space="preserve">by comparing </w:t>
      </w:r>
      <w:r w:rsidR="00724D62" w:rsidRPr="00724D62">
        <w:rPr>
          <w:rFonts w:eastAsia="Arial"/>
        </w:rPr>
        <w:t xml:space="preserve">the coefficient of determination </w:t>
      </w:r>
      <w:r w:rsidR="00724D62">
        <w:rPr>
          <w:rFonts w:eastAsia="Arial"/>
        </w:rPr>
        <w:t>(</w:t>
      </w:r>
      <w:r w:rsidRPr="00B63343">
        <w:rPr>
          <w:rFonts w:eastAsia="Arial"/>
        </w:rPr>
        <w:t>R</w:t>
      </w:r>
      <w:r w:rsidRPr="00B63343">
        <w:rPr>
          <w:rFonts w:eastAsia="Arial"/>
          <w:vertAlign w:val="superscript"/>
        </w:rPr>
        <w:t>2</w:t>
      </w:r>
      <w:r w:rsidR="00724D62">
        <w:rPr>
          <w:rFonts w:eastAsia="Arial"/>
        </w:rPr>
        <w:t>)</w:t>
      </w:r>
      <w:r w:rsidRPr="00B63343">
        <w:rPr>
          <w:rFonts w:eastAsia="Arial"/>
        </w:rPr>
        <w:t xml:space="preserve">, standard error and </w:t>
      </w:r>
      <w:r w:rsidR="00724D62" w:rsidRPr="00724D62">
        <w:rPr>
          <w:rFonts w:eastAsia="Arial"/>
        </w:rPr>
        <w:t>Akaike Information Criterion (</w:t>
      </w:r>
      <w:r w:rsidRPr="00B63343">
        <w:rPr>
          <w:rFonts w:eastAsia="Arial"/>
        </w:rPr>
        <w:t>AIC</w:t>
      </w:r>
      <w:r w:rsidR="00724D62">
        <w:rPr>
          <w:rFonts w:eastAsia="Arial"/>
        </w:rPr>
        <w:t>)</w:t>
      </w:r>
      <w:r w:rsidRPr="00B63343">
        <w:rPr>
          <w:rFonts w:eastAsia="Arial"/>
        </w:rPr>
        <w:t xml:space="preserve"> scores</w:t>
      </w:r>
      <w:r w:rsidR="00724D62">
        <w:rPr>
          <w:rFonts w:eastAsia="Arial"/>
        </w:rPr>
        <w:t xml:space="preserve">. </w:t>
      </w:r>
      <w:commentRangeEnd w:id="31"/>
      <w:r w:rsidR="00B345E4" w:rsidRPr="00724D62">
        <w:rPr>
          <w:rStyle w:val="CommentReference"/>
          <w:rFonts w:eastAsia="Arial"/>
          <w:sz w:val="24"/>
          <w:szCs w:val="24"/>
        </w:rPr>
        <w:commentReference w:id="31"/>
      </w:r>
      <w:commentRangeEnd w:id="32"/>
      <w:r w:rsidR="00CD3D98" w:rsidRPr="00724D62">
        <w:rPr>
          <w:rStyle w:val="CommentReference"/>
          <w:rFonts w:eastAsia="Arial"/>
          <w:sz w:val="24"/>
          <w:szCs w:val="24"/>
        </w:rPr>
        <w:commentReference w:id="32"/>
      </w:r>
      <w:commentRangeEnd w:id="33"/>
      <w:r w:rsidR="00773947" w:rsidRPr="00724D62">
        <w:rPr>
          <w:rStyle w:val="CommentReference"/>
          <w:rFonts w:eastAsia="Arial"/>
          <w:sz w:val="24"/>
          <w:szCs w:val="24"/>
        </w:rPr>
        <w:commentReference w:id="33"/>
      </w:r>
      <w:r w:rsidR="00724D62" w:rsidRPr="00724D62">
        <w:rPr>
          <w:rFonts w:eastAsia="Arial"/>
        </w:rPr>
        <w:t>The</w:t>
      </w:r>
      <w:r w:rsidR="00724D62">
        <w:rPr>
          <w:rFonts w:eastAsia="Arial"/>
        </w:rPr>
        <w:t xml:space="preserve"> </w:t>
      </w:r>
      <w:r w:rsidR="00724D62" w:rsidRPr="00724D62">
        <w:rPr>
          <w:rFonts w:eastAsia="Arial"/>
        </w:rPr>
        <w:t>best-fitting</w:t>
      </w:r>
      <w:r w:rsidR="00BD3A1B">
        <w:rPr>
          <w:rFonts w:eastAsia="Arial"/>
        </w:rPr>
        <w:t xml:space="preserve"> </w:t>
      </w:r>
      <w:r w:rsidRPr="00B63343">
        <w:rPr>
          <w:rFonts w:eastAsia="Arial"/>
        </w:rPr>
        <w:t>model</w:t>
      </w:r>
      <w:r w:rsidR="00724D62">
        <w:rPr>
          <w:rFonts w:eastAsia="Arial"/>
        </w:rPr>
        <w:t xml:space="preserve"> w</w:t>
      </w:r>
      <w:r w:rsidR="00724D62" w:rsidRPr="00724D62">
        <w:rPr>
          <w:rFonts w:eastAsia="Arial"/>
        </w:rPr>
        <w:t>as selected based on these criteria</w:t>
      </w:r>
      <w:r w:rsidRPr="00B63343">
        <w:rPr>
          <w:rFonts w:eastAsia="Arial"/>
        </w:rPr>
        <w:t xml:space="preserve"> for each driver.</w:t>
      </w:r>
    </w:p>
    <w:p w14:paraId="2FAA5F6C" w14:textId="77777777" w:rsidR="00CA6F33" w:rsidRPr="00B63343" w:rsidRDefault="00CA6F33" w:rsidP="00484109">
      <w:pPr>
        <w:spacing w:line="360" w:lineRule="auto"/>
        <w:jc w:val="both"/>
        <w:rPr>
          <w:rFonts w:eastAsia="Arial"/>
        </w:rPr>
      </w:pPr>
    </w:p>
    <w:p w14:paraId="000000DA" w14:textId="35246B5E" w:rsidR="00F1663E" w:rsidRDefault="00B95051" w:rsidP="00484109">
      <w:pPr>
        <w:spacing w:line="360" w:lineRule="auto"/>
        <w:jc w:val="both"/>
        <w:rPr>
          <w:rFonts w:eastAsia="Arial"/>
        </w:rPr>
      </w:pPr>
      <w:r w:rsidRPr="00B63343">
        <w:rPr>
          <w:rFonts w:eastAsia="Arial"/>
        </w:rPr>
        <w:t>For</w:t>
      </w:r>
      <w:r w:rsidR="005A606E" w:rsidRPr="00B63343">
        <w:rPr>
          <w:rFonts w:eastAsia="Arial"/>
        </w:rPr>
        <w:t xml:space="preserve"> </w:t>
      </w:r>
      <w:r w:rsidR="001D07D9" w:rsidRPr="00B63343">
        <w:rPr>
          <w:rFonts w:eastAsia="Arial"/>
        </w:rPr>
        <w:t xml:space="preserve">experiment </w:t>
      </w:r>
      <w:r w:rsidR="001D07D9">
        <w:rPr>
          <w:rFonts w:eastAsia="Arial"/>
        </w:rPr>
        <w:t>#</w:t>
      </w:r>
      <w:r w:rsidR="005A606E" w:rsidRPr="00B63343">
        <w:rPr>
          <w:rFonts w:eastAsia="Arial"/>
        </w:rPr>
        <w:t xml:space="preserve">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(e.g. only high temperature) or when combined with one or two of the other drivers (e.g. any combination with low pH and/or high lithium).</w:t>
      </w:r>
      <w:r w:rsidR="000B6C88" w:rsidRPr="00B63343">
        <w:rPr>
          <w:rFonts w:eastAsia="Arial"/>
        </w:rPr>
        <w:t xml:space="preserve"> </w:t>
      </w:r>
      <w:r w:rsidR="00D047A9">
        <w:rPr>
          <w:rFonts w:eastAsia="Arial"/>
        </w:rPr>
        <w:t xml:space="preserve">A Student’s t-test, Welch’s t-test and a </w:t>
      </w:r>
      <w:commentRangeStart w:id="34"/>
      <w:commentRangeStart w:id="35"/>
      <w:commentRangeStart w:id="36"/>
      <w:commentRangeStart w:id="37"/>
      <w:r w:rsidR="00362EE8" w:rsidRPr="00B63343">
        <w:rPr>
          <w:rFonts w:eastAsia="Arial"/>
        </w:rPr>
        <w:t xml:space="preserve">Wilcoxon rank-sum test were used to test for statistical significance in the comparison of each pair. </w:t>
      </w:r>
      <w:commentRangeEnd w:id="34"/>
      <w:r w:rsidR="00485469">
        <w:rPr>
          <w:rStyle w:val="CommentReference"/>
          <w:rFonts w:eastAsia="Arial"/>
          <w:sz w:val="24"/>
          <w:szCs w:val="24"/>
        </w:rPr>
        <w:commentReference w:id="34"/>
      </w:r>
      <w:commentRangeEnd w:id="35"/>
      <w:r w:rsidR="00FD39D1">
        <w:rPr>
          <w:rStyle w:val="CommentReference"/>
          <w:rFonts w:eastAsia="Arial"/>
          <w:sz w:val="24"/>
          <w:szCs w:val="24"/>
        </w:rPr>
        <w:commentReference w:id="35"/>
      </w:r>
      <w:commentRangeEnd w:id="36"/>
      <w:r w:rsidR="00AF5D5C">
        <w:rPr>
          <w:rStyle w:val="CommentReference"/>
          <w:rFonts w:eastAsia="Arial"/>
          <w:sz w:val="24"/>
          <w:szCs w:val="24"/>
        </w:rPr>
        <w:commentReference w:id="36"/>
      </w:r>
      <w:commentRangeEnd w:id="37"/>
      <w:r w:rsidR="008F64E3">
        <w:rPr>
          <w:rStyle w:val="CommentReference"/>
          <w:rFonts w:eastAsia="Arial"/>
          <w:sz w:val="24"/>
          <w:szCs w:val="24"/>
        </w:rPr>
        <w:commentReference w:id="37"/>
      </w:r>
    </w:p>
    <w:p w14:paraId="29B47C05" w14:textId="77777777" w:rsidR="00CA6F33" w:rsidRPr="00B63343" w:rsidRDefault="00CA6F33" w:rsidP="00484109">
      <w:pPr>
        <w:spacing w:line="360" w:lineRule="auto"/>
        <w:jc w:val="both"/>
        <w:rPr>
          <w:rFonts w:eastAsia="Arial"/>
        </w:rPr>
      </w:pPr>
    </w:p>
    <w:p w14:paraId="69C1DBD9" w14:textId="2C93A897" w:rsidR="00B05F3D" w:rsidRDefault="00BD380A" w:rsidP="00484109">
      <w:pPr>
        <w:spacing w:line="360" w:lineRule="auto"/>
        <w:jc w:val="both"/>
        <w:rPr>
          <w:rFonts w:eastAsia="Arial"/>
        </w:rPr>
      </w:pPr>
      <w:r w:rsidRPr="00B63343">
        <w:rPr>
          <w:rFonts w:eastAsia="Arial"/>
        </w:rPr>
        <w:t>Assuming a similar mode of action between drivers and using a concentration-addition approach</w:t>
      </w:r>
      <w:r>
        <w:rPr>
          <w:rFonts w:eastAsia="Arial"/>
        </w:rPr>
        <w:t xml:space="preserve">, it was hypothesized that each driver contributed additively to the level of stress along a common second-degree polynomial curve (see </w:t>
      </w:r>
      <w:r w:rsidR="00BE2F50">
        <w:rPr>
          <w:rFonts w:eastAsia="Arial"/>
        </w:rPr>
        <w:t>below</w:t>
      </w:r>
      <w:r>
        <w:rPr>
          <w:rFonts w:eastAsia="Arial"/>
        </w:rPr>
        <w:t xml:space="preserve">). The relative contribution of each </w:t>
      </w:r>
      <w:r w:rsidRPr="00B63343">
        <w:rPr>
          <w:rFonts w:eastAsia="Arial"/>
        </w:rPr>
        <w:t xml:space="preserve">driver (temperature, pH and lithium) </w:t>
      </w:r>
      <w:r>
        <w:rPr>
          <w:rFonts w:eastAsia="Arial"/>
        </w:rPr>
        <w:t xml:space="preserve">was calculated using </w:t>
      </w:r>
      <w:r w:rsidR="00840725" w:rsidRPr="00B63343">
        <w:rPr>
          <w:rFonts w:eastAsia="Arial"/>
        </w:rPr>
        <w:t xml:space="preserve">a </w:t>
      </w:r>
      <w:r w:rsidR="00A0596B" w:rsidRPr="00B63343">
        <w:rPr>
          <w:rFonts w:eastAsia="Arial"/>
        </w:rPr>
        <w:t>driver index</w:t>
      </w:r>
      <w:r w:rsidR="00F46A39">
        <w:rPr>
          <w:rFonts w:eastAsia="Arial" w:hint="eastAsia"/>
          <w:lang w:eastAsia="zh-CN"/>
        </w:rPr>
        <w:t xml:space="preserve"> (DI)</w:t>
      </w:r>
      <w:r w:rsidR="00840725" w:rsidRPr="00B63343">
        <w:rPr>
          <w:rFonts w:eastAsia="Arial"/>
        </w:rPr>
        <w:t xml:space="preserve"> as</w:t>
      </w:r>
      <w:r>
        <w:rPr>
          <w:rFonts w:eastAsia="Arial"/>
        </w:rPr>
        <w:t xml:space="preserve">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484109">
      <w:pPr>
        <w:spacing w:line="360" w:lineRule="auto"/>
        <w:ind w:left="720"/>
        <w:rPr>
          <w:i/>
          <w:iCs/>
        </w:rPr>
      </w:pPr>
      <w:r>
        <w:rPr>
          <w:i/>
          <w:iCs/>
        </w:rPr>
        <w:lastRenderedPageBreak/>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3250D1FC" w:rsidR="00840725" w:rsidRDefault="00325D52" w:rsidP="00484109">
      <w:pPr>
        <w:spacing w:line="360" w:lineRule="auto"/>
        <w:jc w:val="both"/>
        <w:rPr>
          <w:rFonts w:eastAsia="Arial"/>
        </w:rPr>
      </w:pPr>
      <w:r w:rsidRPr="00184AF4">
        <w:rPr>
          <w:rFonts w:ascii="Symbol" w:hAnsi="Symbol"/>
          <w:i/>
          <w:iCs/>
        </w:rPr>
        <w:t>a</w:t>
      </w:r>
      <w:r>
        <w:rPr>
          <w:rFonts w:eastAsia="Arial"/>
        </w:rPr>
        <w:t xml:space="preserve"> </w:t>
      </w:r>
      <w:r w:rsidR="00840725" w:rsidRPr="00B63343">
        <w:rPr>
          <w:rFonts w:eastAsia="Arial"/>
        </w:rPr>
        <w:t>was</w:t>
      </w:r>
      <w:r w:rsidR="00BD380A">
        <w:rPr>
          <w:rFonts w:eastAsia="Arial"/>
        </w:rPr>
        <w:t xml:space="preserve"> set as 1 for temperature and</w:t>
      </w:r>
      <w:r w:rsidR="00840725" w:rsidRPr="00B63343">
        <w:rPr>
          <w:rFonts w:eastAsia="Arial"/>
        </w:rPr>
        <w:t xml:space="preserve"> estimated</w:t>
      </w:r>
      <w:r w:rsidRPr="00B63343">
        <w:rPr>
          <w:rFonts w:eastAsia="Arial"/>
        </w:rPr>
        <w:t xml:space="preserve"> </w:t>
      </w:r>
      <w:r w:rsidR="00840725" w:rsidRPr="00B63343">
        <w:rPr>
          <w:rFonts w:eastAsia="Arial"/>
        </w:rPr>
        <w:t>for</w:t>
      </w:r>
      <w:r w:rsidRPr="00B63343">
        <w:rPr>
          <w:rFonts w:eastAsia="Arial"/>
        </w:rPr>
        <w:t xml:space="preserve"> </w:t>
      </w:r>
      <w:r w:rsidR="00BD380A">
        <w:rPr>
          <w:rFonts w:eastAsia="Arial"/>
        </w:rPr>
        <w:t>pH and lithium</w:t>
      </w:r>
      <w:r w:rsidR="00BD380A"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BD380A">
        <w:rPr>
          <w:rFonts w:eastAsia="Arial"/>
        </w:rPr>
        <w:t xml:space="preserve"> (Figure </w:t>
      </w:r>
      <w:r w:rsidR="00FF6C45">
        <w:rPr>
          <w:rFonts w:eastAsia="Arial"/>
        </w:rPr>
        <w:t>2</w:t>
      </w:r>
      <w:r w:rsidR="00BD380A">
        <w:rPr>
          <w:rFonts w:eastAsia="Arial"/>
        </w:rPr>
        <w:t>)</w:t>
      </w:r>
      <w:r w:rsidR="003A2FC1" w:rsidRPr="00B63343">
        <w:rPr>
          <w:rFonts w:eastAsia="Arial"/>
        </w:rPr>
        <w:t>.</w:t>
      </w:r>
      <w:r w:rsidR="00BD380A">
        <w:rPr>
          <w:rFonts w:eastAsia="Arial"/>
        </w:rPr>
        <w:t xml:space="preserve"> This allows to </w:t>
      </w:r>
      <w:r w:rsidR="00316E99">
        <w:rPr>
          <w:rFonts w:eastAsia="Arial"/>
        </w:rPr>
        <w:t>turn changes in pH or lithium concentration in “temperature equivalent”.</w:t>
      </w:r>
      <w:r w:rsidR="003A2FC1" w:rsidRPr="00B63343">
        <w:rPr>
          <w:rFonts w:eastAsia="Arial"/>
        </w:rPr>
        <w:t xml:space="preserve"> </w:t>
      </w:r>
    </w:p>
    <w:p w14:paraId="74E952AF" w14:textId="77777777" w:rsidR="00316E99" w:rsidRDefault="00316E99" w:rsidP="00484109">
      <w:pPr>
        <w:spacing w:line="360" w:lineRule="auto"/>
        <w:jc w:val="both"/>
        <w:rPr>
          <w:rFonts w:eastAsia="Arial"/>
        </w:rPr>
      </w:pPr>
    </w:p>
    <w:p w14:paraId="06C5F0D4" w14:textId="4706CBB3" w:rsidR="00316E99" w:rsidRDefault="00316E99" w:rsidP="00316E99">
      <w:pPr>
        <w:spacing w:line="360" w:lineRule="auto"/>
        <w:jc w:val="center"/>
        <w:rPr>
          <w:rFonts w:eastAsia="Arial"/>
        </w:rPr>
      </w:pPr>
      <w:r>
        <w:rPr>
          <w:rFonts w:ascii="Arial" w:hAnsi="Arial" w:cs="Arial"/>
          <w:noProof/>
          <w:sz w:val="20"/>
          <w:szCs w:val="20"/>
        </w:rPr>
        <w:drawing>
          <wp:inline distT="0" distB="0" distL="0" distR="0" wp14:anchorId="4CC53D45" wp14:editId="25A87EDB">
            <wp:extent cx="5064370" cy="2748450"/>
            <wp:effectExtent l="0" t="0" r="3175" b="0"/>
            <wp:docPr id="20518753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3462" cy="2753384"/>
                    </a:xfrm>
                    <a:prstGeom prst="rect">
                      <a:avLst/>
                    </a:prstGeom>
                    <a:noFill/>
                    <a:ln>
                      <a:noFill/>
                    </a:ln>
                  </pic:spPr>
                </pic:pic>
              </a:graphicData>
            </a:graphic>
          </wp:inline>
        </w:drawing>
      </w:r>
    </w:p>
    <w:p w14:paraId="46616181" w14:textId="2B7B9ECB" w:rsidR="00316E99" w:rsidRPr="00FF6C45" w:rsidRDefault="00316E99" w:rsidP="00316E99">
      <w:pPr>
        <w:spacing w:line="360" w:lineRule="auto"/>
        <w:jc w:val="both"/>
        <w:rPr>
          <w:rFonts w:eastAsia="Arial"/>
        </w:rPr>
      </w:pPr>
      <w:r w:rsidRPr="00FF6C45">
        <w:rPr>
          <w:rFonts w:eastAsia="Arial"/>
          <w:b/>
          <w:bCs/>
        </w:rPr>
        <w:t xml:space="preserve">Figure </w:t>
      </w:r>
      <w:r w:rsidR="00FF6C45">
        <w:rPr>
          <w:rFonts w:eastAsia="Arial"/>
          <w:b/>
          <w:bCs/>
        </w:rPr>
        <w:t>2</w:t>
      </w:r>
      <w:r w:rsidR="00807201" w:rsidRPr="00FF6C45">
        <w:rPr>
          <w:rFonts w:eastAsia="Arial"/>
          <w:b/>
          <w:bCs/>
        </w:rPr>
        <w:t>.</w:t>
      </w:r>
      <w:r w:rsidRPr="00FF6C45">
        <w:rPr>
          <w:rFonts w:eastAsia="Arial"/>
        </w:rPr>
        <w:t xml:space="preserve"> </w:t>
      </w:r>
      <w:r w:rsidRPr="00C12168">
        <w:rPr>
          <w:rFonts w:eastAsia="Arial"/>
          <w:b/>
          <w:bCs/>
        </w:rPr>
        <w:t xml:space="preserve">Illustration of the estimation of </w:t>
      </w:r>
      <w:r w:rsidRPr="00C12168">
        <w:rPr>
          <w:rFonts w:ascii="Symbol" w:eastAsia="Arial" w:hAnsi="Symbol"/>
          <w:b/>
          <w:bCs/>
        </w:rPr>
        <w:t>a</w:t>
      </w:r>
      <w:r w:rsidRPr="00C12168">
        <w:rPr>
          <w:rFonts w:eastAsia="Arial"/>
          <w:b/>
          <w:bCs/>
        </w:rPr>
        <w:t>pH</w:t>
      </w:r>
      <w:r w:rsidRPr="00FF6C45">
        <w:rPr>
          <w:rFonts w:eastAsia="Arial"/>
        </w:rPr>
        <w:t xml:space="preserve">. The performance curve for temperature is calculated along the driver index assuming an </w:t>
      </w:r>
      <w:r w:rsidRPr="00FF6C45">
        <w:rPr>
          <w:rFonts w:ascii="Symbol" w:eastAsia="Arial" w:hAnsi="Symbol"/>
        </w:rPr>
        <w:t>a</w:t>
      </w:r>
      <w:r w:rsidRPr="00FF6C45">
        <w:rPr>
          <w:rFonts w:eastAsia="Arial"/>
        </w:rPr>
        <w:t>temp=1 (relative temperature deviation from the control; full blue line). Performance curves for pH are then calculated using the “relative temperature equivalent” driver index using differ</w:t>
      </w:r>
      <w:r w:rsidR="00FF6C45">
        <w:rPr>
          <w:rFonts w:eastAsia="Arial"/>
        </w:rPr>
        <w:t>ent</w:t>
      </w:r>
      <w:r w:rsidRPr="00FF6C45">
        <w:rPr>
          <w:rFonts w:eastAsia="Arial"/>
        </w:rPr>
        <w:t xml:space="preserve"> </w:t>
      </w:r>
      <w:r w:rsidRPr="00FF6C45">
        <w:rPr>
          <w:rFonts w:ascii="Symbol" w:eastAsia="Arial" w:hAnsi="Symbol"/>
        </w:rPr>
        <w:t>a</w:t>
      </w:r>
      <w:r w:rsidRPr="00FF6C45">
        <w:rPr>
          <w:rFonts w:eastAsia="Arial"/>
        </w:rPr>
        <w:t>pH (10 to 50, dashed lines). In this theoretical example, a</w:t>
      </w:r>
      <w:r w:rsidR="00FF6C45">
        <w:rPr>
          <w:rFonts w:eastAsia="Arial"/>
        </w:rPr>
        <w:t>n</w:t>
      </w:r>
      <w:r w:rsidRPr="00FF6C45">
        <w:rPr>
          <w:rFonts w:eastAsia="Arial"/>
        </w:rPr>
        <w:t xml:space="preserve"> </w:t>
      </w:r>
      <w:r w:rsidRPr="00FF6C45">
        <w:rPr>
          <w:rFonts w:ascii="Symbol" w:eastAsia="Arial" w:hAnsi="Symbol"/>
        </w:rPr>
        <w:t>a</w:t>
      </w:r>
      <w:r w:rsidRPr="00FF6C45">
        <w:rPr>
          <w:rFonts w:eastAsia="Arial"/>
        </w:rPr>
        <w:t>pH=30, corresponding to an equivalent effect of 30ºC for each pH unit, is the best fit with a perfect alignment between the temperature and pH performance curves.</w:t>
      </w:r>
    </w:p>
    <w:p w14:paraId="5967896D" w14:textId="77777777" w:rsidR="00316E99" w:rsidRPr="00B63343" w:rsidRDefault="00316E99" w:rsidP="00484109">
      <w:pPr>
        <w:spacing w:line="360" w:lineRule="auto"/>
        <w:jc w:val="both"/>
        <w:rPr>
          <w:rFonts w:eastAsia="Arial"/>
        </w:rPr>
      </w:pPr>
    </w:p>
    <w:p w14:paraId="6AB4DAE4" w14:textId="21F32927" w:rsidR="007256C5" w:rsidRPr="00172F7E" w:rsidRDefault="00840725" w:rsidP="00484109">
      <w:pPr>
        <w:spacing w:line="360" w:lineRule="auto"/>
        <w:rPr>
          <w:i/>
          <w:iCs/>
        </w:rPr>
      </w:pPr>
      <w:r w:rsidRPr="00B63343">
        <w:rPr>
          <w:rFonts w:eastAsia="Arial"/>
        </w:rPr>
        <w:t xml:space="preserve">Assuming a similar mode of action between drivers and using a concentration-addition approach, the </w:t>
      </w:r>
      <w:r w:rsidR="00316E99">
        <w:rPr>
          <w:rFonts w:eastAsia="Arial"/>
        </w:rPr>
        <w:t xml:space="preserve">combined </w:t>
      </w:r>
      <w:r w:rsidR="004B6B57" w:rsidRPr="00B63343">
        <w:rPr>
          <w:rFonts w:eastAsia="Arial"/>
        </w:rPr>
        <w:t>DI</w:t>
      </w:r>
      <w:r w:rsidRPr="00B63343">
        <w:rPr>
          <w:rFonts w:eastAsia="Arial"/>
        </w:rPr>
        <w:t xml:space="preserve"> was then calculated for multiple </w:t>
      </w:r>
      <w:r w:rsidR="00293536">
        <w:rPr>
          <w:rFonts w:eastAsia="Arial"/>
        </w:rPr>
        <w:t>driver</w:t>
      </w:r>
      <w:r w:rsidR="00316E99">
        <w:rPr>
          <w:rFonts w:eastAsia="Arial"/>
        </w:rPr>
        <w:t>s</w:t>
      </w:r>
      <w:r w:rsidRPr="00B63343">
        <w:rPr>
          <w:rFonts w:eastAsia="Arial"/>
        </w:rPr>
        <w:t xml:space="preserve">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1FF04BFD" w:rsidR="007A7103" w:rsidRDefault="00316E99" w:rsidP="00484109">
      <w:pPr>
        <w:spacing w:line="360" w:lineRule="auto"/>
        <w:jc w:val="both"/>
        <w:rPr>
          <w:ins w:id="38" w:author="Sam Dupont" w:date="2026-04-02T13:12:00Z" w16du:dateUtc="2026-04-02T11:12:00Z"/>
          <w:rFonts w:eastAsia="Arial"/>
        </w:rPr>
      </w:pPr>
      <w:commentRangeStart w:id="39"/>
      <w:commentRangeStart w:id="40"/>
      <w:commentRangeStart w:id="41"/>
      <w:r>
        <w:rPr>
          <w:rFonts w:eastAsia="Arial"/>
        </w:rPr>
        <w:t>A single</w:t>
      </w:r>
      <w:r w:rsidRPr="00B63343">
        <w:rPr>
          <w:rFonts w:eastAsia="Arial"/>
        </w:rPr>
        <w:t xml:space="preserve"> performance curve</w:t>
      </w:r>
      <w:r>
        <w:rPr>
          <w:rFonts w:eastAsia="Arial"/>
        </w:rPr>
        <w:t xml:space="preserve"> was </w:t>
      </w:r>
      <w:r w:rsidRPr="00B63343">
        <w:rPr>
          <w:rFonts w:eastAsia="Arial"/>
        </w:rPr>
        <w:t>modelled</w:t>
      </w:r>
      <w:r>
        <w:rPr>
          <w:rFonts w:eastAsia="Arial"/>
        </w:rPr>
        <w:t xml:space="preserve"> along this DI</w:t>
      </w:r>
      <w:r w:rsidRPr="00B63343">
        <w:rPr>
          <w:rFonts w:eastAsia="Arial"/>
        </w:rPr>
        <w:t xml:space="preserve"> from all the single driver data</w:t>
      </w:r>
      <w:r>
        <w:rPr>
          <w:rFonts w:eastAsia="Arial"/>
        </w:rPr>
        <w:t xml:space="preserve"> and </w:t>
      </w:r>
      <w:commentRangeEnd w:id="39"/>
      <w:r>
        <w:rPr>
          <w:rStyle w:val="CommentReference"/>
          <w:rFonts w:eastAsia="Arial"/>
          <w:sz w:val="24"/>
          <w:szCs w:val="24"/>
        </w:rPr>
        <w:commentReference w:id="39"/>
      </w:r>
      <w:commentRangeEnd w:id="40"/>
      <w:r>
        <w:rPr>
          <w:rStyle w:val="CommentReference"/>
          <w:rFonts w:eastAsia="Arial"/>
          <w:sz w:val="24"/>
          <w:szCs w:val="24"/>
        </w:rPr>
        <w:commentReference w:id="40"/>
      </w:r>
      <w:commentRangeEnd w:id="41"/>
      <w:r>
        <w:rPr>
          <w:rStyle w:val="CommentReference"/>
          <w:rFonts w:eastAsia="Arial"/>
          <w:sz w:val="24"/>
          <w:szCs w:val="24"/>
        </w:rPr>
        <w:commentReference w:id="41"/>
      </w:r>
      <w:commentRangeStart w:id="42"/>
      <w:commentRangeStart w:id="43"/>
      <w:commentRangeStart w:id="44"/>
      <w:commentRangeStart w:id="45"/>
      <w:commentRangeStart w:id="46"/>
      <w:r>
        <w:rPr>
          <w:rFonts w:eastAsia="Arial"/>
        </w:rPr>
        <w:t>t</w:t>
      </w:r>
      <w:r w:rsidR="00840725" w:rsidRPr="002B72AB">
        <w:rPr>
          <w:rFonts w:eastAsia="Arial"/>
        </w:rPr>
        <w:t xml:space="preserve">he data from multiple </w:t>
      </w:r>
      <w:r w:rsidR="004B6B57" w:rsidRPr="002B72AB">
        <w:rPr>
          <w:rFonts w:eastAsia="Arial"/>
        </w:rPr>
        <w:t>driver</w:t>
      </w:r>
      <w:r w:rsidR="00840725" w:rsidRPr="002B72AB">
        <w:rPr>
          <w:rFonts w:eastAsia="Arial"/>
        </w:rPr>
        <w:t xml:space="preserve"> experiments were </w:t>
      </w:r>
      <w:r>
        <w:rPr>
          <w:rFonts w:eastAsia="Arial"/>
        </w:rPr>
        <w:t>plotted against this model</w:t>
      </w:r>
      <w:r w:rsidR="00840725" w:rsidRPr="002B72AB">
        <w:rPr>
          <w:rFonts w:eastAsia="Arial"/>
        </w:rPr>
        <w:t xml:space="preserve">. </w:t>
      </w:r>
      <w:r w:rsidR="00121CF8">
        <w:rPr>
          <w:rFonts w:eastAsia="Arial"/>
        </w:rPr>
        <w:t xml:space="preserve">Multiple driver data that does not fall within the confidence interval of the single driver model reveals </w:t>
      </w:r>
      <w:r w:rsidR="00840725" w:rsidRPr="002B72AB">
        <w:rPr>
          <w:rFonts w:eastAsia="Arial"/>
        </w:rPr>
        <w:t xml:space="preserve">an interaction between the </w:t>
      </w:r>
      <w:r w:rsidR="00F63150" w:rsidRPr="002B72AB">
        <w:rPr>
          <w:rFonts w:eastAsia="Arial"/>
        </w:rPr>
        <w:t>drivers</w:t>
      </w:r>
      <w:r w:rsidR="00840725" w:rsidRPr="002B72AB">
        <w:rPr>
          <w:rFonts w:eastAsia="Arial"/>
        </w:rPr>
        <w:t>.</w:t>
      </w:r>
      <w:commentRangeEnd w:id="42"/>
      <w:r w:rsidR="00485469">
        <w:rPr>
          <w:rStyle w:val="CommentReference"/>
          <w:rFonts w:eastAsia="Arial"/>
          <w:sz w:val="24"/>
          <w:szCs w:val="24"/>
        </w:rPr>
        <w:commentReference w:id="42"/>
      </w:r>
      <w:commentRangeEnd w:id="43"/>
      <w:r w:rsidR="00C26AAF">
        <w:rPr>
          <w:rStyle w:val="CommentReference"/>
          <w:rFonts w:eastAsia="Arial"/>
          <w:sz w:val="24"/>
          <w:szCs w:val="24"/>
        </w:rPr>
        <w:commentReference w:id="43"/>
      </w:r>
      <w:commentRangeEnd w:id="44"/>
      <w:r w:rsidR="005736E5">
        <w:rPr>
          <w:rStyle w:val="CommentReference"/>
          <w:rFonts w:eastAsia="Arial"/>
          <w:sz w:val="24"/>
          <w:szCs w:val="24"/>
        </w:rPr>
        <w:commentReference w:id="44"/>
      </w:r>
      <w:commentRangeEnd w:id="45"/>
      <w:r>
        <w:rPr>
          <w:rStyle w:val="CommentReference"/>
          <w:rFonts w:eastAsia="Arial"/>
          <w:sz w:val="24"/>
          <w:szCs w:val="24"/>
        </w:rPr>
        <w:commentReference w:id="45"/>
      </w:r>
      <w:commentRangeEnd w:id="46"/>
      <w:r w:rsidR="00121CF8">
        <w:rPr>
          <w:rStyle w:val="CommentReference"/>
          <w:rFonts w:eastAsia="Arial"/>
          <w:sz w:val="24"/>
          <w:szCs w:val="24"/>
        </w:rPr>
        <w:commentReference w:id="46"/>
      </w:r>
    </w:p>
    <w:p w14:paraId="5E22B434" w14:textId="77777777" w:rsidR="00316E99" w:rsidRPr="002B72AB" w:rsidRDefault="00316E99" w:rsidP="00484109">
      <w:pPr>
        <w:spacing w:line="360" w:lineRule="auto"/>
        <w:jc w:val="both"/>
        <w:rPr>
          <w:rFonts w:eastAsia="Arial"/>
        </w:rPr>
      </w:pPr>
    </w:p>
    <w:p w14:paraId="000000E2" w14:textId="77777777" w:rsidR="00F1663E" w:rsidRPr="007F30A3" w:rsidRDefault="00F1663E" w:rsidP="00484109">
      <w:pPr>
        <w:spacing w:line="360" w:lineRule="auto"/>
        <w:jc w:val="both"/>
        <w:rPr>
          <w:rFonts w:eastAsia="Arial"/>
          <w:i/>
          <w:sz w:val="2"/>
          <w:szCs w:val="2"/>
        </w:rPr>
      </w:pPr>
    </w:p>
    <w:p w14:paraId="000000E3" w14:textId="546856CA" w:rsidR="00F1663E" w:rsidRPr="002B72AB" w:rsidRDefault="00275014" w:rsidP="00484109">
      <w:pPr>
        <w:spacing w:line="360"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2E6F6ED6" w:rsidR="00F1663E" w:rsidRDefault="00275014" w:rsidP="00484109">
      <w:pPr>
        <w:spacing w:line="360" w:lineRule="auto"/>
        <w:jc w:val="both"/>
        <w:rPr>
          <w:rFonts w:eastAsia="Arial"/>
        </w:rPr>
      </w:pPr>
      <w:r w:rsidRPr="002B72AB">
        <w:rPr>
          <w:rFonts w:eastAsia="Arial"/>
        </w:rPr>
        <w:lastRenderedPageBreak/>
        <w:t>Temperature data were collected from continuous sensors</w:t>
      </w:r>
      <w:r w:rsidR="00955A42">
        <w:rPr>
          <w:rFonts w:eastAsia="Arial"/>
        </w:rPr>
        <w:t xml:space="preserve"> (</w:t>
      </w:r>
      <w:r w:rsidR="00585E7C" w:rsidRPr="000169B9">
        <w:rPr>
          <w:rFonts w:eastAsia="Arial"/>
        </w:rPr>
        <w:t>IKS Aquastar</w:t>
      </w:r>
      <w:r w:rsidR="00955A42">
        <w:rPr>
          <w:rFonts w:eastAsia="Arial"/>
        </w:rPr>
        <w:t>).</w:t>
      </w:r>
      <w:r w:rsidRPr="002B72AB">
        <w:rPr>
          <w:rFonts w:eastAsia="Arial"/>
        </w:rPr>
        <w:t xml:space="preserve"> pH</w:t>
      </w:r>
      <w:r w:rsidRPr="002B72AB">
        <w:rPr>
          <w:rFonts w:eastAsia="Arial"/>
          <w:vertAlign w:val="subscript"/>
        </w:rPr>
        <w:t xml:space="preserve">T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rPr>
            <w:t xml:space="preserve"> (</w:t>
          </w:r>
          <w:r w:rsidR="00585E7C">
            <w:rPr>
              <w:rFonts w:eastAsia="Arial"/>
            </w:rPr>
            <w:t>M</w:t>
          </w:r>
          <w:r w:rsidR="00585E7C" w:rsidRPr="00585E7C">
            <w:rPr>
              <w:rFonts w:eastAsia="Arial"/>
            </w:rPr>
            <w:t xml:space="preserve">etrohm </w:t>
          </w:r>
          <w:r w:rsidR="008E7366">
            <w:rPr>
              <w:rFonts w:eastAsia="Arial"/>
            </w:rPr>
            <w:t>(Herisau, Switzerland)</w:t>
          </w:r>
        </w:sdtContent>
      </w:sdt>
      <w:r w:rsidRPr="002B72AB">
        <w:rPr>
          <w:rFonts w:eastAsia="Arial"/>
        </w:rPr>
        <w:t xml:space="preserve"> calibrated with TRIS buffer solution (Andrew Dickson, Scripps Institution of Oceanography, San Diego, USA)</w:t>
      </w:r>
      <w:r w:rsidR="008E7366">
        <w:rPr>
          <w:rFonts w:eastAsia="Arial"/>
        </w:rPr>
        <w:t>)</w:t>
      </w:r>
      <w:r w:rsidRPr="002B72AB">
        <w:rPr>
          <w:rFonts w:eastAsia="Arial"/>
        </w:rPr>
        <w:t xml:space="preserve">. Total Alkalinity (TA) </w:t>
      </w:r>
      <w:r w:rsidR="00F7509E" w:rsidRPr="002B72AB">
        <w:rPr>
          <w:rFonts w:eastAsia="Arial"/>
        </w:rPr>
        <w:t>was measured</w:t>
      </w:r>
      <w:r w:rsidRPr="002B72AB">
        <w:rPr>
          <w:rFonts w:eastAsia="Arial"/>
        </w:rPr>
        <w:t xml:space="preserve"> using the automatic open cell potentiometric titration method</w:t>
      </w:r>
      <w:r w:rsidR="00840725" w:rsidRPr="002B72AB">
        <w:rPr>
          <w:rFonts w:eastAsia="Arial"/>
        </w:rPr>
        <w:t xml:space="preserve"> (</w:t>
      </w:r>
      <w:r w:rsidR="00585E7C">
        <w:rPr>
          <w:rFonts w:eastAsia="Arial"/>
        </w:rPr>
        <w:t>M</w:t>
      </w:r>
      <w:r w:rsidR="00585E7C" w:rsidRPr="00585E7C">
        <w:rPr>
          <w:rFonts w:eastAsia="Arial"/>
        </w:rPr>
        <w:t>etrohm, Titrando 888</w:t>
      </w:r>
      <w:r w:rsidR="00840725" w:rsidRPr="002B72AB">
        <w:rPr>
          <w:rFonts w:eastAsia="Arial"/>
        </w:rPr>
        <w:t>)</w:t>
      </w:r>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calcite and aragonite saturation values were calculated from TA, pH</w:t>
      </w:r>
      <w:r w:rsidRPr="002B72AB">
        <w:rPr>
          <w:rFonts w:eastAsia="Arial"/>
          <w:vertAlign w:val="subscript"/>
        </w:rPr>
        <w:t>T</w:t>
      </w:r>
      <w:r w:rsidRPr="002B72AB">
        <w:rPr>
          <w:rFonts w:eastAsia="Arial"/>
        </w:rPr>
        <w:t>,</w:t>
      </w:r>
      <w:r w:rsidR="00F7509E" w:rsidRPr="002B72AB">
        <w:rPr>
          <w:rFonts w:eastAsia="Arial"/>
        </w:rPr>
        <w:t xml:space="preserve"> </w:t>
      </w:r>
      <w:r w:rsidRPr="002B72AB">
        <w:rPr>
          <w:rFonts w:eastAsia="Arial"/>
        </w:rPr>
        <w:t xml:space="preserve"> temperature </w:t>
      </w:r>
      <w:r w:rsidR="007B7221">
        <w:rPr>
          <w:rFonts w:eastAsia="Arial"/>
        </w:rPr>
        <w:t>and</w:t>
      </w:r>
      <w:r w:rsidR="007B7221" w:rsidRPr="002B72AB">
        <w:rPr>
          <w:rFonts w:eastAsia="Arial"/>
        </w:rPr>
        <w:t xml:space="preserve"> </w:t>
      </w:r>
      <w:r w:rsidRPr="002B72AB">
        <w:rPr>
          <w:rFonts w:eastAsia="Arial"/>
        </w:rPr>
        <w:t xml:space="preserve">a salinity of 38 psu </w:t>
      </w:r>
      <w:r w:rsidR="007B7221">
        <w:rPr>
          <w:rFonts w:eastAsia="Arial"/>
        </w:rPr>
        <w:t>with</w:t>
      </w:r>
      <w:r w:rsidR="007B7221" w:rsidRPr="002B72AB">
        <w:rPr>
          <w:rFonts w:eastAsia="Arial"/>
        </w:rPr>
        <w:t xml:space="preserve"> </w:t>
      </w:r>
      <w:r w:rsidRPr="002B72AB">
        <w:rPr>
          <w:rFonts w:eastAsia="Arial"/>
        </w:rPr>
        <w:t xml:space="preserve">the R package </w:t>
      </w:r>
      <w:r w:rsidRPr="002B72AB">
        <w:rPr>
          <w:rFonts w:eastAsia="Arial"/>
          <w:i/>
        </w:rPr>
        <w:t>seacarb</w:t>
      </w:r>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6931F1">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471EAB1B" w14:textId="77777777" w:rsidR="007B7221" w:rsidRPr="002B72AB" w:rsidRDefault="007B7221" w:rsidP="00484109">
      <w:pPr>
        <w:spacing w:line="360" w:lineRule="auto"/>
        <w:jc w:val="both"/>
        <w:rPr>
          <w:rFonts w:eastAsia="Arial"/>
        </w:rPr>
      </w:pPr>
    </w:p>
    <w:p w14:paraId="000000E5" w14:textId="36CEA6A8" w:rsidR="00F1663E" w:rsidRPr="00123BDA" w:rsidRDefault="00275014" w:rsidP="00484109">
      <w:pPr>
        <w:spacing w:line="360" w:lineRule="auto"/>
        <w:jc w:val="both"/>
        <w:rPr>
          <w:rFonts w:eastAsia="Arial Unicode MS"/>
        </w:rPr>
      </w:pPr>
      <w:r w:rsidRPr="002B72AB">
        <w:rPr>
          <w:rFonts w:eastAsia="Arial"/>
        </w:rPr>
        <w:t xml:space="preserve">Lithium samples were filtered through 1.0 </w:t>
      </w:r>
      <w:r w:rsidR="005D24DA">
        <w:rPr>
          <w:rFonts w:eastAsia="Arial"/>
        </w:rPr>
        <w:t>µ</w:t>
      </w:r>
      <w:r w:rsidRPr="002B72AB">
        <w:rPr>
          <w:rFonts w:eastAsia="Arial"/>
        </w:rPr>
        <w:t>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rPr>
        <w:t xml:space="preserve"> (ICP-OES; Plasma Quant 9100, Analytik Jena,</w:t>
      </w:r>
      <w:r w:rsidR="008E7366">
        <w:rPr>
          <w:rFonts w:eastAsia="Arial"/>
        </w:rPr>
        <w:t xml:space="preserve"> Jena,</w:t>
      </w:r>
      <w:r w:rsidRPr="002B72AB">
        <w:rPr>
          <w:rFonts w:eastAsia="Arial"/>
        </w:rPr>
        <w:t xml:space="preserve">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O before analysis. The instrumental conditions are summarized in supplementary material (Table S</w:t>
      </w:r>
      <w:r w:rsidR="009C7D76">
        <w:rPr>
          <w:rFonts w:eastAsia="Arial Unicode MS"/>
        </w:rPr>
        <w:t>2</w:t>
      </w:r>
      <w:r w:rsidRPr="002B72AB">
        <w:rPr>
          <w:rFonts w:eastAsia="Arial Unicode MS"/>
        </w:rPr>
        <w:t xml:space="preserve">).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(TraceCert®, 997 ± 4 mgL</w:t>
      </w:r>
      <w:r w:rsidR="001D07D9" w:rsidRPr="00EE1372">
        <w:rPr>
          <w:rFonts w:eastAsia="Arial Unicode MS"/>
          <w:vertAlign w:val="superscript"/>
        </w:rPr>
        <w:t>-1</w:t>
      </w:r>
      <w:r w:rsidRPr="002B72AB">
        <w:rPr>
          <w:rFonts w:eastAsia="Arial Unicode MS"/>
        </w:rPr>
        <w:t>, Sigma</w:t>
      </w:r>
      <w:r w:rsidR="008E7366">
        <w:rPr>
          <w:rFonts w:eastAsia="Arial Unicode MS"/>
        </w:rPr>
        <w:t>-</w:t>
      </w:r>
      <w:r w:rsidRPr="002B72AB">
        <w:rPr>
          <w:rFonts w:eastAsia="Arial Unicode MS"/>
        </w:rPr>
        <w:t xml:space="preserve">Aldrich, </w:t>
      </w:r>
      <w:r w:rsidR="008E7366">
        <w:rPr>
          <w:rFonts w:eastAsia="Arial Unicode MS"/>
        </w:rPr>
        <w:t xml:space="preserve">Buchs, </w:t>
      </w:r>
      <w:r w:rsidRPr="002B72AB">
        <w:rPr>
          <w:rFonts w:eastAsia="Arial Unicode MS"/>
        </w:rPr>
        <w:t xml:space="preserve">Switzerland) in 0.35 % ultrapure NaCl (ESI Elemental Scientific, </w:t>
      </w:r>
      <w:r w:rsidR="003E68B4">
        <w:rPr>
          <w:rFonts w:eastAsia="Arial Unicode MS"/>
        </w:rPr>
        <w:t xml:space="preserve">Omaha, Nebraska, </w:t>
      </w:r>
      <w:r w:rsidRPr="002B72AB">
        <w:rPr>
          <w:rFonts w:eastAsia="Arial Unicode MS"/>
        </w:rPr>
        <w:t xml:space="preserve">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w:t>
      </w:r>
      <w:r w:rsidR="005D24DA">
        <w:rPr>
          <w:rFonts w:eastAsia="Arial Unicode MS"/>
        </w:rPr>
        <w:t xml:space="preserve"> </w:t>
      </w:r>
      <w:r w:rsidRPr="002B72AB">
        <w:rPr>
          <w:rFonts w:eastAsia="Arial Unicode MS"/>
        </w:rPr>
        <w:t>L</w:t>
      </w:r>
      <w:r w:rsidR="005D24DA" w:rsidRPr="00EE1372">
        <w:rPr>
          <w:rFonts w:eastAsia="Arial Unicode MS"/>
          <w:vertAlign w:val="superscript"/>
        </w:rPr>
        <w:t>-1</w:t>
      </w:r>
      <w:r w:rsidRPr="002B72AB">
        <w:rPr>
          <w:rFonts w:eastAsia="Arial Unicode MS"/>
        </w:rPr>
        <w:t xml:space="preserve"> (≈ ppm) together with respective expanded uncertainty (Ue, k=2).</w:t>
      </w:r>
      <w:r w:rsidR="00C5590F">
        <w:rPr>
          <w:rFonts w:eastAsia="Arial Unicode MS"/>
        </w:rPr>
        <w:t xml:space="preserve"> </w:t>
      </w:r>
      <w:commentRangeStart w:id="47"/>
      <w:commentRangeStart w:id="48"/>
      <w:r w:rsidR="00CA45F0" w:rsidRPr="00743779">
        <w:rPr>
          <w:rFonts w:eastAsia="Arial"/>
        </w:rPr>
        <w:t xml:space="preserve">The parameters of </w:t>
      </w:r>
      <w:commentRangeEnd w:id="47"/>
      <w:r w:rsidR="00CA45F0" w:rsidRPr="00743779">
        <w:rPr>
          <w:rStyle w:val="CommentReference"/>
          <w:rFonts w:eastAsia="Arial"/>
          <w:sz w:val="24"/>
          <w:szCs w:val="24"/>
        </w:rPr>
        <w:commentReference w:id="47"/>
      </w:r>
      <w:commentRangeEnd w:id="48"/>
      <w:r w:rsidR="00630198" w:rsidRPr="00743779">
        <w:rPr>
          <w:rStyle w:val="CommentReference"/>
          <w:rFonts w:eastAsia="Arial"/>
          <w:sz w:val="24"/>
          <w:szCs w:val="24"/>
        </w:rPr>
        <w:commentReference w:id="48"/>
      </w:r>
      <w:r w:rsidR="00CA45F0" w:rsidRPr="00743779">
        <w:rPr>
          <w:rFonts w:eastAsia="Arial"/>
        </w:rPr>
        <w:t xml:space="preserve">the seawater physico-chemical parameters </w:t>
      </w:r>
      <w:r w:rsidR="007B7221">
        <w:rPr>
          <w:rFonts w:eastAsia="Arial"/>
        </w:rPr>
        <w:t>for</w:t>
      </w:r>
      <w:r w:rsidR="007B7221" w:rsidRPr="00743779">
        <w:rPr>
          <w:rFonts w:eastAsia="Arial"/>
        </w:rPr>
        <w:t xml:space="preserve"> </w:t>
      </w:r>
      <w:r w:rsidR="00CA45F0" w:rsidRPr="00743779">
        <w:rPr>
          <w:rFonts w:eastAsia="Arial"/>
        </w:rPr>
        <w:t xml:space="preserve">the two experiments are summarized in the Table </w:t>
      </w:r>
      <w:r w:rsidR="00CA45F0">
        <w:rPr>
          <w:rFonts w:eastAsia="Arial"/>
        </w:rPr>
        <w:t>S</w:t>
      </w:r>
      <w:r w:rsidR="009C7D76">
        <w:rPr>
          <w:rFonts w:eastAsia="Arial"/>
        </w:rPr>
        <w:t>1</w:t>
      </w:r>
      <w:r w:rsidR="00CA45F0">
        <w:rPr>
          <w:rFonts w:eastAsia="Arial"/>
        </w:rPr>
        <w:t xml:space="preserve"> </w:t>
      </w:r>
      <w:r w:rsidR="00D5534B">
        <w:rPr>
          <w:rFonts w:eastAsia="Arial Unicode MS"/>
        </w:rPr>
        <w:t xml:space="preserve">in the </w:t>
      </w:r>
      <w:r w:rsidR="00CA45F0">
        <w:rPr>
          <w:rFonts w:eastAsia="Arial Unicode MS"/>
        </w:rPr>
        <w:t>s</w:t>
      </w:r>
      <w:r w:rsidR="00D5534B">
        <w:rPr>
          <w:rFonts w:eastAsia="Arial Unicode MS"/>
        </w:rPr>
        <w:t xml:space="preserve">upplementary material. </w:t>
      </w:r>
    </w:p>
    <w:p w14:paraId="000000E7" w14:textId="29B9F1CF" w:rsidR="00F1663E" w:rsidRPr="00C67B9C" w:rsidRDefault="00275014" w:rsidP="00484109">
      <w:pPr>
        <w:pStyle w:val="Heading1"/>
        <w:numPr>
          <w:ilvl w:val="0"/>
          <w:numId w:val="3"/>
        </w:numPr>
        <w:spacing w:line="360" w:lineRule="auto"/>
        <w:jc w:val="both"/>
        <w:rPr>
          <w:rFonts w:ascii="Times New Roman" w:eastAsia="Arial" w:hAnsi="Times New Roman" w:cs="Times New Roman"/>
          <w:sz w:val="24"/>
          <w:szCs w:val="24"/>
        </w:rPr>
      </w:pPr>
      <w:bookmarkStart w:id="49" w:name="_heading=h.wt8h0mcvfhq5" w:colFirst="0" w:colLast="0"/>
      <w:bookmarkStart w:id="50" w:name="_heading=h.4v8znebodlzr" w:colFirst="0" w:colLast="0"/>
      <w:bookmarkEnd w:id="49"/>
      <w:bookmarkEnd w:id="50"/>
      <w:r w:rsidRPr="00C67B9C">
        <w:rPr>
          <w:rFonts w:ascii="Times New Roman" w:eastAsia="Arial" w:hAnsi="Times New Roman" w:cs="Times New Roman"/>
          <w:sz w:val="24"/>
          <w:szCs w:val="24"/>
        </w:rPr>
        <w:t>Results</w:t>
      </w:r>
    </w:p>
    <w:p w14:paraId="63197AFC" w14:textId="21ED5638" w:rsidR="00F31ADF" w:rsidRPr="002B72AB" w:rsidRDefault="0050226F" w:rsidP="00484109">
      <w:pPr>
        <w:spacing w:line="360"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commentRangeStart w:id="51"/>
      <w:r w:rsidRPr="002B72AB">
        <w:rPr>
          <w:rFonts w:eastAsia="Arial"/>
        </w:rPr>
        <w:t xml:space="preserve">had </w:t>
      </w:r>
      <w:r w:rsidR="00C85270" w:rsidRPr="002B72AB">
        <w:rPr>
          <w:rFonts w:eastAsia="Arial"/>
        </w:rPr>
        <w:t>no significant</w:t>
      </w:r>
      <w:r w:rsidR="002D0509" w:rsidRPr="002B72AB">
        <w:rPr>
          <w:rFonts w:eastAsia="Arial"/>
        </w:rPr>
        <w:t xml:space="preserve"> </w:t>
      </w:r>
      <w:commentRangeEnd w:id="51"/>
      <w:r w:rsidR="00026B55" w:rsidRPr="002B72AB">
        <w:rPr>
          <w:rStyle w:val="CommentReference"/>
          <w:rFonts w:eastAsia="Arial"/>
          <w:sz w:val="24"/>
          <w:szCs w:val="24"/>
        </w:rPr>
        <w:commentReference w:id="51"/>
      </w:r>
      <w:r w:rsidR="002D0509" w:rsidRPr="002B72AB">
        <w:rPr>
          <w:rFonts w:eastAsia="Arial"/>
        </w:rPr>
        <w:t>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w:t>
      </w:r>
      <w:r w:rsidR="00FF6C45">
        <w:rPr>
          <w:rFonts w:eastAsia="Arial"/>
        </w:rPr>
        <w:t>3</w:t>
      </w:r>
      <w:r w:rsidRPr="002B72AB">
        <w:rPr>
          <w:rFonts w:eastAsia="Arial"/>
        </w:rPr>
        <w:t xml:space="preserve">). </w:t>
      </w:r>
      <w:commentRangeStart w:id="52"/>
      <w:commentRangeStart w:id="53"/>
      <w:commentRangeStart w:id="54"/>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 xml:space="preserve">74.5 </w:t>
      </w:r>
      <w:r w:rsidR="005D24DA">
        <w:rPr>
          <w:rFonts w:eastAsia="Arial"/>
        </w:rPr>
        <w:t>µ</w:t>
      </w:r>
      <w:r w:rsidR="005D284F" w:rsidRPr="002B72AB">
        <w:rPr>
          <w:rFonts w:eastAsia="Arial"/>
        </w:rPr>
        <w:t>m</w:t>
      </w:r>
      <w:r w:rsidR="005D24DA">
        <w:rPr>
          <w:rFonts w:eastAsia="Arial"/>
        </w:rPr>
        <w:t xml:space="preserve"> </w:t>
      </w:r>
      <w:r w:rsidR="005D284F" w:rsidRPr="002B72AB">
        <w:rPr>
          <w:rFonts w:eastAsia="Arial"/>
        </w:rPr>
        <w:t>day</w:t>
      </w:r>
      <w:r w:rsidR="005D24DA" w:rsidRPr="00FF01E9">
        <w:rPr>
          <w:rFonts w:eastAsia="Arial"/>
          <w:vertAlign w:val="superscript"/>
        </w:rPr>
        <w:t>-1</w:t>
      </w:r>
      <w:r w:rsidR="005D284F" w:rsidRPr="002B72AB">
        <w:rPr>
          <w:rFonts w:eastAsia="Arial"/>
        </w:rPr>
        <w:t>,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 xml:space="preserve">68.6 </w:t>
      </w:r>
      <w:r w:rsidR="005D24DA">
        <w:rPr>
          <w:rFonts w:eastAsia="Arial"/>
        </w:rPr>
        <w:t>µ</w:t>
      </w:r>
      <w:r w:rsidR="002C190F" w:rsidRPr="002B72AB">
        <w:rPr>
          <w:rFonts w:eastAsia="Arial"/>
        </w:rPr>
        <w:t>m</w:t>
      </w:r>
      <w:r w:rsidR="005D24DA">
        <w:rPr>
          <w:rFonts w:eastAsia="Arial"/>
        </w:rPr>
        <w:t xml:space="preserve"> </w:t>
      </w:r>
      <w:r w:rsidR="002C190F" w:rsidRPr="002B72AB">
        <w:rPr>
          <w:rFonts w:eastAsia="Arial"/>
        </w:rPr>
        <w:t>day</w:t>
      </w:r>
      <w:r w:rsidR="005D24DA" w:rsidRPr="00FF01E9">
        <w:rPr>
          <w:rFonts w:eastAsia="Arial"/>
          <w:vertAlign w:val="superscript"/>
        </w:rPr>
        <w:t>-1</w:t>
      </w:r>
      <w:r w:rsidR="002C190F" w:rsidRPr="002B72AB">
        <w:rPr>
          <w:rFonts w:eastAsia="Arial"/>
        </w:rPr>
        <w:t>, SD=6.6</w:t>
      </w:r>
      <w:r w:rsidR="009D7E40" w:rsidRPr="002B72AB">
        <w:rPr>
          <w:rFonts w:eastAsia="Arial"/>
        </w:rPr>
        <w:t>, Welch’s t-test: t(</w:t>
      </w:r>
      <w:r w:rsidR="00D879AF" w:rsidRPr="002B72AB">
        <w:rPr>
          <w:rFonts w:eastAsia="Arial"/>
        </w:rPr>
        <w:t>24.6</w:t>
      </w:r>
      <w:r w:rsidR="00B45954" w:rsidRPr="002B72AB">
        <w:rPr>
          <w:rFonts w:eastAsia="Arial"/>
        </w:rPr>
        <w:t>)</w:t>
      </w:r>
      <w:r w:rsidR="00607792" w:rsidRPr="002B72AB">
        <w:rPr>
          <w:rFonts w:eastAsia="Arial"/>
        </w:rPr>
        <w:t>=3.4</w:t>
      </w:r>
      <w:r w:rsidR="00D027E5" w:rsidRPr="002B72AB">
        <w:rPr>
          <w:rFonts w:eastAsia="Arial"/>
        </w:rPr>
        <w:t xml:space="preserve">, </w:t>
      </w:r>
      <w:r w:rsidR="00D027E5" w:rsidRPr="002B72AB">
        <w:rPr>
          <w:rFonts w:eastAsia="Arial"/>
        </w:rPr>
        <w:lastRenderedPageBreak/>
        <w:t>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 xml:space="preserve">74 </w:t>
      </w:r>
      <w:r w:rsidR="00585E7C">
        <w:rPr>
          <w:rFonts w:eastAsia="Arial"/>
        </w:rPr>
        <w:t>µ</w:t>
      </w:r>
      <w:r w:rsidR="0056453D" w:rsidRPr="002B72AB">
        <w:rPr>
          <w:rFonts w:eastAsia="Arial"/>
        </w:rPr>
        <w:t>m</w:t>
      </w:r>
      <w:r w:rsidR="00585E7C">
        <w:rPr>
          <w:rFonts w:eastAsia="Arial"/>
        </w:rPr>
        <w:t xml:space="preserve"> </w:t>
      </w:r>
      <w:r w:rsidR="0056453D" w:rsidRPr="002B72AB">
        <w:rPr>
          <w:rFonts w:eastAsia="Arial"/>
        </w:rPr>
        <w:t>day</w:t>
      </w:r>
      <w:r w:rsidR="00585E7C" w:rsidRPr="00FF01E9">
        <w:rPr>
          <w:rFonts w:eastAsia="Arial"/>
          <w:vertAlign w:val="superscript"/>
        </w:rPr>
        <w:t>-1</w:t>
      </w:r>
      <w:r w:rsidR="0056453D" w:rsidRPr="002B72AB">
        <w:rPr>
          <w:rFonts w:eastAsia="Arial"/>
        </w:rPr>
        <w:t>, SD=4.6</w:t>
      </w:r>
      <w:r w:rsidR="00483506" w:rsidRPr="002B72AB">
        <w:rPr>
          <w:rFonts w:eastAsia="Arial"/>
        </w:rPr>
        <w:t>) than in experiment #2 (</w:t>
      </w:r>
      <w:r w:rsidR="004123AB" w:rsidRPr="002B72AB">
        <w:rPr>
          <w:rFonts w:eastAsia="Arial"/>
        </w:rPr>
        <w:t xml:space="preserve">69.6 </w:t>
      </w:r>
      <w:r w:rsidR="005D24DA">
        <w:rPr>
          <w:rFonts w:eastAsia="Arial"/>
        </w:rPr>
        <w:t>µ</w:t>
      </w:r>
      <w:r w:rsidR="004123AB" w:rsidRPr="002B72AB">
        <w:rPr>
          <w:rFonts w:eastAsia="Arial"/>
        </w:rPr>
        <w:t>m</w:t>
      </w:r>
      <w:r w:rsidR="005D24DA">
        <w:rPr>
          <w:rFonts w:eastAsia="Arial"/>
        </w:rPr>
        <w:t xml:space="preserve"> </w:t>
      </w:r>
      <w:r w:rsidR="004123AB" w:rsidRPr="002B72AB">
        <w:rPr>
          <w:rFonts w:eastAsia="Arial"/>
        </w:rPr>
        <w:t>day</w:t>
      </w:r>
      <w:r w:rsidR="005D24DA" w:rsidRPr="00CD54CB">
        <w:rPr>
          <w:rFonts w:eastAsia="Arial"/>
          <w:vertAlign w:val="superscript"/>
        </w:rPr>
        <w:t>-1</w:t>
      </w:r>
      <w:r w:rsidR="004123AB" w:rsidRPr="002B72AB">
        <w:rPr>
          <w:rFonts w:eastAsia="Arial"/>
        </w:rPr>
        <w:t>,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 xml:space="preserve">63.8 vs. 74.9 </w:t>
      </w:r>
      <w:r w:rsidR="005D24DA">
        <w:rPr>
          <w:rFonts w:eastAsia="Arial"/>
        </w:rPr>
        <w:t>µ</w:t>
      </w:r>
      <w:r w:rsidR="005A7799" w:rsidRPr="002B72AB">
        <w:rPr>
          <w:rFonts w:eastAsia="Arial"/>
        </w:rPr>
        <w:t>m</w:t>
      </w:r>
      <w:r w:rsidR="005D24DA">
        <w:rPr>
          <w:rFonts w:eastAsia="Arial"/>
        </w:rPr>
        <w:t xml:space="preserve"> </w:t>
      </w:r>
      <w:r w:rsidR="005A7799" w:rsidRPr="002B72AB">
        <w:rPr>
          <w:rFonts w:eastAsia="Arial"/>
        </w:rPr>
        <w:t>day</w:t>
      </w:r>
      <w:r w:rsidR="005D24DA" w:rsidRPr="00CD54CB">
        <w:rPr>
          <w:rFonts w:eastAsia="Arial"/>
          <w:vertAlign w:val="superscript"/>
        </w:rPr>
        <w:t>-1</w:t>
      </w:r>
      <w:r w:rsidR="00965A10" w:rsidRPr="002B72AB">
        <w:rPr>
          <w:rFonts w:eastAsia="Arial"/>
        </w:rPr>
        <w:t>)</w:t>
      </w:r>
      <w:r w:rsidR="00FF6C45">
        <w:rPr>
          <w:rFonts w:eastAsia="Arial"/>
        </w:rPr>
        <w:t>.</w:t>
      </w:r>
      <w:r w:rsidR="00916C8E">
        <w:rPr>
          <w:rFonts w:eastAsia="Arial"/>
        </w:rPr>
        <w:t xml:space="preserve"> </w:t>
      </w:r>
      <w:r w:rsidR="00FF6C45">
        <w:rPr>
          <w:rFonts w:eastAsia="Arial"/>
        </w:rPr>
        <w:t xml:space="preserve">Details of all the statistical analyses are summarized in </w:t>
      </w:r>
      <w:r w:rsidR="007D2380">
        <w:rPr>
          <w:rFonts w:eastAsia="Arial"/>
        </w:rPr>
        <w:t xml:space="preserve">Table </w:t>
      </w:r>
      <w:r w:rsidR="00ED2E41">
        <w:rPr>
          <w:rFonts w:eastAsia="Arial"/>
        </w:rPr>
        <w:t>S3</w:t>
      </w:r>
      <w:r w:rsidR="00D70A3C" w:rsidRPr="002B72AB">
        <w:rPr>
          <w:rFonts w:eastAsia="Arial"/>
        </w:rPr>
        <w:t xml:space="preserve">. </w:t>
      </w:r>
      <w:commentRangeEnd w:id="52"/>
      <w:r w:rsidR="00485469" w:rsidRPr="002B72AB">
        <w:rPr>
          <w:rStyle w:val="CommentReference"/>
          <w:rFonts w:eastAsia="Arial"/>
          <w:sz w:val="24"/>
          <w:szCs w:val="24"/>
        </w:rPr>
        <w:commentReference w:id="52"/>
      </w:r>
      <w:commentRangeEnd w:id="53"/>
      <w:r w:rsidR="00505EE8" w:rsidRPr="002B72AB">
        <w:rPr>
          <w:rStyle w:val="CommentReference"/>
          <w:rFonts w:eastAsia="Arial"/>
          <w:sz w:val="24"/>
          <w:szCs w:val="24"/>
        </w:rPr>
        <w:commentReference w:id="53"/>
      </w:r>
      <w:commentRangeEnd w:id="54"/>
      <w:r w:rsidR="00F10752" w:rsidRPr="002B72AB">
        <w:rPr>
          <w:rStyle w:val="CommentReference"/>
          <w:rFonts w:eastAsia="Arial"/>
          <w:sz w:val="24"/>
          <w:szCs w:val="24"/>
        </w:rPr>
        <w:commentReference w:id="54"/>
      </w:r>
    </w:p>
    <w:p w14:paraId="1EA8D8E8" w14:textId="77777777" w:rsidR="00B3082D" w:rsidRDefault="00B3082D" w:rsidP="00484109">
      <w:pPr>
        <w:spacing w:line="360" w:lineRule="auto"/>
        <w:jc w:val="both"/>
        <w:rPr>
          <w:rFonts w:eastAsia="Arial"/>
        </w:rPr>
      </w:pPr>
    </w:p>
    <w:p w14:paraId="72FC02AC" w14:textId="735BB07F" w:rsidR="00B3082D" w:rsidRDefault="00B3082D" w:rsidP="00484109">
      <w:pPr>
        <w:spacing w:line="360" w:lineRule="auto"/>
        <w:jc w:val="both"/>
        <w:rPr>
          <w:rFonts w:eastAsia="Arial"/>
        </w:rPr>
      </w:pPr>
    </w:p>
    <w:p w14:paraId="7EF9E70A" w14:textId="0FF9F429" w:rsidR="00D63C41" w:rsidRPr="002B72AB" w:rsidRDefault="00AC5CFF" w:rsidP="00484109">
      <w:pPr>
        <w:spacing w:line="360" w:lineRule="auto"/>
        <w:jc w:val="both"/>
        <w:rPr>
          <w:ins w:id="55" w:author="Einar Pétur Jónsson - HAFRO" w:date="2026-02-19T15:10:00Z" w16du:dateUtc="2026-02-19T15:10:00Z"/>
          <w:rFonts w:eastAsia="Arial"/>
        </w:rPr>
      </w:pPr>
      <w:r>
        <w:rPr>
          <w:rFonts w:eastAsia="Arial"/>
          <w:b/>
          <w:bCs/>
          <w:noProof/>
        </w:rPr>
        <w:drawing>
          <wp:inline distT="0" distB="0" distL="0" distR="0" wp14:anchorId="1050FBE6" wp14:editId="27F779EB">
            <wp:extent cx="5400040" cy="3599815"/>
            <wp:effectExtent l="0" t="0" r="0" b="0"/>
            <wp:docPr id="776846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6531" name="Picture 7768465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commentRangeStart w:id="56"/>
      <w:r w:rsidR="00B3082D" w:rsidRPr="002B72AB">
        <w:rPr>
          <w:rFonts w:eastAsia="Arial"/>
          <w:b/>
          <w:bCs/>
        </w:rPr>
        <w:t xml:space="preserve">Figure </w:t>
      </w:r>
      <w:r w:rsidR="00FF6C45">
        <w:rPr>
          <w:rFonts w:eastAsia="Arial"/>
          <w:b/>
          <w:bCs/>
        </w:rPr>
        <w:t>3</w:t>
      </w:r>
      <w:r w:rsidR="00B3082D" w:rsidRPr="002B72AB">
        <w:rPr>
          <w:rFonts w:eastAsia="Arial"/>
          <w:b/>
          <w:bCs/>
        </w:rPr>
        <w:t xml:space="preserve">. </w:t>
      </w:r>
      <w:commentRangeEnd w:id="56"/>
      <w:r w:rsidR="00485469" w:rsidRPr="00C12168">
        <w:rPr>
          <w:rStyle w:val="CommentReference"/>
          <w:rFonts w:eastAsia="Arial"/>
          <w:b/>
          <w:bCs/>
          <w:sz w:val="24"/>
          <w:szCs w:val="24"/>
        </w:rPr>
        <w:commentReference w:id="56"/>
      </w:r>
      <w:r w:rsidR="00E50BAD" w:rsidRPr="00C12168">
        <w:rPr>
          <w:rFonts w:eastAsia="Arial"/>
          <w:b/>
          <w:bCs/>
        </w:rPr>
        <w:t xml:space="preserve">Growth rate comparison of the treatments in common to </w:t>
      </w:r>
      <w:r w:rsidR="00A726F3" w:rsidRPr="00C12168">
        <w:rPr>
          <w:rFonts w:eastAsia="Arial"/>
          <w:b/>
          <w:bCs/>
        </w:rPr>
        <w:t>the two experiments.</w:t>
      </w:r>
      <w:r w:rsidR="00A726F3" w:rsidRPr="002B72AB">
        <w:rPr>
          <w:rFonts w:eastAsia="Arial"/>
        </w:rPr>
        <w:t xml:space="preserve">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Pr>
          <w:rFonts w:eastAsia="Arial"/>
        </w:rPr>
        <w:t>, indicated by an asterisk</w:t>
      </w:r>
      <w:r w:rsidR="00422A1B" w:rsidRPr="002B72AB">
        <w:rPr>
          <w:rFonts w:eastAsia="Arial"/>
        </w:rPr>
        <w:t xml:space="preserve">. </w:t>
      </w:r>
    </w:p>
    <w:p w14:paraId="000001DB" w14:textId="77777777" w:rsidR="00F1663E" w:rsidRPr="002B72AB" w:rsidRDefault="00F1663E" w:rsidP="00484109">
      <w:pPr>
        <w:spacing w:line="360" w:lineRule="auto"/>
        <w:jc w:val="both"/>
        <w:rPr>
          <w:rFonts w:eastAsia="Arial"/>
        </w:rPr>
      </w:pPr>
    </w:p>
    <w:p w14:paraId="000001DC" w14:textId="07367B5A" w:rsidR="00F1663E" w:rsidRPr="005B7758" w:rsidRDefault="00B007A7" w:rsidP="00484109">
      <w:pPr>
        <w:spacing w:line="360" w:lineRule="auto"/>
        <w:jc w:val="both"/>
        <w:rPr>
          <w:rFonts w:eastAsia="Arial"/>
          <w:lang w:val="da-DK"/>
        </w:rPr>
      </w:pPr>
      <w:commentRangeStart w:id="57"/>
      <w:commentRangeStart w:id="58"/>
      <w:commentRangeStart w:id="59"/>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r w:rsidR="00505EE8">
        <w:rPr>
          <w:rFonts w:eastAsia="Arial"/>
        </w:rPr>
        <w:t>temperature and pH growth rate responses</w:t>
      </w:r>
      <w:r w:rsidR="00275014" w:rsidRPr="002B72AB">
        <w:rPr>
          <w:rFonts w:eastAsia="Arial"/>
        </w:rPr>
        <w:t xml:space="preserve"> (Fig</w:t>
      </w:r>
      <w:r w:rsidR="00213C2C">
        <w:rPr>
          <w:rFonts w:eastAsia="Arial"/>
        </w:rPr>
        <w:t xml:space="preserve">ures </w:t>
      </w:r>
      <w:r w:rsidR="00FF6C45">
        <w:rPr>
          <w:rFonts w:eastAsia="Arial"/>
        </w:rPr>
        <w:t>4</w:t>
      </w:r>
      <w:r w:rsidR="00275014" w:rsidRPr="002B72AB">
        <w:rPr>
          <w:rFonts w:eastAsia="Arial"/>
        </w:rPr>
        <w:t>a-c, Table S</w:t>
      </w:r>
      <w:r w:rsidR="009A2F76">
        <w:rPr>
          <w:rFonts w:eastAsia="Arial"/>
        </w:rPr>
        <w:t>4</w:t>
      </w:r>
      <w:r w:rsidR="00275014" w:rsidRPr="002B72AB">
        <w:rPr>
          <w:rFonts w:eastAsia="Arial"/>
        </w:rPr>
        <w:t xml:space="preserve">). </w:t>
      </w:r>
      <w:commentRangeEnd w:id="57"/>
      <w:r w:rsidR="00485469" w:rsidRPr="002B72AB">
        <w:rPr>
          <w:rStyle w:val="CommentReference"/>
          <w:rFonts w:eastAsia="Arial"/>
          <w:sz w:val="24"/>
          <w:szCs w:val="24"/>
        </w:rPr>
        <w:commentReference w:id="57"/>
      </w:r>
      <w:commentRangeEnd w:id="58"/>
      <w:r w:rsidR="00A921EC" w:rsidRPr="002B72AB">
        <w:rPr>
          <w:rStyle w:val="CommentReference"/>
          <w:rFonts w:eastAsia="Arial"/>
          <w:sz w:val="24"/>
          <w:szCs w:val="24"/>
        </w:rPr>
        <w:commentReference w:id="58"/>
      </w:r>
      <w:commentRangeEnd w:id="59"/>
      <w:r w:rsidR="009C1581" w:rsidRPr="002B72AB">
        <w:rPr>
          <w:rStyle w:val="CommentReference"/>
          <w:rFonts w:eastAsia="Arial"/>
          <w:sz w:val="24"/>
          <w:szCs w:val="24"/>
        </w:rPr>
        <w:commentReference w:id="59"/>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0.70, F</w:t>
      </w:r>
      <w:r w:rsidR="00275014" w:rsidRPr="002B72AB">
        <w:rPr>
          <w:rFonts w:eastAsia="Arial"/>
          <w:vertAlign w:val="subscript"/>
        </w:rPr>
        <w:t>(2,54)</w:t>
      </w:r>
      <w:r w:rsidR="00275014" w:rsidRPr="002B72AB">
        <w:rPr>
          <w:rFonts w:eastAsia="Arial"/>
        </w:rPr>
        <w:t xml:space="preserve">= 66.82, p&lt;0.05) and a tight confidence 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0.36, F(</w:t>
      </w:r>
      <w:r w:rsidR="00275014" w:rsidRPr="002B72AB">
        <w:rPr>
          <w:rFonts w:eastAsia="Arial"/>
          <w:vertAlign w:val="subscript"/>
        </w:rPr>
        <w:t>2, 49</w:t>
      </w:r>
      <w:r w:rsidR="00275014" w:rsidRPr="002B72AB">
        <w:rPr>
          <w:rFonts w:eastAsia="Arial"/>
        </w:rPr>
        <w:t>)=15.68  p=5.837e-06)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0.30, F(</w:t>
      </w:r>
      <w:r w:rsidR="00275014" w:rsidRPr="002B72AB">
        <w:rPr>
          <w:rFonts w:eastAsia="Arial"/>
          <w:vertAlign w:val="subscript"/>
        </w:rPr>
        <w:t>2,78</w:t>
      </w:r>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r w:rsidR="00B23D0B">
        <w:rPr>
          <w:rFonts w:eastAsia="Arial"/>
        </w:rPr>
        <w:t xml:space="preserve"> </w:t>
      </w:r>
      <w:r w:rsidR="00B23D0B" w:rsidRPr="00B23D0B">
        <w:rPr>
          <w:rFonts w:eastAsia="Arial"/>
        </w:rPr>
        <w:t xml:space="preserve">(p = 0.061), </w:t>
      </w:r>
      <w:r w:rsidR="00B23D0B" w:rsidRPr="00B23D0B">
        <w:rPr>
          <w:rFonts w:eastAsia="Arial"/>
        </w:rPr>
        <w:lastRenderedPageBreak/>
        <w:t>indicating limited support for a nonlinear response within the observed range</w:t>
      </w:r>
      <w:r w:rsidR="00275014" w:rsidRPr="002B72AB">
        <w:rPr>
          <w:rFonts w:eastAsia="Arial"/>
        </w:rPr>
        <w:t>.</w:t>
      </w:r>
      <w:r w:rsidR="00215535" w:rsidRPr="002B72AB">
        <w:rPr>
          <w:rFonts w:eastAsia="Arial"/>
        </w:rPr>
        <w:t xml:space="preserve"> </w:t>
      </w:r>
      <w:r w:rsidR="00046F89" w:rsidRPr="00E710AA">
        <w:rPr>
          <w:rFonts w:eastAsia="Arial"/>
          <w:lang w:val="en-GB"/>
        </w:rPr>
        <w:t xml:space="preserve">For lithium, the fitted curvature should not be interpreted as evidence of a biologically meaningful nonlinear response. </w:t>
      </w:r>
      <w:r w:rsidR="00B23D0B" w:rsidRPr="00E710AA">
        <w:rPr>
          <w:rFonts w:eastAsia="Arial"/>
          <w:lang w:val="en-GB"/>
        </w:rPr>
        <w:t>Nevertheless, the polynomial model was retained across all drivers to ensure consistency in model structure</w:t>
      </w:r>
      <w:r w:rsidR="00046F89">
        <w:rPr>
          <w:rFonts w:eastAsia="Arial"/>
          <w:lang w:val="en-GB"/>
        </w:rPr>
        <w:t xml:space="preserve"> and support the concentration-addition hypothesis</w:t>
      </w:r>
      <w:r w:rsidR="00B23D0B" w:rsidRPr="00E710AA">
        <w:rPr>
          <w:rFonts w:eastAsia="Arial"/>
          <w:lang w:val="en-GB"/>
        </w:rPr>
        <w:t xml:space="preserve">. </w:t>
      </w:r>
      <w:r w:rsidR="00215535" w:rsidRPr="00E710AA">
        <w:rPr>
          <w:rFonts w:eastAsia="Arial"/>
          <w:lang w:val="en-GB"/>
        </w:rPr>
        <w:t>For all drivers, the reference treatments (20ºC, pH</w:t>
      </w:r>
      <w:r w:rsidR="00215535" w:rsidRPr="00E710AA">
        <w:rPr>
          <w:rFonts w:eastAsia="Arial"/>
          <w:vertAlign w:val="subscript"/>
          <w:lang w:val="en-GB"/>
        </w:rPr>
        <w:t>T</w:t>
      </w:r>
      <w:r w:rsidR="00215535" w:rsidRPr="00E710AA">
        <w:rPr>
          <w:rFonts w:eastAsia="Arial"/>
          <w:lang w:val="en-GB"/>
        </w:rPr>
        <w:t xml:space="preserve"> 8.</w:t>
      </w:r>
      <w:r w:rsidR="00770EDE" w:rsidRPr="00E710AA">
        <w:rPr>
          <w:rFonts w:eastAsia="Arial"/>
          <w:lang w:val="en-GB"/>
        </w:rPr>
        <w:t>1</w:t>
      </w:r>
      <w:r w:rsidR="00215535" w:rsidRPr="00E710AA">
        <w:rPr>
          <w:rFonts w:eastAsia="Arial"/>
          <w:lang w:val="en-GB"/>
        </w:rPr>
        <w:t>, lithium 0.18</w:t>
      </w:r>
      <w:r w:rsidR="00EF66CC" w:rsidRPr="00E710AA">
        <w:rPr>
          <w:rFonts w:eastAsia="Arial"/>
          <w:lang w:val="en-GB"/>
        </w:rPr>
        <w:t xml:space="preserve"> </w:t>
      </w:r>
      <w:r w:rsidR="00215535" w:rsidRPr="00E710AA">
        <w:rPr>
          <w:rFonts w:eastAsia="Arial"/>
          <w:lang w:val="en-GB"/>
        </w:rPr>
        <w:t>ppm) had the highest GR.</w:t>
      </w:r>
      <w:r w:rsidR="00215535" w:rsidRPr="002B72AB">
        <w:rPr>
          <w:rFonts w:eastAsia="Arial"/>
        </w:rPr>
        <w:t xml:space="preserve"> </w:t>
      </w:r>
    </w:p>
    <w:p w14:paraId="000001DD" w14:textId="77777777" w:rsidR="00F1663E" w:rsidRPr="007F30A3" w:rsidRDefault="00F1663E" w:rsidP="00484109">
      <w:pPr>
        <w:spacing w:line="360" w:lineRule="auto"/>
        <w:jc w:val="both"/>
        <w:rPr>
          <w:rFonts w:eastAsia="Arial"/>
        </w:rPr>
      </w:pPr>
    </w:p>
    <w:p w14:paraId="000001DE" w14:textId="77777777" w:rsidR="00F1663E" w:rsidRPr="007F30A3" w:rsidRDefault="00F1663E" w:rsidP="00484109">
      <w:pPr>
        <w:spacing w:line="360" w:lineRule="auto"/>
        <w:jc w:val="both"/>
        <w:rPr>
          <w:rFonts w:eastAsia="Arial"/>
        </w:rPr>
      </w:pPr>
    </w:p>
    <w:p w14:paraId="000001DF" w14:textId="77777777" w:rsidR="00F1663E" w:rsidRPr="007F30A3" w:rsidRDefault="00275014" w:rsidP="00484109">
      <w:pPr>
        <w:spacing w:line="360"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484109">
      <w:pPr>
        <w:spacing w:line="360"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A1FE364" w:rsidR="00F1663E" w:rsidRPr="002B72AB" w:rsidRDefault="00275014" w:rsidP="00484109">
      <w:pPr>
        <w:spacing w:line="360" w:lineRule="auto"/>
        <w:jc w:val="both"/>
        <w:rPr>
          <w:rFonts w:eastAsia="Arial"/>
        </w:rPr>
      </w:pPr>
      <w:r w:rsidRPr="002B72AB">
        <w:rPr>
          <w:rFonts w:eastAsia="Arial"/>
          <w:b/>
        </w:rPr>
        <w:lastRenderedPageBreak/>
        <w:t xml:space="preserve">Figure </w:t>
      </w:r>
      <w:r w:rsidR="00FF6C45">
        <w:rPr>
          <w:rFonts w:eastAsia="Arial"/>
          <w:b/>
        </w:rPr>
        <w:t>4</w:t>
      </w:r>
      <w:r w:rsidRPr="002B72AB">
        <w:rPr>
          <w:rFonts w:eastAsia="Arial"/>
          <w:b/>
        </w:rPr>
        <w:t>.</w:t>
      </w:r>
      <w:r w:rsidR="00437FB5" w:rsidRPr="002B72AB">
        <w:rPr>
          <w:rFonts w:eastAsia="Arial"/>
          <w:b/>
        </w:rPr>
        <w:t xml:space="preserve"> </w:t>
      </w:r>
      <w:r w:rsidR="00E93AE2" w:rsidRPr="00C12168">
        <w:rPr>
          <w:rFonts w:eastAsia="Arial"/>
          <w:b/>
        </w:rPr>
        <w:t>G</w:t>
      </w:r>
      <w:r w:rsidR="00437FB5" w:rsidRPr="00C12168">
        <w:rPr>
          <w:rFonts w:eastAsia="Arial"/>
          <w:b/>
        </w:rPr>
        <w:t xml:space="preserve">rowth rate </w:t>
      </w:r>
      <w:r w:rsidRPr="00C12168">
        <w:rPr>
          <w:rFonts w:eastAsia="Arial"/>
          <w:b/>
        </w:rPr>
        <w:t xml:space="preserve">of </w:t>
      </w:r>
      <w:r w:rsidRPr="00C12168">
        <w:rPr>
          <w:rFonts w:eastAsia="Arial"/>
          <w:b/>
          <w:i/>
        </w:rPr>
        <w:t>P. lividus</w:t>
      </w:r>
      <w:r w:rsidRPr="00C12168">
        <w:rPr>
          <w:rFonts w:eastAsia="Arial"/>
          <w:b/>
        </w:rPr>
        <w:t xml:space="preserve"> </w:t>
      </w:r>
      <w:r w:rsidR="00BF555E" w:rsidRPr="00C12168">
        <w:rPr>
          <w:rFonts w:eastAsia="Arial"/>
          <w:b/>
        </w:rPr>
        <w:t xml:space="preserve">larvae </w:t>
      </w:r>
      <w:r w:rsidRPr="00C12168">
        <w:rPr>
          <w:rFonts w:eastAsia="Arial"/>
          <w:b/>
        </w:rPr>
        <w:t>across different (</w:t>
      </w:r>
      <w:r w:rsidR="00541C86" w:rsidRPr="00C12168">
        <w:rPr>
          <w:rFonts w:eastAsia="Arial"/>
          <w:b/>
        </w:rPr>
        <w:t>A</w:t>
      </w:r>
      <w:r w:rsidRPr="00C12168">
        <w:rPr>
          <w:rFonts w:eastAsia="Arial"/>
          <w:b/>
        </w:rPr>
        <w:t>) temperature, (</w:t>
      </w:r>
      <w:r w:rsidR="00541C86" w:rsidRPr="00C12168">
        <w:rPr>
          <w:rFonts w:eastAsia="Arial"/>
          <w:b/>
        </w:rPr>
        <w:t>B</w:t>
      </w:r>
      <w:r w:rsidRPr="00C12168">
        <w:rPr>
          <w:rFonts w:eastAsia="Arial"/>
          <w:b/>
        </w:rPr>
        <w:t>) pH</w:t>
      </w:r>
      <w:r w:rsidRPr="00C12168">
        <w:rPr>
          <w:rFonts w:eastAsia="Arial"/>
          <w:b/>
          <w:vertAlign w:val="subscript"/>
        </w:rPr>
        <w:t>T</w:t>
      </w:r>
      <w:r w:rsidRPr="00C12168">
        <w:rPr>
          <w:rFonts w:eastAsia="Arial"/>
          <w:b/>
        </w:rPr>
        <w:t>, and (</w:t>
      </w:r>
      <w:r w:rsidR="00541C86" w:rsidRPr="00C12168">
        <w:rPr>
          <w:rFonts w:eastAsia="Arial"/>
          <w:b/>
        </w:rPr>
        <w:t>C</w:t>
      </w:r>
      <w:r w:rsidRPr="00C12168">
        <w:rPr>
          <w:rFonts w:eastAsia="Arial"/>
          <w:b/>
        </w:rPr>
        <w:t>) lithium concentrations</w:t>
      </w:r>
      <w:r w:rsidRPr="00C12168">
        <w:rPr>
          <w:rFonts w:eastAsia="Arial"/>
          <w:b/>
          <w:bCs/>
        </w:rPr>
        <w:t>.</w:t>
      </w:r>
      <w:r w:rsidRPr="002B72AB">
        <w:rPr>
          <w:rFonts w:eastAsia="Arial"/>
        </w:rPr>
        <w:t xml:space="preserve"> The solid lines indicate second degree polynomial models fitted to the datapoints and the ribbons the 95% confidence interval for each model. </w:t>
      </w:r>
    </w:p>
    <w:p w14:paraId="000001E2" w14:textId="77777777" w:rsidR="00F1663E" w:rsidRPr="002B72AB" w:rsidRDefault="00F1663E" w:rsidP="00484109">
      <w:pPr>
        <w:spacing w:line="360" w:lineRule="auto"/>
        <w:jc w:val="both"/>
        <w:rPr>
          <w:rFonts w:eastAsia="Arial"/>
        </w:rPr>
      </w:pPr>
    </w:p>
    <w:p w14:paraId="000001E3" w14:textId="13302883" w:rsidR="00F1663E" w:rsidRDefault="00215535" w:rsidP="00484109">
      <w:pPr>
        <w:spacing w:line="360"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w:t>
      </w:r>
      <w:r w:rsidR="00FF6C45">
        <w:rPr>
          <w:rFonts w:eastAsia="Arial"/>
        </w:rPr>
        <w:t>5</w:t>
      </w:r>
      <w:r w:rsidR="00D74008" w:rsidRPr="002B72AB">
        <w:rPr>
          <w:rFonts w:eastAsia="Arial"/>
        </w:rPr>
        <w:t xml:space="preserve">a </w:t>
      </w:r>
      <w:r w:rsidR="00A20454" w:rsidRPr="002B72AB">
        <w:rPr>
          <w:rFonts w:eastAsia="Arial"/>
        </w:rPr>
        <w:t xml:space="preserve">and </w:t>
      </w:r>
      <w:r w:rsidR="00D74008">
        <w:rPr>
          <w:rFonts w:eastAsia="Arial"/>
        </w:rPr>
        <w:t>4</w:t>
      </w:r>
      <w:r w:rsidR="00D74008" w:rsidRPr="002B72AB">
        <w:rPr>
          <w:rFonts w:eastAsia="Arial"/>
        </w:rPr>
        <w:t>c</w:t>
      </w:r>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r w:rsidR="0050651F">
        <w:rPr>
          <w:rFonts w:eastAsia="Arial"/>
        </w:rPr>
        <w:t xml:space="preserve"> </w:t>
      </w:r>
      <w:r w:rsidR="0050651F" w:rsidRPr="0050651F">
        <w:rPr>
          <w:rFonts w:eastAsia="Arial"/>
        </w:rPr>
        <w:t>exposed to low pH alone</w:t>
      </w:r>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w:t>
      </w:r>
      <w:r w:rsidR="00FF6C45">
        <w:rPr>
          <w:rFonts w:eastAsia="Arial"/>
        </w:rPr>
        <w:t>5</w:t>
      </w:r>
      <w:r w:rsidR="00D74008" w:rsidRPr="002B72AB">
        <w:rPr>
          <w:rFonts w:eastAsia="Arial"/>
        </w:rPr>
        <w:t>b</w:t>
      </w:r>
      <w:r w:rsidR="00C726C4" w:rsidRPr="002B72AB">
        <w:rPr>
          <w:rFonts w:eastAsia="Arial"/>
        </w:rPr>
        <w:t>)</w:t>
      </w:r>
      <w:r w:rsidR="001F7F8E" w:rsidRPr="002B72AB">
        <w:rPr>
          <w:rFonts w:eastAsia="Arial"/>
        </w:rPr>
        <w:t xml:space="preserve"> </w:t>
      </w:r>
      <w:r w:rsidR="00275014" w:rsidRPr="002B72AB">
        <w:rPr>
          <w:rFonts w:eastAsia="Arial"/>
        </w:rPr>
        <w:t xml:space="preserve">(see Table </w:t>
      </w:r>
      <w:r w:rsidR="004A7C1E">
        <w:rPr>
          <w:rFonts w:eastAsia="Arial"/>
        </w:rPr>
        <w:t>S</w:t>
      </w:r>
      <w:r w:rsidR="00D809CB">
        <w:rPr>
          <w:rFonts w:eastAsia="Arial"/>
        </w:rPr>
        <w:t>5</w:t>
      </w:r>
      <w:r w:rsidR="004A7C1E">
        <w:rPr>
          <w:rFonts w:eastAsia="Arial"/>
        </w:rPr>
        <w:t xml:space="preserve"> </w:t>
      </w:r>
      <w:r w:rsidR="00275014" w:rsidRPr="002B72AB">
        <w:rPr>
          <w:rFonts w:eastAsia="Arial"/>
        </w:rPr>
        <w:t xml:space="preserve">for </w:t>
      </w:r>
      <w:r w:rsidR="00330344">
        <w:rPr>
          <w:rFonts w:eastAsia="Arial"/>
        </w:rPr>
        <w:t>statistical</w:t>
      </w:r>
      <w:r w:rsidR="00275014" w:rsidRPr="002B72AB">
        <w:rPr>
          <w:rFonts w:eastAsia="Arial"/>
        </w:rPr>
        <w:t xml:space="preserve"> tests)</w:t>
      </w:r>
      <w:r w:rsidR="0006635A" w:rsidRPr="002B72AB">
        <w:rPr>
          <w:rFonts w:eastAsia="Arial"/>
        </w:rPr>
        <w:t xml:space="preserve">. </w:t>
      </w:r>
    </w:p>
    <w:p w14:paraId="0524CD16" w14:textId="77777777" w:rsidR="00EB12BE" w:rsidRPr="002B72AB" w:rsidRDefault="00EB12BE" w:rsidP="00484109">
      <w:pPr>
        <w:spacing w:line="360" w:lineRule="auto"/>
        <w:jc w:val="both"/>
        <w:rPr>
          <w:rFonts w:eastAsia="Arial"/>
        </w:rPr>
      </w:pPr>
    </w:p>
    <w:p w14:paraId="68635758" w14:textId="566D619F" w:rsidR="00DA3569" w:rsidRDefault="00497F2A" w:rsidP="00484109">
      <w:pPr>
        <w:spacing w:line="360"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w:t>
      </w:r>
      <w:r w:rsidR="00FF6C45">
        <w:rPr>
          <w:rFonts w:eastAsia="Arial"/>
        </w:rPr>
        <w:t>6</w:t>
      </w:r>
      <w:r w:rsidR="00211240" w:rsidRPr="002B72AB">
        <w:rPr>
          <w:rFonts w:eastAsia="Arial"/>
        </w:rPr>
        <w:t>a)</w:t>
      </w:r>
      <w:r w:rsidR="00625A0E" w:rsidRPr="002B72AB">
        <w:rPr>
          <w:rFonts w:eastAsia="Arial"/>
        </w:rPr>
        <w:t>. These can be interpreted as a decrease by 1 pH unit relative to the reference pH 8.</w:t>
      </w:r>
      <w:r w:rsidR="00BF0872">
        <w:rPr>
          <w:rFonts w:eastAsia="Arial"/>
        </w:rPr>
        <w:t>1</w:t>
      </w:r>
      <w:r w:rsidR="00625A0E" w:rsidRPr="002B72AB">
        <w:rPr>
          <w:rFonts w:eastAsia="Arial"/>
        </w:rPr>
        <w:t xml:space="preserve">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w:t>
      </w:r>
      <w:r w:rsidR="00FF6C45">
        <w:rPr>
          <w:rFonts w:eastAsia="Arial"/>
        </w:rPr>
        <w:t>6</w:t>
      </w:r>
      <w:r w:rsidR="003A6D2D" w:rsidRPr="002B72AB">
        <w:rPr>
          <w:rFonts w:eastAsia="Arial"/>
        </w:rPr>
        <w:t>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commentRangeStart w:id="60"/>
      <w:r w:rsidR="00EC7141" w:rsidRPr="002B72AB">
        <w:rPr>
          <w:rFonts w:eastAsia="Arial"/>
        </w:rPr>
        <w:t>adj. R² = 0.58, F(2, 187) = 129.43, p &lt; 0.05</w:t>
      </w:r>
      <w:commentRangeEnd w:id="60"/>
      <w:r w:rsidR="00485469">
        <w:rPr>
          <w:rStyle w:val="CommentReference"/>
          <w:rFonts w:eastAsia="Arial"/>
          <w:sz w:val="24"/>
          <w:szCs w:val="24"/>
        </w:rPr>
        <w:commentReference w:id="60"/>
      </w:r>
      <w:r w:rsidR="004118D4">
        <w:rPr>
          <w:rFonts w:eastAsia="Arial"/>
        </w:rPr>
        <w:t xml:space="preserve"> for both </w:t>
      </w:r>
      <w:r w:rsidR="004E5EFE">
        <w:rPr>
          <w:rFonts w:eastAsia="Arial"/>
        </w:rPr>
        <w:t xml:space="preserve">the </w:t>
      </w:r>
      <w:r w:rsidR="004118D4">
        <w:rPr>
          <w:rFonts w:eastAsia="Arial"/>
        </w:rPr>
        <w:t>linear and quadratic component</w:t>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5004BF45" w14:textId="77777777" w:rsidR="00EB12BE" w:rsidRPr="002B72AB" w:rsidRDefault="00EB12BE" w:rsidP="00484109">
      <w:pPr>
        <w:spacing w:line="360" w:lineRule="auto"/>
        <w:jc w:val="both"/>
        <w:rPr>
          <w:rFonts w:eastAsia="Arial"/>
        </w:rPr>
      </w:pPr>
    </w:p>
    <w:p w14:paraId="6EF27E3C" w14:textId="627D5D87" w:rsidR="00625A0E" w:rsidRPr="002B72AB" w:rsidRDefault="00625A0E" w:rsidP="00484109">
      <w:pPr>
        <w:spacing w:line="360"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w:t>
      </w:r>
      <w:r w:rsidR="00FF6C45">
        <w:rPr>
          <w:rFonts w:eastAsia="Arial"/>
        </w:rPr>
        <w:t>6</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Pr="00E95B74" w:rsidRDefault="00391EFC" w:rsidP="00484109">
      <w:pPr>
        <w:spacing w:line="360" w:lineRule="auto"/>
        <w:jc w:val="both"/>
        <w:rPr>
          <w:rFonts w:eastAsia="Arial"/>
          <w:color w:val="FF0000"/>
          <w:lang w:val="is-IS"/>
        </w:rPr>
      </w:pPr>
    </w:p>
    <w:p w14:paraId="000001E7" w14:textId="2B8F55D9" w:rsidR="00F1663E" w:rsidRDefault="00F1663E" w:rsidP="00484109">
      <w:pPr>
        <w:spacing w:line="360" w:lineRule="auto"/>
        <w:jc w:val="both"/>
        <w:rPr>
          <w:rFonts w:eastAsia="Arial"/>
          <w:color w:val="FF0000"/>
        </w:rPr>
      </w:pPr>
    </w:p>
    <w:p w14:paraId="491D653E" w14:textId="41FA2E0A" w:rsidR="00F9215D" w:rsidRDefault="00F9215D" w:rsidP="00484109">
      <w:pPr>
        <w:spacing w:line="360" w:lineRule="auto"/>
        <w:jc w:val="both"/>
        <w:rPr>
          <w:rFonts w:eastAsia="Arial"/>
          <w:color w:val="FF0000"/>
        </w:rPr>
      </w:pPr>
    </w:p>
    <w:p w14:paraId="404FE30C" w14:textId="1FB12001" w:rsidR="002A7706" w:rsidRPr="007F30A3" w:rsidRDefault="00C559BD" w:rsidP="00484109">
      <w:pPr>
        <w:spacing w:line="360" w:lineRule="auto"/>
        <w:jc w:val="both"/>
        <w:rPr>
          <w:rFonts w:eastAsia="Arial"/>
          <w:color w:val="FF0000"/>
        </w:rPr>
      </w:pPr>
      <w:r>
        <w:rPr>
          <w:rFonts w:eastAsia="Arial"/>
          <w:noProof/>
          <w:color w:val="FF0000"/>
        </w:rPr>
        <w:lastRenderedPageBreak/>
        <w:drawing>
          <wp:inline distT="0" distB="0" distL="0" distR="0" wp14:anchorId="6925994F" wp14:editId="41A3C0EA">
            <wp:extent cx="4788535" cy="8892540"/>
            <wp:effectExtent l="0" t="0" r="0" b="0"/>
            <wp:docPr id="256258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8717" name="Picture 2562587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4AA83062" w:rsidR="00F1663E" w:rsidRPr="007F30A3" w:rsidRDefault="00275014" w:rsidP="00484109">
      <w:pPr>
        <w:spacing w:line="360" w:lineRule="auto"/>
        <w:jc w:val="both"/>
        <w:rPr>
          <w:rFonts w:eastAsia="Arial"/>
        </w:rPr>
      </w:pPr>
      <w:r w:rsidRPr="007F30A3">
        <w:rPr>
          <w:rFonts w:eastAsia="Arial"/>
          <w:b/>
        </w:rPr>
        <w:lastRenderedPageBreak/>
        <w:t>Figure</w:t>
      </w:r>
      <w:r w:rsidR="00EB12BE">
        <w:rPr>
          <w:rFonts w:eastAsia="Arial"/>
          <w:b/>
        </w:rPr>
        <w:t xml:space="preserve"> </w:t>
      </w:r>
      <w:r w:rsidR="00FF6C45">
        <w:rPr>
          <w:rFonts w:eastAsia="Arial"/>
          <w:b/>
        </w:rPr>
        <w:t>5</w:t>
      </w:r>
      <w:r w:rsidR="00C12168">
        <w:rPr>
          <w:rFonts w:eastAsia="Arial"/>
          <w:b/>
        </w:rPr>
        <w:t>. Growth rates in the multiple driver experiment.</w:t>
      </w:r>
      <w:r w:rsidRPr="007F30A3">
        <w:rPr>
          <w:rFonts w:eastAsia="Arial"/>
          <w:b/>
        </w:rPr>
        <w:t xml:space="preserve"> </w:t>
      </w:r>
      <w:r w:rsidR="00B9699B">
        <w:rPr>
          <w:rFonts w:eastAsia="Arial"/>
        </w:rPr>
        <w:t>Comparison</w:t>
      </w:r>
      <w:r w:rsidR="00C12168">
        <w:rPr>
          <w:rFonts w:eastAsia="Arial"/>
        </w:rPr>
        <w:t xml:space="preserve"> of</w:t>
      </w:r>
      <w:r w:rsidR="00B9699B">
        <w:rPr>
          <w:rFonts w:eastAsia="Arial"/>
        </w:rPr>
        <w:t xml:space="preserve"> the growth rate of those</w:t>
      </w:r>
      <w:r w:rsidR="00CB1E1F" w:rsidRPr="00287FE6">
        <w:rPr>
          <w:rFonts w:eastAsia="Arial"/>
        </w:rPr>
        <w:t xml:space="preserve"> </w:t>
      </w:r>
      <w:r w:rsidR="00EC004D" w:rsidRPr="00287FE6">
        <w:rPr>
          <w:rFonts w:eastAsia="Arial"/>
        </w:rPr>
        <w:t>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conditions and those that additionally had more drivers out of reference conditions.</w:t>
      </w:r>
      <w:r w:rsidR="00AF4145">
        <w:rPr>
          <w:rFonts w:eastAsia="Arial"/>
        </w:rPr>
        <w:t xml:space="preserve"> The panels are split up by what driver is consistently out of reference condition: Temperature (A), pH (B) or Lithium (C). </w:t>
      </w:r>
    </w:p>
    <w:p w14:paraId="000001E9" w14:textId="77777777" w:rsidR="00F1663E" w:rsidRPr="007F30A3" w:rsidRDefault="00F1663E" w:rsidP="00484109">
      <w:pPr>
        <w:spacing w:line="360" w:lineRule="auto"/>
        <w:jc w:val="both"/>
        <w:rPr>
          <w:rFonts w:eastAsia="Arial"/>
        </w:rPr>
      </w:pPr>
    </w:p>
    <w:p w14:paraId="0F964CED" w14:textId="792F8FF9" w:rsidR="00326B12" w:rsidRPr="00D36660" w:rsidRDefault="00326B12" w:rsidP="00484109">
      <w:pPr>
        <w:spacing w:line="360" w:lineRule="auto"/>
        <w:jc w:val="both"/>
        <w:rPr>
          <w:rFonts w:eastAsia="Arial"/>
        </w:rPr>
      </w:pPr>
    </w:p>
    <w:p w14:paraId="270B5E97" w14:textId="2C3496AA" w:rsidR="006D40E7" w:rsidRDefault="006D40E7" w:rsidP="00484109">
      <w:pPr>
        <w:spacing w:line="360" w:lineRule="auto"/>
        <w:jc w:val="both"/>
        <w:rPr>
          <w:rFonts w:eastAsia="Arial"/>
          <w:color w:val="FF0000"/>
        </w:rPr>
      </w:pPr>
    </w:p>
    <w:p w14:paraId="705C5442" w14:textId="186C0125" w:rsidR="001E5A4C" w:rsidRDefault="001E5A4C" w:rsidP="00484109">
      <w:pPr>
        <w:spacing w:line="360" w:lineRule="auto"/>
        <w:jc w:val="both"/>
        <w:rPr>
          <w:rFonts w:eastAsia="Arial"/>
          <w:color w:val="FF0000"/>
        </w:rPr>
      </w:pPr>
    </w:p>
    <w:p w14:paraId="6D459078" w14:textId="1C6214FB" w:rsidR="00094593" w:rsidRDefault="00316A71" w:rsidP="00484109">
      <w:pPr>
        <w:spacing w:line="360" w:lineRule="auto"/>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0E34F714" w:rsidR="001E5A4C" w:rsidRPr="00743779" w:rsidRDefault="00700070" w:rsidP="00484109">
      <w:pPr>
        <w:spacing w:line="360" w:lineRule="auto"/>
        <w:jc w:val="both"/>
        <w:rPr>
          <w:rFonts w:eastAsia="Arial"/>
        </w:rPr>
      </w:pPr>
      <w:r w:rsidRPr="00743779">
        <w:rPr>
          <w:rFonts w:eastAsia="Arial"/>
          <w:b/>
          <w:bCs/>
        </w:rPr>
        <w:t>Figure</w:t>
      </w:r>
      <w:r w:rsidR="00075911" w:rsidRPr="00743779">
        <w:rPr>
          <w:rFonts w:eastAsia="Arial"/>
          <w:b/>
          <w:bCs/>
        </w:rPr>
        <w:t xml:space="preserve"> </w:t>
      </w:r>
      <w:r w:rsidR="00FF6C45">
        <w:rPr>
          <w:rFonts w:eastAsia="Arial"/>
          <w:b/>
          <w:bCs/>
        </w:rPr>
        <w:t>6</w:t>
      </w:r>
      <w:r w:rsidR="008D18B7" w:rsidRPr="00743779">
        <w:rPr>
          <w:rFonts w:eastAsia="Arial"/>
          <w:b/>
          <w:bCs/>
        </w:rPr>
        <w:t>.</w:t>
      </w:r>
      <w:r w:rsidR="00C12168">
        <w:rPr>
          <w:rFonts w:eastAsia="Arial"/>
          <w:b/>
          <w:bCs/>
        </w:rPr>
        <w:t xml:space="preserve"> Single driver performance curves and the multiple driver comparison. </w:t>
      </w:r>
      <w:r w:rsidR="009A48EB" w:rsidRPr="00743779">
        <w:rPr>
          <w:rFonts w:eastAsia="Arial"/>
        </w:rPr>
        <w:t xml:space="preserve"> </w:t>
      </w:r>
      <w:r w:rsidR="00C12168">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8D4988">
        <w:rPr>
          <w:rFonts w:eastAsia="Arial"/>
        </w:rPr>
        <w:t xml:space="preserve">second-degree polynomial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w:t>
      </w:r>
      <w:r w:rsidR="008D4988">
        <w:rPr>
          <w:rFonts w:eastAsia="Arial"/>
        </w:rPr>
        <w:t xml:space="preserve">second-degree polynomial </w:t>
      </w:r>
      <w:r w:rsidR="001E0980" w:rsidRPr="00743779">
        <w:rPr>
          <w:rFonts w:eastAsia="Arial"/>
        </w:rPr>
        <w:t xml:space="preserve">multi-driver curve and </w:t>
      </w:r>
      <w:commentRangeStart w:id="61"/>
      <w:r w:rsidR="001E0980" w:rsidRPr="00743779">
        <w:rPr>
          <w:rFonts w:eastAsia="Arial"/>
        </w:rPr>
        <w:t>points</w:t>
      </w:r>
      <w:commentRangeEnd w:id="61"/>
      <w:r w:rsidR="00485469" w:rsidRPr="00743779">
        <w:rPr>
          <w:rStyle w:val="CommentReference"/>
          <w:rFonts w:eastAsia="Arial"/>
          <w:sz w:val="24"/>
          <w:szCs w:val="24"/>
        </w:rPr>
        <w:commentReference w:id="61"/>
      </w:r>
      <w:r w:rsidR="001E0980" w:rsidRPr="00743779">
        <w:rPr>
          <w:rFonts w:eastAsia="Arial"/>
        </w:rPr>
        <w:t xml:space="preserve">. </w:t>
      </w:r>
      <w:r w:rsidR="00C5598E">
        <w:rPr>
          <w:rFonts w:eastAsia="Arial"/>
        </w:rPr>
        <w:t>The ribbons indicate 95% confidence intervals.</w:t>
      </w:r>
    </w:p>
    <w:p w14:paraId="31BF0BD4" w14:textId="68530900" w:rsidR="005058DF" w:rsidRPr="00743779" w:rsidRDefault="005058DF" w:rsidP="00484109">
      <w:pPr>
        <w:spacing w:line="360" w:lineRule="auto"/>
        <w:jc w:val="both"/>
        <w:rPr>
          <w:rFonts w:eastAsia="Arial"/>
          <w:color w:val="FF0000"/>
        </w:rPr>
      </w:pPr>
    </w:p>
    <w:p w14:paraId="68C71F08" w14:textId="77777777" w:rsidR="00C752E4" w:rsidRDefault="00C752E4" w:rsidP="00484109">
      <w:pPr>
        <w:spacing w:line="360" w:lineRule="auto"/>
        <w:jc w:val="both"/>
      </w:pPr>
    </w:p>
    <w:p w14:paraId="000001F6" w14:textId="39FE72E3" w:rsidR="00F1663E" w:rsidRDefault="00F1663E" w:rsidP="00484109">
      <w:pPr>
        <w:spacing w:line="360" w:lineRule="auto"/>
        <w:jc w:val="both"/>
        <w:rPr>
          <w:rFonts w:ascii="Arial" w:eastAsia="Arial" w:hAnsi="Arial" w:cs="Arial"/>
        </w:rPr>
      </w:pPr>
    </w:p>
    <w:p w14:paraId="000001F9" w14:textId="02F25BE7" w:rsidR="00F1663E" w:rsidRPr="0070252D" w:rsidRDefault="00275014" w:rsidP="00484109">
      <w:pPr>
        <w:pStyle w:val="Heading1"/>
        <w:numPr>
          <w:ilvl w:val="0"/>
          <w:numId w:val="3"/>
        </w:numPr>
        <w:spacing w:line="360" w:lineRule="auto"/>
        <w:jc w:val="both"/>
        <w:rPr>
          <w:rFonts w:ascii="Times New Roman" w:eastAsia="Arial" w:hAnsi="Times New Roman" w:cs="Times New Roman"/>
          <w:sz w:val="24"/>
          <w:szCs w:val="24"/>
        </w:rPr>
      </w:pPr>
      <w:bookmarkStart w:id="62" w:name="_heading=h.p4us41hfz6kt" w:colFirst="0" w:colLast="0"/>
      <w:bookmarkStart w:id="63" w:name="_heading=h.usarh4diqho7" w:colFirst="0" w:colLast="0"/>
      <w:bookmarkEnd w:id="62"/>
      <w:bookmarkEnd w:id="63"/>
      <w:r w:rsidRPr="0070252D">
        <w:rPr>
          <w:rFonts w:ascii="Times New Roman" w:eastAsia="Arial" w:hAnsi="Times New Roman" w:cs="Times New Roman"/>
          <w:sz w:val="24"/>
          <w:szCs w:val="24"/>
        </w:rPr>
        <w:t>Discussion</w:t>
      </w:r>
      <w:r w:rsidR="00B949EC" w:rsidRPr="0070252D">
        <w:rPr>
          <w:rFonts w:ascii="Times New Roman" w:eastAsia="Arial" w:hAnsi="Times New Roman" w:cs="Times New Roman"/>
          <w:sz w:val="24"/>
          <w:szCs w:val="24"/>
        </w:rPr>
        <w:t xml:space="preserve"> </w:t>
      </w:r>
    </w:p>
    <w:p w14:paraId="68F9C33E" w14:textId="77777777" w:rsidR="00E0287A" w:rsidRPr="00743779" w:rsidRDefault="00E0287A" w:rsidP="00484109">
      <w:pPr>
        <w:spacing w:line="360" w:lineRule="auto"/>
        <w:jc w:val="both"/>
        <w:rPr>
          <w:rFonts w:eastAsia="Arial"/>
        </w:rPr>
      </w:pPr>
    </w:p>
    <w:p w14:paraId="7E2E1AD2" w14:textId="7C007CA0" w:rsidR="00ED2863" w:rsidRDefault="007164AE" w:rsidP="00484109">
      <w:pPr>
        <w:spacing w:line="360" w:lineRule="auto"/>
        <w:jc w:val="both"/>
        <w:rPr>
          <w:ins w:id="64" w:author="Sam Dupont" w:date="2026-04-02T13:31:00Z" w16du:dateUtc="2026-04-02T11:31:00Z"/>
          <w:rFonts w:eastAsia="Arial"/>
        </w:rPr>
      </w:pPr>
      <w:r>
        <w:rPr>
          <w:rFonts w:eastAsia="Arial"/>
        </w:rPr>
        <w:t>Research aim</w:t>
      </w:r>
      <w:r w:rsidR="005D24DA">
        <w:rPr>
          <w:rFonts w:eastAsia="Arial"/>
        </w:rPr>
        <w:t>ed</w:t>
      </w:r>
      <w:r>
        <w:rPr>
          <w:rFonts w:eastAsia="Arial"/>
        </w:rPr>
        <w:t xml:space="preserve">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 xml:space="preserve">Within the field of ocean acidification alone, thousands </w:t>
      </w:r>
      <w:r>
        <w:rPr>
          <w:rFonts w:eastAsia="Arial"/>
        </w:rPr>
        <w:lastRenderedPageBreak/>
        <w:t xml:space="preserve">of articles </w:t>
      </w:r>
      <w:r w:rsidR="007B1DCD">
        <w:rPr>
          <w:rFonts w:eastAsia="Arial"/>
        </w:rPr>
        <w:t>are</w:t>
      </w:r>
      <w:r w:rsidR="005D24DA" w:rsidRPr="005D24DA">
        <w:rPr>
          <w:rFonts w:eastAsia="Arial"/>
        </w:rPr>
        <w:t xml:space="preserve"> now document</w:t>
      </w:r>
      <w:r w:rsidR="007B1DCD">
        <w:rPr>
          <w:rFonts w:eastAsia="Arial"/>
        </w:rPr>
        <w:t>ing</w:t>
      </w:r>
      <w:r w:rsidR="005D24DA" w:rsidRPr="005D24DA">
        <w:rPr>
          <w:rFonts w:eastAsia="Arial"/>
        </w:rPr>
        <w:t xml:space="preserve"> </w:t>
      </w:r>
      <w:r w:rsidR="007B1DCD">
        <w:rPr>
          <w:rFonts w:eastAsia="Arial"/>
        </w:rPr>
        <w:t>its combined effect with other drivers</w:t>
      </w:r>
      <w:r w:rsidR="005D24DA" w:rsidRPr="005D24DA">
        <w:rPr>
          <w:rFonts w:eastAsia="Arial"/>
        </w:rPr>
        <w:t>, often</w:t>
      </w:r>
      <w:r w:rsidR="005D24DA" w:rsidRPr="005D24DA" w:rsidDel="005D24DA">
        <w:rPr>
          <w:rFonts w:eastAsia="Arial"/>
        </w:rPr>
        <w:t xml:space="preserve"> </w:t>
      </w:r>
      <w:r>
        <w:rPr>
          <w:rFonts w:eastAsia="Arial"/>
        </w:rPr>
        <w:t>using relatively simple full-factorial designs</w:t>
      </w:r>
      <w:r w:rsidR="00C05CA2" w:rsidRPr="00743779">
        <w:rPr>
          <w:rFonts w:eastAsia="Arial"/>
        </w:rPr>
        <w:t xml:space="preserve">. </w:t>
      </w:r>
      <w:commentRangeStart w:id="65"/>
      <w:commentRangeStart w:id="66"/>
      <w:r w:rsidR="00C05CA2" w:rsidRPr="00743779">
        <w:rPr>
          <w:rFonts w:eastAsia="Arial"/>
        </w:rPr>
        <w:t>Despite this</w:t>
      </w:r>
      <w:r w:rsidR="005D24DA">
        <w:rPr>
          <w:rFonts w:eastAsia="Arial"/>
        </w:rPr>
        <w:t xml:space="preserve"> extensive</w:t>
      </w:r>
      <w:r w:rsidR="00C05CA2" w:rsidRPr="00743779">
        <w:rPr>
          <w:rFonts w:eastAsia="Arial"/>
        </w:rPr>
        <w:t xml:space="preserve"> effort, </w:t>
      </w:r>
      <w:r w:rsidR="004478EC" w:rsidRPr="004478EC">
        <w:rPr>
          <w:rFonts w:eastAsia="Arial"/>
        </w:rPr>
        <w:t>few generalizable conclusions have emerged and contrasting results remain common</w:t>
      </w:r>
      <w:r w:rsidR="004478EC">
        <w:rPr>
          <w:rFonts w:eastAsia="Arial"/>
        </w:rPr>
        <w:t xml:space="preserve"> </w:t>
      </w:r>
      <w:r w:rsidR="005D24DA">
        <w:rPr>
          <w:rFonts w:eastAsia="Arial"/>
        </w:rPr>
        <w:t xml:space="preserve">across </w:t>
      </w:r>
      <w:r w:rsidR="00D94559">
        <w:rPr>
          <w:rFonts w:eastAsia="Arial"/>
        </w:rPr>
        <w:t>the literature</w:t>
      </w:r>
      <w:r w:rsidR="007B1DCD">
        <w:rPr>
          <w:rFonts w:eastAsia="Arial"/>
        </w:rPr>
        <w:t xml:space="preserve"> </w:t>
      </w:r>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r w:rsidR="00BD080A" w:rsidRPr="00743779">
        <w:rPr>
          <w:rFonts w:eastAsia="Arial"/>
          <w:noProof/>
        </w:rPr>
        <w:t xml:space="preserve">e.g. </w:t>
      </w:r>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r w:rsidR="007B1DCD">
        <w:rPr>
          <w:rFonts w:eastAsia="Arial"/>
        </w:rPr>
        <w:t xml:space="preserve">Another consequence is that the mechanisms behind combined effects are virtually unresolved. As </w:t>
      </w:r>
      <w:r w:rsidR="004478EC" w:rsidRPr="004478EC">
        <w:rPr>
          <w:rFonts w:eastAsia="Arial"/>
        </w:rPr>
        <w:t xml:space="preserve">biological responses are inherently non-linear, combining drivers can produce patterns that appear synergistic or antagonistic even when they arise from additive effects along a </w:t>
      </w:r>
      <w:r w:rsidR="007B1DCD">
        <w:rPr>
          <w:rFonts w:eastAsia="Arial"/>
        </w:rPr>
        <w:t>non-linear</w:t>
      </w:r>
      <w:r w:rsidR="004478EC" w:rsidRPr="004478EC">
        <w:rPr>
          <w:rFonts w:eastAsia="Arial"/>
        </w:rPr>
        <w:t xml:space="preserve"> performance curve. </w:t>
      </w:r>
      <w:r w:rsidR="007B1DCD">
        <w:rPr>
          <w:rFonts w:eastAsia="Arial"/>
        </w:rPr>
        <w:t>As a consequence</w:t>
      </w:r>
      <w:r w:rsidR="004478EC" w:rsidRPr="004478EC">
        <w:rPr>
          <w:rFonts w:eastAsia="Arial"/>
        </w:rPr>
        <w:t xml:space="preserve">, </w:t>
      </w:r>
      <w:r w:rsidR="007B1DCD">
        <w:rPr>
          <w:rFonts w:eastAsia="Arial"/>
        </w:rPr>
        <w:t xml:space="preserve">simple </w:t>
      </w:r>
      <w:r w:rsidR="004478EC" w:rsidRPr="004478EC">
        <w:rPr>
          <w:rFonts w:eastAsia="Arial"/>
        </w:rPr>
        <w:t xml:space="preserve">full-factorial designs are not well suited to disentangle such effects, as statistical interactions do not necessarily reflect </w:t>
      </w:r>
      <w:r w:rsidR="007B1DCD">
        <w:rPr>
          <w:rFonts w:eastAsia="Arial"/>
        </w:rPr>
        <w:t>driver</w:t>
      </w:r>
      <w:r w:rsidR="004478EC" w:rsidRPr="004478EC">
        <w:rPr>
          <w:rFonts w:eastAsia="Arial"/>
        </w:rPr>
        <w:t xml:space="preserve"> interactions, defined here as deviations from </w:t>
      </w:r>
      <w:r w:rsidR="007B1DCD">
        <w:rPr>
          <w:rFonts w:eastAsia="Arial"/>
        </w:rPr>
        <w:t xml:space="preserve">additivity </w:t>
      </w:r>
      <w:r w:rsidR="00B47950" w:rsidRPr="00743779">
        <w:rPr>
          <w:rFonts w:eastAsia="Arial"/>
        </w:rPr>
        <w:fldChar w:fldCharType="begin"/>
      </w:r>
      <w:r w:rsidR="00782146">
        <w:rPr>
          <w:rFonts w:eastAsia="Arial"/>
        </w:rPr>
        <w:instrText xml:space="preserve"> ADDIN ZOTERO_ITEM CSL_CITATION {"citationID":"E8c1SgVm","properties":{"formattedCitation":"(Boyd et al., 2018; Burgess et al., 2021; Collins et al., 2022)","plainCitation":"(Boyd et al., 2018; Burgess et al., 2021;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6931F1">
        <w:rPr>
          <w:rFonts w:eastAsia="Arial"/>
          <w:noProof/>
        </w:rPr>
        <w:t>(Boyd et al., 2018; Burgess et al., 2021; Collins et al., 2022)</w:t>
      </w:r>
      <w:r w:rsidR="00B47950" w:rsidRPr="00743779">
        <w:rPr>
          <w:rFonts w:eastAsia="Arial"/>
        </w:rPr>
        <w:fldChar w:fldCharType="end"/>
      </w:r>
      <w:r w:rsidR="00DE6BEC" w:rsidRPr="00743779">
        <w:rPr>
          <w:rFonts w:eastAsia="Arial"/>
        </w:rPr>
        <w:t xml:space="preserve">. </w:t>
      </w:r>
      <w:commentRangeEnd w:id="65"/>
      <w:r w:rsidR="00485469">
        <w:rPr>
          <w:rStyle w:val="CommentReference"/>
          <w:rFonts w:eastAsia="Arial"/>
          <w:sz w:val="24"/>
          <w:szCs w:val="24"/>
        </w:rPr>
        <w:commentReference w:id="65"/>
      </w:r>
      <w:commentRangeEnd w:id="66"/>
      <w:r w:rsidR="00BB686E">
        <w:rPr>
          <w:rStyle w:val="CommentReference"/>
          <w:rFonts w:eastAsia="Arial"/>
          <w:sz w:val="24"/>
          <w:szCs w:val="24"/>
        </w:rPr>
        <w:commentReference w:id="66"/>
      </w:r>
    </w:p>
    <w:p w14:paraId="3817EDA5" w14:textId="77777777" w:rsidR="007B1DCD" w:rsidRDefault="007B1DCD" w:rsidP="00484109">
      <w:pPr>
        <w:spacing w:line="360" w:lineRule="auto"/>
        <w:jc w:val="both"/>
        <w:rPr>
          <w:rFonts w:eastAsia="Arial"/>
        </w:rPr>
      </w:pPr>
    </w:p>
    <w:p w14:paraId="2E7CBD60" w14:textId="495FED25" w:rsidR="00ED2863" w:rsidRDefault="00F75A57" w:rsidP="00484109">
      <w:pPr>
        <w:spacing w:line="360" w:lineRule="auto"/>
        <w:jc w:val="both"/>
        <w:rPr>
          <w:rFonts w:eastAsia="Arial"/>
        </w:rPr>
      </w:pPr>
      <w:r>
        <w:rPr>
          <w:rFonts w:eastAsia="Arial"/>
        </w:rPr>
        <w:t>To fully resolve combined effect</w:t>
      </w:r>
      <w:r w:rsidR="00121CF8">
        <w:rPr>
          <w:rFonts w:eastAsia="Arial"/>
        </w:rPr>
        <w:t>s</w:t>
      </w:r>
      <w:r w:rsidR="00ED2863">
        <w:rPr>
          <w:rFonts w:eastAsia="Arial"/>
        </w:rPr>
        <w:t xml:space="preserve">, </w:t>
      </w:r>
      <w:r w:rsidR="007B7424">
        <w:rPr>
          <w:rFonts w:eastAsia="Arial"/>
        </w:rPr>
        <w:t xml:space="preserve">the ideal design would require </w:t>
      </w:r>
      <w:r w:rsidR="00ED2863">
        <w:rPr>
          <w:rFonts w:eastAsia="Arial"/>
        </w:rPr>
        <w:t>full-factorial experiment</w:t>
      </w:r>
      <w:r w:rsidR="006513CA">
        <w:rPr>
          <w:rFonts w:eastAsia="Arial"/>
        </w:rPr>
        <w:t>s</w:t>
      </w:r>
      <w:r w:rsidR="00ED2863">
        <w:rPr>
          <w:rFonts w:eastAsia="Arial"/>
        </w:rPr>
        <w:t xml:space="preserve"> with a large number of treatments for each individual driver allowing to model the full response landscape</w:t>
      </w:r>
      <w:r w:rsidR="007B7424">
        <w:rPr>
          <w:rFonts w:eastAsia="Arial"/>
        </w:rPr>
        <w:t>. This would also allow</w:t>
      </w:r>
      <w:r w:rsidR="00ED2863">
        <w:rPr>
          <w:rFonts w:eastAsia="Arial"/>
        </w:rPr>
        <w:t xml:space="preserve"> test</w:t>
      </w:r>
      <w:r w:rsidR="007B7424">
        <w:rPr>
          <w:rFonts w:eastAsia="Arial"/>
        </w:rPr>
        <w:t>ing</w:t>
      </w:r>
      <w:r w:rsidR="00ED2863">
        <w:rPr>
          <w:rFonts w:eastAsia="Arial"/>
        </w:rPr>
        <w:t xml:space="preserve"> different hypotheses to resolve </w:t>
      </w:r>
      <w:r w:rsidR="007B7424">
        <w:rPr>
          <w:rFonts w:eastAsia="Arial"/>
        </w:rPr>
        <w:t xml:space="preserve">potential </w:t>
      </w:r>
      <w:r w:rsidR="00ED2863">
        <w:rPr>
          <w:rFonts w:eastAsia="Arial"/>
        </w:rPr>
        <w:t xml:space="preserve">interactions (e.g. </w:t>
      </w:r>
      <w:r w:rsidR="00713F2E">
        <w:rPr>
          <w:rFonts w:eastAsia="Arial"/>
        </w:rPr>
        <w:t xml:space="preserve">a </w:t>
      </w:r>
      <w:r w:rsidR="00ED2863">
        <w:rPr>
          <w:rFonts w:eastAsia="Arial"/>
        </w:rPr>
        <w:t xml:space="preserve">comparison of a concentration addition model with the landscape). </w:t>
      </w:r>
      <w:r w:rsidR="007B7424">
        <w:rPr>
          <w:rFonts w:eastAsia="Arial"/>
        </w:rPr>
        <w:t>However, t</w:t>
      </w:r>
      <w:r w:rsidR="00684E65">
        <w:rPr>
          <w:rFonts w:eastAsia="Arial"/>
        </w:rPr>
        <w:t xml:space="preserve">hese are often logistically difficult to </w:t>
      </w:r>
      <w:r w:rsidR="008E71E0">
        <w:rPr>
          <w:rFonts w:eastAsia="Arial"/>
        </w:rPr>
        <w:t>implement,</w:t>
      </w:r>
      <w:r w:rsidR="00684E65">
        <w:rPr>
          <w:rFonts w:eastAsia="Arial"/>
        </w:rPr>
        <w:t xml:space="preserve"> and alternatives should then be considered. </w:t>
      </w:r>
      <w:r w:rsidR="007B7424">
        <w:rPr>
          <w:rFonts w:eastAsia="Arial"/>
        </w:rPr>
        <w:t xml:space="preserve">Our experiment was designed to </w:t>
      </w:r>
      <w:r w:rsidR="00684E65">
        <w:rPr>
          <w:rFonts w:eastAsia="Arial"/>
        </w:rPr>
        <w:t>test such an alternative.</w:t>
      </w:r>
    </w:p>
    <w:p w14:paraId="3347D255" w14:textId="77777777" w:rsidR="007B1DCD" w:rsidRDefault="007B1DCD" w:rsidP="00484109">
      <w:pPr>
        <w:spacing w:line="360" w:lineRule="auto"/>
        <w:jc w:val="both"/>
        <w:rPr>
          <w:rFonts w:eastAsia="Arial"/>
        </w:rPr>
      </w:pPr>
    </w:p>
    <w:p w14:paraId="234E8AE0" w14:textId="16C7E70F" w:rsidR="00EF6A5C" w:rsidRDefault="002D6662" w:rsidP="00484109">
      <w:pPr>
        <w:spacing w:line="360" w:lineRule="auto"/>
        <w:jc w:val="both"/>
        <w:rPr>
          <w:ins w:id="67" w:author="Sam Dupont" w:date="2026-04-02T13:44:00Z" w16du:dateUtc="2026-04-02T11:44:00Z"/>
          <w:color w:val="000000" w:themeColor="text1"/>
        </w:rPr>
      </w:pPr>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r w:rsidR="00495B06" w:rsidRPr="00495B06">
        <w:rPr>
          <w:rFonts w:eastAsia="Arial"/>
        </w:rPr>
        <w:t>resolve the performance curve of each driver across a sufficiently broad gradient</w:t>
      </w:r>
      <w:r w:rsidR="0013005C" w:rsidRPr="00743779">
        <w:rPr>
          <w:rFonts w:eastAsia="Arial"/>
        </w:rPr>
        <w:t xml:space="preserve">. </w:t>
      </w:r>
      <w:r w:rsidR="00684E65">
        <w:rPr>
          <w:color w:val="000000" w:themeColor="text1"/>
        </w:rPr>
        <w:t xml:space="preserve">In our experiment, </w:t>
      </w:r>
      <w:r w:rsidR="00495B06" w:rsidRPr="00495B06">
        <w:rPr>
          <w:color w:val="000000" w:themeColor="text1"/>
        </w:rPr>
        <w:t>the responses to temperature</w:t>
      </w:r>
      <w:r w:rsidR="00917EB1">
        <w:rPr>
          <w:color w:val="000000" w:themeColor="text1"/>
        </w:rPr>
        <w:t xml:space="preserve"> and</w:t>
      </w:r>
      <w:r w:rsidR="00495B06" w:rsidRPr="00495B06">
        <w:rPr>
          <w:color w:val="000000" w:themeColor="text1"/>
        </w:rPr>
        <w:t xml:space="preserve"> pH</w:t>
      </w:r>
      <w:r w:rsidR="00917EB1">
        <w:rPr>
          <w:color w:val="000000" w:themeColor="text1"/>
        </w:rPr>
        <w:t xml:space="preserve"> were</w:t>
      </w:r>
      <w:commentRangeStart w:id="68"/>
      <w:commentRangeStart w:id="69"/>
      <w:r w:rsidR="00495B06" w:rsidRPr="00495B06">
        <w:rPr>
          <w:color w:val="000000" w:themeColor="text1"/>
        </w:rPr>
        <w:t xml:space="preserve"> best described by unimodal second-degree polynomial models,</w:t>
      </w:r>
      <w:commentRangeEnd w:id="68"/>
      <w:r w:rsidR="00485469" w:rsidRPr="00495B06">
        <w:rPr>
          <w:rStyle w:val="CommentReference"/>
          <w:color w:val="000000" w:themeColor="text1"/>
          <w:sz w:val="24"/>
          <w:szCs w:val="24"/>
        </w:rPr>
        <w:commentReference w:id="68"/>
      </w:r>
      <w:commentRangeEnd w:id="69"/>
      <w:r w:rsidR="00B23D0B" w:rsidRPr="00495B06">
        <w:rPr>
          <w:rStyle w:val="CommentReference"/>
          <w:color w:val="000000" w:themeColor="text1"/>
          <w:sz w:val="24"/>
          <w:szCs w:val="24"/>
        </w:rPr>
        <w:commentReference w:id="69"/>
      </w:r>
      <w:r w:rsidR="00495B06" w:rsidRPr="00495B06">
        <w:rPr>
          <w:color w:val="000000" w:themeColor="text1"/>
        </w:rPr>
        <w:t xml:space="preserve"> although with varying levels of support. The temperature response showed the strongest fit and a clearly defined </w:t>
      </w:r>
      <w:r w:rsidR="0085551D">
        <w:rPr>
          <w:color w:val="000000" w:themeColor="text1"/>
        </w:rPr>
        <w:t>unimodal</w:t>
      </w:r>
      <w:r w:rsidR="00495B06" w:rsidRPr="00495B06">
        <w:rPr>
          <w:color w:val="000000" w:themeColor="text1"/>
        </w:rPr>
        <w:t xml:space="preserve"> </w:t>
      </w:r>
      <w:r w:rsidR="0085551D">
        <w:rPr>
          <w:color w:val="000000" w:themeColor="text1"/>
        </w:rPr>
        <w:t>model</w:t>
      </w:r>
      <w:r w:rsidR="00495B06" w:rsidRPr="00495B06">
        <w:rPr>
          <w:color w:val="000000" w:themeColor="text1"/>
        </w:rPr>
        <w:t>, consistent with well-established thermal performance</w:t>
      </w:r>
      <w:r w:rsidR="0085551D">
        <w:rPr>
          <w:color w:val="000000" w:themeColor="text1"/>
        </w:rPr>
        <w:t xml:space="preserve"> curves</w:t>
      </w:r>
      <w:r w:rsidR="00495B06" w:rsidRPr="00495B06">
        <w:rPr>
          <w:color w:val="000000" w:themeColor="text1"/>
        </w:rPr>
        <w:t xml:space="preserve"> </w:t>
      </w:r>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6931F1">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r w:rsidR="00495B06" w:rsidRPr="00495B06">
        <w:rPr>
          <w:color w:val="000000" w:themeColor="text1"/>
        </w:rPr>
        <w:t xml:space="preserve">The response to pH </w:t>
      </w:r>
      <w:r w:rsidR="00917EB1">
        <w:rPr>
          <w:color w:val="000000" w:themeColor="text1"/>
        </w:rPr>
        <w:t xml:space="preserve">was </w:t>
      </w:r>
      <w:r w:rsidR="00495B06" w:rsidRPr="00495B06">
        <w:rPr>
          <w:color w:val="000000" w:themeColor="text1"/>
        </w:rPr>
        <w:t>less well resolved, with broader confidence intervals and lower explanatory power, indicating that the full shape of their performance curves was only partially captured within the explored range.</w:t>
      </w:r>
      <w:r w:rsidR="00495B06">
        <w:rPr>
          <w:color w:val="000000" w:themeColor="text1"/>
        </w:rPr>
        <w:t xml:space="preserve"> </w:t>
      </w:r>
      <w:r w:rsidR="00402E4E">
        <w:rPr>
          <w:color w:val="000000" w:themeColor="text1"/>
        </w:rPr>
        <w:t>In contrast, the lithium response was not well resolved. Although a polynomial model provided the best statistical fit among the tested models, the overall explanatory power was low and the quadratic term was not significant, indicating support for a nonlinear performance curve within the observed range. In addition, growth responses to lithium differed between the single- and multiple-driver experiments, suggesting that its effect may be cont</w:t>
      </w:r>
      <w:r w:rsidR="00EF6A5C">
        <w:rPr>
          <w:color w:val="000000" w:themeColor="text1"/>
        </w:rPr>
        <w:t>e</w:t>
      </w:r>
      <w:r w:rsidR="00402E4E">
        <w:rPr>
          <w:color w:val="000000" w:themeColor="text1"/>
        </w:rPr>
        <w:t>xt-dependent and not</w:t>
      </w:r>
      <w:r w:rsidR="00EF6A5C">
        <w:rPr>
          <w:color w:val="000000" w:themeColor="text1"/>
        </w:rPr>
        <w:t xml:space="preserve"> robustly </w:t>
      </w:r>
      <w:r w:rsidR="00EF6A5C">
        <w:rPr>
          <w:color w:val="000000" w:themeColor="text1"/>
        </w:rPr>
        <w:lastRenderedPageBreak/>
        <w:t xml:space="preserve">reproducible across experimental conditions. Together these patterns indicate that the lithium performance curve is weakly constrained in the present dataset. </w:t>
      </w:r>
    </w:p>
    <w:p w14:paraId="03B7E6E0" w14:textId="77777777" w:rsidR="0085551D" w:rsidRDefault="0085551D" w:rsidP="00484109">
      <w:pPr>
        <w:spacing w:line="360" w:lineRule="auto"/>
        <w:jc w:val="both"/>
        <w:rPr>
          <w:color w:val="000000" w:themeColor="text1"/>
        </w:rPr>
      </w:pPr>
    </w:p>
    <w:p w14:paraId="78C4D62E" w14:textId="5FC49042" w:rsidR="0085551D" w:rsidRDefault="00495B06" w:rsidP="00C27ACB">
      <w:pPr>
        <w:spacing w:line="360" w:lineRule="auto"/>
        <w:jc w:val="both"/>
        <w:rPr>
          <w:color w:val="000000" w:themeColor="text1"/>
        </w:rPr>
      </w:pPr>
      <w:commentRangeStart w:id="70"/>
      <w:r w:rsidRPr="00495B06">
        <w:rPr>
          <w:color w:val="000000" w:themeColor="text1"/>
        </w:rPr>
        <w:t xml:space="preserve">Rather than assuming identical modes of action, our approach relies on the empirical alignment of response curves onto a common performance axis. </w:t>
      </w:r>
      <w:r w:rsidR="009A72ED">
        <w:t xml:space="preserve">This provides a pragmatic basis for applying concentration addition as a null model of </w:t>
      </w:r>
      <w:r w:rsidR="0085551D">
        <w:t>additivity</w:t>
      </w:r>
      <w:r w:rsidR="009A72ED">
        <w:t>, serving as a baseline expectation against which deviations can be interpreted, rather than as a mechanistic assumption of shared modes of action among drivers</w:t>
      </w:r>
      <w:commentRangeEnd w:id="70"/>
      <w:r w:rsidR="000E43EA">
        <w:rPr>
          <w:rStyle w:val="CommentReference"/>
          <w:sz w:val="24"/>
          <w:szCs w:val="24"/>
        </w:rPr>
        <w:commentReference w:id="70"/>
      </w:r>
      <w:r w:rsidR="009A72ED">
        <w:t>.</w:t>
      </w:r>
      <w:r w:rsidRPr="00495B06">
        <w:rPr>
          <w:color w:val="000000" w:themeColor="text1"/>
        </w:rPr>
        <w:t xml:space="preserve"> Similar unimodal responses have been reported for pH and CO₂ effects in phytoplankton</w:t>
      </w:r>
      <w:r w:rsidR="008A3C94" w:rsidRPr="00743779">
        <w:rPr>
          <w:color w:val="000000" w:themeColor="text1"/>
        </w:rPr>
        <w:t xml:space="preserve"> </w:t>
      </w:r>
      <w:r w:rsidR="009857C9" w:rsidRPr="00743779">
        <w:rPr>
          <w:color w:val="000000" w:themeColor="text1"/>
        </w:rPr>
        <w:fldChar w:fldCharType="begin"/>
      </w:r>
      <w:r w:rsidR="006931F1">
        <w:rPr>
          <w:color w:val="000000" w:themeColor="text1"/>
        </w:rPr>
        <w:instrText xml:space="preserve"> ADDIN ZOTERO_ITEM CSL_CITATION {"citationID":"nwcTYt2q","properties":{"formattedCitation":"(Collins et al., 2022; Paul and Bach, 2020)","plainCitation":"(Collins et al., 2022; Paul and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6931F1">
        <w:rPr>
          <w:noProof/>
          <w:color w:val="000000" w:themeColor="text1"/>
        </w:rPr>
        <w:t>(Collins et al., 2022; Paul and Bach, 2020)</w:t>
      </w:r>
      <w:r w:rsidR="009857C9" w:rsidRPr="00743779">
        <w:rPr>
          <w:color w:val="000000" w:themeColor="text1"/>
        </w:rPr>
        <w:fldChar w:fldCharType="end"/>
      </w:r>
      <w:r>
        <w:rPr>
          <w:color w:val="000000" w:themeColor="text1"/>
        </w:rPr>
        <w:t>,</w:t>
      </w:r>
      <w:r w:rsidR="00AD1CAC" w:rsidRPr="00743779">
        <w:rPr>
          <w:color w:val="000000" w:themeColor="text1"/>
        </w:rPr>
        <w:t xml:space="preserve"> </w:t>
      </w:r>
      <w:r w:rsidRPr="00495B06">
        <w:rPr>
          <w:color w:val="000000" w:themeColor="text1"/>
        </w:rPr>
        <w:t xml:space="preserve">whereas </w:t>
      </w:r>
      <w:commentRangeStart w:id="71"/>
      <w:r w:rsidRPr="00495B06">
        <w:rPr>
          <w:color w:val="000000" w:themeColor="text1"/>
        </w:rPr>
        <w:t xml:space="preserve">toxicant </w:t>
      </w:r>
      <w:commentRangeEnd w:id="71"/>
      <w:r w:rsidR="00485469" w:rsidRPr="00495B06">
        <w:rPr>
          <w:rStyle w:val="CommentReference"/>
          <w:color w:val="000000" w:themeColor="text1"/>
          <w:sz w:val="24"/>
          <w:szCs w:val="24"/>
        </w:rPr>
        <w:commentReference w:id="71"/>
      </w:r>
      <w:r w:rsidRPr="00495B06">
        <w:rPr>
          <w:color w:val="000000" w:themeColor="text1"/>
        </w:rPr>
        <w:t xml:space="preserve">responses are often described as sigmoidal </w:t>
      </w:r>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50633D">
        <w:rPr>
          <w:color w:val="000000" w:themeColor="text1"/>
          <w:lang w:val="en-GB"/>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6931F1">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r w:rsidR="009A72ED">
        <w:t xml:space="preserve">Our results suggest that, within the explored ranges, the three drivers can be approximated within a shared performance framework. The lower resolution of </w:t>
      </w:r>
      <w:r w:rsidR="00EF6A5C">
        <w:t xml:space="preserve">the </w:t>
      </w:r>
      <w:r w:rsidR="009A72ED">
        <w:t xml:space="preserve">lithium </w:t>
      </w:r>
      <w:r w:rsidR="00EF6A5C">
        <w:t xml:space="preserve">response </w:t>
      </w:r>
      <w:r w:rsidR="009A72ED">
        <w:t>curves</w:t>
      </w:r>
      <w:r w:rsidR="0085551D">
        <w:t xml:space="preserve"> suggest</w:t>
      </w:r>
      <w:r w:rsidR="006513CA">
        <w:t>s</w:t>
      </w:r>
      <w:r w:rsidR="0085551D">
        <w:t xml:space="preserve"> a different mode of </w:t>
      </w:r>
      <w:commentRangeStart w:id="72"/>
      <w:commentRangeStart w:id="73"/>
      <w:commentRangeStart w:id="74"/>
      <w:commentRangeStart w:id="75"/>
      <w:commentRangeStart w:id="76"/>
      <w:commentRangeStart w:id="77"/>
      <w:commentRangeStart w:id="78"/>
      <w:r w:rsidR="0085551D">
        <w:t>action</w:t>
      </w:r>
      <w:commentRangeEnd w:id="72"/>
      <w:r w:rsidR="00566BA1">
        <w:rPr>
          <w:rStyle w:val="CommentReference"/>
          <w:sz w:val="24"/>
          <w:szCs w:val="24"/>
        </w:rPr>
        <w:commentReference w:id="72"/>
      </w:r>
      <w:commentRangeEnd w:id="73"/>
      <w:r w:rsidR="00782146">
        <w:rPr>
          <w:rStyle w:val="CommentReference"/>
          <w:sz w:val="24"/>
          <w:szCs w:val="24"/>
        </w:rPr>
        <w:commentReference w:id="73"/>
      </w:r>
      <w:commentRangeEnd w:id="74"/>
      <w:r w:rsidR="00782146">
        <w:rPr>
          <w:rStyle w:val="CommentReference"/>
          <w:sz w:val="24"/>
          <w:szCs w:val="24"/>
        </w:rPr>
        <w:commentReference w:id="74"/>
      </w:r>
      <w:commentRangeEnd w:id="75"/>
      <w:r w:rsidR="00782146">
        <w:rPr>
          <w:rStyle w:val="CommentReference"/>
          <w:sz w:val="24"/>
          <w:szCs w:val="24"/>
        </w:rPr>
        <w:commentReference w:id="75"/>
      </w:r>
      <w:commentRangeEnd w:id="76"/>
      <w:r w:rsidR="006513CA">
        <w:rPr>
          <w:rStyle w:val="CommentReference"/>
          <w:sz w:val="24"/>
          <w:szCs w:val="24"/>
        </w:rPr>
        <w:commentReference w:id="76"/>
      </w:r>
      <w:commentRangeEnd w:id="77"/>
      <w:r w:rsidR="00FF00A6">
        <w:rPr>
          <w:rStyle w:val="CommentReference"/>
          <w:sz w:val="24"/>
          <w:szCs w:val="24"/>
        </w:rPr>
        <w:commentReference w:id="77"/>
      </w:r>
      <w:commentRangeEnd w:id="78"/>
      <w:r w:rsidR="000262D1">
        <w:rPr>
          <w:rStyle w:val="CommentReference"/>
          <w:sz w:val="24"/>
          <w:szCs w:val="24"/>
        </w:rPr>
        <w:commentReference w:id="78"/>
      </w:r>
      <w:r w:rsidR="0085551D">
        <w:t>.</w:t>
      </w:r>
      <w:r w:rsidR="009A72ED">
        <w:t xml:space="preserve"> </w:t>
      </w:r>
      <w:r w:rsidR="00BF7B15">
        <w:t>Lithium affects membrane-based signaling systems and thereby ionic balance</w:t>
      </w:r>
      <w:r w:rsidR="000B6BE6">
        <w:t xml:space="preserve"> </w:t>
      </w:r>
      <w:r w:rsidR="000B6BE6">
        <w:fldChar w:fldCharType="begin"/>
      </w:r>
      <w:r w:rsidR="006931F1">
        <w:instrText xml:space="preserve"> ADDIN ZOTERO_ITEM CSL_CITATION {"citationID":"3I8Fm1tS","properties":{"formattedCitation":"(Becchetti and Whitaker, 1997)","plainCitation":"(Becchetti and Whitaker, 1997)","noteIndex":0},"citationItems":[{"id":273079,"uris":["http://zotero.org/users/9330120/items/Z47EV7V3"],"itemData":{"id":273079,"type":"article-journal","abstract":"Lithium is a classical inhibitor of the phosphoinositide pathway and is teratogenic. We report the effects of lithium on the first cell cycles of sea urchin (Lytechinus pictus) embryos. Embryos cultured in 400 mM lithium chloride sea water showed marked delay to the cell cycle and a tendency to arrest prior to nuclear envelope breakdown, at metaphase and at cytokinesis. After removal of lithium, the block was reversed and embryos developed to form normal late blastulae. The lithium-induced block was also reversed by myo- but not epi-inositol, indicating that lithium was acting via the phosphoinositide pathway. Lithium microinjection before fertilization caused arrest prior to nuclear envelope breakdown at much lower concentrations (3-5 mM). Co-injection of myo-inositol prevented the block. Microinjection of 1-2 mM lithium led to block at the cleavage stage. This was also reversed by coinjection of myo-inositol. Embryos blocked by lithium microinjection proceeded rapidly into mitosis after photolysis of caged inositol 1,4,5-trisphosphate. These data demonstrate that a patent phosphoinositide signalling pathway is essential for the proper timing of cell cycle transitions and offer a possible explanation for lithium’s teratogenic effects.","container-title":"Development","DOI":"10.1242/dev.124.6.1099","ISSN":"0950-1991","issue":"6","journalAbbreviation":"Development","page":"1099-1107","title":"Lithium blocks cell cycle transitions in the first cell cycles of sea urchin embryos, an effect rescued by myo-inositol","volume":"124","author":[{"family":"Becchetti","given":"Andrea"},{"family":"Whitaker","given":"Michael"}],"issued":{"date-parts":[["1997",3,15]]}}}],"schema":"https://github.com/citation-style-language/schema/raw/master/csl-citation.json"} </w:instrText>
      </w:r>
      <w:r w:rsidR="000B6BE6">
        <w:fldChar w:fldCharType="separate"/>
      </w:r>
      <w:r w:rsidR="006931F1">
        <w:rPr>
          <w:noProof/>
        </w:rPr>
        <w:t>(Becchetti and Whitaker, 1997)</w:t>
      </w:r>
      <w:r w:rsidR="000B6BE6">
        <w:fldChar w:fldCharType="end"/>
      </w:r>
      <w:r w:rsidR="00BF7B15">
        <w:t>, which can lead to</w:t>
      </w:r>
      <w:r w:rsidR="00623D2E">
        <w:t xml:space="preserve"> increased</w:t>
      </w:r>
      <w:r w:rsidR="00BF7B15">
        <w:t xml:space="preserve"> vegetali</w:t>
      </w:r>
      <w:r w:rsidR="000B6BE6">
        <w:t>z</w:t>
      </w:r>
      <w:r w:rsidR="00BF7B15">
        <w:t xml:space="preserve">ation </w:t>
      </w:r>
      <w:r w:rsidR="00623D2E">
        <w:t>with</w:t>
      </w:r>
      <w:r w:rsidR="00BF7B15">
        <w:t xml:space="preserve"> development tend</w:t>
      </w:r>
      <w:r w:rsidR="00623D2E">
        <w:t>ing</w:t>
      </w:r>
      <w:r w:rsidR="00BF7B15">
        <w:t xml:space="preserve"> more towards endoderm and mesoderm rather than ectoderm</w:t>
      </w:r>
      <w:r w:rsidR="00EF79A5">
        <w:t xml:space="preserve"> </w:t>
      </w:r>
      <w:r w:rsidR="00EF79A5">
        <w:fldChar w:fldCharType="begin"/>
      </w:r>
      <w:r w:rsidR="00EF79A5">
        <w:instrText xml:space="preserve"> ADDIN ZOTERO_ITEM CSL_CITATION {"citationID":"Qm4mrzDv","properties":{"formattedCitation":"(Giudice, 1986)","plainCitation":"(Giudice, 1986)","noteIndex":0},"citationItems":[{"id":273082,"uris":["http://zotero.org/users/9330120/items/SDK3LI7G"],"itemData":{"id":273082,"type":"book","ISBN":"3-642-70431-X","publisher":"Springer Science &amp; Business Media","title":"The sea urchin embryo: a developmental biological system","author":[{"family":"Giudice","given":"Giovanni"}],"issued":{"date-parts":[["1986"]]}}}],"schema":"https://github.com/citation-style-language/schema/raw/master/csl-citation.json"} </w:instrText>
      </w:r>
      <w:r w:rsidR="00EF79A5">
        <w:fldChar w:fldCharType="separate"/>
      </w:r>
      <w:r w:rsidR="006931F1">
        <w:rPr>
          <w:noProof/>
        </w:rPr>
        <w:t>(Giudice, 1986)</w:t>
      </w:r>
      <w:r w:rsidR="00EF79A5">
        <w:fldChar w:fldCharType="end"/>
      </w:r>
      <w:r w:rsidR="00BF7B15">
        <w:t>. The embryonic development of the oral-aboral axis</w:t>
      </w:r>
      <w:r w:rsidR="00623D2E">
        <w:t xml:space="preserve"> </w:t>
      </w:r>
      <w:r w:rsidR="00623D2E">
        <w:fldChar w:fldCharType="begin"/>
      </w:r>
      <w:r w:rsidR="006931F1">
        <w:instrText xml:space="preserve"> ADDIN ZOTERO_ITEM CSL_CITATION {"citationID":"TwGWD0e8","properties":{"formattedCitation":"(Wikramanayake and Klein, 1997)","plainCitation":"(Wikramanayake and Klein, 1997)","noteIndex":0},"citationItems":[{"id":273083,"uris":["http://zotero.org/users/9330120/items/ISYWYPPM"],"itemData":{"id":273083,"type":"article-journal","container-title":"Development","ISSN":"0950-1991","issue":"1","journalAbbreviation":"Development","page":"13-20","publisher":"The Company of Biologists Ltd","title":"Multiple signaling events specify ectoderm and pattern the oral-aboral axis in the sea urchin embryo","volume":"124","author":[{"family":"Wikramanayake","given":"Athula H"},{"family":"Klein","given":"William H"}],"issued":{"date-parts":[["1997"]]}}}],"schema":"https://github.com/citation-style-language/schema/raw/master/csl-citation.json"} </w:instrText>
      </w:r>
      <w:r w:rsidR="00623D2E">
        <w:fldChar w:fldCharType="separate"/>
      </w:r>
      <w:r w:rsidR="006931F1">
        <w:rPr>
          <w:noProof/>
        </w:rPr>
        <w:t>(Wikramanayake and Klein, 1997)</w:t>
      </w:r>
      <w:r w:rsidR="00623D2E">
        <w:fldChar w:fldCharType="end"/>
      </w:r>
      <w:r w:rsidR="000B6BE6">
        <w:t xml:space="preserve"> and the expression of associated genes are</w:t>
      </w:r>
      <w:r w:rsidR="00BF7B15">
        <w:t xml:space="preserve"> also affected by lithium treatments </w:t>
      </w:r>
      <w:r w:rsidR="003563A0">
        <w:fldChar w:fldCharType="begin"/>
      </w:r>
      <w:r w:rsidR="00623D2E">
        <w:instrText xml:space="preserve"> ADDIN ZOTERO_ITEM CSL_CITATION {"citationID":"5op8DGV2","properties":{"formattedCitation":"(Duboc et al., 2004)","plainCitation":"(Duboc et al., 2004)","noteIndex":0},"citationItems":[{"id":273084,"uris":["http://zotero.org/users/9330120/items/PRFQ2SLP"],"itemData":{"id":273084,"type":"article-journal","abstract":"In the sea urchin embryo, the oral-aboral axis is specified after fertilization by mechanisms that are largely unknown. We report that early sea urchin embryos express Nodal and Antivin in the presumptive oral ectoderm and demonstrate that these genes control formation of the oral-aboral axis. Overexpression of nodal converted the whole ectoderm into oral ectoderm and induced ectopic expression of the orally expressed genes goosecoid, brachyury, BMP2/4, and antivin. Conversely, when the function of Nodal was blocked, by injection of an antisense Morpholino oligonucleotide or by injection of antivin mRNA, neither the oral nor the aboral ectoderm were specified. Injection of nodal mRNA into Nodal-deficient embryos induced an oral-aboral axis in a largely non-cell-autonomous manner. These observations suggest that the mechanisms responsible for patterning the oral-aboral axis of the sea urchin embryo may share similarities with mechanisms that pattern the dorsoventral axis of other deuterostomes.","container-title":"Developmental Cell","DOI":"10.1016/S1534-5807(04)00056-5","ISSN":"1534-5807","issue":"3","journalAbbreviation":"Developmental Cell","page":"397-410","title":"Nodal and BMP2/4 Signaling Organizes the Oral-Aboral Axis of the Sea Urchin Embryo","volume":"6","author":[{"family":"Duboc","given":"Véronique"},{"family":"Röttinger","given":"Eric"},{"family":"Besnardeau","given":"Lydia"},{"family":"Lepage","given":"Thierry"}],"issued":{"date-parts":[["2004",3,1]]}}}],"schema":"https://github.com/citation-style-language/schema/raw/master/csl-citation.json"} </w:instrText>
      </w:r>
      <w:r w:rsidR="003563A0">
        <w:fldChar w:fldCharType="separate"/>
      </w:r>
      <w:r w:rsidR="006931F1">
        <w:rPr>
          <w:noProof/>
        </w:rPr>
        <w:t>(Duboc et al., 2004)</w:t>
      </w:r>
      <w:r w:rsidR="003563A0">
        <w:fldChar w:fldCharType="end"/>
      </w:r>
      <w:r w:rsidR="000B6BE6">
        <w:t xml:space="preserve">. </w:t>
      </w:r>
    </w:p>
    <w:p w14:paraId="36EA85D7" w14:textId="77777777" w:rsidR="006E46A1" w:rsidRPr="00743779" w:rsidRDefault="006E46A1" w:rsidP="00484109">
      <w:pPr>
        <w:spacing w:line="360" w:lineRule="auto"/>
        <w:jc w:val="both"/>
        <w:rPr>
          <w:color w:val="000000" w:themeColor="text1"/>
        </w:rPr>
      </w:pPr>
    </w:p>
    <w:p w14:paraId="1D2E593D" w14:textId="711470EE" w:rsidR="00A85524" w:rsidRDefault="00705D58" w:rsidP="00484109">
      <w:pPr>
        <w:spacing w:line="360" w:lineRule="auto"/>
        <w:jc w:val="both"/>
        <w:rPr>
          <w:color w:val="000000" w:themeColor="text1"/>
        </w:rPr>
      </w:pPr>
      <w:r>
        <w:rPr>
          <w:color w:val="000000" w:themeColor="text1"/>
        </w:rPr>
        <w:t xml:space="preserve">A second step </w:t>
      </w:r>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r w:rsidR="00495B06" w:rsidRPr="00495B06">
        <w:rPr>
          <w:rFonts w:eastAsia="Arial"/>
        </w:rPr>
        <w:t xml:space="preserve">This index was derived by aligning the single-driver performance curves onto a common axis, using temperature </w:t>
      </w:r>
      <w:r w:rsidR="00566BA1">
        <w:rPr>
          <w:rFonts w:eastAsia="Arial"/>
        </w:rPr>
        <w:t>deviation from</w:t>
      </w:r>
      <w:r w:rsidR="00495B06" w:rsidRPr="00495B06">
        <w:rPr>
          <w:rFonts w:eastAsia="Arial"/>
        </w:rPr>
        <w:t xml:space="preserve"> the reference condition of 20°C</w:t>
      </w:r>
      <w:r w:rsidR="00566BA1">
        <w:rPr>
          <w:rFonts w:eastAsia="Arial"/>
        </w:rPr>
        <w:t xml:space="preserve"> as the central unit</w:t>
      </w:r>
      <w:r w:rsidR="00495B06" w:rsidRPr="00495B06">
        <w:rPr>
          <w:rFonts w:eastAsia="Arial"/>
        </w:rPr>
        <w:t xml:space="preserve">. The </w:t>
      </w:r>
      <w:r w:rsidR="00566BA1">
        <w:rPr>
          <w:rFonts w:eastAsia="Arial"/>
        </w:rPr>
        <w:t>weighting</w:t>
      </w:r>
      <w:r w:rsidR="00495B06" w:rsidRPr="00495B06">
        <w:rPr>
          <w:rFonts w:eastAsia="Arial"/>
        </w:rPr>
        <w:t xml:space="preserve"> factors</w:t>
      </w:r>
      <w:r w:rsidR="00566BA1">
        <w:rPr>
          <w:rFonts w:eastAsia="Arial"/>
        </w:rPr>
        <w:t xml:space="preserve"> (</w:t>
      </w:r>
      <w:r w:rsidR="00566BA1" w:rsidRPr="0050633D">
        <w:rPr>
          <w:rFonts w:ascii="Symbol" w:eastAsia="Arial" w:hAnsi="Symbol"/>
        </w:rPr>
        <w:t>a</w:t>
      </w:r>
      <w:r w:rsidR="00566BA1">
        <w:rPr>
          <w:rFonts w:eastAsia="Arial"/>
        </w:rPr>
        <w:t>)</w:t>
      </w:r>
      <w:r w:rsidR="00495B06" w:rsidRPr="00495B06">
        <w:rPr>
          <w:rFonts w:eastAsia="Arial"/>
        </w:rPr>
        <w:t xml:space="preserve"> for pH and lithium were estimated empirically to achieve the best overlap among the three response curves, resulting in coefficients of 28°C per pH unit and 0.35°C per ppm of lithium.</w:t>
      </w:r>
      <w:r w:rsidR="00495B06">
        <w:rPr>
          <w:rFonts w:eastAsia="Arial"/>
        </w:rPr>
        <w:t xml:space="preserve"> </w:t>
      </w:r>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r w:rsidR="0003050A">
        <w:rPr>
          <w:rFonts w:eastAsia="Arial"/>
        </w:rPr>
        <w:t xml:space="preserve"> </w:t>
      </w:r>
      <w:r w:rsidR="0003050A">
        <w:rPr>
          <w:rFonts w:eastAsia="Arial"/>
        </w:rPr>
        <w:fldChar w:fldCharType="begin"/>
      </w:r>
      <w:r w:rsidR="00A209FF">
        <w:rPr>
          <w:rFonts w:eastAsia="Arial"/>
        </w:rPr>
        <w:instrText xml:space="preserve"> ADDIN ZOTERO_ITEM CSL_CITATION {"citationID":"FPZ6mcrt","properties":{"formattedCitation":"(Drescher &amp; Boedeker, 1995; Liess et al., 2016; N. Wang et al., 2015)","plainCitation":"(Drescher &amp; Boedeker, 1995; Liess et al., 2016; N. Wang et al., 2015)","dontUpdate":true,"noteIndex":0},"citationItems":[{"id":133094,"uris":["http://zotero.org/users/9330120/items/5LM2F2RZ"],"itemData":{"id":133094,"type":"article-journal","abstract":"The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Wang et al., 2015)</w:t>
      </w:r>
      <w:r w:rsidR="0003050A">
        <w:rPr>
          <w:rFonts w:eastAsia="Arial"/>
        </w:rPr>
        <w:fldChar w:fldCharType="end"/>
      </w:r>
      <w:r w:rsidR="00DE2B81">
        <w:rPr>
          <w:rFonts w:eastAsia="Arial"/>
        </w:rPr>
        <w:t>.</w:t>
      </w:r>
      <w:r w:rsidR="00BC6E3B" w:rsidRPr="00743779">
        <w:rPr>
          <w:rFonts w:eastAsia="Arial"/>
        </w:rPr>
        <w:t xml:space="preserve"> </w:t>
      </w:r>
    </w:p>
    <w:p w14:paraId="08AFD562" w14:textId="77777777" w:rsidR="00566BA1" w:rsidRPr="0050633D" w:rsidRDefault="00566BA1" w:rsidP="00484109">
      <w:pPr>
        <w:spacing w:line="360" w:lineRule="auto"/>
        <w:jc w:val="both"/>
        <w:rPr>
          <w:rFonts w:eastAsia="Arial"/>
        </w:rPr>
      </w:pPr>
    </w:p>
    <w:p w14:paraId="41D760F3" w14:textId="482DEAFE" w:rsidR="003F7AEF" w:rsidRPr="003F7AEF" w:rsidRDefault="00FD2D68" w:rsidP="00484109">
      <w:pPr>
        <w:spacing w:line="360" w:lineRule="auto"/>
        <w:jc w:val="both"/>
        <w:rPr>
          <w:rFonts w:eastAsia="Arial"/>
          <w:color w:val="000000" w:themeColor="text1"/>
        </w:rPr>
      </w:pPr>
      <w:r w:rsidRPr="00FD2D68">
        <w:rPr>
          <w:color w:val="000000" w:themeColor="text1"/>
        </w:rPr>
        <w:t xml:space="preserve">The third and final step of our strategy was to compare the outcome of the model derived from single-driver responses with the observations from the multi-driver experiment. </w:t>
      </w:r>
      <w:r w:rsidRPr="00FD2D68">
        <w:rPr>
          <w:color w:val="000000" w:themeColor="text1"/>
        </w:rPr>
        <w:lastRenderedPageBreak/>
        <w:t xml:space="preserve">Under </w:t>
      </w:r>
      <w:r w:rsidR="00566BA1">
        <w:rPr>
          <w:color w:val="000000" w:themeColor="text1"/>
        </w:rPr>
        <w:t>our null hypothesis of additivity</w:t>
      </w:r>
      <w:r w:rsidRPr="00FD2D68">
        <w:rPr>
          <w:color w:val="000000" w:themeColor="text1"/>
        </w:rPr>
        <w:t xml:space="preserve">, the multi-driver data are expected to fall along the shared performance curve defined by the driver index (Figure </w:t>
      </w:r>
      <w:r w:rsidR="00FF6C45">
        <w:rPr>
          <w:color w:val="000000" w:themeColor="text1"/>
        </w:rPr>
        <w:t>6</w:t>
      </w:r>
      <w:r w:rsidRPr="00FD2D68">
        <w:rPr>
          <w:color w:val="000000" w:themeColor="text1"/>
        </w:rPr>
        <w:t xml:space="preserve">b). However, all combinations involving reduced pH consistently deviated from this expectation, with higher growth rates than predicted by the model (Figure </w:t>
      </w:r>
      <w:r w:rsidR="00FF6C45">
        <w:rPr>
          <w:color w:val="000000" w:themeColor="text1"/>
        </w:rPr>
        <w:t>6</w:t>
      </w:r>
      <w:r w:rsidRPr="00FD2D68">
        <w:rPr>
          <w:color w:val="000000" w:themeColor="text1"/>
        </w:rPr>
        <w:t>b). This pattern indicates a</w:t>
      </w:r>
      <w:r w:rsidR="00566BA1">
        <w:rPr>
          <w:color w:val="000000" w:themeColor="text1"/>
        </w:rPr>
        <w:t xml:space="preserve"> true</w:t>
      </w:r>
      <w:r w:rsidRPr="00FD2D68">
        <w:rPr>
          <w:color w:val="000000" w:themeColor="text1"/>
        </w:rPr>
        <w:t xml:space="preserve"> antagonistic interaction, where the combined effect of multiple drivers is less severe than expected from their additive contributions</w:t>
      </w:r>
      <w:r w:rsidR="00566BA1">
        <w:rPr>
          <w:color w:val="000000" w:themeColor="text1"/>
        </w:rPr>
        <w:t xml:space="preserve"> along a non-linear model</w:t>
      </w:r>
      <w:r w:rsidRPr="00FD2D68">
        <w:rPr>
          <w:color w:val="000000" w:themeColor="text1"/>
        </w:rPr>
        <w:t xml:space="preserve">. This interpretation is also consistent with the direct comparison among treatments in the fully crossed design, where larvae exposed to low pH alone showed lower growth than those exposed to low pH in combination with additional drivers </w:t>
      </w:r>
      <w:r w:rsidRPr="00FF6C45">
        <w:rPr>
          <w:color w:val="000000" w:themeColor="text1"/>
        </w:rPr>
        <w:t xml:space="preserve">(Figure </w:t>
      </w:r>
      <w:r w:rsidR="00FF6C45" w:rsidRPr="00FF6C45">
        <w:rPr>
          <w:color w:val="000000" w:themeColor="text1"/>
        </w:rPr>
        <w:t>5</w:t>
      </w:r>
      <w:r w:rsidRPr="00FF6C45">
        <w:rPr>
          <w:color w:val="000000" w:themeColor="text1"/>
        </w:rPr>
        <w:t>b)</w:t>
      </w:r>
      <w:r w:rsidR="006D148E" w:rsidRPr="00FF6C45">
        <w:t>.</w:t>
      </w:r>
      <w:r w:rsidR="006D148E">
        <w:t xml:space="preserve"> </w:t>
      </w:r>
      <w:commentRangeStart w:id="79"/>
      <w:r w:rsidR="006D148E" w:rsidRPr="006D148E">
        <w:rPr>
          <w:color w:val="000000" w:themeColor="text1"/>
        </w:rPr>
        <w:t>This contrasts with</w:t>
      </w:r>
      <w:r w:rsidR="00566BA1">
        <w:rPr>
          <w:color w:val="000000" w:themeColor="text1"/>
        </w:rPr>
        <w:t xml:space="preserve"> the results from Espinel et al. (2025) using a similar biological model and experimental approach</w:t>
      </w:r>
      <w:r w:rsidRPr="007D51F3">
        <w:rPr>
          <w:rFonts w:eastAsia="Arial"/>
        </w:rPr>
        <w:t>.</w:t>
      </w:r>
      <w:r w:rsidR="00566BA1">
        <w:rPr>
          <w:rFonts w:eastAsia="Arial"/>
        </w:rPr>
        <w:t xml:space="preserve"> In their experiments, pH, temperature and salinity showed an additive effect on fertilization success.</w:t>
      </w:r>
      <w:r w:rsidRPr="007D51F3">
        <w:rPr>
          <w:rFonts w:eastAsia="Arial"/>
        </w:rPr>
        <w:t xml:space="preserve"> </w:t>
      </w:r>
      <w:commentRangeEnd w:id="79"/>
      <w:r w:rsidR="00566BA1">
        <w:rPr>
          <w:rStyle w:val="CommentReference"/>
          <w:sz w:val="24"/>
          <w:szCs w:val="24"/>
        </w:rPr>
        <w:commentReference w:id="79"/>
      </w:r>
      <w:r w:rsidR="009A72ED">
        <w:t>The observed antagonism</w:t>
      </w:r>
      <w:r w:rsidR="00566BA1">
        <w:t xml:space="preserve"> in our experiment</w:t>
      </w:r>
      <w:r w:rsidR="009A72ED">
        <w:t xml:space="preserve"> highlights the importance of considering how </w:t>
      </w:r>
      <w:r w:rsidR="00566BA1">
        <w:t>interactions between</w:t>
      </w:r>
      <w:r w:rsidR="009A72ED">
        <w:t xml:space="preserve"> drivers reshape the performance landscape.</w:t>
      </w:r>
      <w:r w:rsidR="00566BA1">
        <w:t xml:space="preserve"> T</w:t>
      </w:r>
      <w:r w:rsidR="009A72ED">
        <w:t>he mechanisms underlying this antagonism remain unresolved</w:t>
      </w:r>
      <w:r w:rsidR="00566BA1">
        <w:t xml:space="preserve"> and other experimenta</w:t>
      </w:r>
      <w:r w:rsidR="00EC3DBE">
        <w:t>l</w:t>
      </w:r>
      <w:r w:rsidR="00566BA1">
        <w:t xml:space="preserve"> designs should be considered to understand how pH interact</w:t>
      </w:r>
      <w:r w:rsidR="00916C8E">
        <w:t>s</w:t>
      </w:r>
      <w:r w:rsidR="00566BA1">
        <w:t xml:space="preserve"> with temperature and lithium</w:t>
      </w:r>
      <w:r w:rsidR="00481DEB" w:rsidRPr="00743779">
        <w:rPr>
          <w:rFonts w:eastAsia="Arial"/>
          <w:color w:val="000000" w:themeColor="text1"/>
        </w:rPr>
        <w:t xml:space="preserve">. </w:t>
      </w:r>
    </w:p>
    <w:p w14:paraId="61260BEF" w14:textId="77777777" w:rsidR="000A0D30" w:rsidRPr="00743779" w:rsidRDefault="000A0D30" w:rsidP="00484109">
      <w:pPr>
        <w:spacing w:line="360" w:lineRule="auto"/>
        <w:jc w:val="both"/>
      </w:pPr>
    </w:p>
    <w:p w14:paraId="22AF4F7F" w14:textId="45697ABC" w:rsidR="00A71F75" w:rsidRPr="001847EA" w:rsidRDefault="007448CC" w:rsidP="00484109">
      <w:pPr>
        <w:pStyle w:val="ListParagraph"/>
        <w:spacing w:line="360" w:lineRule="auto"/>
        <w:jc w:val="both"/>
        <w:rPr>
          <w:rFonts w:ascii="Times New Roman" w:hAnsi="Times New Roman" w:cs="Times New Roman"/>
          <w:b/>
          <w:bCs/>
          <w:sz w:val="24"/>
          <w:szCs w:val="24"/>
        </w:rPr>
      </w:pPr>
      <w:commentRangeStart w:id="80"/>
      <w:r w:rsidRPr="001847EA">
        <w:rPr>
          <w:rFonts w:ascii="Times New Roman" w:hAnsi="Times New Roman" w:cs="Times New Roman"/>
          <w:b/>
          <w:bCs/>
          <w:sz w:val="24"/>
          <w:szCs w:val="24"/>
        </w:rPr>
        <w:t>Conclusion</w:t>
      </w:r>
      <w:commentRangeEnd w:id="80"/>
      <w:r w:rsidR="00B0058E" w:rsidRPr="001847EA">
        <w:rPr>
          <w:rStyle w:val="CommentReference"/>
          <w:rFonts w:ascii="Times New Roman" w:hAnsi="Times New Roman" w:cs="Times New Roman"/>
          <w:b/>
          <w:bCs/>
          <w:sz w:val="24"/>
          <w:szCs w:val="24"/>
        </w:rPr>
        <w:commentReference w:id="80"/>
      </w:r>
    </w:p>
    <w:p w14:paraId="18739239" w14:textId="77777777" w:rsidR="009246AA" w:rsidRPr="007C5754" w:rsidRDefault="009246AA" w:rsidP="00484109">
      <w:pPr>
        <w:spacing w:line="360" w:lineRule="auto"/>
        <w:jc w:val="both"/>
        <w:rPr>
          <w:b/>
          <w:bCs/>
        </w:rPr>
      </w:pPr>
    </w:p>
    <w:p w14:paraId="705669D9" w14:textId="1A26F40B" w:rsidR="007E67CD" w:rsidRPr="007E67CD" w:rsidRDefault="007E67CD" w:rsidP="00484109">
      <w:pPr>
        <w:spacing w:line="360" w:lineRule="auto"/>
        <w:jc w:val="both"/>
        <w:rPr>
          <w:rFonts w:eastAsia="Arial"/>
          <w:color w:val="000000" w:themeColor="text1"/>
        </w:rPr>
      </w:pPr>
      <w:r w:rsidRPr="007E67CD">
        <w:rPr>
          <w:rFonts w:eastAsia="Arial"/>
          <w:color w:val="000000" w:themeColor="text1"/>
        </w:rPr>
        <w:t>Our study provides a</w:t>
      </w:r>
      <w:r w:rsidR="00B0058E">
        <w:rPr>
          <w:rFonts w:eastAsia="Arial"/>
          <w:color w:val="000000" w:themeColor="text1"/>
        </w:rPr>
        <w:t xml:space="preserve"> simplified experimental</w:t>
      </w:r>
      <w:r w:rsidRPr="007E67CD">
        <w:rPr>
          <w:rFonts w:eastAsia="Arial"/>
          <w:color w:val="000000" w:themeColor="text1"/>
        </w:rPr>
        <w:t xml:space="preserve"> framework </w:t>
      </w:r>
      <w:r w:rsidR="00B0058E">
        <w:rPr>
          <w:rFonts w:eastAsia="Arial"/>
          <w:color w:val="000000" w:themeColor="text1"/>
        </w:rPr>
        <w:t xml:space="preserve">allowing to resolve potential interactions between </w:t>
      </w:r>
      <w:r w:rsidR="00423DDB">
        <w:rPr>
          <w:rFonts w:eastAsia="Arial"/>
          <w:color w:val="000000" w:themeColor="text1"/>
        </w:rPr>
        <w:t>drivers</w:t>
      </w:r>
      <w:r w:rsidR="00B0058E">
        <w:rPr>
          <w:rFonts w:eastAsia="Arial"/>
          <w:color w:val="000000" w:themeColor="text1"/>
        </w:rPr>
        <w:t xml:space="preserve"> taking into account non-linear effects</w:t>
      </w:r>
      <w:r w:rsidRPr="007E67CD">
        <w:rPr>
          <w:rFonts w:eastAsia="Arial"/>
          <w:color w:val="000000" w:themeColor="text1"/>
        </w:rPr>
        <w:t xml:space="preserve">. </w:t>
      </w:r>
      <w:r w:rsidR="00B0058E">
        <w:rPr>
          <w:rFonts w:eastAsia="Arial"/>
          <w:color w:val="000000" w:themeColor="text1"/>
        </w:rPr>
        <w:t xml:space="preserve">It allowed to identify true antagonistic interactions between pH and two other drivers (temperature and lithium). Future work should focus on other experimental designs allowing to resolve such interactions and provide the needed predictive power to bridge physico-chemical changes to biological impacts, a critical tool for ecosystem management. </w:t>
      </w:r>
    </w:p>
    <w:p w14:paraId="0523B20E" w14:textId="77777777" w:rsidR="00072322" w:rsidRPr="00743779" w:rsidRDefault="00072322" w:rsidP="001847EA"/>
    <w:p w14:paraId="5D88B686" w14:textId="77777777" w:rsidR="00881F2F" w:rsidRDefault="00881F2F" w:rsidP="00484109">
      <w:pPr>
        <w:spacing w:line="360" w:lineRule="auto"/>
        <w:rPr>
          <w:rFonts w:ascii="Arial" w:eastAsia="Arial" w:hAnsi="Arial" w:cs="Arial"/>
        </w:rPr>
      </w:pPr>
      <w:bookmarkStart w:id="81" w:name="_heading=h.kfejbvtlrug" w:colFirst="0" w:colLast="0"/>
      <w:bookmarkStart w:id="82" w:name="_heading=h.l3evgbnkhppi" w:colFirst="0" w:colLast="0"/>
      <w:bookmarkEnd w:id="81"/>
      <w:bookmarkEnd w:id="82"/>
    </w:p>
    <w:p w14:paraId="4338D5B6" w14:textId="77777777" w:rsidR="00881F2F" w:rsidRDefault="00881F2F" w:rsidP="00484109">
      <w:pPr>
        <w:spacing w:line="360" w:lineRule="auto"/>
        <w:rPr>
          <w:rFonts w:ascii="Arial" w:eastAsia="Arial" w:hAnsi="Arial" w:cs="Arial"/>
        </w:rPr>
      </w:pPr>
    </w:p>
    <w:p w14:paraId="766F7DD6" w14:textId="77777777" w:rsidR="00E36945" w:rsidRPr="001847EA" w:rsidRDefault="00E36945" w:rsidP="00484109">
      <w:pPr>
        <w:spacing w:line="360" w:lineRule="auto"/>
        <w:rPr>
          <w:rFonts w:eastAsia="Arial"/>
          <w:b/>
          <w:bCs/>
        </w:rPr>
      </w:pPr>
      <w:r w:rsidRPr="001847EA">
        <w:rPr>
          <w:rFonts w:eastAsia="Arial"/>
          <w:b/>
          <w:bCs/>
        </w:rPr>
        <w:t>References</w:t>
      </w:r>
    </w:p>
    <w:p w14:paraId="165454B0" w14:textId="77777777" w:rsidR="006931F1" w:rsidRPr="006931F1" w:rsidRDefault="00E36945" w:rsidP="006931F1">
      <w:pPr>
        <w:pStyle w:val="Bibliography"/>
      </w:pPr>
      <w:r>
        <w:rPr>
          <w:rFonts w:ascii="Arial" w:eastAsia="Arial" w:hAnsi="Arial" w:cs="Arial"/>
        </w:rPr>
        <w:fldChar w:fldCharType="begin"/>
      </w:r>
      <w:r w:rsidR="006931F1">
        <w:rPr>
          <w:rFonts w:ascii="Arial" w:eastAsia="Arial" w:hAnsi="Arial" w:cs="Arial"/>
          <w:lang w:val="en-US"/>
        </w:rPr>
        <w:instrText xml:space="preserve"> ADDIN ZOTERO_BIBL {"uncited":[],"omitted":[],"custom":[]} CSL_BIBLIOGRAPHY </w:instrText>
      </w:r>
      <w:r>
        <w:rPr>
          <w:rFonts w:ascii="Arial" w:eastAsia="Arial" w:hAnsi="Arial" w:cs="Arial"/>
        </w:rPr>
        <w:fldChar w:fldCharType="separate"/>
      </w:r>
      <w:r w:rsidR="006931F1" w:rsidRPr="006931F1">
        <w:t xml:space="preserve">Agnetta, D., Badalamenti, F., Ceccherelli, G., Di Trapani, F., Bonaviri, C. and Gianguzza, P. (2015). Role of two co-occurring Mediterranean sea urchins in the formation of barren from Cystoseira canopy. </w:t>
      </w:r>
      <w:r w:rsidR="006931F1" w:rsidRPr="006931F1">
        <w:rPr>
          <w:i/>
          <w:iCs/>
        </w:rPr>
        <w:t>Estuar. Coast. Shelf Sci.</w:t>
      </w:r>
      <w:r w:rsidR="006931F1" w:rsidRPr="006931F1">
        <w:t xml:space="preserve"> 152, 73–77.</w:t>
      </w:r>
    </w:p>
    <w:p w14:paraId="3C419F95" w14:textId="77777777" w:rsidR="006931F1" w:rsidRPr="006931F1" w:rsidRDefault="006931F1" w:rsidP="006931F1">
      <w:pPr>
        <w:pStyle w:val="Bibliography"/>
      </w:pPr>
      <w:r w:rsidRPr="006931F1">
        <w:t xml:space="preserve">Alter, K., Jacquemont, J., Claudet, J., Lattuca, M. E., Barrantes, M. E., Marras, S., Manríquez, P. H., González, C. P., Fernández, D. A., Peck, M. A., et al. (2024). Hidden impacts of ocean </w:t>
      </w:r>
      <w:r w:rsidRPr="006931F1">
        <w:lastRenderedPageBreak/>
        <w:t xml:space="preserve">warming and acidification on biological responses of marine animals revealed through meta-analysis. </w:t>
      </w:r>
      <w:r w:rsidRPr="006931F1">
        <w:rPr>
          <w:i/>
          <w:iCs/>
        </w:rPr>
        <w:t>Nat. Commun.</w:t>
      </w:r>
      <w:r w:rsidRPr="006931F1">
        <w:t xml:space="preserve"> 15, 2885.</w:t>
      </w:r>
    </w:p>
    <w:p w14:paraId="3C93E115" w14:textId="77777777" w:rsidR="006931F1" w:rsidRPr="006931F1" w:rsidRDefault="006931F1" w:rsidP="006931F1">
      <w:pPr>
        <w:pStyle w:val="Bibliography"/>
      </w:pPr>
      <w:r w:rsidRPr="006931F1">
        <w:t xml:space="preserve">Barbosa, H., Soares, A. M. V. M., Pereira, E. and Freitas, R. (2023). Lithium: A review on concentrations and impacts in marine and coastal systems. </w:t>
      </w:r>
      <w:r w:rsidRPr="006931F1">
        <w:rPr>
          <w:i/>
          <w:iCs/>
        </w:rPr>
        <w:t>Sci. Total Environ.</w:t>
      </w:r>
      <w:r w:rsidRPr="006931F1">
        <w:t xml:space="preserve"> 857, 159374.</w:t>
      </w:r>
    </w:p>
    <w:p w14:paraId="102EC730" w14:textId="77777777" w:rsidR="006931F1" w:rsidRPr="006931F1" w:rsidRDefault="006931F1" w:rsidP="006931F1">
      <w:pPr>
        <w:pStyle w:val="Bibliography"/>
      </w:pPr>
      <w:r w:rsidRPr="006931F1">
        <w:t xml:space="preserve">Becchetti, A. and Whitaker, M. (1997). Lithium blocks cell cycle transitions in the first cell cycles of sea urchin embryos, an effect rescued by myo-inositol. </w:t>
      </w:r>
      <w:r w:rsidRPr="006931F1">
        <w:rPr>
          <w:i/>
          <w:iCs/>
        </w:rPr>
        <w:t>Development</w:t>
      </w:r>
      <w:r w:rsidRPr="006931F1">
        <w:t xml:space="preserve"> 124, 1099–1107.</w:t>
      </w:r>
    </w:p>
    <w:p w14:paraId="6D9C26C5" w14:textId="77777777" w:rsidR="006931F1" w:rsidRPr="006931F1" w:rsidRDefault="006931F1" w:rsidP="006931F1">
      <w:pPr>
        <w:pStyle w:val="Bibliography"/>
      </w:pPr>
      <w:r w:rsidRPr="006931F1">
        <w:t xml:space="preserve">Bellas, J. (2008). Prediction and assessment of mixture toxicity of compounds in antifouling paints using the sea-urchin embryo-larval bioassay. </w:t>
      </w:r>
      <w:r w:rsidRPr="006931F1">
        <w:rPr>
          <w:i/>
          <w:iCs/>
        </w:rPr>
        <w:t>Aquat. Toxicol.</w:t>
      </w:r>
      <w:r w:rsidRPr="006931F1">
        <w:t xml:space="preserve"> 88, 308–315.</w:t>
      </w:r>
    </w:p>
    <w:p w14:paraId="1A884576" w14:textId="77777777" w:rsidR="006931F1" w:rsidRPr="006931F1" w:rsidRDefault="006931F1" w:rsidP="006931F1">
      <w:pPr>
        <w:pStyle w:val="Bibliography"/>
      </w:pPr>
      <w:r w:rsidRPr="006931F1">
        <w:t xml:space="preserve">Boyd, P. W., Collins, S., Dupont, S., Fabricius, K., Gattuso, J. P., Havenhand, J., Hutchins, D. A., Riebesell, U., Rintoul, M. S., Vichi, M., et al. (2018). Experimental strategies to assess the biological ramifications of multiple drivers of global ocean change—A review. </w:t>
      </w:r>
      <w:r w:rsidRPr="006931F1">
        <w:rPr>
          <w:i/>
          <w:iCs/>
        </w:rPr>
        <w:t>Glob. Change Biol.</w:t>
      </w:r>
      <w:r w:rsidRPr="006931F1">
        <w:t xml:space="preserve"> 24, 2239–2261.</w:t>
      </w:r>
    </w:p>
    <w:p w14:paraId="78DD76F0" w14:textId="77777777" w:rsidR="006931F1" w:rsidRPr="006931F1" w:rsidRDefault="006931F1" w:rsidP="006931F1">
      <w:pPr>
        <w:pStyle w:val="Bibliography"/>
      </w:pPr>
      <w:r w:rsidRPr="006931F1">
        <w:t xml:space="preserve">Burgess, B. J., Purves, D., Mace, G. and Murrell, D. J. (2021). Classifying ecosystem stressor interactions: Theory highlights the data limitations of the additive null model and the difficulty in revealing ecological surprises. </w:t>
      </w:r>
      <w:r w:rsidRPr="006931F1">
        <w:rPr>
          <w:i/>
          <w:iCs/>
        </w:rPr>
        <w:t>Glob. Change Biol.</w:t>
      </w:r>
      <w:r w:rsidRPr="006931F1">
        <w:t xml:space="preserve"> 27, 3052–3065.</w:t>
      </w:r>
    </w:p>
    <w:p w14:paraId="6328C26E" w14:textId="77777777" w:rsidR="006931F1" w:rsidRPr="006931F1" w:rsidRDefault="006931F1" w:rsidP="006931F1">
      <w:pPr>
        <w:pStyle w:val="Bibliography"/>
      </w:pPr>
      <w:r w:rsidRPr="006931F1">
        <w:t xml:space="preserve">Byrne, M., Gall, M. L., Campbell, H., Lamare, M. D. and Holmes, S. P. (2022). Staying in place and moving in space: Contrasting larval thermal sensitivity explains distributional changes of sympatric sea urchin species to habitat warming. </w:t>
      </w:r>
      <w:r w:rsidRPr="006931F1">
        <w:rPr>
          <w:i/>
          <w:iCs/>
        </w:rPr>
        <w:t>Glob. Change Biol.</w:t>
      </w:r>
      <w:r w:rsidRPr="006931F1">
        <w:t xml:space="preserve"> 28, 3040–3053.</w:t>
      </w:r>
    </w:p>
    <w:p w14:paraId="2DB7EFB9" w14:textId="77777777" w:rsidR="006931F1" w:rsidRPr="006931F1" w:rsidRDefault="006931F1" w:rsidP="006931F1">
      <w:pPr>
        <w:pStyle w:val="Bibliography"/>
      </w:pPr>
      <w:r w:rsidRPr="006931F1">
        <w:t xml:space="preserve">Caillon, C., Pernet, F., Lutier, M. and Di Poi, C. (2023). Differential reaction norms to ocean acidification in two oyster species from contrasting habitats. </w:t>
      </w:r>
      <w:r w:rsidRPr="006931F1">
        <w:rPr>
          <w:i/>
          <w:iCs/>
        </w:rPr>
        <w:t>J. Exp. Biol.</w:t>
      </w:r>
      <w:r w:rsidRPr="006931F1">
        <w:t xml:space="preserve"> 226, jeb246432.</w:t>
      </w:r>
    </w:p>
    <w:p w14:paraId="0474460E" w14:textId="77777777" w:rsidR="006931F1" w:rsidRPr="006931F1" w:rsidRDefault="006931F1" w:rsidP="006931F1">
      <w:pPr>
        <w:pStyle w:val="Bibliography"/>
      </w:pPr>
      <w:r w:rsidRPr="006931F1">
        <w:t xml:space="preserve">Carmichael, H., Warfield, R. and Yvon‐Durocher, G. (2025). Reconciling Variability in Multiple Stressor Effects Using Environmental Performance Curves. </w:t>
      </w:r>
      <w:r w:rsidRPr="006931F1">
        <w:rPr>
          <w:i/>
          <w:iCs/>
        </w:rPr>
        <w:t>Ecol. Lett.</w:t>
      </w:r>
      <w:r w:rsidRPr="006931F1">
        <w:t xml:space="preserve"> 28,.</w:t>
      </w:r>
    </w:p>
    <w:p w14:paraId="7BB04340" w14:textId="77777777" w:rsidR="006931F1" w:rsidRPr="006931F1" w:rsidRDefault="006931F1" w:rsidP="006931F1">
      <w:pPr>
        <w:pStyle w:val="Bibliography"/>
      </w:pPr>
      <w:r w:rsidRPr="006931F1">
        <w:t xml:space="preserve">Collins, S., Whittaker, H. and Thomas, M. K. (2022). The need for unrealistic experiments in global change biology. </w:t>
      </w:r>
      <w:r w:rsidRPr="006931F1">
        <w:rPr>
          <w:i/>
          <w:iCs/>
        </w:rPr>
        <w:t>Curr. Opin. Microbiol.</w:t>
      </w:r>
      <w:r w:rsidRPr="006931F1">
        <w:t xml:space="preserve"> 68, 102151.</w:t>
      </w:r>
    </w:p>
    <w:p w14:paraId="3410E8FC" w14:textId="77777777" w:rsidR="006931F1" w:rsidRPr="006931F1" w:rsidRDefault="006931F1" w:rsidP="006931F1">
      <w:pPr>
        <w:pStyle w:val="Bibliography"/>
      </w:pPr>
      <w:r w:rsidRPr="006931F1">
        <w:t xml:space="preserve">Crain, C. M., Kroeker, K. and Halpern, B. S. (2008). Interactive and cumulative effects of multiple human stressors in marine systems. </w:t>
      </w:r>
      <w:r w:rsidRPr="006931F1">
        <w:rPr>
          <w:i/>
          <w:iCs/>
        </w:rPr>
        <w:t>Ecol. Lett.</w:t>
      </w:r>
      <w:r w:rsidRPr="006931F1">
        <w:t xml:space="preserve"> 11, 1304–1315.</w:t>
      </w:r>
    </w:p>
    <w:p w14:paraId="07C6D342" w14:textId="77777777" w:rsidR="006931F1" w:rsidRPr="006931F1" w:rsidRDefault="006931F1" w:rsidP="006931F1">
      <w:pPr>
        <w:pStyle w:val="Bibliography"/>
      </w:pPr>
      <w:r w:rsidRPr="006931F1">
        <w:t xml:space="preserve">Cuthbert, R. N., Sidow, A., Frost, K. F., Kotronaki, S. G. and Briski, E. (2021). Emergent effects of temperature and salinity on mortality of a key herbivore. </w:t>
      </w:r>
      <w:r w:rsidRPr="006931F1">
        <w:rPr>
          <w:i/>
          <w:iCs/>
        </w:rPr>
        <w:t>J. Sea Res.</w:t>
      </w:r>
      <w:r w:rsidRPr="006931F1">
        <w:t xml:space="preserve"> 177, 102126.</w:t>
      </w:r>
    </w:p>
    <w:p w14:paraId="71A337EE" w14:textId="77777777" w:rsidR="006931F1" w:rsidRPr="006931F1" w:rsidRDefault="006931F1" w:rsidP="006931F1">
      <w:pPr>
        <w:pStyle w:val="Bibliography"/>
      </w:pPr>
      <w:r w:rsidRPr="006931F1">
        <w:t xml:space="preserve">Drescher, K. and Boedeker, W. (1995). Assessment of the Combined Effects of Substances: The Relationship between Concentration Addition and Independent Action. </w:t>
      </w:r>
      <w:r w:rsidRPr="006931F1">
        <w:rPr>
          <w:i/>
          <w:iCs/>
        </w:rPr>
        <w:t>Biometrics</w:t>
      </w:r>
      <w:r w:rsidRPr="006931F1">
        <w:t xml:space="preserve"> 51, 716.</w:t>
      </w:r>
    </w:p>
    <w:p w14:paraId="1DA5A511" w14:textId="77777777" w:rsidR="006931F1" w:rsidRPr="006931F1" w:rsidRDefault="006931F1" w:rsidP="006931F1">
      <w:pPr>
        <w:pStyle w:val="Bibliography"/>
      </w:pPr>
      <w:r w:rsidRPr="006931F1">
        <w:t xml:space="preserve">Duboc, V., Röttinger, E., Besnardeau, L. and Lepage, T. (2004). Nodal and BMP2/4 Signaling Organizes the Oral-Aboral Axis of the Sea Urchin Embryo. </w:t>
      </w:r>
      <w:r w:rsidRPr="006931F1">
        <w:rPr>
          <w:i/>
          <w:iCs/>
        </w:rPr>
        <w:t>Dev. Cell</w:t>
      </w:r>
      <w:r w:rsidRPr="006931F1">
        <w:t xml:space="preserve"> 6, 397–410.</w:t>
      </w:r>
    </w:p>
    <w:p w14:paraId="76BA3D89" w14:textId="77777777" w:rsidR="006931F1" w:rsidRPr="006931F1" w:rsidRDefault="006931F1" w:rsidP="006931F1">
      <w:pPr>
        <w:pStyle w:val="Bibliography"/>
      </w:pPr>
      <w:r w:rsidRPr="006931F1">
        <w:t xml:space="preserve">Dupont, S., Ortega-Martínez, O. and Thorndyke, M. (2010). Impact of near-future ocean acidification on echinoderms. </w:t>
      </w:r>
      <w:r w:rsidRPr="006931F1">
        <w:rPr>
          <w:i/>
          <w:iCs/>
        </w:rPr>
        <w:t>Ecotoxicology</w:t>
      </w:r>
      <w:r w:rsidRPr="006931F1">
        <w:t xml:space="preserve"> 19, 449–462.</w:t>
      </w:r>
    </w:p>
    <w:p w14:paraId="61D7B218" w14:textId="77777777" w:rsidR="006931F1" w:rsidRPr="006931F1" w:rsidRDefault="006931F1" w:rsidP="006931F1">
      <w:pPr>
        <w:pStyle w:val="Bibliography"/>
      </w:pPr>
      <w:r w:rsidRPr="006931F1">
        <w:lastRenderedPageBreak/>
        <w:t xml:space="preserve">Espinel-Velasco, N., Kvernvik, A. C., Hop, H. and Dupont, S. (2025). Combined effects of ocean acidification, warming, and salinity on the fertilization success in an Arctic population of sea urchins. </w:t>
      </w:r>
      <w:r w:rsidRPr="006931F1">
        <w:rPr>
          <w:i/>
          <w:iCs/>
        </w:rPr>
        <w:t>Sci. Rep.</w:t>
      </w:r>
      <w:r w:rsidRPr="006931F1">
        <w:t xml:space="preserve"> 15, 44090.</w:t>
      </w:r>
    </w:p>
    <w:p w14:paraId="2AD83031" w14:textId="77777777" w:rsidR="006931F1" w:rsidRPr="006931F1" w:rsidRDefault="006931F1" w:rsidP="006931F1">
      <w:pPr>
        <w:pStyle w:val="Bibliography"/>
      </w:pPr>
      <w:r w:rsidRPr="006931F1">
        <w:t>Gattuso, J.-P., Epitalon, J.-M. and Lavigne, H. (2016). seacarb: seawater carbonate chemistry with R. R package version 3.0.14.</w:t>
      </w:r>
    </w:p>
    <w:p w14:paraId="42BD89BD" w14:textId="77777777" w:rsidR="006931F1" w:rsidRPr="006931F1" w:rsidRDefault="006931F1" w:rsidP="006931F1">
      <w:pPr>
        <w:pStyle w:val="Bibliography"/>
      </w:pPr>
      <w:r w:rsidRPr="006931F1">
        <w:t>Gattuso, J. P., Alliouane, S., &amp; Mousseau, L. (2021). Seawater carbonate chemistry in the Bay of Villefranche, Point B (France), January 2007-June 2023.</w:t>
      </w:r>
    </w:p>
    <w:p w14:paraId="7C59EB80" w14:textId="77777777" w:rsidR="006931F1" w:rsidRPr="006931F1" w:rsidRDefault="006931F1" w:rsidP="006931F1">
      <w:pPr>
        <w:pStyle w:val="Bibliography"/>
      </w:pPr>
      <w:r w:rsidRPr="006931F1">
        <w:t xml:space="preserve">Gianguzza, P., Visconti, G., Gianguzza, F., Vizzini, S., Sarà, G. and Dupont, S. (2014). Temperature modulates the response of the thermophilous sea urchin Arbacia lixula early life stages to CO2-driven acidification. </w:t>
      </w:r>
      <w:r w:rsidRPr="006931F1">
        <w:rPr>
          <w:i/>
          <w:iCs/>
        </w:rPr>
        <w:t>Mar. Environ. Res.</w:t>
      </w:r>
      <w:r w:rsidRPr="006931F1">
        <w:t xml:space="preserve"> 93, 70–77.</w:t>
      </w:r>
    </w:p>
    <w:p w14:paraId="20AC9785" w14:textId="77777777" w:rsidR="006931F1" w:rsidRPr="006931F1" w:rsidRDefault="006931F1" w:rsidP="006931F1">
      <w:pPr>
        <w:pStyle w:val="Bibliography"/>
      </w:pPr>
      <w:r w:rsidRPr="006931F1">
        <w:t xml:space="preserve">Giudice, G. (1986). </w:t>
      </w:r>
      <w:r w:rsidRPr="006931F1">
        <w:rPr>
          <w:i/>
          <w:iCs/>
        </w:rPr>
        <w:t>The sea urchin embryo: a developmental biological system</w:t>
      </w:r>
      <w:r w:rsidRPr="006931F1">
        <w:t>. Springer Science &amp; Business Media.</w:t>
      </w:r>
    </w:p>
    <w:p w14:paraId="183D9320" w14:textId="77777777" w:rsidR="006931F1" w:rsidRPr="006931F1" w:rsidRDefault="006931F1" w:rsidP="006931F1">
      <w:pPr>
        <w:pStyle w:val="Bibliography"/>
      </w:pPr>
      <w:r w:rsidRPr="006931F1">
        <w:t xml:space="preserve">Grant, R., Combs, A. B. and Acosta, D. (2010). Experimental Models for the Investigation of Toxicological Mechanisms. In </w:t>
      </w:r>
      <w:r w:rsidRPr="006931F1">
        <w:rPr>
          <w:i/>
          <w:iCs/>
        </w:rPr>
        <w:t>Comprehensive Toxicology</w:t>
      </w:r>
      <w:r w:rsidRPr="006931F1">
        <w:t>, pp. 203–224.</w:t>
      </w:r>
    </w:p>
    <w:p w14:paraId="0D41E2E2" w14:textId="77777777" w:rsidR="006931F1" w:rsidRPr="006931F1" w:rsidRDefault="006931F1" w:rsidP="006931F1">
      <w:pPr>
        <w:pStyle w:val="Bibliography"/>
      </w:pPr>
      <w:r w:rsidRPr="006931F1">
        <w:t xml:space="preserve">IPCC (2014). </w:t>
      </w:r>
      <w:r w:rsidRPr="006931F1">
        <w:rPr>
          <w:i/>
          <w:iCs/>
        </w:rPr>
        <w:t>Climate Change 2014: Impacts, Adaptation and Vulnerability</w:t>
      </w:r>
      <w:r w:rsidRPr="006931F1">
        <w:t>.</w:t>
      </w:r>
    </w:p>
    <w:p w14:paraId="33A9AAAE" w14:textId="77777777" w:rsidR="006931F1" w:rsidRPr="006931F1" w:rsidRDefault="006931F1" w:rsidP="006931F1">
      <w:pPr>
        <w:pStyle w:val="Bibliography"/>
      </w:pPr>
      <w:r w:rsidRPr="006931F1">
        <w:t xml:space="preserve">Jager, T., Ravagnan, E. and Dupont, S. (2016). Near-future ocean acidification impacts maintenance costs in sea-urchin larvae: Identification of stress factors and tipping points using a DEB modelling approach. </w:t>
      </w:r>
      <w:r w:rsidRPr="006931F1">
        <w:rPr>
          <w:i/>
          <w:iCs/>
        </w:rPr>
        <w:t>J. Exp. Mar. Biol. Ecol.</w:t>
      </w:r>
      <w:r w:rsidRPr="006931F1">
        <w:t xml:space="preserve"> 474, 11–17.</w:t>
      </w:r>
    </w:p>
    <w:p w14:paraId="0F059FFE" w14:textId="77777777" w:rsidR="006931F1" w:rsidRPr="006931F1" w:rsidRDefault="006931F1" w:rsidP="006931F1">
      <w:pPr>
        <w:pStyle w:val="Bibliography"/>
      </w:pPr>
      <w:r w:rsidRPr="006931F1">
        <w:t xml:space="preserve">Kreyling, J., Jentsch, A. and Beier, C. (2014). Beyond realism in climate change experiments: gradient approaches identify thresholds and tipping points. </w:t>
      </w:r>
      <w:r w:rsidRPr="006931F1">
        <w:rPr>
          <w:i/>
          <w:iCs/>
        </w:rPr>
        <w:t>Ecol. Lett.</w:t>
      </w:r>
      <w:r w:rsidRPr="006931F1">
        <w:t xml:space="preserve"> 17, 125.</w:t>
      </w:r>
    </w:p>
    <w:p w14:paraId="65D79163" w14:textId="77777777" w:rsidR="006931F1" w:rsidRPr="006931F1" w:rsidRDefault="006931F1" w:rsidP="006931F1">
      <w:pPr>
        <w:pStyle w:val="Bibliography"/>
      </w:pPr>
      <w:r w:rsidRPr="006931F1">
        <w:t xml:space="preserve">Kreyling, J., Schweiger, A. H., Bahn, M., Ineson, P., Migliavacca, M., Morel‐Journel, T., Christiansen, J. R., Schtickzelle, N. and Larsen, K. S. (2018). To replicate, or not to replicate – that is the question: how to tackle nonlinear responses in ecological experiments. </w:t>
      </w:r>
      <w:r w:rsidRPr="006931F1">
        <w:rPr>
          <w:i/>
          <w:iCs/>
        </w:rPr>
        <w:t>Ecol. Lett.</w:t>
      </w:r>
      <w:r w:rsidRPr="006931F1">
        <w:t xml:space="preserve"> 21, 1629–1638.</w:t>
      </w:r>
    </w:p>
    <w:p w14:paraId="19F1730F" w14:textId="77777777" w:rsidR="006931F1" w:rsidRPr="006931F1" w:rsidRDefault="006931F1" w:rsidP="006931F1">
      <w:pPr>
        <w:pStyle w:val="Bibliography"/>
      </w:pPr>
      <w:r w:rsidRPr="006931F1">
        <w:t xml:space="preserve">Liess, M., Foit, K., Knillmann, S., Schäfer, R. B. and Liess, H.-D. (2016). Predicting the synergy of multiple stress effects. </w:t>
      </w:r>
      <w:r w:rsidRPr="006931F1">
        <w:rPr>
          <w:i/>
          <w:iCs/>
        </w:rPr>
        <w:t>Sci. Rep.</w:t>
      </w:r>
      <w:r w:rsidRPr="006931F1">
        <w:t xml:space="preserve"> 6, 32965.</w:t>
      </w:r>
    </w:p>
    <w:p w14:paraId="5ED7D619" w14:textId="77777777" w:rsidR="006931F1" w:rsidRPr="006931F1" w:rsidRDefault="006931F1" w:rsidP="006931F1">
      <w:pPr>
        <w:pStyle w:val="Bibliography"/>
      </w:pPr>
      <w:r w:rsidRPr="006931F1">
        <w:t xml:space="preserve">Lueker, T. J., Dickson, A. G. and Keeling, C. D. (5 AD). Ocean pCO2 calculated from dissolved inorganic carbon, alkalinity, and equations for K1 and K2: validation based on laboratory measurements of CO2 in gas and seawater at equilibrium. </w:t>
      </w:r>
      <w:r w:rsidRPr="006931F1">
        <w:rPr>
          <w:i/>
          <w:iCs/>
        </w:rPr>
        <w:t>Mar. Chem.</w:t>
      </w:r>
      <w:r w:rsidRPr="006931F1">
        <w:t xml:space="preserve"> 70, 105–119.</w:t>
      </w:r>
    </w:p>
    <w:p w14:paraId="193D5A25" w14:textId="77777777" w:rsidR="006931F1" w:rsidRPr="006931F1" w:rsidRDefault="006931F1" w:rsidP="006931F1">
      <w:pPr>
        <w:pStyle w:val="Bibliography"/>
      </w:pPr>
      <w:r w:rsidRPr="006931F1">
        <w:t xml:space="preserve">Morroni, L., Rakaj, A., Grosso, L., Flori, G., Fianchini, A., Pellegrini, D. and Regoli, F. (2023). Echinoderm larvae as bioindicators for the assessment of marine pollution: Sea urchin and sea cucumber responsiveness and future perspectives. </w:t>
      </w:r>
      <w:r w:rsidRPr="006931F1">
        <w:rPr>
          <w:i/>
          <w:iCs/>
        </w:rPr>
        <w:t>Environ. Pollut.</w:t>
      </w:r>
      <w:r w:rsidRPr="006931F1">
        <w:t xml:space="preserve"> 335, 122285.</w:t>
      </w:r>
    </w:p>
    <w:p w14:paraId="61B807D8" w14:textId="77777777" w:rsidR="006931F1" w:rsidRPr="006931F1" w:rsidRDefault="006931F1" w:rsidP="006931F1">
      <w:pPr>
        <w:pStyle w:val="Bibliography"/>
      </w:pPr>
      <w:r w:rsidRPr="006931F1">
        <w:t xml:space="preserve">Pagano, G., Guida, M., Trifuoggi, M., Thomas, P., Palumbo, A., Romano, G. and Oral, R. (2017). Sea Urchin Bioassays in Toxicity Testing: I. Inorganics, Organics, Complex Mixtures and Natural Products. </w:t>
      </w:r>
      <w:r w:rsidRPr="006931F1">
        <w:rPr>
          <w:i/>
          <w:iCs/>
        </w:rPr>
        <w:t>Expert Opin. Environ. Biol.</w:t>
      </w:r>
      <w:r w:rsidRPr="006931F1">
        <w:t xml:space="preserve"> 06,.</w:t>
      </w:r>
    </w:p>
    <w:p w14:paraId="6C11D178" w14:textId="77777777" w:rsidR="006931F1" w:rsidRPr="006931F1" w:rsidRDefault="006931F1" w:rsidP="006931F1">
      <w:pPr>
        <w:pStyle w:val="Bibliography"/>
      </w:pPr>
      <w:r w:rsidRPr="006931F1">
        <w:t>Paul, A. J. and Bach, L. T. (2020). Universal response pattern of phytoplankton growth rates to increasing CO</w:t>
      </w:r>
      <w:r w:rsidRPr="006931F1">
        <w:rPr>
          <w:vertAlign w:val="subscript"/>
        </w:rPr>
        <w:t>2</w:t>
      </w:r>
      <w:r w:rsidRPr="006931F1">
        <w:t xml:space="preserve">. </w:t>
      </w:r>
      <w:r w:rsidRPr="006931F1">
        <w:rPr>
          <w:i/>
          <w:iCs/>
        </w:rPr>
        <w:t>New Phytol.</w:t>
      </w:r>
      <w:r w:rsidRPr="006931F1">
        <w:t xml:space="preserve"> 228, 1710–1716.</w:t>
      </w:r>
    </w:p>
    <w:p w14:paraId="029DC6EF" w14:textId="77777777" w:rsidR="006931F1" w:rsidRPr="006931F1" w:rsidRDefault="006931F1" w:rsidP="006931F1">
      <w:pPr>
        <w:pStyle w:val="Bibliography"/>
      </w:pPr>
      <w:r w:rsidRPr="006931F1">
        <w:lastRenderedPageBreak/>
        <w:t>Philibert, D., Parkerton, T., Marteinson, S. and De Jourdan, B. (2021). Assessing the Toxicity of Individual Aromatic Compounds and Mixtures to American Lobster (</w:t>
      </w:r>
      <w:r w:rsidRPr="006931F1">
        <w:rPr>
          <w:i/>
          <w:iCs/>
        </w:rPr>
        <w:t>Homarus americanus</w:t>
      </w:r>
      <w:r w:rsidRPr="006931F1">
        <w:t xml:space="preserve">) Larvae Using a Passive Dosing System. </w:t>
      </w:r>
      <w:r w:rsidRPr="006931F1">
        <w:rPr>
          <w:i/>
          <w:iCs/>
        </w:rPr>
        <w:t>Environ. Toxicol. Chem.</w:t>
      </w:r>
      <w:r w:rsidRPr="006931F1">
        <w:t xml:space="preserve"> 40, 1379–1388.</w:t>
      </w:r>
    </w:p>
    <w:p w14:paraId="79E5664F" w14:textId="77777777" w:rsidR="006931F1" w:rsidRPr="006931F1" w:rsidRDefault="006931F1" w:rsidP="006931F1">
      <w:pPr>
        <w:pStyle w:val="Bibliography"/>
      </w:pPr>
      <w:r w:rsidRPr="006931F1">
        <w:t xml:space="preserve">Pörtner, H.-O., Scholes, R. J., Agard, J., Archer, E., Arneth, A., Bai, X., Barnes, D., Burrows, M., Chan, L., Cheung, W. L. (William), et al. (2021). </w:t>
      </w:r>
      <w:r w:rsidRPr="006931F1">
        <w:rPr>
          <w:i/>
          <w:iCs/>
        </w:rPr>
        <w:t>Scientific outcome of the IPBES-IPCC co-sponsored workshop on biodiversity and climate change</w:t>
      </w:r>
      <w:r w:rsidRPr="006931F1">
        <w:t>. Zenodo.</w:t>
      </w:r>
    </w:p>
    <w:p w14:paraId="7092DA56" w14:textId="77777777" w:rsidR="006931F1" w:rsidRPr="006931F1" w:rsidRDefault="006931F1" w:rsidP="006931F1">
      <w:pPr>
        <w:pStyle w:val="Bibliography"/>
      </w:pPr>
      <w:r w:rsidRPr="006931F1">
        <w:t xml:space="preserve">Ruocco, N., Costantini, M. and Santella, L. (2016). New insights into negative effects of lithium on sea urchin Paracentrotus lividus embryos. </w:t>
      </w:r>
      <w:r w:rsidRPr="006931F1">
        <w:rPr>
          <w:i/>
          <w:iCs/>
        </w:rPr>
        <w:t>Sci. Rep.</w:t>
      </w:r>
      <w:r w:rsidRPr="006931F1">
        <w:t xml:space="preserve"> 6, 32157.</w:t>
      </w:r>
    </w:p>
    <w:p w14:paraId="4CCF0CC1" w14:textId="77777777" w:rsidR="006931F1" w:rsidRPr="006931F1" w:rsidRDefault="006931F1" w:rsidP="006931F1">
      <w:pPr>
        <w:pStyle w:val="Bibliography"/>
      </w:pPr>
      <w:r w:rsidRPr="006931F1">
        <w:t xml:space="preserve">Schindelin, J., Arganda-Carreras, I., Frise, E., Kaynig, V., Longair, M., Pietzsch, T., Preibisch, S., Rueden, C., Saalfeld, S., Schmid, B., et al. (2012). Fiji: An open-source platform for biological-image analysis. </w:t>
      </w:r>
      <w:r w:rsidRPr="006931F1">
        <w:rPr>
          <w:i/>
          <w:iCs/>
        </w:rPr>
        <w:t>Nat. Methods</w:t>
      </w:r>
      <w:r w:rsidRPr="006931F1">
        <w:t>.</w:t>
      </w:r>
    </w:p>
    <w:p w14:paraId="3E29172A" w14:textId="77777777" w:rsidR="006931F1" w:rsidRPr="006931F1" w:rsidRDefault="006931F1" w:rsidP="006931F1">
      <w:pPr>
        <w:pStyle w:val="Bibliography"/>
      </w:pPr>
      <w:r w:rsidRPr="006931F1">
        <w:t xml:space="preserve">Silva Romero, I., Bruno, J. F., Silbiger, N. J. and Brandt, M. (2021). Local conditions influence thermal sensitivity of pencil urchin populations (Eucidaris galapagensis) in the Galápagos Archipelago. </w:t>
      </w:r>
      <w:r w:rsidRPr="006931F1">
        <w:rPr>
          <w:i/>
          <w:iCs/>
        </w:rPr>
        <w:t>Mar. Biol.</w:t>
      </w:r>
      <w:r w:rsidRPr="006931F1">
        <w:t xml:space="preserve"> 168, 34.</w:t>
      </w:r>
    </w:p>
    <w:p w14:paraId="496A71EF" w14:textId="77777777" w:rsidR="006931F1" w:rsidRPr="006931F1" w:rsidRDefault="006931F1" w:rsidP="006931F1">
      <w:pPr>
        <w:pStyle w:val="Bibliography"/>
      </w:pPr>
      <w:r w:rsidRPr="006931F1">
        <w:t xml:space="preserve">Stockbridge, J., Jones, A. R. and Gillanders, B. M. (2020). A meta-analysis of multiple stressors on seagrasses in the context of marine spatial cumulative impacts assessment. </w:t>
      </w:r>
      <w:r w:rsidRPr="006931F1">
        <w:rPr>
          <w:i/>
          <w:iCs/>
        </w:rPr>
        <w:t>Sci. Rep.</w:t>
      </w:r>
      <w:r w:rsidRPr="006931F1">
        <w:t xml:space="preserve"> 10,.</w:t>
      </w:r>
    </w:p>
    <w:p w14:paraId="13A1C933" w14:textId="77777777" w:rsidR="006931F1" w:rsidRPr="006931F1" w:rsidRDefault="006931F1" w:rsidP="006931F1">
      <w:pPr>
        <w:pStyle w:val="Bibliography"/>
      </w:pPr>
      <w:r w:rsidRPr="006931F1">
        <w:t xml:space="preserve">Tekin, E., Diamant, E. S., Cruz‐Loya, M., Enriquez, V., Singh, N., Savage, V. M. and Yeh, P. J. (2020). Using a newly introduced framework to measure ecological stressor interactions. </w:t>
      </w:r>
      <w:r w:rsidRPr="006931F1">
        <w:rPr>
          <w:i/>
          <w:iCs/>
        </w:rPr>
        <w:t>Ecol. Lett.</w:t>
      </w:r>
      <w:r w:rsidRPr="006931F1">
        <w:t xml:space="preserve"> 23, 1391–1403.</w:t>
      </w:r>
    </w:p>
    <w:p w14:paraId="40B0682B" w14:textId="77777777" w:rsidR="006931F1" w:rsidRPr="006931F1" w:rsidRDefault="006931F1" w:rsidP="006931F1">
      <w:pPr>
        <w:pStyle w:val="Bibliography"/>
      </w:pPr>
      <w:r w:rsidRPr="006931F1">
        <w:t xml:space="preserve">Vargas, C. A., Lagos, N. A., Lardies, M. A., Duarte, C., Manríquez, P. H., Aguilera, V. M., Broitman, B., Widdicombe, S. and Dupont, S. (2017). Species-specific responses to ocean acidification should account for local adaptation and adaptive plasticity. </w:t>
      </w:r>
      <w:r w:rsidRPr="006931F1">
        <w:rPr>
          <w:i/>
          <w:iCs/>
        </w:rPr>
        <w:t>Nat. Ecol. Evol.</w:t>
      </w:r>
      <w:r w:rsidRPr="006931F1">
        <w:t xml:space="preserve"> 1, 0084.</w:t>
      </w:r>
    </w:p>
    <w:p w14:paraId="4A990DC4" w14:textId="77777777" w:rsidR="006931F1" w:rsidRPr="006931F1" w:rsidRDefault="006931F1" w:rsidP="006931F1">
      <w:pPr>
        <w:pStyle w:val="Bibliography"/>
      </w:pPr>
      <w:r w:rsidRPr="006931F1">
        <w:t xml:space="preserve">Vargas, C. A., Cuevas, L. A., Broitman, B. R., San Martin, V. A., Lagos, N. A., Gaitán-Espitia, J. D. and Dupont, S. (2022). Upper environmental pCO2 drives sensitivity to ocean acidification in marine invertebrates. </w:t>
      </w:r>
      <w:r w:rsidRPr="006931F1">
        <w:rPr>
          <w:i/>
          <w:iCs/>
        </w:rPr>
        <w:t>Nat. Clim. Change</w:t>
      </w:r>
      <w:r w:rsidRPr="006931F1">
        <w:t xml:space="preserve"> 12, 200–207.</w:t>
      </w:r>
    </w:p>
    <w:p w14:paraId="6CB1F15E" w14:textId="77777777" w:rsidR="006931F1" w:rsidRPr="006931F1" w:rsidRDefault="006931F1" w:rsidP="006931F1">
      <w:pPr>
        <w:pStyle w:val="Bibliography"/>
      </w:pPr>
      <w:r w:rsidRPr="006931F1">
        <w:t xml:space="preserve">Wang, N., Wang, X. C. and Ma, X. (2015). Characteristics of concentration–inhibition curves of individual chemicals and applicability of the concentration addition model for mixture toxicity prediction. </w:t>
      </w:r>
      <w:r w:rsidRPr="006931F1">
        <w:rPr>
          <w:i/>
          <w:iCs/>
        </w:rPr>
        <w:t>Ecotoxicol. Environ. Saf.</w:t>
      </w:r>
      <w:r w:rsidRPr="006931F1">
        <w:t xml:space="preserve"> 113, 176–182.</w:t>
      </w:r>
    </w:p>
    <w:p w14:paraId="018582D6" w14:textId="77777777" w:rsidR="006931F1" w:rsidRPr="006931F1" w:rsidRDefault="006931F1" w:rsidP="006931F1">
      <w:pPr>
        <w:pStyle w:val="Bibliography"/>
      </w:pPr>
      <w:r w:rsidRPr="006931F1">
        <w:t xml:space="preserve">Wikramanayake, A. H. and Klein, W. H. (1997). Multiple signaling events specify ectoderm and pattern the oral-aboral axis in the sea urchin embryo. </w:t>
      </w:r>
      <w:r w:rsidRPr="006931F1">
        <w:rPr>
          <w:i/>
          <w:iCs/>
        </w:rPr>
        <w:t>Development</w:t>
      </w:r>
      <w:r w:rsidRPr="006931F1">
        <w:t xml:space="preserve"> 124, 13–20.</w:t>
      </w:r>
    </w:p>
    <w:p w14:paraId="54D42EB2" w14:textId="79F8FD91" w:rsidR="007F30A3" w:rsidRPr="00E36945" w:rsidRDefault="00E36945" w:rsidP="006931F1">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rsidP="00484109">
      <w:pPr>
        <w:pStyle w:val="Heading1"/>
        <w:spacing w:line="360" w:lineRule="auto"/>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46E50FD5" w14:textId="77777777" w:rsidR="009C7D76" w:rsidRPr="00743779" w:rsidRDefault="009C7D76" w:rsidP="00484109">
      <w:pPr>
        <w:spacing w:line="360" w:lineRule="auto"/>
        <w:jc w:val="both"/>
        <w:rPr>
          <w:rFonts w:eastAsia="Arial"/>
        </w:rPr>
      </w:pPr>
      <w:r w:rsidRPr="00743779">
        <w:rPr>
          <w:rFonts w:eastAsia="Arial"/>
          <w:b/>
        </w:rPr>
        <w:t xml:space="preserve">Table </w:t>
      </w:r>
      <w:r>
        <w:rPr>
          <w:rFonts w:eastAsia="Arial"/>
          <w:b/>
        </w:rPr>
        <w:t>S1</w:t>
      </w:r>
      <w:r w:rsidRPr="00743779">
        <w:rPr>
          <w:rFonts w:eastAsia="Arial"/>
          <w:b/>
        </w:rPr>
        <w:t xml:space="preserve">.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5C9D440E" w14:textId="77777777" w:rsidR="009C7D76" w:rsidRPr="00743779" w:rsidRDefault="00000000" w:rsidP="00484109">
      <w:pPr>
        <w:spacing w:line="360" w:lineRule="auto"/>
        <w:jc w:val="both"/>
      </w:pPr>
      <w:sdt>
        <w:sdtPr>
          <w:tag w:val="goog_rdk_47"/>
          <w:id w:val="130604917"/>
        </w:sdtPr>
        <w:sdtContent/>
      </w:sdt>
    </w:p>
    <w:p w14:paraId="1848B996" w14:textId="77777777" w:rsidR="009C7D76" w:rsidRPr="00743779" w:rsidRDefault="009C7D76" w:rsidP="00484109">
      <w:pPr>
        <w:spacing w:line="360" w:lineRule="auto"/>
      </w:pPr>
    </w:p>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9C7D76" w:rsidRPr="007959EA" w14:paraId="35074EB6" w14:textId="77777777" w:rsidTr="00DD72AE">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9046391" w14:textId="77777777" w:rsidR="009C7D76" w:rsidRPr="007959EA" w:rsidRDefault="009C7D76" w:rsidP="00484109">
            <w:pPr>
              <w:spacing w:line="360"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6C94BA" w14:textId="77777777" w:rsidR="009C7D76" w:rsidRPr="007959EA" w:rsidRDefault="009C7D76" w:rsidP="00484109">
            <w:pPr>
              <w:spacing w:line="360"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92A8B7" w14:textId="77777777" w:rsidR="009C7D76" w:rsidRPr="007959EA" w:rsidRDefault="009C7D76" w:rsidP="00484109">
            <w:pPr>
              <w:spacing w:line="360" w:lineRule="auto"/>
              <w:jc w:val="both"/>
              <w:rPr>
                <w:rFonts w:eastAsia="Arial"/>
                <w:i/>
              </w:rPr>
            </w:pPr>
            <w:r w:rsidRPr="007959EA">
              <w:rPr>
                <w:rFonts w:eastAsia="Arial"/>
              </w:rPr>
              <w:t>pH</w:t>
            </w:r>
            <w:r w:rsidRPr="007959EA">
              <w:rPr>
                <w:rFonts w:eastAsia="Arial"/>
                <w:vertAlign w:val="subscript"/>
              </w:rPr>
              <w:t>T</w:t>
            </w:r>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5F6C24" w14:textId="77777777" w:rsidR="009C7D76" w:rsidRPr="007959EA" w:rsidRDefault="009C7D76" w:rsidP="00484109">
            <w:pPr>
              <w:spacing w:line="360"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C47E10" w14:textId="77777777" w:rsidR="009C7D76" w:rsidRPr="007959EA" w:rsidRDefault="009C7D76" w:rsidP="00484109">
            <w:pPr>
              <w:spacing w:line="360"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4D25159C" w14:textId="77777777" w:rsidR="009C7D76" w:rsidRPr="007959EA" w:rsidRDefault="009C7D76" w:rsidP="00484109">
            <w:pPr>
              <w:spacing w:line="360"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22BAEDCC" w14:textId="77777777" w:rsidR="009C7D76" w:rsidRPr="007959EA" w:rsidRDefault="009C7D76" w:rsidP="00484109">
            <w:pPr>
              <w:spacing w:line="360"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4162B4" w14:textId="77777777" w:rsidR="009C7D76" w:rsidRPr="007959EA" w:rsidRDefault="009C7D76" w:rsidP="00484109">
            <w:pPr>
              <w:spacing w:line="360" w:lineRule="auto"/>
              <w:jc w:val="both"/>
              <w:rPr>
                <w:rFonts w:eastAsia="Arial"/>
                <w:vertAlign w:val="subscript"/>
              </w:rPr>
            </w:pPr>
            <w:r w:rsidRPr="007959EA">
              <w:rPr>
                <w:rFonts w:eastAsia="Arial"/>
              </w:rPr>
              <w:t>Ω</w:t>
            </w:r>
            <w:r w:rsidRPr="007959EA">
              <w:rPr>
                <w:rFonts w:eastAsia="Arial"/>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748B0C" w14:textId="77777777" w:rsidR="009C7D76" w:rsidRPr="007959EA" w:rsidRDefault="009C7D76" w:rsidP="00484109">
            <w:pPr>
              <w:spacing w:line="360" w:lineRule="auto"/>
              <w:jc w:val="both"/>
              <w:rPr>
                <w:rFonts w:eastAsia="Arial"/>
                <w:vertAlign w:val="subscript"/>
              </w:rPr>
            </w:pPr>
            <w:r w:rsidRPr="007959EA">
              <w:rPr>
                <w:rFonts w:eastAsia="Arial"/>
              </w:rPr>
              <w:t>Ω</w:t>
            </w:r>
            <w:r w:rsidRPr="007959EA">
              <w:rPr>
                <w:rFonts w:eastAsia="Arial"/>
                <w:vertAlign w:val="subscript"/>
              </w:rPr>
              <w:t>ca</w:t>
            </w:r>
          </w:p>
        </w:tc>
      </w:tr>
      <w:tr w:rsidR="009C7D76" w:rsidRPr="007959EA" w14:paraId="23587038"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74635FA0" w14:textId="77777777" w:rsidR="009C7D76" w:rsidRPr="007959EA" w:rsidRDefault="009C7D76" w:rsidP="00484109">
            <w:pPr>
              <w:spacing w:line="360" w:lineRule="auto"/>
              <w:jc w:val="center"/>
              <w:rPr>
                <w:rFonts w:eastAsia="Arial"/>
              </w:rPr>
            </w:pPr>
            <w:r w:rsidRPr="007959EA">
              <w:rPr>
                <w:rFonts w:eastAsia="Arial"/>
              </w:rPr>
              <w:t>Single drivers</w:t>
            </w:r>
          </w:p>
        </w:tc>
      </w:tr>
      <w:tr w:rsidR="009C7D76" w:rsidRPr="007959EA" w14:paraId="72F2001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D5C7D3" w14:textId="77777777" w:rsidR="009C7D76" w:rsidRPr="007959EA" w:rsidRDefault="009C7D76" w:rsidP="00484109">
            <w:pPr>
              <w:spacing w:line="360"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E5F94F6" w14:textId="77777777" w:rsidR="009C7D76" w:rsidRPr="007959EA" w:rsidRDefault="009C7D76" w:rsidP="00484109">
            <w:pPr>
              <w:spacing w:line="360"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3E27AC2" w14:textId="77777777" w:rsidR="009C7D76" w:rsidRPr="007959EA" w:rsidRDefault="009C7D76" w:rsidP="00484109">
            <w:pPr>
              <w:spacing w:line="360"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8C32B4"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81EF25" w14:textId="77777777" w:rsidR="009C7D76" w:rsidRPr="007959EA" w:rsidRDefault="009C7D76" w:rsidP="00484109">
            <w:pPr>
              <w:spacing w:line="360"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6EC02A6B" w14:textId="77777777" w:rsidR="009C7D76" w:rsidRPr="007959EA" w:rsidRDefault="009C7D76" w:rsidP="00484109">
            <w:pPr>
              <w:spacing w:line="360"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5D282BC0" w14:textId="77777777" w:rsidR="009C7D76" w:rsidRPr="007959EA" w:rsidRDefault="009C7D76" w:rsidP="00484109">
            <w:pPr>
              <w:spacing w:line="360"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69235FB5" w14:textId="77777777" w:rsidR="009C7D76" w:rsidRPr="007959EA" w:rsidRDefault="009C7D76" w:rsidP="00484109">
            <w:pPr>
              <w:spacing w:line="360"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0D1B7F5E" w14:textId="77777777" w:rsidR="009C7D76" w:rsidRPr="007959EA" w:rsidRDefault="009C7D76" w:rsidP="00484109">
            <w:pPr>
              <w:spacing w:line="360" w:lineRule="auto"/>
              <w:jc w:val="both"/>
              <w:rPr>
                <w:rFonts w:eastAsia="Arial"/>
              </w:rPr>
            </w:pPr>
            <w:r w:rsidRPr="007959EA">
              <w:rPr>
                <w:rFonts w:eastAsia="Arial"/>
              </w:rPr>
              <w:t>3.92</w:t>
            </w:r>
          </w:p>
        </w:tc>
      </w:tr>
      <w:tr w:rsidR="009C7D76" w:rsidRPr="007959EA" w14:paraId="26F3088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8FAE62C" w14:textId="77777777" w:rsidR="009C7D76" w:rsidRPr="007959EA" w:rsidRDefault="009C7D76" w:rsidP="00484109">
            <w:pPr>
              <w:spacing w:line="360"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5D0212" w14:textId="77777777" w:rsidR="009C7D76" w:rsidRPr="007959EA" w:rsidRDefault="009C7D76" w:rsidP="00484109">
            <w:pPr>
              <w:spacing w:line="360"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77254F71" w14:textId="77777777" w:rsidR="009C7D76" w:rsidRPr="007959EA" w:rsidRDefault="009C7D76" w:rsidP="0048410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659942" w14:textId="77777777" w:rsidR="009C7D76" w:rsidRPr="007959EA" w:rsidRDefault="009C7D76" w:rsidP="0048410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B578E0" w14:textId="77777777" w:rsidR="009C7D76" w:rsidRPr="007959EA" w:rsidRDefault="009C7D76" w:rsidP="00484109">
            <w:pPr>
              <w:spacing w:line="360"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65EB2BF9" w14:textId="77777777" w:rsidR="009C7D76" w:rsidRPr="007959EA" w:rsidRDefault="009C7D76" w:rsidP="00484109">
            <w:pPr>
              <w:spacing w:line="360"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0A02E061" w14:textId="77777777" w:rsidR="009C7D76" w:rsidRPr="007959EA" w:rsidRDefault="009C7D76" w:rsidP="00484109">
            <w:pPr>
              <w:spacing w:line="360"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2B669273" w14:textId="77777777" w:rsidR="009C7D76" w:rsidRPr="007959EA" w:rsidRDefault="009C7D76" w:rsidP="00484109">
            <w:pPr>
              <w:spacing w:line="360"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190D1BDF" w14:textId="77777777" w:rsidR="009C7D76" w:rsidRPr="007959EA" w:rsidRDefault="009C7D76" w:rsidP="00484109">
            <w:pPr>
              <w:spacing w:line="360" w:lineRule="auto"/>
              <w:jc w:val="both"/>
              <w:rPr>
                <w:rFonts w:eastAsia="Arial"/>
              </w:rPr>
            </w:pPr>
            <w:r w:rsidRPr="007959EA">
              <w:rPr>
                <w:rFonts w:eastAsia="Arial"/>
              </w:rPr>
              <w:t>4.33</w:t>
            </w:r>
          </w:p>
        </w:tc>
      </w:tr>
      <w:tr w:rsidR="009C7D76" w:rsidRPr="007959EA" w14:paraId="1254DD6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49B5765" w14:textId="77777777" w:rsidR="009C7D76" w:rsidRPr="007959EA" w:rsidRDefault="009C7D76" w:rsidP="00484109">
            <w:pPr>
              <w:spacing w:line="360"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749F8C"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319A03E" w14:textId="77777777" w:rsidR="009C7D76" w:rsidRPr="007959EA" w:rsidRDefault="009C7D76" w:rsidP="0048410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2530F5" w14:textId="77777777" w:rsidR="009C7D76" w:rsidRPr="007959EA" w:rsidRDefault="009C7D76" w:rsidP="00484109">
            <w:pPr>
              <w:spacing w:line="360"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D3F6F5" w14:textId="77777777" w:rsidR="009C7D76" w:rsidRPr="007959EA" w:rsidRDefault="009C7D76" w:rsidP="00484109">
            <w:pPr>
              <w:spacing w:line="360"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68B5C136" w14:textId="77777777" w:rsidR="009C7D76" w:rsidRPr="007959EA" w:rsidRDefault="009C7D76" w:rsidP="00484109">
            <w:pPr>
              <w:spacing w:line="360"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1FC214E7" w14:textId="77777777" w:rsidR="009C7D76" w:rsidRPr="007959EA" w:rsidRDefault="009C7D76" w:rsidP="00484109">
            <w:pPr>
              <w:spacing w:line="360"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3A8A50D" w14:textId="77777777" w:rsidR="009C7D76" w:rsidRPr="007959EA" w:rsidRDefault="009C7D76" w:rsidP="00484109">
            <w:pPr>
              <w:spacing w:line="360"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27D0DA56" w14:textId="77777777" w:rsidR="009C7D76" w:rsidRPr="007959EA" w:rsidRDefault="009C7D76" w:rsidP="00484109">
            <w:pPr>
              <w:spacing w:line="360" w:lineRule="auto"/>
              <w:jc w:val="both"/>
              <w:rPr>
                <w:rFonts w:eastAsia="Arial"/>
              </w:rPr>
            </w:pPr>
            <w:r w:rsidRPr="007959EA">
              <w:rPr>
                <w:rFonts w:eastAsia="Arial"/>
              </w:rPr>
              <w:t>4.75</w:t>
            </w:r>
          </w:p>
        </w:tc>
      </w:tr>
      <w:tr w:rsidR="009C7D76" w:rsidRPr="007959EA" w14:paraId="548C3C00"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CBE68D2" w14:textId="77777777" w:rsidR="009C7D76" w:rsidRPr="007959EA" w:rsidRDefault="009C7D76" w:rsidP="00484109">
            <w:pPr>
              <w:spacing w:line="360" w:lineRule="auto"/>
              <w:jc w:val="both"/>
              <w:rPr>
                <w:rFonts w:eastAsia="Arial"/>
              </w:rPr>
            </w:pPr>
            <w:r w:rsidRPr="007959EA">
              <w:t>2</w:t>
            </w:r>
            <w:r>
              <w:t>5</w:t>
            </w:r>
            <w:r w:rsidRPr="007959EA">
              <w:t xml:space="preserve">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C8272B" w14:textId="77777777" w:rsidR="009C7D76" w:rsidRPr="007959EA" w:rsidRDefault="009C7D76" w:rsidP="00484109">
            <w:pPr>
              <w:spacing w:line="360"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0C935F29" w14:textId="77777777" w:rsidR="009C7D76" w:rsidRPr="007959EA" w:rsidRDefault="009C7D76" w:rsidP="0048410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CB666C3"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910987" w14:textId="77777777" w:rsidR="009C7D76" w:rsidRPr="007959EA" w:rsidRDefault="009C7D76" w:rsidP="00484109">
            <w:pPr>
              <w:spacing w:line="360"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73274CD7" w14:textId="77777777" w:rsidR="009C7D76" w:rsidRPr="007959EA" w:rsidRDefault="009C7D76" w:rsidP="00484109">
            <w:pPr>
              <w:spacing w:line="360"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45BBDB47" w14:textId="77777777" w:rsidR="009C7D76" w:rsidRPr="007959EA" w:rsidRDefault="009C7D76" w:rsidP="00484109">
            <w:pPr>
              <w:spacing w:line="360"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52D80058" w14:textId="77777777" w:rsidR="009C7D76" w:rsidRPr="007959EA" w:rsidRDefault="009C7D76" w:rsidP="00484109">
            <w:pPr>
              <w:spacing w:line="360"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39209BC" w14:textId="77777777" w:rsidR="009C7D76" w:rsidRPr="007959EA" w:rsidRDefault="009C7D76" w:rsidP="00484109">
            <w:pPr>
              <w:spacing w:line="360" w:lineRule="auto"/>
              <w:jc w:val="both"/>
              <w:rPr>
                <w:rFonts w:eastAsia="Arial"/>
              </w:rPr>
            </w:pPr>
            <w:r w:rsidRPr="007959EA">
              <w:rPr>
                <w:rFonts w:eastAsia="Arial"/>
              </w:rPr>
              <w:t>5.40</w:t>
            </w:r>
          </w:p>
        </w:tc>
      </w:tr>
      <w:tr w:rsidR="009C7D76" w:rsidRPr="007959EA" w14:paraId="6C106A2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2E6A983" w14:textId="77777777" w:rsidR="009C7D76" w:rsidRPr="007959EA" w:rsidRDefault="009C7D76" w:rsidP="00484109">
            <w:pPr>
              <w:spacing w:line="360"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01D472" w14:textId="77777777" w:rsidR="009C7D76" w:rsidRPr="007959EA" w:rsidRDefault="009C7D76" w:rsidP="00484109">
            <w:pPr>
              <w:spacing w:line="360"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0F3FC254" w14:textId="77777777" w:rsidR="009C7D76" w:rsidRPr="007959EA" w:rsidRDefault="009C7D76" w:rsidP="00484109">
            <w:pPr>
              <w:spacing w:line="360"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ECABD"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846D4D" w14:textId="77777777" w:rsidR="009C7D76" w:rsidRPr="007959EA" w:rsidRDefault="009C7D76" w:rsidP="00484109">
            <w:pPr>
              <w:spacing w:line="360"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39622F77" w14:textId="77777777" w:rsidR="009C7D76" w:rsidRPr="007959EA" w:rsidRDefault="009C7D76" w:rsidP="00484109">
            <w:pPr>
              <w:spacing w:line="360"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06C3B1E4" w14:textId="77777777" w:rsidR="009C7D76" w:rsidRPr="007959EA" w:rsidRDefault="009C7D76" w:rsidP="00484109">
            <w:pPr>
              <w:spacing w:line="360"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1C8C1A26" w14:textId="77777777" w:rsidR="009C7D76" w:rsidRPr="007959EA" w:rsidRDefault="009C7D76" w:rsidP="00484109">
            <w:pPr>
              <w:spacing w:line="360"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45D3DEA0" w14:textId="77777777" w:rsidR="009C7D76" w:rsidRPr="007959EA" w:rsidRDefault="009C7D76" w:rsidP="00484109">
            <w:pPr>
              <w:spacing w:line="360" w:lineRule="auto"/>
              <w:jc w:val="both"/>
              <w:rPr>
                <w:rFonts w:eastAsia="Arial"/>
              </w:rPr>
            </w:pPr>
            <w:r w:rsidRPr="007959EA">
              <w:rPr>
                <w:rFonts w:eastAsia="Arial"/>
              </w:rPr>
              <w:t>6.33</w:t>
            </w:r>
          </w:p>
        </w:tc>
      </w:tr>
      <w:tr w:rsidR="009C7D76" w:rsidRPr="007959EA" w14:paraId="1B299FD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CC545B1" w14:textId="77777777" w:rsidR="009C7D76" w:rsidRPr="007959EA" w:rsidRDefault="009C7D76" w:rsidP="00484109">
            <w:pPr>
              <w:spacing w:line="360"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0F63F4"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47A5A83" w14:textId="77777777" w:rsidR="009C7D76" w:rsidRPr="007959EA" w:rsidRDefault="009C7D76" w:rsidP="0048410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EF2962"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136D9D" w14:textId="77777777" w:rsidR="009C7D76" w:rsidRPr="007959EA" w:rsidRDefault="009C7D76" w:rsidP="00484109">
            <w:pPr>
              <w:spacing w:line="360"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2611825" w14:textId="77777777" w:rsidR="009C7D76" w:rsidRPr="007959EA" w:rsidRDefault="009C7D76" w:rsidP="00484109">
            <w:pPr>
              <w:spacing w:line="360"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41E823E0" w14:textId="77777777" w:rsidR="009C7D76" w:rsidRPr="007959EA" w:rsidRDefault="009C7D76" w:rsidP="00484109">
            <w:pPr>
              <w:spacing w:line="360"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01B51974" w14:textId="77777777" w:rsidR="009C7D76" w:rsidRPr="007959EA" w:rsidRDefault="009C7D76" w:rsidP="00484109">
            <w:pPr>
              <w:spacing w:line="360"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1B9E18C9" w14:textId="77777777" w:rsidR="009C7D76" w:rsidRPr="007959EA" w:rsidRDefault="009C7D76" w:rsidP="00484109">
            <w:pPr>
              <w:spacing w:line="360" w:lineRule="auto"/>
              <w:jc w:val="both"/>
              <w:rPr>
                <w:rFonts w:eastAsia="Arial"/>
              </w:rPr>
            </w:pPr>
            <w:r w:rsidRPr="007959EA">
              <w:rPr>
                <w:rFonts w:eastAsia="Arial"/>
              </w:rPr>
              <w:t>4.57</w:t>
            </w:r>
          </w:p>
        </w:tc>
      </w:tr>
      <w:tr w:rsidR="009C7D76" w:rsidRPr="007959EA" w14:paraId="1B9842D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6E64DF5" w14:textId="77777777" w:rsidR="009C7D76" w:rsidRPr="007959EA" w:rsidRDefault="009C7D76" w:rsidP="00484109">
            <w:pPr>
              <w:spacing w:line="360"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4968B9"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7436E4D" w14:textId="77777777" w:rsidR="009C7D76" w:rsidRPr="007959EA" w:rsidRDefault="009C7D76" w:rsidP="00484109">
            <w:pPr>
              <w:spacing w:line="360"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EB6BCB"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2933332" w14:textId="77777777" w:rsidR="009C7D76" w:rsidRPr="007959EA" w:rsidRDefault="009C7D76" w:rsidP="00484109">
            <w:pPr>
              <w:spacing w:line="360"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141FE6F3" w14:textId="77777777" w:rsidR="009C7D76" w:rsidRPr="007959EA" w:rsidRDefault="009C7D76" w:rsidP="00484109">
            <w:pPr>
              <w:spacing w:line="360"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26EBAD67" w14:textId="77777777" w:rsidR="009C7D76" w:rsidRPr="007959EA" w:rsidRDefault="009C7D76" w:rsidP="00484109">
            <w:pPr>
              <w:spacing w:line="360"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3A6819F1" w14:textId="77777777" w:rsidR="009C7D76" w:rsidRPr="007959EA" w:rsidRDefault="009C7D76" w:rsidP="00484109">
            <w:pPr>
              <w:spacing w:line="360"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46B7FE01" w14:textId="77777777" w:rsidR="009C7D76" w:rsidRPr="007959EA" w:rsidRDefault="009C7D76" w:rsidP="00484109">
            <w:pPr>
              <w:spacing w:line="360" w:lineRule="auto"/>
              <w:jc w:val="both"/>
              <w:rPr>
                <w:rFonts w:eastAsia="Arial"/>
              </w:rPr>
            </w:pPr>
            <w:r w:rsidRPr="007959EA">
              <w:rPr>
                <w:rFonts w:eastAsia="Arial"/>
              </w:rPr>
              <w:t>3.75</w:t>
            </w:r>
          </w:p>
        </w:tc>
      </w:tr>
      <w:tr w:rsidR="009C7D76" w:rsidRPr="007959EA" w14:paraId="1F2DBB4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B48B062" w14:textId="77777777" w:rsidR="009C7D76" w:rsidRPr="007959EA" w:rsidRDefault="009C7D76" w:rsidP="00484109">
            <w:pPr>
              <w:spacing w:line="360"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A3729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F71217F" w14:textId="77777777" w:rsidR="009C7D76" w:rsidRPr="007959EA" w:rsidRDefault="009C7D76" w:rsidP="00484109">
            <w:pPr>
              <w:spacing w:line="360"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1EAFA0"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444039" w14:textId="77777777" w:rsidR="009C7D76" w:rsidRPr="007959EA" w:rsidRDefault="009C7D76" w:rsidP="00484109">
            <w:pPr>
              <w:spacing w:line="360"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4B60C644" w14:textId="77777777" w:rsidR="009C7D76" w:rsidRPr="007959EA" w:rsidRDefault="009C7D76" w:rsidP="00484109">
            <w:pPr>
              <w:spacing w:line="360"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5AA2FD56" w14:textId="77777777" w:rsidR="009C7D76" w:rsidRPr="007959EA" w:rsidRDefault="009C7D76" w:rsidP="00484109">
            <w:pPr>
              <w:spacing w:line="360"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39DDB5E4" w14:textId="77777777" w:rsidR="009C7D76" w:rsidRPr="007959EA" w:rsidRDefault="009C7D76" w:rsidP="00484109">
            <w:pPr>
              <w:spacing w:line="360"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0997CA04" w14:textId="77777777" w:rsidR="009C7D76" w:rsidRPr="007959EA" w:rsidRDefault="009C7D76" w:rsidP="00484109">
            <w:pPr>
              <w:spacing w:line="360" w:lineRule="auto"/>
              <w:jc w:val="both"/>
              <w:rPr>
                <w:rFonts w:eastAsia="Arial"/>
              </w:rPr>
            </w:pPr>
            <w:r w:rsidRPr="007959EA">
              <w:rPr>
                <w:rFonts w:eastAsia="Arial"/>
              </w:rPr>
              <w:t>2.88</w:t>
            </w:r>
          </w:p>
        </w:tc>
      </w:tr>
      <w:tr w:rsidR="009C7D76" w:rsidRPr="007959EA" w14:paraId="46D4528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876FCCB" w14:textId="77777777" w:rsidR="009C7D76" w:rsidRPr="007959EA" w:rsidRDefault="009C7D76" w:rsidP="00484109">
            <w:pPr>
              <w:spacing w:line="360"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CCDBB3"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91547B5" w14:textId="77777777" w:rsidR="009C7D76" w:rsidRPr="007959EA" w:rsidRDefault="009C7D76" w:rsidP="00484109">
            <w:pPr>
              <w:spacing w:line="360"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6CB0E3"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CACEE7" w14:textId="77777777" w:rsidR="009C7D76" w:rsidRPr="007959EA" w:rsidRDefault="009C7D76" w:rsidP="00484109">
            <w:pPr>
              <w:spacing w:line="360"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337056F9" w14:textId="77777777" w:rsidR="009C7D76" w:rsidRPr="007959EA" w:rsidRDefault="009C7D76" w:rsidP="00484109">
            <w:pPr>
              <w:spacing w:line="360"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77C56D3D" w14:textId="77777777" w:rsidR="009C7D76" w:rsidRPr="007959EA" w:rsidRDefault="009C7D76" w:rsidP="00484109">
            <w:pPr>
              <w:spacing w:line="360"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6BFCB4BE" w14:textId="77777777" w:rsidR="009C7D76" w:rsidRPr="007959EA" w:rsidRDefault="009C7D76" w:rsidP="00484109">
            <w:pPr>
              <w:spacing w:line="360"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58AED954" w14:textId="77777777" w:rsidR="009C7D76" w:rsidRPr="007959EA" w:rsidRDefault="009C7D76" w:rsidP="00484109">
            <w:pPr>
              <w:spacing w:line="360" w:lineRule="auto"/>
              <w:jc w:val="both"/>
              <w:rPr>
                <w:rFonts w:eastAsia="Arial"/>
              </w:rPr>
            </w:pPr>
            <w:r w:rsidRPr="007959EA">
              <w:rPr>
                <w:rFonts w:eastAsia="Arial"/>
              </w:rPr>
              <w:t>2.53</w:t>
            </w:r>
          </w:p>
        </w:tc>
      </w:tr>
      <w:tr w:rsidR="009C7D76" w:rsidRPr="007959EA" w14:paraId="67C4A8EE"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6F6EF8" w14:textId="77777777" w:rsidR="009C7D76" w:rsidRPr="007959EA" w:rsidRDefault="009C7D76" w:rsidP="00484109">
            <w:pPr>
              <w:spacing w:line="360"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FD16"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0F9D211" w14:textId="77777777" w:rsidR="009C7D76" w:rsidRPr="007959EA" w:rsidRDefault="009C7D76" w:rsidP="00484109">
            <w:pPr>
              <w:spacing w:line="360"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FC9BEF" w14:textId="77777777" w:rsidR="009C7D76" w:rsidRPr="007959EA" w:rsidRDefault="009C7D76" w:rsidP="0048410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F70BA5" w14:textId="77777777" w:rsidR="009C7D76" w:rsidRPr="007959EA" w:rsidRDefault="009C7D76" w:rsidP="00484109">
            <w:pPr>
              <w:spacing w:line="360"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3B86A164" w14:textId="77777777" w:rsidR="009C7D76" w:rsidRPr="007959EA" w:rsidRDefault="009C7D76" w:rsidP="00484109">
            <w:pPr>
              <w:spacing w:line="360"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6EA5B1C" w14:textId="77777777" w:rsidR="009C7D76" w:rsidRPr="007959EA" w:rsidRDefault="009C7D76" w:rsidP="00484109">
            <w:pPr>
              <w:spacing w:line="360"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57B61C95" w14:textId="77777777" w:rsidR="009C7D76" w:rsidRPr="007959EA" w:rsidRDefault="009C7D76" w:rsidP="00484109">
            <w:pPr>
              <w:spacing w:line="360"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073710D" w14:textId="77777777" w:rsidR="009C7D76" w:rsidRPr="007959EA" w:rsidRDefault="009C7D76" w:rsidP="00484109">
            <w:pPr>
              <w:spacing w:line="360" w:lineRule="auto"/>
              <w:jc w:val="both"/>
              <w:rPr>
                <w:rFonts w:eastAsia="Arial"/>
              </w:rPr>
            </w:pPr>
            <w:r w:rsidRPr="007959EA">
              <w:rPr>
                <w:rFonts w:eastAsia="Arial"/>
              </w:rPr>
              <w:t>2.26</w:t>
            </w:r>
          </w:p>
        </w:tc>
      </w:tr>
      <w:tr w:rsidR="009C7D76" w:rsidRPr="007959EA" w14:paraId="4C15DF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91AEEA" w14:textId="77777777" w:rsidR="009C7D76" w:rsidRPr="007959EA" w:rsidRDefault="009C7D76" w:rsidP="00484109">
            <w:pPr>
              <w:spacing w:line="360"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F0475C"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EE741B"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FE907ED"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E1D9F3" w14:textId="77777777" w:rsidR="009C7D76" w:rsidRPr="007959EA" w:rsidRDefault="009C7D76" w:rsidP="00484109">
            <w:pPr>
              <w:spacing w:line="360"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78732AB9" w14:textId="77777777" w:rsidR="009C7D76" w:rsidRPr="007959EA" w:rsidRDefault="009C7D76" w:rsidP="00484109">
            <w:pPr>
              <w:spacing w:line="360"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753AE72D" w14:textId="77777777" w:rsidR="009C7D76" w:rsidRPr="007959EA" w:rsidRDefault="009C7D76" w:rsidP="00484109">
            <w:pPr>
              <w:spacing w:line="360"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6FC39FCF" w14:textId="77777777" w:rsidR="009C7D76" w:rsidRPr="007959EA" w:rsidRDefault="009C7D76" w:rsidP="00484109">
            <w:pPr>
              <w:spacing w:line="360"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3ED6A8C8" w14:textId="77777777" w:rsidR="009C7D76" w:rsidRPr="007959EA" w:rsidRDefault="009C7D76" w:rsidP="00484109">
            <w:pPr>
              <w:spacing w:line="360" w:lineRule="auto"/>
              <w:jc w:val="both"/>
              <w:rPr>
                <w:rFonts w:eastAsia="Arial"/>
              </w:rPr>
            </w:pPr>
            <w:r w:rsidRPr="007959EA">
              <w:rPr>
                <w:rFonts w:eastAsia="Arial"/>
              </w:rPr>
              <w:t>4.43</w:t>
            </w:r>
          </w:p>
        </w:tc>
      </w:tr>
      <w:tr w:rsidR="009C7D76" w:rsidRPr="007959EA" w14:paraId="57827948"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3542C1" w14:textId="77777777" w:rsidR="009C7D76" w:rsidRPr="007959EA" w:rsidRDefault="009C7D76" w:rsidP="00484109">
            <w:pPr>
              <w:spacing w:line="360"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4ED1E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6D8A659" w14:textId="77777777" w:rsidR="009C7D76" w:rsidRPr="007959EA" w:rsidRDefault="009C7D76" w:rsidP="0048410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728D15" w14:textId="77777777" w:rsidR="009C7D76" w:rsidRPr="007959EA" w:rsidRDefault="009C7D76" w:rsidP="00484109">
            <w:pPr>
              <w:spacing w:line="360"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9B35EB" w14:textId="77777777" w:rsidR="009C7D76" w:rsidRPr="007959EA" w:rsidRDefault="009C7D76" w:rsidP="0048410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E7069AA" w14:textId="77777777" w:rsidR="009C7D76" w:rsidRPr="007959EA" w:rsidRDefault="009C7D76" w:rsidP="00484109">
            <w:pPr>
              <w:spacing w:line="360"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79926ACF" w14:textId="77777777" w:rsidR="009C7D76" w:rsidRPr="007959EA" w:rsidRDefault="009C7D76" w:rsidP="00484109">
            <w:pPr>
              <w:spacing w:line="360"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01186F0E" w14:textId="77777777" w:rsidR="009C7D76" w:rsidRPr="007959EA" w:rsidRDefault="009C7D76" w:rsidP="00484109">
            <w:pPr>
              <w:spacing w:line="360"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2169161F" w14:textId="77777777" w:rsidR="009C7D76" w:rsidRPr="007959EA" w:rsidRDefault="009C7D76" w:rsidP="00484109">
            <w:pPr>
              <w:spacing w:line="360" w:lineRule="auto"/>
              <w:jc w:val="both"/>
              <w:rPr>
                <w:rFonts w:eastAsia="Arial"/>
              </w:rPr>
            </w:pPr>
            <w:r w:rsidRPr="007959EA">
              <w:rPr>
                <w:rFonts w:eastAsia="Arial"/>
              </w:rPr>
              <w:t>4.48</w:t>
            </w:r>
          </w:p>
        </w:tc>
      </w:tr>
      <w:tr w:rsidR="009C7D76" w:rsidRPr="007959EA" w14:paraId="7897297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3739237" w14:textId="77777777" w:rsidR="009C7D76" w:rsidRPr="007959EA" w:rsidRDefault="009C7D76" w:rsidP="00484109">
            <w:pPr>
              <w:spacing w:line="360"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BD1C0D"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8E9F0EB"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CC4B2D" w14:textId="77777777" w:rsidR="009C7D76" w:rsidRPr="007959EA" w:rsidRDefault="009C7D76" w:rsidP="00484109">
            <w:pPr>
              <w:spacing w:line="360"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6CD517" w14:textId="77777777" w:rsidR="009C7D76" w:rsidRPr="007959EA" w:rsidRDefault="009C7D76" w:rsidP="0048410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5B37A1BB" w14:textId="77777777" w:rsidR="009C7D76" w:rsidRPr="007959EA" w:rsidRDefault="009C7D76" w:rsidP="00484109">
            <w:pPr>
              <w:spacing w:line="360"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00445CA1" w14:textId="77777777" w:rsidR="009C7D76" w:rsidRPr="007959EA" w:rsidRDefault="009C7D76" w:rsidP="00484109">
            <w:pPr>
              <w:spacing w:line="360"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59A229DC" w14:textId="77777777" w:rsidR="009C7D76" w:rsidRPr="007959EA" w:rsidRDefault="009C7D76" w:rsidP="0048410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D2CBE8E" w14:textId="77777777" w:rsidR="009C7D76" w:rsidRPr="007959EA" w:rsidRDefault="009C7D76" w:rsidP="00484109">
            <w:pPr>
              <w:spacing w:line="360" w:lineRule="auto"/>
              <w:jc w:val="both"/>
              <w:rPr>
                <w:rFonts w:eastAsia="Arial"/>
              </w:rPr>
            </w:pPr>
            <w:r w:rsidRPr="007959EA">
              <w:rPr>
                <w:rFonts w:eastAsia="Arial"/>
              </w:rPr>
              <w:t>4.41</w:t>
            </w:r>
          </w:p>
        </w:tc>
      </w:tr>
      <w:tr w:rsidR="009C7D76" w:rsidRPr="007959EA" w14:paraId="5B8E368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1DEEC7" w14:textId="77777777" w:rsidR="009C7D76" w:rsidRPr="007959EA" w:rsidRDefault="009C7D76" w:rsidP="00484109">
            <w:pPr>
              <w:spacing w:line="360"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5E2594"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BD47E13"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F57A8A" w14:textId="77777777" w:rsidR="009C7D76" w:rsidRPr="007959EA" w:rsidRDefault="009C7D76" w:rsidP="00484109">
            <w:pPr>
              <w:spacing w:line="360"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6ADF98" w14:textId="77777777" w:rsidR="009C7D76" w:rsidRPr="007959EA" w:rsidRDefault="009C7D76" w:rsidP="00484109">
            <w:pPr>
              <w:spacing w:line="360"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C108D6F" w14:textId="77777777" w:rsidR="009C7D76" w:rsidRPr="007959EA" w:rsidRDefault="009C7D76" w:rsidP="00484109">
            <w:pPr>
              <w:spacing w:line="360"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420E8C2D" w14:textId="77777777" w:rsidR="009C7D76" w:rsidRPr="007959EA" w:rsidRDefault="009C7D76" w:rsidP="00484109">
            <w:pPr>
              <w:spacing w:line="360"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432484AC" w14:textId="77777777" w:rsidR="009C7D76" w:rsidRPr="007959EA" w:rsidRDefault="009C7D76" w:rsidP="0048410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6B028AA8" w14:textId="77777777" w:rsidR="009C7D76" w:rsidRPr="007959EA" w:rsidRDefault="009C7D76" w:rsidP="00484109">
            <w:pPr>
              <w:spacing w:line="360" w:lineRule="auto"/>
              <w:jc w:val="both"/>
              <w:rPr>
                <w:rFonts w:eastAsia="Arial"/>
              </w:rPr>
            </w:pPr>
            <w:r w:rsidRPr="007959EA">
              <w:rPr>
                <w:rFonts w:eastAsia="Arial"/>
              </w:rPr>
              <w:t>4.42</w:t>
            </w:r>
          </w:p>
        </w:tc>
      </w:tr>
      <w:tr w:rsidR="009C7D76" w:rsidRPr="007959EA" w14:paraId="08E3DF4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9CDED38" w14:textId="77777777" w:rsidR="009C7D76" w:rsidRPr="007959EA" w:rsidRDefault="009C7D76" w:rsidP="00484109">
            <w:pPr>
              <w:spacing w:line="360"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126EE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A36AEC1" w14:textId="77777777" w:rsidR="009C7D76" w:rsidRPr="007959EA" w:rsidRDefault="009C7D76" w:rsidP="0048410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DAD331" w14:textId="77777777" w:rsidR="009C7D76" w:rsidRPr="007959EA" w:rsidRDefault="009C7D76" w:rsidP="00484109">
            <w:pPr>
              <w:spacing w:line="360"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E4D7AA" w14:textId="77777777" w:rsidR="009C7D76" w:rsidRPr="007959EA" w:rsidRDefault="009C7D76" w:rsidP="00484109">
            <w:pPr>
              <w:spacing w:line="360"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45327EEE" w14:textId="77777777" w:rsidR="009C7D76" w:rsidRPr="007959EA" w:rsidRDefault="009C7D76" w:rsidP="00484109">
            <w:pPr>
              <w:spacing w:line="360"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3D3C5923" w14:textId="77777777" w:rsidR="009C7D76" w:rsidRPr="007959EA" w:rsidRDefault="009C7D76" w:rsidP="00484109">
            <w:pPr>
              <w:spacing w:line="360"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4F34640A" w14:textId="77777777" w:rsidR="009C7D76" w:rsidRPr="007959EA" w:rsidRDefault="009C7D76" w:rsidP="00484109">
            <w:pPr>
              <w:spacing w:line="360"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7EEA2AF" w14:textId="77777777" w:rsidR="009C7D76" w:rsidRPr="007959EA" w:rsidRDefault="009C7D76" w:rsidP="00484109">
            <w:pPr>
              <w:spacing w:line="360" w:lineRule="auto"/>
              <w:jc w:val="both"/>
              <w:rPr>
                <w:rFonts w:eastAsia="Arial"/>
              </w:rPr>
            </w:pPr>
            <w:r w:rsidRPr="007959EA">
              <w:rPr>
                <w:rFonts w:eastAsia="Arial"/>
              </w:rPr>
              <w:t>4.53</w:t>
            </w:r>
          </w:p>
        </w:tc>
      </w:tr>
      <w:tr w:rsidR="009C7D76" w:rsidRPr="007959EA" w14:paraId="612B09C3"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8F885A0" w14:textId="77777777" w:rsidR="009C7D76" w:rsidRPr="007959EA" w:rsidRDefault="009C7D76" w:rsidP="00484109">
            <w:pPr>
              <w:spacing w:line="360" w:lineRule="auto"/>
              <w:jc w:val="center"/>
              <w:rPr>
                <w:rFonts w:eastAsia="Arial"/>
              </w:rPr>
            </w:pPr>
            <w:r w:rsidRPr="007959EA">
              <w:rPr>
                <w:rFonts w:eastAsia="Arial"/>
              </w:rPr>
              <w:t>Multiple drivers</w:t>
            </w:r>
          </w:p>
        </w:tc>
      </w:tr>
      <w:tr w:rsidR="009C7D76" w:rsidRPr="007959EA" w14:paraId="1944B3E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227859" w14:textId="77777777" w:rsidR="009C7D76" w:rsidRPr="007959EA" w:rsidRDefault="009C7D76" w:rsidP="00484109">
            <w:pPr>
              <w:spacing w:line="360"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046FC780" w14:textId="77777777" w:rsidR="009C7D76" w:rsidRPr="007959EA" w:rsidRDefault="009C7D76" w:rsidP="00484109">
            <w:pPr>
              <w:spacing w:line="360"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4F4532D2"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BB7A68"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2F53B2A3" w14:textId="77777777" w:rsidR="009C7D76" w:rsidRPr="007959EA" w:rsidRDefault="009C7D76" w:rsidP="00484109">
            <w:pPr>
              <w:spacing w:line="360"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8F8DC4D" w14:textId="77777777" w:rsidR="009C7D76" w:rsidRPr="007959EA" w:rsidRDefault="009C7D76" w:rsidP="00484109">
            <w:pPr>
              <w:spacing w:line="360"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E283B95" w14:textId="77777777" w:rsidR="009C7D76" w:rsidRPr="007959EA" w:rsidRDefault="009C7D76" w:rsidP="00484109">
            <w:pPr>
              <w:spacing w:line="360"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28829327" w14:textId="77777777" w:rsidR="009C7D76" w:rsidRPr="007959EA" w:rsidRDefault="009C7D76" w:rsidP="00484109">
            <w:pPr>
              <w:spacing w:line="360"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345418B5" w14:textId="77777777" w:rsidR="009C7D76" w:rsidRPr="007959EA" w:rsidRDefault="009C7D76" w:rsidP="00484109">
            <w:pPr>
              <w:spacing w:line="360" w:lineRule="auto"/>
              <w:jc w:val="right"/>
              <w:rPr>
                <w:rFonts w:eastAsia="Arial"/>
              </w:rPr>
            </w:pPr>
            <w:r w:rsidRPr="007959EA">
              <w:rPr>
                <w:rFonts w:eastAsia="Arial"/>
              </w:rPr>
              <w:t>4.40</w:t>
            </w:r>
          </w:p>
        </w:tc>
      </w:tr>
      <w:tr w:rsidR="009C7D76" w:rsidRPr="007959EA" w14:paraId="4E7C08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B701E1" w14:textId="77777777" w:rsidR="009C7D76" w:rsidRPr="007959EA" w:rsidRDefault="009C7D76" w:rsidP="00484109">
            <w:pPr>
              <w:spacing w:line="360"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36D007D4" w14:textId="77777777" w:rsidR="009C7D76" w:rsidRPr="007959EA" w:rsidRDefault="009C7D76" w:rsidP="0048410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65C929DA" w14:textId="77777777" w:rsidR="009C7D76" w:rsidRPr="007959EA" w:rsidRDefault="009C7D76" w:rsidP="00484109">
            <w:pPr>
              <w:spacing w:line="360"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157883A"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461218D3" w14:textId="77777777" w:rsidR="009C7D76" w:rsidRPr="007959EA" w:rsidRDefault="009C7D76" w:rsidP="00484109">
            <w:pPr>
              <w:spacing w:line="360"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3F4F24F4" w14:textId="77777777" w:rsidR="009C7D76" w:rsidRPr="007959EA" w:rsidRDefault="009C7D76" w:rsidP="00484109">
            <w:pPr>
              <w:spacing w:line="360"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5A49775C" w14:textId="77777777" w:rsidR="009C7D76" w:rsidRPr="007959EA" w:rsidRDefault="009C7D76" w:rsidP="00484109">
            <w:pPr>
              <w:spacing w:line="360"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4F74F2A4" w14:textId="77777777" w:rsidR="009C7D76" w:rsidRPr="007959EA" w:rsidRDefault="009C7D76" w:rsidP="00484109">
            <w:pPr>
              <w:spacing w:line="360"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548D5ED6" w14:textId="77777777" w:rsidR="009C7D76" w:rsidRPr="007959EA" w:rsidRDefault="009C7D76" w:rsidP="00484109">
            <w:pPr>
              <w:spacing w:line="360" w:lineRule="auto"/>
              <w:jc w:val="right"/>
              <w:rPr>
                <w:rFonts w:eastAsia="Arial"/>
              </w:rPr>
            </w:pPr>
            <w:r w:rsidRPr="007959EA">
              <w:rPr>
                <w:rFonts w:eastAsia="Arial"/>
              </w:rPr>
              <w:t>2.42</w:t>
            </w:r>
          </w:p>
        </w:tc>
      </w:tr>
      <w:tr w:rsidR="009C7D76" w:rsidRPr="007959EA" w14:paraId="3403E93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682211" w14:textId="77777777" w:rsidR="009C7D76" w:rsidRPr="007959EA" w:rsidRDefault="009C7D76" w:rsidP="00484109">
            <w:pPr>
              <w:spacing w:line="360"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40EF8CC4" w14:textId="77777777" w:rsidR="009C7D76" w:rsidRPr="007959EA" w:rsidRDefault="009C7D76" w:rsidP="0048410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40F80396"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AE56CE"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C44D0FD" w14:textId="77777777" w:rsidR="009C7D76" w:rsidRPr="007959EA" w:rsidRDefault="009C7D76" w:rsidP="00484109">
            <w:pPr>
              <w:spacing w:line="360"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47123D92" w14:textId="77777777" w:rsidR="009C7D76" w:rsidRPr="007959EA" w:rsidRDefault="009C7D76" w:rsidP="00484109">
            <w:pPr>
              <w:spacing w:line="360"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21D0E4B4" w14:textId="77777777" w:rsidR="009C7D76" w:rsidRPr="007959EA" w:rsidRDefault="009C7D76" w:rsidP="00484109">
            <w:pPr>
              <w:spacing w:line="360"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65E29EFC" w14:textId="77777777" w:rsidR="009C7D76" w:rsidRPr="007959EA" w:rsidRDefault="009C7D76" w:rsidP="00484109">
            <w:pPr>
              <w:spacing w:line="360"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41FA2255" w14:textId="77777777" w:rsidR="009C7D76" w:rsidRPr="007959EA" w:rsidRDefault="009C7D76" w:rsidP="00484109">
            <w:pPr>
              <w:spacing w:line="360" w:lineRule="auto"/>
              <w:jc w:val="right"/>
              <w:rPr>
                <w:rFonts w:eastAsia="Arial"/>
              </w:rPr>
            </w:pPr>
            <w:r w:rsidRPr="007959EA">
              <w:rPr>
                <w:rFonts w:eastAsia="Arial"/>
              </w:rPr>
              <w:t>4.33</w:t>
            </w:r>
          </w:p>
        </w:tc>
      </w:tr>
      <w:tr w:rsidR="009C7D76" w:rsidRPr="007959EA" w14:paraId="183D39F9"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172173" w14:textId="77777777" w:rsidR="009C7D76" w:rsidRPr="007959EA" w:rsidRDefault="009C7D76" w:rsidP="00484109">
            <w:pPr>
              <w:spacing w:line="360"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336B0847" w14:textId="77777777" w:rsidR="009C7D76" w:rsidRPr="007959EA" w:rsidRDefault="009C7D76" w:rsidP="00484109">
            <w:pPr>
              <w:spacing w:line="360"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2C295AEB" w14:textId="77777777" w:rsidR="009C7D76" w:rsidRPr="007959EA" w:rsidRDefault="009C7D76" w:rsidP="00484109">
            <w:pPr>
              <w:spacing w:line="360"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91BC04"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6E6CCB4" w14:textId="77777777" w:rsidR="009C7D76" w:rsidRPr="007959EA" w:rsidRDefault="009C7D76" w:rsidP="00484109">
            <w:pPr>
              <w:spacing w:line="360"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0F47FAC6" w14:textId="77777777" w:rsidR="009C7D76" w:rsidRPr="007959EA" w:rsidRDefault="009C7D76" w:rsidP="00484109">
            <w:pPr>
              <w:spacing w:line="360"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6C2843" w14:textId="77777777" w:rsidR="009C7D76" w:rsidRPr="007959EA" w:rsidRDefault="009C7D76" w:rsidP="00484109">
            <w:pPr>
              <w:spacing w:line="360"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6B51843B" w14:textId="77777777" w:rsidR="009C7D76" w:rsidRPr="007959EA" w:rsidRDefault="009C7D76" w:rsidP="00484109">
            <w:pPr>
              <w:spacing w:line="360"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14AA8DF" w14:textId="77777777" w:rsidR="009C7D76" w:rsidRPr="007959EA" w:rsidRDefault="009C7D76" w:rsidP="00484109">
            <w:pPr>
              <w:spacing w:line="360" w:lineRule="auto"/>
              <w:jc w:val="right"/>
              <w:rPr>
                <w:rFonts w:eastAsia="Arial"/>
              </w:rPr>
            </w:pPr>
            <w:r w:rsidRPr="007959EA">
              <w:rPr>
                <w:rFonts w:eastAsia="Arial"/>
              </w:rPr>
              <w:t>2.48</w:t>
            </w:r>
          </w:p>
        </w:tc>
      </w:tr>
      <w:tr w:rsidR="009C7D76" w:rsidRPr="007959EA" w14:paraId="29AECDA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E5B974"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pH8.1Li0.18</w:t>
            </w:r>
          </w:p>
        </w:tc>
        <w:tc>
          <w:tcPr>
            <w:tcW w:w="765" w:type="dxa"/>
            <w:tcMar>
              <w:top w:w="0" w:type="dxa"/>
              <w:left w:w="100" w:type="dxa"/>
              <w:bottom w:w="0" w:type="dxa"/>
              <w:right w:w="100" w:type="dxa"/>
            </w:tcMar>
            <w:vAlign w:val="bottom"/>
          </w:tcPr>
          <w:p w14:paraId="2B089998" w14:textId="77777777" w:rsidR="009C7D76" w:rsidRPr="007959EA" w:rsidRDefault="009C7D76" w:rsidP="0048410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03F918D7"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3AA190"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1254C04C" w14:textId="77777777" w:rsidR="009C7D76" w:rsidRPr="007959EA" w:rsidRDefault="009C7D76" w:rsidP="00484109">
            <w:pPr>
              <w:spacing w:line="360"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5861D2D0" w14:textId="77777777" w:rsidR="009C7D76" w:rsidRPr="007959EA" w:rsidRDefault="009C7D76" w:rsidP="00484109">
            <w:pPr>
              <w:spacing w:line="360"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3BE16009" w14:textId="77777777" w:rsidR="009C7D76" w:rsidRPr="007959EA" w:rsidRDefault="009C7D76" w:rsidP="00484109">
            <w:pPr>
              <w:spacing w:line="360"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502E1761" w14:textId="77777777" w:rsidR="009C7D76" w:rsidRPr="007959EA" w:rsidRDefault="009C7D76" w:rsidP="00484109">
            <w:pPr>
              <w:spacing w:line="360"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1343C37A" w14:textId="77777777" w:rsidR="009C7D76" w:rsidRPr="007959EA" w:rsidRDefault="009C7D76" w:rsidP="00484109">
            <w:pPr>
              <w:spacing w:line="360" w:lineRule="auto"/>
              <w:jc w:val="right"/>
              <w:rPr>
                <w:rFonts w:eastAsia="Arial"/>
              </w:rPr>
            </w:pPr>
            <w:r w:rsidRPr="007959EA">
              <w:rPr>
                <w:rFonts w:eastAsia="Arial"/>
              </w:rPr>
              <w:t>5.04</w:t>
            </w:r>
          </w:p>
        </w:tc>
      </w:tr>
      <w:tr w:rsidR="009C7D76" w:rsidRPr="007959EA" w14:paraId="53B8671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21356B5"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pH7.7Li0.18</w:t>
            </w:r>
          </w:p>
        </w:tc>
        <w:tc>
          <w:tcPr>
            <w:tcW w:w="765" w:type="dxa"/>
            <w:tcMar>
              <w:top w:w="0" w:type="dxa"/>
              <w:left w:w="100" w:type="dxa"/>
              <w:bottom w:w="0" w:type="dxa"/>
              <w:right w:w="100" w:type="dxa"/>
            </w:tcMar>
            <w:vAlign w:val="bottom"/>
          </w:tcPr>
          <w:p w14:paraId="2AF22097" w14:textId="77777777" w:rsidR="009C7D76" w:rsidRPr="007959EA" w:rsidRDefault="009C7D76" w:rsidP="0048410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25D91B98" w14:textId="77777777" w:rsidR="009C7D76" w:rsidRPr="007959EA" w:rsidRDefault="009C7D76" w:rsidP="0048410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046EC9"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661AE351" w14:textId="77777777" w:rsidR="009C7D76" w:rsidRPr="007959EA" w:rsidRDefault="009C7D76" w:rsidP="00484109">
            <w:pPr>
              <w:spacing w:line="360"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308F9383" w14:textId="77777777" w:rsidR="009C7D76" w:rsidRPr="007959EA" w:rsidRDefault="009C7D76" w:rsidP="00484109">
            <w:pPr>
              <w:spacing w:line="360"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0F1AD073" w14:textId="77777777" w:rsidR="009C7D76" w:rsidRPr="007959EA" w:rsidRDefault="009C7D76" w:rsidP="00484109">
            <w:pPr>
              <w:spacing w:line="360"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12BB86AD" w14:textId="77777777" w:rsidR="009C7D76" w:rsidRPr="007959EA" w:rsidRDefault="009C7D76" w:rsidP="00484109">
            <w:pPr>
              <w:spacing w:line="360"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3F2A457B" w14:textId="77777777" w:rsidR="009C7D76" w:rsidRPr="007959EA" w:rsidRDefault="009C7D76" w:rsidP="00484109">
            <w:pPr>
              <w:spacing w:line="360" w:lineRule="auto"/>
              <w:jc w:val="right"/>
              <w:rPr>
                <w:rFonts w:eastAsia="Arial"/>
              </w:rPr>
            </w:pPr>
            <w:r w:rsidRPr="007959EA">
              <w:rPr>
                <w:rFonts w:eastAsia="Arial"/>
              </w:rPr>
              <w:t>3.39</w:t>
            </w:r>
          </w:p>
        </w:tc>
      </w:tr>
      <w:tr w:rsidR="009C7D76" w:rsidRPr="007959EA" w14:paraId="475E8CC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5783F1" w14:textId="77777777" w:rsidR="009C7D76" w:rsidRPr="007959EA" w:rsidRDefault="009C7D76" w:rsidP="00484109">
            <w:pPr>
              <w:spacing w:line="360" w:lineRule="auto"/>
              <w:jc w:val="both"/>
              <w:rPr>
                <w:rFonts w:eastAsia="Arial"/>
              </w:rPr>
            </w:pPr>
            <w:r w:rsidRPr="007959EA">
              <w:rPr>
                <w:rFonts w:eastAsia="Arial"/>
              </w:rPr>
              <w:lastRenderedPageBreak/>
              <w:t>MT2</w:t>
            </w:r>
            <w:r>
              <w:rPr>
                <w:rFonts w:eastAsia="Arial"/>
              </w:rPr>
              <w:t>5</w:t>
            </w:r>
            <w:r w:rsidRPr="007959EA">
              <w:rPr>
                <w:rFonts w:eastAsia="Arial"/>
              </w:rPr>
              <w:t>pH8.1Li7</w:t>
            </w:r>
          </w:p>
        </w:tc>
        <w:tc>
          <w:tcPr>
            <w:tcW w:w="765" w:type="dxa"/>
            <w:tcMar>
              <w:top w:w="0" w:type="dxa"/>
              <w:left w:w="100" w:type="dxa"/>
              <w:bottom w:w="0" w:type="dxa"/>
              <w:right w:w="100" w:type="dxa"/>
            </w:tcMar>
            <w:vAlign w:val="bottom"/>
          </w:tcPr>
          <w:p w14:paraId="0C6DA34C" w14:textId="77777777" w:rsidR="009C7D76" w:rsidRPr="007959EA" w:rsidRDefault="009C7D76" w:rsidP="00484109">
            <w:pPr>
              <w:spacing w:line="360"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651E5FEB"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5294E2" w14:textId="77777777" w:rsidR="009C7D76" w:rsidRPr="007959EA" w:rsidRDefault="009C7D76" w:rsidP="00484109">
            <w:pPr>
              <w:spacing w:line="360"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50268C20" w14:textId="77777777" w:rsidR="009C7D76" w:rsidRPr="007959EA" w:rsidRDefault="009C7D76" w:rsidP="00484109">
            <w:pPr>
              <w:spacing w:line="360"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71DA8249" w14:textId="77777777" w:rsidR="009C7D76" w:rsidRPr="007959EA" w:rsidRDefault="009C7D76" w:rsidP="00484109">
            <w:pPr>
              <w:spacing w:line="360"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66C5227A" w14:textId="77777777" w:rsidR="009C7D76" w:rsidRPr="007959EA" w:rsidRDefault="009C7D76" w:rsidP="00484109">
            <w:pPr>
              <w:spacing w:line="360"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33C89B2E" w14:textId="77777777" w:rsidR="009C7D76" w:rsidRPr="007959EA" w:rsidRDefault="009C7D76" w:rsidP="00484109">
            <w:pPr>
              <w:spacing w:line="360"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31F60D07" w14:textId="77777777" w:rsidR="009C7D76" w:rsidRPr="007959EA" w:rsidRDefault="009C7D76" w:rsidP="00484109">
            <w:pPr>
              <w:spacing w:line="360" w:lineRule="auto"/>
              <w:jc w:val="right"/>
              <w:rPr>
                <w:rFonts w:eastAsia="Arial"/>
              </w:rPr>
            </w:pPr>
            <w:r w:rsidRPr="007959EA">
              <w:rPr>
                <w:rFonts w:eastAsia="Arial"/>
              </w:rPr>
              <w:t>5.09</w:t>
            </w:r>
          </w:p>
        </w:tc>
      </w:tr>
      <w:tr w:rsidR="009C7D76" w:rsidRPr="007959EA" w14:paraId="11CD4E9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4C6459"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pH7.7Li7</w:t>
            </w:r>
          </w:p>
        </w:tc>
        <w:tc>
          <w:tcPr>
            <w:tcW w:w="765" w:type="dxa"/>
            <w:tcMar>
              <w:top w:w="0" w:type="dxa"/>
              <w:left w:w="100" w:type="dxa"/>
              <w:bottom w:w="0" w:type="dxa"/>
              <w:right w:w="100" w:type="dxa"/>
            </w:tcMar>
            <w:vAlign w:val="bottom"/>
          </w:tcPr>
          <w:p w14:paraId="3AB275EF" w14:textId="77777777" w:rsidR="009C7D76" w:rsidRPr="007959EA" w:rsidRDefault="009C7D76" w:rsidP="00484109">
            <w:pPr>
              <w:spacing w:line="360"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6B63363A" w14:textId="77777777" w:rsidR="009C7D76" w:rsidRPr="007959EA" w:rsidRDefault="009C7D76" w:rsidP="0048410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8243832"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08CAA03" w14:textId="77777777" w:rsidR="009C7D76" w:rsidRPr="007959EA" w:rsidRDefault="009C7D76" w:rsidP="00484109">
            <w:pPr>
              <w:spacing w:line="360"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2F62F262" w14:textId="77777777" w:rsidR="009C7D76" w:rsidRPr="007959EA" w:rsidRDefault="009C7D76" w:rsidP="00484109">
            <w:pPr>
              <w:spacing w:line="360"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01F96369" w14:textId="77777777" w:rsidR="009C7D76" w:rsidRPr="007959EA" w:rsidRDefault="009C7D76" w:rsidP="00484109">
            <w:pPr>
              <w:spacing w:line="360"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57676EE6" w14:textId="77777777" w:rsidR="009C7D76" w:rsidRPr="007959EA" w:rsidRDefault="009C7D76" w:rsidP="00484109">
            <w:pPr>
              <w:spacing w:line="360"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36165525" w14:textId="77777777" w:rsidR="009C7D76" w:rsidRPr="007959EA" w:rsidRDefault="009C7D76" w:rsidP="00484109">
            <w:pPr>
              <w:spacing w:line="360" w:lineRule="auto"/>
              <w:jc w:val="right"/>
              <w:rPr>
                <w:rFonts w:eastAsia="Arial"/>
              </w:rPr>
            </w:pPr>
            <w:r w:rsidRPr="007959EA">
              <w:rPr>
                <w:rFonts w:eastAsia="Arial"/>
              </w:rPr>
              <w:t>3.39</w:t>
            </w:r>
          </w:p>
        </w:tc>
      </w:tr>
    </w:tbl>
    <w:p w14:paraId="0C4D1B7A" w14:textId="77777777" w:rsidR="009C7D76" w:rsidRDefault="009C7D76" w:rsidP="00484109">
      <w:pPr>
        <w:spacing w:line="360" w:lineRule="auto"/>
        <w:jc w:val="both"/>
        <w:rPr>
          <w:rFonts w:eastAsia="Arial"/>
          <w:b/>
          <w:bCs/>
        </w:rPr>
      </w:pPr>
    </w:p>
    <w:p w14:paraId="00000326" w14:textId="77777777" w:rsidR="00F1663E" w:rsidRDefault="00F1663E" w:rsidP="00484109">
      <w:pPr>
        <w:spacing w:line="360" w:lineRule="auto"/>
        <w:jc w:val="both"/>
        <w:rPr>
          <w:rFonts w:ascii="Arial" w:eastAsia="Arial" w:hAnsi="Arial" w:cs="Arial"/>
        </w:rPr>
      </w:pPr>
    </w:p>
    <w:p w14:paraId="00000327" w14:textId="0B97AE6B" w:rsidR="00F1663E" w:rsidRPr="007F30A3" w:rsidRDefault="00275014" w:rsidP="00484109">
      <w:pPr>
        <w:spacing w:line="360" w:lineRule="auto"/>
        <w:jc w:val="both"/>
        <w:rPr>
          <w:rFonts w:eastAsia="Arial"/>
        </w:rPr>
      </w:pPr>
      <w:r w:rsidRPr="007F30A3">
        <w:rPr>
          <w:rFonts w:eastAsia="Arial"/>
          <w:b/>
        </w:rPr>
        <w:t>Table S</w:t>
      </w:r>
      <w:r w:rsidR="009C7D76">
        <w:rPr>
          <w:rFonts w:eastAsia="Arial"/>
          <w:b/>
        </w:rPr>
        <w:t>2</w:t>
      </w:r>
      <w:r w:rsidRPr="007F30A3">
        <w:rPr>
          <w:rFonts w:eastAsia="Arial"/>
        </w:rPr>
        <w:t>. Instrumental conditions for Li analysis by ICP-OES in seawater</w:t>
      </w:r>
      <w:r w:rsidR="00FE15B7">
        <w:rPr>
          <w:rFonts w:eastAsia="Arial"/>
        </w:rPr>
        <w:t>.</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rsidP="00484109">
            <w:pPr>
              <w:spacing w:line="360" w:lineRule="auto"/>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rsidP="00484109">
            <w:pPr>
              <w:spacing w:line="360" w:lineRule="auto"/>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rsidP="00484109">
            <w:pPr>
              <w:spacing w:line="360" w:lineRule="auto"/>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rsidP="00484109">
            <w:pPr>
              <w:spacing w:line="360" w:lineRule="auto"/>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rsidP="00484109">
            <w:pPr>
              <w:spacing w:line="360" w:lineRule="auto"/>
              <w:jc w:val="both"/>
              <w:rPr>
                <w:rFonts w:eastAsia="Arial"/>
              </w:rPr>
            </w:pPr>
            <w:r w:rsidRPr="007F30A3">
              <w:rPr>
                <w:rFonts w:eastAsia="Arial"/>
              </w:rPr>
              <w:t>Plasma power</w:t>
            </w:r>
          </w:p>
        </w:tc>
        <w:tc>
          <w:tcPr>
            <w:tcW w:w="4247" w:type="dxa"/>
          </w:tcPr>
          <w:p w14:paraId="0000032D" w14:textId="77777777" w:rsidR="00F1663E" w:rsidRPr="007F30A3" w:rsidRDefault="00275014" w:rsidP="00484109">
            <w:pPr>
              <w:spacing w:line="360" w:lineRule="auto"/>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rsidP="00484109">
            <w:pPr>
              <w:spacing w:line="360" w:lineRule="auto"/>
              <w:jc w:val="both"/>
              <w:rPr>
                <w:rFonts w:eastAsia="Arial"/>
              </w:rPr>
            </w:pPr>
            <w:r w:rsidRPr="007F30A3">
              <w:rPr>
                <w:rFonts w:eastAsia="Arial"/>
              </w:rPr>
              <w:t>Plasma gas</w:t>
            </w:r>
          </w:p>
        </w:tc>
        <w:tc>
          <w:tcPr>
            <w:tcW w:w="4247" w:type="dxa"/>
          </w:tcPr>
          <w:p w14:paraId="0000032F" w14:textId="1FB5FA7F" w:rsidR="00F1663E" w:rsidRPr="007F30A3" w:rsidRDefault="00275014" w:rsidP="00484109">
            <w:pPr>
              <w:spacing w:line="360" w:lineRule="auto"/>
              <w:jc w:val="both"/>
              <w:rPr>
                <w:rFonts w:eastAsia="Arial"/>
              </w:rPr>
            </w:pPr>
            <w:r w:rsidRPr="007F30A3">
              <w:rPr>
                <w:rFonts w:eastAsia="Arial"/>
              </w:rPr>
              <w:t>14 L</w:t>
            </w:r>
            <w:r w:rsidR="00585E7C">
              <w:rPr>
                <w:rFonts w:eastAsia="Arial"/>
              </w:rPr>
              <w:t xml:space="preserve"> </w:t>
            </w:r>
            <w:r w:rsidRPr="007F30A3">
              <w:rPr>
                <w:rFonts w:eastAsia="Arial"/>
              </w:rPr>
              <w:t>min</w:t>
            </w:r>
            <w:r w:rsidR="00585E7C" w:rsidRPr="00D73519">
              <w:rPr>
                <w:rFonts w:eastAsia="Arial"/>
                <w:vertAlign w:val="superscript"/>
              </w:rPr>
              <w:t>-1</w:t>
            </w:r>
          </w:p>
        </w:tc>
      </w:tr>
      <w:tr w:rsidR="00F1663E" w:rsidRPr="007F30A3" w14:paraId="23FC9F30" w14:textId="77777777">
        <w:tc>
          <w:tcPr>
            <w:tcW w:w="4247" w:type="dxa"/>
          </w:tcPr>
          <w:p w14:paraId="00000330" w14:textId="77777777" w:rsidR="00F1663E" w:rsidRPr="007F30A3" w:rsidRDefault="00275014" w:rsidP="00484109">
            <w:pPr>
              <w:spacing w:line="360" w:lineRule="auto"/>
              <w:jc w:val="both"/>
              <w:rPr>
                <w:rFonts w:eastAsia="Arial"/>
              </w:rPr>
            </w:pPr>
            <w:r w:rsidRPr="007F30A3">
              <w:rPr>
                <w:rFonts w:eastAsia="Arial"/>
              </w:rPr>
              <w:t>Auxiliary gas</w:t>
            </w:r>
          </w:p>
        </w:tc>
        <w:tc>
          <w:tcPr>
            <w:tcW w:w="4247" w:type="dxa"/>
          </w:tcPr>
          <w:p w14:paraId="00000331" w14:textId="47A54443" w:rsidR="00F1663E" w:rsidRPr="007F30A3" w:rsidRDefault="00275014" w:rsidP="00484109">
            <w:pPr>
              <w:spacing w:line="360" w:lineRule="auto"/>
              <w:jc w:val="both"/>
              <w:rPr>
                <w:rFonts w:eastAsia="Arial"/>
              </w:rPr>
            </w:pPr>
            <w:r w:rsidRPr="007F30A3">
              <w:rPr>
                <w:rFonts w:eastAsia="Arial"/>
              </w:rPr>
              <w:t>0.5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2D73AAE9" w14:textId="77777777">
        <w:tc>
          <w:tcPr>
            <w:tcW w:w="4247" w:type="dxa"/>
          </w:tcPr>
          <w:p w14:paraId="00000332" w14:textId="77777777" w:rsidR="00F1663E" w:rsidRPr="007F30A3" w:rsidRDefault="00275014" w:rsidP="00484109">
            <w:pPr>
              <w:spacing w:line="360" w:lineRule="auto"/>
              <w:jc w:val="both"/>
              <w:rPr>
                <w:rFonts w:eastAsia="Arial"/>
              </w:rPr>
            </w:pPr>
            <w:r w:rsidRPr="007F30A3">
              <w:rPr>
                <w:rFonts w:eastAsia="Arial"/>
              </w:rPr>
              <w:t>Nebulizer gas</w:t>
            </w:r>
          </w:p>
        </w:tc>
        <w:tc>
          <w:tcPr>
            <w:tcW w:w="4247" w:type="dxa"/>
          </w:tcPr>
          <w:p w14:paraId="00000333" w14:textId="1463A610" w:rsidR="00F1663E" w:rsidRPr="007F30A3" w:rsidRDefault="00275014" w:rsidP="00484109">
            <w:pPr>
              <w:spacing w:line="360" w:lineRule="auto"/>
              <w:jc w:val="both"/>
              <w:rPr>
                <w:rFonts w:eastAsia="Arial"/>
              </w:rPr>
            </w:pPr>
            <w:r w:rsidRPr="007F30A3">
              <w:rPr>
                <w:rFonts w:eastAsia="Arial"/>
              </w:rPr>
              <w:t>0.6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49708882" w14:textId="77777777">
        <w:tc>
          <w:tcPr>
            <w:tcW w:w="4247" w:type="dxa"/>
          </w:tcPr>
          <w:p w14:paraId="00000334" w14:textId="77777777" w:rsidR="00F1663E" w:rsidRPr="007F30A3" w:rsidRDefault="00275014" w:rsidP="00484109">
            <w:pPr>
              <w:spacing w:line="360" w:lineRule="auto"/>
              <w:jc w:val="both"/>
              <w:rPr>
                <w:rFonts w:eastAsia="Arial"/>
              </w:rPr>
            </w:pPr>
            <w:r w:rsidRPr="007F30A3">
              <w:rPr>
                <w:rFonts w:eastAsia="Arial"/>
              </w:rPr>
              <w:t>Radial offset</w:t>
            </w:r>
          </w:p>
        </w:tc>
        <w:tc>
          <w:tcPr>
            <w:tcW w:w="4247" w:type="dxa"/>
          </w:tcPr>
          <w:p w14:paraId="00000335" w14:textId="77777777" w:rsidR="00F1663E" w:rsidRPr="007F30A3" w:rsidRDefault="00275014" w:rsidP="00484109">
            <w:pPr>
              <w:spacing w:line="360" w:lineRule="auto"/>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rsidP="00484109">
            <w:pPr>
              <w:spacing w:line="360" w:lineRule="auto"/>
              <w:jc w:val="both"/>
              <w:rPr>
                <w:rFonts w:eastAsia="Arial"/>
              </w:rPr>
            </w:pPr>
            <w:r w:rsidRPr="007F30A3">
              <w:rPr>
                <w:rFonts w:eastAsia="Arial"/>
              </w:rPr>
              <w:t>Read time radial</w:t>
            </w:r>
          </w:p>
        </w:tc>
        <w:tc>
          <w:tcPr>
            <w:tcW w:w="4247" w:type="dxa"/>
          </w:tcPr>
          <w:p w14:paraId="00000337" w14:textId="32032D27" w:rsidR="00F1663E" w:rsidRPr="007F30A3" w:rsidRDefault="00275014" w:rsidP="00484109">
            <w:pPr>
              <w:spacing w:line="360" w:lineRule="auto"/>
              <w:jc w:val="both"/>
              <w:rPr>
                <w:rFonts w:eastAsia="Arial"/>
              </w:rPr>
            </w:pPr>
            <w:r w:rsidRPr="007F30A3">
              <w:rPr>
                <w:rFonts w:eastAsia="Arial"/>
              </w:rPr>
              <w:t>1</w:t>
            </w:r>
            <w:r w:rsidR="00585E7C">
              <w:rPr>
                <w:rFonts w:eastAsia="Arial"/>
              </w:rPr>
              <w:t xml:space="preserve"> </w:t>
            </w:r>
            <w:r w:rsidRPr="007F30A3">
              <w:rPr>
                <w:rFonts w:eastAsia="Arial"/>
              </w:rPr>
              <w:t>sec</w:t>
            </w:r>
          </w:p>
        </w:tc>
      </w:tr>
      <w:tr w:rsidR="00F1663E" w:rsidRPr="007F30A3" w14:paraId="7668DB47" w14:textId="77777777">
        <w:tc>
          <w:tcPr>
            <w:tcW w:w="4247" w:type="dxa"/>
          </w:tcPr>
          <w:p w14:paraId="00000338" w14:textId="77777777" w:rsidR="00F1663E" w:rsidRPr="007F30A3" w:rsidRDefault="00275014" w:rsidP="00484109">
            <w:pPr>
              <w:spacing w:line="360" w:lineRule="auto"/>
              <w:jc w:val="both"/>
              <w:rPr>
                <w:rFonts w:eastAsia="Arial"/>
              </w:rPr>
            </w:pPr>
            <w:r w:rsidRPr="007F30A3">
              <w:rPr>
                <w:rFonts w:eastAsia="Arial"/>
              </w:rPr>
              <w:t>Read time axial</w:t>
            </w:r>
          </w:p>
        </w:tc>
        <w:tc>
          <w:tcPr>
            <w:tcW w:w="4247" w:type="dxa"/>
          </w:tcPr>
          <w:p w14:paraId="00000339" w14:textId="77777777" w:rsidR="00F1663E" w:rsidRPr="007F30A3" w:rsidRDefault="00275014" w:rsidP="00484109">
            <w:pPr>
              <w:spacing w:line="360" w:lineRule="auto"/>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rsidP="00484109">
            <w:pPr>
              <w:spacing w:line="360" w:lineRule="auto"/>
              <w:jc w:val="both"/>
              <w:rPr>
                <w:rFonts w:eastAsia="Arial"/>
              </w:rPr>
            </w:pPr>
            <w:r w:rsidRPr="007F30A3">
              <w:rPr>
                <w:rFonts w:eastAsia="Arial"/>
              </w:rPr>
              <w:t>Peak evaluation</w:t>
            </w:r>
          </w:p>
        </w:tc>
        <w:tc>
          <w:tcPr>
            <w:tcW w:w="4247" w:type="dxa"/>
          </w:tcPr>
          <w:p w14:paraId="0000033B" w14:textId="77777777" w:rsidR="00F1663E" w:rsidRPr="007F30A3" w:rsidRDefault="00275014" w:rsidP="00484109">
            <w:pPr>
              <w:spacing w:line="360" w:lineRule="auto"/>
              <w:jc w:val="both"/>
              <w:rPr>
                <w:rFonts w:eastAsia="Arial"/>
              </w:rPr>
            </w:pPr>
            <w:r w:rsidRPr="007F30A3">
              <w:rPr>
                <w:rFonts w:eastAsia="Arial"/>
              </w:rPr>
              <w:t xml:space="preserve">3 pixels </w:t>
            </w:r>
          </w:p>
        </w:tc>
      </w:tr>
    </w:tbl>
    <w:p w14:paraId="0000033C" w14:textId="77777777" w:rsidR="00F1663E" w:rsidRDefault="00F1663E" w:rsidP="00484109">
      <w:pPr>
        <w:spacing w:line="360" w:lineRule="auto"/>
        <w:jc w:val="both"/>
        <w:rPr>
          <w:rFonts w:eastAsia="Arial"/>
        </w:rPr>
      </w:pPr>
    </w:p>
    <w:p w14:paraId="528173BB" w14:textId="77777777" w:rsidR="00422B2B" w:rsidRDefault="00422B2B" w:rsidP="00484109">
      <w:pPr>
        <w:spacing w:line="360" w:lineRule="auto"/>
        <w:jc w:val="both"/>
        <w:rPr>
          <w:rFonts w:eastAsia="Arial"/>
        </w:rPr>
      </w:pPr>
    </w:p>
    <w:p w14:paraId="11480CFE" w14:textId="77777777" w:rsidR="00D809CB" w:rsidRDefault="00D809CB" w:rsidP="00484109">
      <w:pPr>
        <w:spacing w:line="360" w:lineRule="auto"/>
        <w:jc w:val="both"/>
        <w:rPr>
          <w:rFonts w:eastAsia="Arial"/>
          <w:b/>
          <w:bCs/>
        </w:rPr>
      </w:pPr>
    </w:p>
    <w:p w14:paraId="6075D05E" w14:textId="1A49838A" w:rsidR="00AE7FAA" w:rsidRPr="00AE7FAA" w:rsidRDefault="00AE7FAA" w:rsidP="00484109">
      <w:pPr>
        <w:spacing w:line="360" w:lineRule="auto"/>
        <w:jc w:val="both"/>
        <w:rPr>
          <w:rFonts w:eastAsia="Arial"/>
        </w:rPr>
      </w:pPr>
      <w:r>
        <w:rPr>
          <w:rFonts w:eastAsia="Arial"/>
          <w:b/>
          <w:bCs/>
        </w:rPr>
        <w:t>Table</w:t>
      </w:r>
      <w:r w:rsidR="00D5534B">
        <w:rPr>
          <w:rFonts w:eastAsia="Arial"/>
          <w:b/>
          <w:bCs/>
        </w:rPr>
        <w:t xml:space="preserve"> S3</w:t>
      </w:r>
      <w:r>
        <w:rPr>
          <w:rFonts w:eastAsia="Arial"/>
          <w:b/>
          <w:bCs/>
        </w:rPr>
        <w:t xml:space="preserve">. </w:t>
      </w:r>
      <w:r>
        <w:rPr>
          <w:rFonts w:eastAsia="Arial"/>
        </w:rPr>
        <w:t xml:space="preserve">Statistical tests comparing </w:t>
      </w:r>
      <w:r w:rsidR="001B0E48">
        <w:rPr>
          <w:rFonts w:eastAsia="Arial"/>
        </w:rPr>
        <w:t xml:space="preserve">growth rate of treatments in common to experiment #1 and experiment #2. </w:t>
      </w:r>
    </w:p>
    <w:tbl>
      <w:tblPr>
        <w:tblW w:w="7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1488"/>
        <w:gridCol w:w="1300"/>
        <w:gridCol w:w="1300"/>
        <w:gridCol w:w="1300"/>
        <w:gridCol w:w="1300"/>
      </w:tblGrid>
      <w:tr w:rsidR="00AE7FAA" w14:paraId="0EB481D0" w14:textId="77777777" w:rsidTr="00DD72AE">
        <w:trPr>
          <w:trHeight w:val="320"/>
        </w:trPr>
        <w:tc>
          <w:tcPr>
            <w:tcW w:w="1300" w:type="dxa"/>
            <w:noWrap/>
            <w:vAlign w:val="bottom"/>
            <w:hideMark/>
          </w:tcPr>
          <w:p w14:paraId="22C7944C" w14:textId="77777777" w:rsidR="00AE7FAA" w:rsidRPr="00421DA9" w:rsidRDefault="00AE7FAA">
            <w:pPr>
              <w:spacing w:line="360" w:lineRule="auto"/>
              <w:rPr>
                <w:b/>
                <w:bCs/>
                <w:color w:val="000000"/>
              </w:rPr>
              <w:pPrChange w:id="83" w:author="Sam Dupont" w:date="2026-04-02T11:35:00Z" w16du:dateUtc="2026-04-02T09:35:00Z">
                <w:pPr/>
              </w:pPrChange>
            </w:pPr>
            <w:r w:rsidRPr="00421DA9">
              <w:rPr>
                <w:b/>
                <w:bCs/>
                <w:color w:val="000000"/>
              </w:rPr>
              <w:t>Group comparison</w:t>
            </w:r>
          </w:p>
        </w:tc>
        <w:tc>
          <w:tcPr>
            <w:tcW w:w="1488" w:type="dxa"/>
            <w:noWrap/>
            <w:vAlign w:val="bottom"/>
            <w:hideMark/>
          </w:tcPr>
          <w:p w14:paraId="5D90DB89" w14:textId="77777777" w:rsidR="00AE7FAA" w:rsidRPr="00421DA9" w:rsidRDefault="00AE7FAA">
            <w:pPr>
              <w:spacing w:line="360" w:lineRule="auto"/>
              <w:rPr>
                <w:b/>
                <w:bCs/>
                <w:color w:val="000000"/>
              </w:rPr>
              <w:pPrChange w:id="84" w:author="Sam Dupont" w:date="2026-04-02T11:35:00Z" w16du:dateUtc="2026-04-02T09:35:00Z">
                <w:pPr/>
              </w:pPrChange>
            </w:pPr>
            <w:r w:rsidRPr="00421DA9">
              <w:rPr>
                <w:b/>
                <w:bCs/>
                <w:color w:val="000000"/>
              </w:rPr>
              <w:t>Test</w:t>
            </w:r>
          </w:p>
        </w:tc>
        <w:tc>
          <w:tcPr>
            <w:tcW w:w="1300" w:type="dxa"/>
            <w:noWrap/>
            <w:vAlign w:val="bottom"/>
            <w:hideMark/>
          </w:tcPr>
          <w:p w14:paraId="1942EBE4" w14:textId="77777777" w:rsidR="00AE7FAA" w:rsidRPr="00421DA9" w:rsidRDefault="00AE7FAA">
            <w:pPr>
              <w:spacing w:line="360" w:lineRule="auto"/>
              <w:rPr>
                <w:b/>
                <w:bCs/>
                <w:color w:val="000000"/>
              </w:rPr>
              <w:pPrChange w:id="85" w:author="Sam Dupont" w:date="2026-04-02T11:35:00Z" w16du:dateUtc="2026-04-02T09:35:00Z">
                <w:pPr/>
              </w:pPrChange>
            </w:pPr>
            <w:r w:rsidRPr="00421DA9">
              <w:rPr>
                <w:b/>
                <w:bCs/>
                <w:color w:val="000000"/>
              </w:rPr>
              <w:t>df</w:t>
            </w:r>
          </w:p>
        </w:tc>
        <w:tc>
          <w:tcPr>
            <w:tcW w:w="1300" w:type="dxa"/>
            <w:noWrap/>
            <w:vAlign w:val="bottom"/>
            <w:hideMark/>
          </w:tcPr>
          <w:p w14:paraId="37604A7E" w14:textId="77777777" w:rsidR="00AE7FAA" w:rsidRPr="00421DA9" w:rsidRDefault="00AE7FAA">
            <w:pPr>
              <w:spacing w:line="360" w:lineRule="auto"/>
              <w:rPr>
                <w:b/>
                <w:bCs/>
                <w:color w:val="000000"/>
              </w:rPr>
              <w:pPrChange w:id="86" w:author="Sam Dupont" w:date="2026-04-02T11:35:00Z" w16du:dateUtc="2026-04-02T09:35:00Z">
                <w:pPr/>
              </w:pPrChange>
            </w:pPr>
            <w:r w:rsidRPr="00421DA9">
              <w:rPr>
                <w:b/>
                <w:bCs/>
                <w:color w:val="000000"/>
              </w:rPr>
              <w:t>Statistic</w:t>
            </w:r>
          </w:p>
        </w:tc>
        <w:tc>
          <w:tcPr>
            <w:tcW w:w="1300" w:type="dxa"/>
            <w:noWrap/>
            <w:vAlign w:val="bottom"/>
            <w:hideMark/>
          </w:tcPr>
          <w:p w14:paraId="04169440" w14:textId="77777777" w:rsidR="00AE7FAA" w:rsidRPr="00421DA9" w:rsidRDefault="00AE7FAA">
            <w:pPr>
              <w:spacing w:line="360" w:lineRule="auto"/>
              <w:rPr>
                <w:b/>
                <w:bCs/>
                <w:color w:val="000000"/>
              </w:rPr>
              <w:pPrChange w:id="87" w:author="Sam Dupont" w:date="2026-04-02T11:35:00Z" w16du:dateUtc="2026-04-02T09:35:00Z">
                <w:pPr/>
              </w:pPrChange>
            </w:pPr>
            <w:r w:rsidRPr="00421DA9">
              <w:rPr>
                <w:b/>
                <w:bCs/>
                <w:color w:val="000000"/>
              </w:rPr>
              <w:t>Effect size</w:t>
            </w:r>
          </w:p>
        </w:tc>
        <w:tc>
          <w:tcPr>
            <w:tcW w:w="1300" w:type="dxa"/>
            <w:noWrap/>
            <w:vAlign w:val="bottom"/>
            <w:hideMark/>
          </w:tcPr>
          <w:p w14:paraId="714211DF" w14:textId="77777777" w:rsidR="00AE7FAA" w:rsidRPr="00421DA9" w:rsidRDefault="00AE7FAA">
            <w:pPr>
              <w:spacing w:line="360" w:lineRule="auto"/>
              <w:rPr>
                <w:b/>
                <w:bCs/>
                <w:color w:val="000000"/>
              </w:rPr>
              <w:pPrChange w:id="88" w:author="Sam Dupont" w:date="2026-04-02T11:35:00Z" w16du:dateUtc="2026-04-02T09:35:00Z">
                <w:pPr/>
              </w:pPrChange>
            </w:pPr>
            <w:r w:rsidRPr="00421DA9">
              <w:rPr>
                <w:b/>
                <w:bCs/>
                <w:color w:val="000000"/>
              </w:rPr>
              <w:t>p value</w:t>
            </w:r>
          </w:p>
        </w:tc>
      </w:tr>
      <w:tr w:rsidR="00AE7FAA" w14:paraId="08EAAAEA" w14:textId="77777777" w:rsidTr="00DD72AE">
        <w:trPr>
          <w:trHeight w:val="320"/>
        </w:trPr>
        <w:tc>
          <w:tcPr>
            <w:tcW w:w="1300" w:type="dxa"/>
            <w:noWrap/>
            <w:vAlign w:val="bottom"/>
            <w:hideMark/>
          </w:tcPr>
          <w:p w14:paraId="3DE4CE52" w14:textId="77777777" w:rsidR="00AE7FAA" w:rsidRPr="00421DA9" w:rsidRDefault="00AE7FAA">
            <w:pPr>
              <w:spacing w:line="360" w:lineRule="auto"/>
              <w:rPr>
                <w:color w:val="000000"/>
              </w:rPr>
              <w:pPrChange w:id="89" w:author="Sam Dupont" w:date="2026-04-02T11:35:00Z" w16du:dateUtc="2026-04-02T09:35:00Z">
                <w:pPr/>
              </w:pPrChange>
            </w:pPr>
            <w:r w:rsidRPr="00421DA9">
              <w:rPr>
                <w:color w:val="000000"/>
              </w:rPr>
              <w:t>Reference</w:t>
            </w:r>
          </w:p>
        </w:tc>
        <w:tc>
          <w:tcPr>
            <w:tcW w:w="1488" w:type="dxa"/>
            <w:noWrap/>
            <w:vAlign w:val="bottom"/>
            <w:hideMark/>
          </w:tcPr>
          <w:p w14:paraId="0DCBFDC1" w14:textId="77777777" w:rsidR="00AE7FAA" w:rsidRPr="00421DA9" w:rsidRDefault="00AE7FAA">
            <w:pPr>
              <w:spacing w:line="360" w:lineRule="auto"/>
              <w:rPr>
                <w:color w:val="000000"/>
              </w:rPr>
              <w:pPrChange w:id="90" w:author="Sam Dupont" w:date="2026-04-02T11:35:00Z" w16du:dateUtc="2026-04-02T09:35:00Z">
                <w:pPr/>
              </w:pPrChange>
            </w:pPr>
            <w:r w:rsidRPr="00421DA9">
              <w:rPr>
                <w:color w:val="000000"/>
              </w:rPr>
              <w:t>Wilcoxon</w:t>
            </w:r>
          </w:p>
        </w:tc>
        <w:tc>
          <w:tcPr>
            <w:tcW w:w="1300" w:type="dxa"/>
            <w:noWrap/>
            <w:vAlign w:val="bottom"/>
            <w:hideMark/>
          </w:tcPr>
          <w:p w14:paraId="65D2800C" w14:textId="77777777" w:rsidR="00AE7FAA" w:rsidRPr="00421DA9" w:rsidRDefault="00AE7FAA">
            <w:pPr>
              <w:spacing w:line="360" w:lineRule="auto"/>
              <w:rPr>
                <w:color w:val="000000"/>
              </w:rPr>
              <w:pPrChange w:id="91" w:author="Sam Dupont" w:date="2026-04-02T11:35:00Z" w16du:dateUtc="2026-04-02T09:35:00Z">
                <w:pPr/>
              </w:pPrChange>
            </w:pPr>
            <w:r w:rsidRPr="00421DA9">
              <w:rPr>
                <w:color w:val="000000"/>
              </w:rPr>
              <w:t>-</w:t>
            </w:r>
          </w:p>
        </w:tc>
        <w:tc>
          <w:tcPr>
            <w:tcW w:w="1300" w:type="dxa"/>
            <w:noWrap/>
            <w:vAlign w:val="bottom"/>
            <w:hideMark/>
          </w:tcPr>
          <w:p w14:paraId="57872945" w14:textId="77777777" w:rsidR="00AE7FAA" w:rsidRPr="00421DA9" w:rsidRDefault="00AE7FAA">
            <w:pPr>
              <w:spacing w:line="360" w:lineRule="auto"/>
              <w:rPr>
                <w:color w:val="000000"/>
              </w:rPr>
              <w:pPrChange w:id="92" w:author="Sam Dupont" w:date="2026-04-02T11:35:00Z" w16du:dateUtc="2026-04-02T09:35:00Z">
                <w:pPr/>
              </w:pPrChange>
            </w:pPr>
            <w:r w:rsidRPr="00421DA9">
              <w:rPr>
                <w:color w:val="000000"/>
              </w:rPr>
              <w:t>W = 629</w:t>
            </w:r>
          </w:p>
        </w:tc>
        <w:tc>
          <w:tcPr>
            <w:tcW w:w="1300" w:type="dxa"/>
            <w:noWrap/>
            <w:vAlign w:val="bottom"/>
            <w:hideMark/>
          </w:tcPr>
          <w:p w14:paraId="77471EE5" w14:textId="77777777" w:rsidR="00AE7FAA" w:rsidRPr="00421DA9" w:rsidRDefault="00AE7FAA">
            <w:pPr>
              <w:spacing w:line="360" w:lineRule="auto"/>
              <w:rPr>
                <w:color w:val="000000"/>
              </w:rPr>
              <w:pPrChange w:id="93" w:author="Sam Dupont" w:date="2026-04-02T11:35:00Z" w16du:dateUtc="2026-04-02T09:35:00Z">
                <w:pPr/>
              </w:pPrChange>
            </w:pPr>
            <w:r w:rsidRPr="00421DA9">
              <w:rPr>
                <w:color w:val="000000"/>
              </w:rPr>
              <w:t>r = 0.318</w:t>
            </w:r>
          </w:p>
        </w:tc>
        <w:tc>
          <w:tcPr>
            <w:tcW w:w="1300" w:type="dxa"/>
            <w:noWrap/>
            <w:vAlign w:val="bottom"/>
            <w:hideMark/>
          </w:tcPr>
          <w:p w14:paraId="7E79276E" w14:textId="77777777" w:rsidR="00AE7FAA" w:rsidRPr="00421DA9" w:rsidRDefault="00AE7FAA">
            <w:pPr>
              <w:spacing w:line="360" w:lineRule="auto"/>
              <w:jc w:val="right"/>
              <w:rPr>
                <w:color w:val="000000"/>
              </w:rPr>
              <w:pPrChange w:id="94" w:author="Sam Dupont" w:date="2026-04-02T11:35:00Z" w16du:dateUtc="2026-04-02T09:35:00Z">
                <w:pPr>
                  <w:jc w:val="right"/>
                </w:pPr>
              </w:pPrChange>
            </w:pPr>
            <w:r w:rsidRPr="00421DA9">
              <w:rPr>
                <w:color w:val="000000"/>
              </w:rPr>
              <w:t>0.0091</w:t>
            </w:r>
          </w:p>
        </w:tc>
      </w:tr>
      <w:tr w:rsidR="00AE7FAA" w14:paraId="71EA6028" w14:textId="77777777" w:rsidTr="00DD72AE">
        <w:trPr>
          <w:trHeight w:val="320"/>
        </w:trPr>
        <w:tc>
          <w:tcPr>
            <w:tcW w:w="1300" w:type="dxa"/>
            <w:noWrap/>
            <w:vAlign w:val="bottom"/>
            <w:hideMark/>
          </w:tcPr>
          <w:p w14:paraId="2DAB818A" w14:textId="77777777" w:rsidR="00AE7FAA" w:rsidRPr="00421DA9" w:rsidRDefault="00AE7FAA">
            <w:pPr>
              <w:spacing w:line="360" w:lineRule="auto"/>
              <w:rPr>
                <w:color w:val="000000"/>
              </w:rPr>
              <w:pPrChange w:id="95" w:author="Sam Dupont" w:date="2026-04-02T11:35:00Z" w16du:dateUtc="2026-04-02T09:35:00Z">
                <w:pPr/>
              </w:pPrChange>
            </w:pPr>
            <w:r w:rsidRPr="00421DA9">
              <w:rPr>
                <w:color w:val="000000"/>
              </w:rPr>
              <w:t>Temperature</w:t>
            </w:r>
          </w:p>
        </w:tc>
        <w:tc>
          <w:tcPr>
            <w:tcW w:w="1488" w:type="dxa"/>
            <w:noWrap/>
            <w:vAlign w:val="bottom"/>
            <w:hideMark/>
          </w:tcPr>
          <w:p w14:paraId="27955D42" w14:textId="77777777" w:rsidR="00AE7FAA" w:rsidRPr="00421DA9" w:rsidRDefault="00AE7FAA">
            <w:pPr>
              <w:spacing w:line="360" w:lineRule="auto"/>
              <w:rPr>
                <w:color w:val="000000"/>
              </w:rPr>
              <w:pPrChange w:id="96" w:author="Sam Dupont" w:date="2026-04-02T11:35:00Z" w16du:dateUtc="2026-04-02T09:35:00Z">
                <w:pPr/>
              </w:pPrChange>
            </w:pPr>
            <w:r w:rsidRPr="00421DA9">
              <w:rPr>
                <w:color w:val="000000"/>
              </w:rPr>
              <w:t>Wilcoxon</w:t>
            </w:r>
          </w:p>
        </w:tc>
        <w:tc>
          <w:tcPr>
            <w:tcW w:w="1300" w:type="dxa"/>
            <w:noWrap/>
            <w:vAlign w:val="bottom"/>
            <w:hideMark/>
          </w:tcPr>
          <w:p w14:paraId="28276374" w14:textId="77777777" w:rsidR="00AE7FAA" w:rsidRPr="00421DA9" w:rsidRDefault="00AE7FAA">
            <w:pPr>
              <w:spacing w:line="360" w:lineRule="auto"/>
              <w:rPr>
                <w:color w:val="000000"/>
              </w:rPr>
              <w:pPrChange w:id="97" w:author="Sam Dupont" w:date="2026-04-02T11:35:00Z" w16du:dateUtc="2026-04-02T09:35:00Z">
                <w:pPr/>
              </w:pPrChange>
            </w:pPr>
            <w:r w:rsidRPr="00421DA9">
              <w:rPr>
                <w:color w:val="000000"/>
              </w:rPr>
              <w:t>-</w:t>
            </w:r>
          </w:p>
        </w:tc>
        <w:tc>
          <w:tcPr>
            <w:tcW w:w="1300" w:type="dxa"/>
            <w:noWrap/>
            <w:vAlign w:val="bottom"/>
            <w:hideMark/>
          </w:tcPr>
          <w:p w14:paraId="0A1F0EA5" w14:textId="77777777" w:rsidR="00AE7FAA" w:rsidRPr="00421DA9" w:rsidRDefault="00AE7FAA">
            <w:pPr>
              <w:spacing w:line="360" w:lineRule="auto"/>
              <w:rPr>
                <w:color w:val="000000"/>
              </w:rPr>
              <w:pPrChange w:id="98" w:author="Sam Dupont" w:date="2026-04-02T11:35:00Z" w16du:dateUtc="2026-04-02T09:35:00Z">
                <w:pPr/>
              </w:pPrChange>
            </w:pPr>
            <w:r w:rsidRPr="00421DA9">
              <w:rPr>
                <w:color w:val="000000"/>
              </w:rPr>
              <w:t>W = 99</w:t>
            </w:r>
          </w:p>
        </w:tc>
        <w:tc>
          <w:tcPr>
            <w:tcW w:w="1300" w:type="dxa"/>
            <w:noWrap/>
            <w:vAlign w:val="bottom"/>
            <w:hideMark/>
          </w:tcPr>
          <w:p w14:paraId="64817794" w14:textId="77777777" w:rsidR="00AE7FAA" w:rsidRPr="00421DA9" w:rsidRDefault="00AE7FAA">
            <w:pPr>
              <w:spacing w:line="360" w:lineRule="auto"/>
              <w:rPr>
                <w:color w:val="000000"/>
              </w:rPr>
              <w:pPrChange w:id="99" w:author="Sam Dupont" w:date="2026-04-02T11:35:00Z" w16du:dateUtc="2026-04-02T09:35:00Z">
                <w:pPr/>
              </w:pPrChange>
            </w:pPr>
            <w:r w:rsidRPr="00421DA9">
              <w:rPr>
                <w:color w:val="000000"/>
              </w:rPr>
              <w:t>r = 0.008</w:t>
            </w:r>
          </w:p>
        </w:tc>
        <w:tc>
          <w:tcPr>
            <w:tcW w:w="1300" w:type="dxa"/>
            <w:noWrap/>
            <w:vAlign w:val="bottom"/>
            <w:hideMark/>
          </w:tcPr>
          <w:p w14:paraId="55D545FA" w14:textId="77777777" w:rsidR="00AE7FAA" w:rsidRPr="00421DA9" w:rsidRDefault="00AE7FAA">
            <w:pPr>
              <w:spacing w:line="360" w:lineRule="auto"/>
              <w:jc w:val="right"/>
              <w:rPr>
                <w:color w:val="000000"/>
              </w:rPr>
              <w:pPrChange w:id="100" w:author="Sam Dupont" w:date="2026-04-02T11:35:00Z" w16du:dateUtc="2026-04-02T09:35:00Z">
                <w:pPr>
                  <w:jc w:val="right"/>
                </w:pPr>
              </w:pPrChange>
            </w:pPr>
            <w:r w:rsidRPr="00421DA9">
              <w:rPr>
                <w:color w:val="000000"/>
              </w:rPr>
              <w:t>0.9828</w:t>
            </w:r>
          </w:p>
        </w:tc>
      </w:tr>
      <w:tr w:rsidR="00AE7FAA" w14:paraId="0E93D4CF" w14:textId="77777777" w:rsidTr="00DD72AE">
        <w:trPr>
          <w:trHeight w:val="320"/>
        </w:trPr>
        <w:tc>
          <w:tcPr>
            <w:tcW w:w="1300" w:type="dxa"/>
            <w:noWrap/>
            <w:vAlign w:val="bottom"/>
            <w:hideMark/>
          </w:tcPr>
          <w:p w14:paraId="4777E4A7" w14:textId="77777777" w:rsidR="00AE7FAA" w:rsidRPr="00421DA9" w:rsidRDefault="00AE7FAA">
            <w:pPr>
              <w:spacing w:line="360" w:lineRule="auto"/>
              <w:rPr>
                <w:color w:val="000000"/>
              </w:rPr>
              <w:pPrChange w:id="101" w:author="Sam Dupont" w:date="2026-04-02T11:35:00Z" w16du:dateUtc="2026-04-02T09:35:00Z">
                <w:pPr/>
              </w:pPrChange>
            </w:pPr>
            <w:r w:rsidRPr="00421DA9">
              <w:rPr>
                <w:color w:val="000000"/>
              </w:rPr>
              <w:t>pH</w:t>
            </w:r>
          </w:p>
        </w:tc>
        <w:tc>
          <w:tcPr>
            <w:tcW w:w="1488" w:type="dxa"/>
            <w:noWrap/>
            <w:vAlign w:val="bottom"/>
            <w:hideMark/>
          </w:tcPr>
          <w:p w14:paraId="5D8BB9C0" w14:textId="76161495" w:rsidR="00AE7FAA" w:rsidRPr="00421DA9" w:rsidRDefault="00AE7FAA">
            <w:pPr>
              <w:spacing w:line="360" w:lineRule="auto"/>
              <w:rPr>
                <w:color w:val="000000"/>
              </w:rPr>
              <w:pPrChange w:id="102" w:author="Sam Dupont" w:date="2026-04-02T11:35:00Z" w16du:dateUtc="2026-04-02T09:35:00Z">
                <w:pPr/>
              </w:pPrChange>
            </w:pPr>
            <w:r w:rsidRPr="00421DA9">
              <w:rPr>
                <w:color w:val="000000"/>
              </w:rPr>
              <w:t>Student's t</w:t>
            </w:r>
          </w:p>
        </w:tc>
        <w:tc>
          <w:tcPr>
            <w:tcW w:w="1300" w:type="dxa"/>
            <w:noWrap/>
            <w:vAlign w:val="bottom"/>
            <w:hideMark/>
          </w:tcPr>
          <w:p w14:paraId="5461E7D8" w14:textId="77777777" w:rsidR="00AE7FAA" w:rsidRPr="00421DA9" w:rsidRDefault="00AE7FAA">
            <w:pPr>
              <w:spacing w:line="360" w:lineRule="auto"/>
              <w:jc w:val="right"/>
              <w:rPr>
                <w:color w:val="000000"/>
              </w:rPr>
              <w:pPrChange w:id="103" w:author="Sam Dupont" w:date="2026-04-02T11:35:00Z" w16du:dateUtc="2026-04-02T09:35:00Z">
                <w:pPr>
                  <w:jc w:val="right"/>
                </w:pPr>
              </w:pPrChange>
            </w:pPr>
            <w:r w:rsidRPr="00421DA9">
              <w:rPr>
                <w:color w:val="000000"/>
              </w:rPr>
              <w:t>23</w:t>
            </w:r>
          </w:p>
        </w:tc>
        <w:tc>
          <w:tcPr>
            <w:tcW w:w="1300" w:type="dxa"/>
            <w:noWrap/>
            <w:vAlign w:val="bottom"/>
            <w:hideMark/>
          </w:tcPr>
          <w:p w14:paraId="4B08354A" w14:textId="77777777" w:rsidR="00AE7FAA" w:rsidRPr="00421DA9" w:rsidRDefault="00AE7FAA">
            <w:pPr>
              <w:spacing w:line="360" w:lineRule="auto"/>
              <w:rPr>
                <w:color w:val="000000"/>
              </w:rPr>
              <w:pPrChange w:id="104" w:author="Sam Dupont" w:date="2026-04-02T11:35:00Z" w16du:dateUtc="2026-04-02T09:35:00Z">
                <w:pPr/>
              </w:pPrChange>
            </w:pPr>
            <w:r w:rsidRPr="00421DA9">
              <w:rPr>
                <w:color w:val="000000"/>
              </w:rPr>
              <w:t>t = 0.171</w:t>
            </w:r>
          </w:p>
        </w:tc>
        <w:tc>
          <w:tcPr>
            <w:tcW w:w="1300" w:type="dxa"/>
            <w:noWrap/>
            <w:vAlign w:val="bottom"/>
            <w:hideMark/>
          </w:tcPr>
          <w:p w14:paraId="14F14056" w14:textId="77777777" w:rsidR="00AE7FAA" w:rsidRPr="00421DA9" w:rsidRDefault="00AE7FAA">
            <w:pPr>
              <w:spacing w:line="360" w:lineRule="auto"/>
              <w:rPr>
                <w:color w:val="000000"/>
              </w:rPr>
              <w:pPrChange w:id="105" w:author="Sam Dupont" w:date="2026-04-02T11:35:00Z" w16du:dateUtc="2026-04-02T09:35:00Z">
                <w:pPr/>
              </w:pPrChange>
            </w:pPr>
            <w:r w:rsidRPr="00421DA9">
              <w:rPr>
                <w:color w:val="000000"/>
              </w:rPr>
              <w:t>-</w:t>
            </w:r>
          </w:p>
        </w:tc>
        <w:tc>
          <w:tcPr>
            <w:tcW w:w="1300" w:type="dxa"/>
            <w:noWrap/>
            <w:vAlign w:val="bottom"/>
            <w:hideMark/>
          </w:tcPr>
          <w:p w14:paraId="063DDEAA" w14:textId="77777777" w:rsidR="00AE7FAA" w:rsidRPr="00421DA9" w:rsidRDefault="00AE7FAA">
            <w:pPr>
              <w:spacing w:line="360" w:lineRule="auto"/>
              <w:jc w:val="right"/>
              <w:rPr>
                <w:color w:val="000000"/>
              </w:rPr>
              <w:pPrChange w:id="106" w:author="Sam Dupont" w:date="2026-04-02T11:35:00Z" w16du:dateUtc="2026-04-02T09:35:00Z">
                <w:pPr>
                  <w:jc w:val="right"/>
                </w:pPr>
              </w:pPrChange>
            </w:pPr>
            <w:r w:rsidRPr="00421DA9">
              <w:rPr>
                <w:color w:val="000000"/>
              </w:rPr>
              <w:t>0.8661</w:t>
            </w:r>
          </w:p>
        </w:tc>
      </w:tr>
      <w:tr w:rsidR="00AE7FAA" w14:paraId="0C8934B7" w14:textId="77777777" w:rsidTr="00DD72AE">
        <w:trPr>
          <w:trHeight w:val="320"/>
        </w:trPr>
        <w:tc>
          <w:tcPr>
            <w:tcW w:w="1300" w:type="dxa"/>
            <w:noWrap/>
            <w:vAlign w:val="bottom"/>
            <w:hideMark/>
          </w:tcPr>
          <w:p w14:paraId="5857D3C0" w14:textId="77777777" w:rsidR="00AE7FAA" w:rsidRPr="00421DA9" w:rsidRDefault="00AE7FAA">
            <w:pPr>
              <w:spacing w:line="360" w:lineRule="auto"/>
              <w:rPr>
                <w:color w:val="000000"/>
              </w:rPr>
              <w:pPrChange w:id="107" w:author="Sam Dupont" w:date="2026-04-02T11:35:00Z" w16du:dateUtc="2026-04-02T09:35:00Z">
                <w:pPr/>
              </w:pPrChange>
            </w:pPr>
            <w:r w:rsidRPr="00421DA9">
              <w:rPr>
                <w:color w:val="000000"/>
              </w:rPr>
              <w:t>Lithium</w:t>
            </w:r>
          </w:p>
        </w:tc>
        <w:tc>
          <w:tcPr>
            <w:tcW w:w="1488" w:type="dxa"/>
            <w:noWrap/>
            <w:vAlign w:val="bottom"/>
            <w:hideMark/>
          </w:tcPr>
          <w:p w14:paraId="3C6362B0" w14:textId="44A45995" w:rsidR="00AE7FAA" w:rsidRPr="00421DA9" w:rsidRDefault="00AE7FAA">
            <w:pPr>
              <w:spacing w:line="360" w:lineRule="auto"/>
              <w:rPr>
                <w:color w:val="000000"/>
              </w:rPr>
              <w:pPrChange w:id="108" w:author="Sam Dupont" w:date="2026-04-02T11:35:00Z" w16du:dateUtc="2026-04-02T09:35:00Z">
                <w:pPr/>
              </w:pPrChange>
            </w:pPr>
            <w:r w:rsidRPr="00421DA9">
              <w:rPr>
                <w:color w:val="000000"/>
              </w:rPr>
              <w:t>Welch's t</w:t>
            </w:r>
          </w:p>
        </w:tc>
        <w:tc>
          <w:tcPr>
            <w:tcW w:w="1300" w:type="dxa"/>
            <w:noWrap/>
            <w:vAlign w:val="bottom"/>
            <w:hideMark/>
          </w:tcPr>
          <w:p w14:paraId="4BCDD008" w14:textId="77777777" w:rsidR="00AE7FAA" w:rsidRPr="00421DA9" w:rsidRDefault="00AE7FAA">
            <w:pPr>
              <w:spacing w:line="360" w:lineRule="auto"/>
              <w:jc w:val="right"/>
              <w:rPr>
                <w:color w:val="000000"/>
              </w:rPr>
              <w:pPrChange w:id="109" w:author="Sam Dupont" w:date="2026-04-02T11:35:00Z" w16du:dateUtc="2026-04-02T09:35:00Z">
                <w:pPr>
                  <w:jc w:val="right"/>
                </w:pPr>
              </w:pPrChange>
            </w:pPr>
            <w:r w:rsidRPr="00421DA9">
              <w:rPr>
                <w:color w:val="000000"/>
              </w:rPr>
              <w:t>24.6</w:t>
            </w:r>
          </w:p>
        </w:tc>
        <w:tc>
          <w:tcPr>
            <w:tcW w:w="1300" w:type="dxa"/>
            <w:noWrap/>
            <w:vAlign w:val="bottom"/>
            <w:hideMark/>
          </w:tcPr>
          <w:p w14:paraId="31B2916F" w14:textId="77777777" w:rsidR="00AE7FAA" w:rsidRPr="00421DA9" w:rsidRDefault="00AE7FAA">
            <w:pPr>
              <w:spacing w:line="360" w:lineRule="auto"/>
              <w:rPr>
                <w:color w:val="000000"/>
              </w:rPr>
              <w:pPrChange w:id="110" w:author="Sam Dupont" w:date="2026-04-02T11:35:00Z" w16du:dateUtc="2026-04-02T09:35:00Z">
                <w:pPr/>
              </w:pPrChange>
            </w:pPr>
            <w:r w:rsidRPr="00421DA9">
              <w:rPr>
                <w:color w:val="000000"/>
              </w:rPr>
              <w:t>t = 3.346</w:t>
            </w:r>
          </w:p>
        </w:tc>
        <w:tc>
          <w:tcPr>
            <w:tcW w:w="1300" w:type="dxa"/>
            <w:noWrap/>
            <w:vAlign w:val="bottom"/>
            <w:hideMark/>
          </w:tcPr>
          <w:p w14:paraId="2A821097" w14:textId="77777777" w:rsidR="00AE7FAA" w:rsidRPr="00421DA9" w:rsidRDefault="00AE7FAA">
            <w:pPr>
              <w:spacing w:line="360" w:lineRule="auto"/>
              <w:rPr>
                <w:color w:val="000000"/>
              </w:rPr>
              <w:pPrChange w:id="111" w:author="Sam Dupont" w:date="2026-04-02T11:35:00Z" w16du:dateUtc="2026-04-02T09:35:00Z">
                <w:pPr/>
              </w:pPrChange>
            </w:pPr>
            <w:r w:rsidRPr="00421DA9">
              <w:rPr>
                <w:color w:val="000000"/>
              </w:rPr>
              <w:t>-</w:t>
            </w:r>
          </w:p>
        </w:tc>
        <w:tc>
          <w:tcPr>
            <w:tcW w:w="1300" w:type="dxa"/>
            <w:noWrap/>
            <w:vAlign w:val="bottom"/>
            <w:hideMark/>
          </w:tcPr>
          <w:p w14:paraId="5AC32C59" w14:textId="77777777" w:rsidR="00AE7FAA" w:rsidRPr="00421DA9" w:rsidRDefault="00AE7FAA">
            <w:pPr>
              <w:spacing w:line="360" w:lineRule="auto"/>
              <w:jc w:val="right"/>
              <w:rPr>
                <w:color w:val="000000"/>
              </w:rPr>
              <w:pPrChange w:id="112" w:author="Sam Dupont" w:date="2026-04-02T11:35:00Z" w16du:dateUtc="2026-04-02T09:35:00Z">
                <w:pPr>
                  <w:jc w:val="right"/>
                </w:pPr>
              </w:pPrChange>
            </w:pPr>
            <w:r w:rsidRPr="00421DA9">
              <w:rPr>
                <w:color w:val="000000"/>
              </w:rPr>
              <w:t>0.0026</w:t>
            </w:r>
          </w:p>
        </w:tc>
      </w:tr>
    </w:tbl>
    <w:p w14:paraId="06B816EB" w14:textId="77777777" w:rsidR="00AE7FAA" w:rsidRDefault="00AE7FAA" w:rsidP="00484109">
      <w:pPr>
        <w:spacing w:line="360" w:lineRule="auto"/>
        <w:jc w:val="both"/>
        <w:rPr>
          <w:rFonts w:eastAsia="Arial"/>
        </w:rPr>
      </w:pPr>
    </w:p>
    <w:p w14:paraId="631106D5" w14:textId="77777777" w:rsidR="00AE7FAA" w:rsidRPr="007F30A3" w:rsidRDefault="00AE7FAA" w:rsidP="00484109">
      <w:pPr>
        <w:spacing w:line="360" w:lineRule="auto"/>
        <w:jc w:val="both"/>
        <w:rPr>
          <w:rFonts w:eastAsia="Arial"/>
        </w:rPr>
      </w:pPr>
    </w:p>
    <w:p w14:paraId="000003B7" w14:textId="7953E99C" w:rsidR="00F1663E" w:rsidRPr="007F30A3" w:rsidRDefault="00275014" w:rsidP="00484109">
      <w:pPr>
        <w:spacing w:line="360" w:lineRule="auto"/>
        <w:jc w:val="both"/>
        <w:rPr>
          <w:rFonts w:eastAsia="Arial"/>
        </w:rPr>
      </w:pPr>
      <w:r w:rsidRPr="007F30A3">
        <w:rPr>
          <w:rFonts w:eastAsia="Arial"/>
          <w:b/>
        </w:rPr>
        <w:t>Table S</w:t>
      </w:r>
      <w:r w:rsidR="009A2F76">
        <w:rPr>
          <w:rFonts w:eastAsia="Arial"/>
          <w:b/>
        </w:rPr>
        <w:t>4</w:t>
      </w:r>
      <w:r w:rsidRPr="007F30A3">
        <w:rPr>
          <w:rFonts w:eastAsia="Arial"/>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rsidP="00484109">
            <w:pPr>
              <w:spacing w:line="360"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rsidP="00484109">
            <w:pPr>
              <w:spacing w:line="360"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rsidP="00484109">
            <w:pPr>
              <w:spacing w:line="360"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rsidP="00484109">
            <w:pPr>
              <w:spacing w:line="360"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rsidP="00484109">
            <w:pPr>
              <w:spacing w:line="360"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rsidP="00484109">
            <w:pPr>
              <w:spacing w:line="360"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rsidP="00484109">
            <w:pPr>
              <w:spacing w:line="360"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rsidP="00484109">
            <w:pPr>
              <w:spacing w:line="360"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rsidP="00484109">
            <w:pPr>
              <w:spacing w:line="360" w:lineRule="auto"/>
              <w:jc w:val="both"/>
              <w:rPr>
                <w:rFonts w:eastAsia="Arial"/>
              </w:rPr>
            </w:pPr>
            <w:r w:rsidRPr="007F30A3">
              <w:rPr>
                <w:rFonts w:eastAsia="Arial"/>
              </w:rPr>
              <w:lastRenderedPageBreak/>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rsidP="00484109">
            <w:pPr>
              <w:spacing w:line="360"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rsidP="00484109">
            <w:pPr>
              <w:spacing w:line="360"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rsidP="00484109">
            <w:pPr>
              <w:spacing w:line="360"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rsidP="00484109">
            <w:pPr>
              <w:spacing w:line="360"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rsidP="0048410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rsidP="00484109">
            <w:pPr>
              <w:spacing w:line="360" w:lineRule="auto"/>
              <w:jc w:val="both"/>
              <w:rPr>
                <w:rFonts w:eastAsia="Arial"/>
              </w:rPr>
            </w:pPr>
            <w:r w:rsidRPr="007F30A3">
              <w:rPr>
                <w:rFonts w:eastAsia="Arial"/>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rsidP="00484109">
            <w:pPr>
              <w:spacing w:line="360"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rsidP="0048410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rsidP="00484109">
            <w:pPr>
              <w:spacing w:line="360"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rsidP="00484109">
            <w:pPr>
              <w:spacing w:line="360"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rsidP="0048410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rsidP="00484109">
            <w:pPr>
              <w:spacing w:line="360" w:lineRule="auto"/>
              <w:jc w:val="both"/>
              <w:rPr>
                <w:rFonts w:eastAsia="Arial"/>
              </w:rPr>
            </w:pPr>
            <w:r w:rsidRPr="007F30A3">
              <w:rPr>
                <w:rFonts w:eastAsia="Arial"/>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rsidP="00484109">
            <w:pPr>
              <w:spacing w:line="360"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rsidP="0048410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rsidP="00484109">
            <w:pPr>
              <w:spacing w:line="360"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rsidP="00484109">
            <w:pPr>
              <w:spacing w:line="360"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rsidP="00484109">
            <w:pPr>
              <w:spacing w:line="360"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rsidP="00484109">
            <w:pPr>
              <w:spacing w:line="360"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rsidP="00484109">
            <w:pPr>
              <w:spacing w:line="360"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rsidP="00484109">
            <w:pPr>
              <w:spacing w:line="360"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rsidP="00484109">
            <w:pPr>
              <w:spacing w:line="360" w:lineRule="auto"/>
              <w:jc w:val="both"/>
              <w:rPr>
                <w:rFonts w:eastAsia="Arial"/>
              </w:rPr>
            </w:pPr>
            <w:r w:rsidRPr="007F30A3">
              <w:rPr>
                <w:rFonts w:eastAsia="Arial"/>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rsidP="00484109">
            <w:pPr>
              <w:spacing w:line="360"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rsidP="0048410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rsidP="00484109">
            <w:pPr>
              <w:spacing w:line="360"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rsidP="00484109">
            <w:pPr>
              <w:spacing w:line="360"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rsidP="00484109">
            <w:pPr>
              <w:spacing w:line="360" w:lineRule="auto"/>
              <w:jc w:val="both"/>
              <w:rPr>
                <w:rFonts w:eastAsia="Arial"/>
              </w:rPr>
            </w:pPr>
            <w:r w:rsidRPr="007F30A3">
              <w:rPr>
                <w:rFonts w:eastAsia="Arial"/>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rsidP="00484109">
            <w:pPr>
              <w:spacing w:line="360"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rsidP="0048410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rsidP="00484109">
            <w:pPr>
              <w:spacing w:line="360"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rsidP="00484109">
            <w:pPr>
              <w:spacing w:line="360"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rsidP="00484109">
            <w:pPr>
              <w:spacing w:line="360"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rsidP="00484109">
            <w:pPr>
              <w:spacing w:line="360"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rsidP="00484109">
            <w:pPr>
              <w:spacing w:line="360"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rsidP="00484109">
            <w:pPr>
              <w:spacing w:line="360"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rsidP="00484109">
            <w:pPr>
              <w:spacing w:line="360" w:lineRule="auto"/>
              <w:jc w:val="both"/>
              <w:rPr>
                <w:rFonts w:eastAsia="Arial"/>
              </w:rPr>
            </w:pPr>
            <w:r w:rsidRPr="007F30A3">
              <w:rPr>
                <w:rFonts w:eastAsia="Arial"/>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rsidP="00484109">
            <w:pPr>
              <w:spacing w:line="360"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rsidP="0048410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rsidP="00484109">
            <w:pPr>
              <w:spacing w:line="360"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rsidP="00484109">
            <w:pPr>
              <w:spacing w:line="360"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rsidP="00484109">
            <w:pPr>
              <w:spacing w:line="360" w:lineRule="auto"/>
              <w:jc w:val="both"/>
              <w:rPr>
                <w:rFonts w:eastAsia="Arial"/>
              </w:rPr>
            </w:pPr>
            <w:r w:rsidRPr="007F30A3">
              <w:rPr>
                <w:rFonts w:eastAsia="Arial"/>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rsidP="00484109">
            <w:pPr>
              <w:spacing w:line="360"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rsidP="0048410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rsidP="00484109">
            <w:pPr>
              <w:spacing w:line="360"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rsidP="00484109">
            <w:pPr>
              <w:spacing w:line="360"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rsidP="00484109">
            <w:pPr>
              <w:spacing w:line="360" w:lineRule="auto"/>
              <w:jc w:val="both"/>
              <w:rPr>
                <w:rFonts w:eastAsia="Arial"/>
              </w:rPr>
            </w:pPr>
            <w:r w:rsidRPr="007F30A3">
              <w:rPr>
                <w:rFonts w:eastAsia="Arial"/>
              </w:rPr>
              <w:t>.</w:t>
            </w:r>
          </w:p>
        </w:tc>
      </w:tr>
    </w:tbl>
    <w:p w14:paraId="0000040C" w14:textId="0C0A80B9" w:rsidR="00F1663E" w:rsidRDefault="00F1663E" w:rsidP="00484109">
      <w:pPr>
        <w:spacing w:line="360" w:lineRule="auto"/>
        <w:jc w:val="both"/>
        <w:rPr>
          <w:rFonts w:eastAsia="Arial"/>
        </w:rPr>
      </w:pPr>
    </w:p>
    <w:p w14:paraId="2A273C17" w14:textId="77777777" w:rsidR="003B0928" w:rsidRDefault="003B0928" w:rsidP="00484109">
      <w:pPr>
        <w:spacing w:line="360" w:lineRule="auto"/>
        <w:jc w:val="both"/>
        <w:rPr>
          <w:rFonts w:eastAsia="Arial"/>
        </w:rPr>
      </w:pPr>
    </w:p>
    <w:p w14:paraId="51A68BAF" w14:textId="77777777" w:rsidR="003B0928" w:rsidRDefault="003B0928" w:rsidP="00484109">
      <w:pPr>
        <w:spacing w:line="360" w:lineRule="auto"/>
        <w:jc w:val="both"/>
        <w:rPr>
          <w:rFonts w:eastAsia="Arial"/>
        </w:rPr>
      </w:pPr>
    </w:p>
    <w:p w14:paraId="27989083" w14:textId="16996232" w:rsidR="00940713" w:rsidRPr="007F30A3" w:rsidRDefault="00940713" w:rsidP="00484109">
      <w:pPr>
        <w:spacing w:line="360" w:lineRule="auto"/>
        <w:jc w:val="both"/>
        <w:rPr>
          <w:rFonts w:eastAsia="Arial"/>
        </w:rPr>
      </w:pPr>
      <w:r w:rsidRPr="007F30A3">
        <w:rPr>
          <w:rFonts w:eastAsia="Arial"/>
          <w:b/>
        </w:rPr>
        <w:t>Table S</w:t>
      </w:r>
      <w:r w:rsidR="00D63874">
        <w:rPr>
          <w:rFonts w:eastAsia="Arial"/>
          <w:b/>
        </w:rPr>
        <w:t>5</w:t>
      </w:r>
      <w:r w:rsidRPr="007F30A3">
        <w:rPr>
          <w:rFonts w:eastAsia="Arial"/>
          <w:b/>
        </w:rPr>
        <w:t xml:space="preserve">.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620"/>
        <w:gridCol w:w="720"/>
        <w:gridCol w:w="1260"/>
        <w:gridCol w:w="1350"/>
      </w:tblGrid>
      <w:tr w:rsidR="00940713" w:rsidRPr="00876980" w14:paraId="19B6C123" w14:textId="77777777" w:rsidTr="005F0491">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876980" w:rsidRDefault="00940713" w:rsidP="00484109">
            <w:pPr>
              <w:spacing w:line="360" w:lineRule="auto"/>
              <w:jc w:val="center"/>
              <w:rPr>
                <w:rFonts w:eastAsia="Arial"/>
                <w:b/>
              </w:rPr>
            </w:pPr>
            <w:r w:rsidRPr="00876980">
              <w:rPr>
                <w:rFonts w:eastAsia="Arial"/>
                <w:b/>
              </w:rPr>
              <w:t>Condition</w:t>
            </w:r>
          </w:p>
        </w:tc>
        <w:tc>
          <w:tcPr>
            <w:tcW w:w="1620" w:type="dxa"/>
          </w:tcPr>
          <w:p w14:paraId="6DDE13D1" w14:textId="77777777" w:rsidR="00940713" w:rsidRPr="00876980" w:rsidRDefault="00940713" w:rsidP="00484109">
            <w:pPr>
              <w:spacing w:line="360" w:lineRule="auto"/>
              <w:jc w:val="center"/>
              <w:rPr>
                <w:rFonts w:eastAsia="Arial"/>
                <w:b/>
              </w:rPr>
            </w:pPr>
            <w:r w:rsidRPr="00876980">
              <w:rPr>
                <w:rFonts w:eastAsia="Arial"/>
                <w:b/>
              </w:rPr>
              <w:t>Test</w:t>
            </w:r>
          </w:p>
        </w:tc>
        <w:tc>
          <w:tcPr>
            <w:tcW w:w="720" w:type="dxa"/>
          </w:tcPr>
          <w:p w14:paraId="7BAB275E" w14:textId="77777777" w:rsidR="00940713" w:rsidRPr="00876980" w:rsidRDefault="00940713" w:rsidP="00484109">
            <w:pPr>
              <w:spacing w:line="360" w:lineRule="auto"/>
              <w:jc w:val="center"/>
              <w:rPr>
                <w:rFonts w:eastAsia="Arial"/>
                <w:b/>
              </w:rPr>
            </w:pPr>
            <w:r w:rsidRPr="00876980">
              <w:rPr>
                <w:rFonts w:eastAsia="Arial"/>
                <w:b/>
              </w:rPr>
              <w:t>df</w:t>
            </w:r>
          </w:p>
        </w:tc>
        <w:tc>
          <w:tcPr>
            <w:tcW w:w="126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876980" w:rsidRDefault="00940713" w:rsidP="00484109">
            <w:pPr>
              <w:spacing w:line="360" w:lineRule="auto"/>
              <w:jc w:val="center"/>
              <w:rPr>
                <w:rFonts w:eastAsia="Arial"/>
                <w:b/>
              </w:rPr>
            </w:pPr>
            <w:r w:rsidRPr="00876980">
              <w:rPr>
                <w:rFonts w:eastAsia="Arial"/>
                <w:b/>
              </w:rPr>
              <w:t>Statistic</w:t>
            </w:r>
          </w:p>
        </w:tc>
        <w:tc>
          <w:tcPr>
            <w:tcW w:w="135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876980" w:rsidRDefault="00940713" w:rsidP="00484109">
            <w:pPr>
              <w:spacing w:line="360" w:lineRule="auto"/>
              <w:jc w:val="center"/>
              <w:rPr>
                <w:rFonts w:eastAsia="Arial"/>
                <w:b/>
              </w:rPr>
            </w:pPr>
            <w:r w:rsidRPr="00876980">
              <w:rPr>
                <w:rFonts w:eastAsia="Arial"/>
                <w:b/>
              </w:rPr>
              <w:t>p-value</w:t>
            </w:r>
          </w:p>
        </w:tc>
      </w:tr>
      <w:tr w:rsidR="00940713" w:rsidRPr="00876980" w14:paraId="747AD210"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0B3A7F0E" w:rsidR="00940713" w:rsidRPr="00876980" w:rsidRDefault="00940713" w:rsidP="00484109">
            <w:pPr>
              <w:spacing w:line="360" w:lineRule="auto"/>
              <w:jc w:val="both"/>
              <w:rPr>
                <w:rFonts w:eastAsia="Arial"/>
              </w:rPr>
            </w:pPr>
            <w:r w:rsidRPr="00876980">
              <w:rPr>
                <w:rFonts w:eastAsia="Arial"/>
              </w:rPr>
              <w:t>T targeted: 2</w:t>
            </w:r>
            <w:r w:rsidR="005B5BA3">
              <w:rPr>
                <w:rFonts w:eastAsia="Arial"/>
              </w:rPr>
              <w:t>5</w:t>
            </w:r>
            <w:r w:rsidRPr="00876980">
              <w:rPr>
                <w:rFonts w:eastAsia="Arial"/>
              </w:rPr>
              <w:t xml:space="preserve"> °C</w:t>
            </w:r>
          </w:p>
        </w:tc>
        <w:tc>
          <w:tcPr>
            <w:tcW w:w="1620" w:type="dxa"/>
          </w:tcPr>
          <w:p w14:paraId="3928DDD3" w14:textId="77777777" w:rsidR="00940713" w:rsidRPr="00876980" w:rsidRDefault="00940713" w:rsidP="00484109">
            <w:pPr>
              <w:spacing w:line="360" w:lineRule="auto"/>
              <w:jc w:val="center"/>
              <w:rPr>
                <w:rFonts w:eastAsia="Arial"/>
              </w:rPr>
            </w:pPr>
            <w:r w:rsidRPr="00876980">
              <w:rPr>
                <w:rFonts w:eastAsia="Arial"/>
              </w:rPr>
              <w:t>Wilcoxon</w:t>
            </w:r>
          </w:p>
        </w:tc>
        <w:tc>
          <w:tcPr>
            <w:tcW w:w="720" w:type="dxa"/>
          </w:tcPr>
          <w:p w14:paraId="6FD2AF6E" w14:textId="77777777" w:rsidR="00940713" w:rsidRPr="00876980" w:rsidRDefault="00940713" w:rsidP="00484109">
            <w:pPr>
              <w:spacing w:line="360" w:lineRule="auto"/>
              <w:jc w:val="right"/>
              <w:rPr>
                <w:color w:val="000000"/>
              </w:rPr>
            </w:pPr>
            <w:r w:rsidRPr="00876980">
              <w:rPr>
                <w:color w:val="000000"/>
              </w:rPr>
              <w:t>-</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876980" w:rsidRDefault="00940713" w:rsidP="00484109">
            <w:pPr>
              <w:spacing w:line="360" w:lineRule="auto"/>
              <w:jc w:val="center"/>
              <w:rPr>
                <w:rFonts w:eastAsia="Arial"/>
              </w:rPr>
            </w:pPr>
            <w:r w:rsidRPr="00876980">
              <w:rPr>
                <w:color w:val="000000"/>
              </w:rPr>
              <w:t>W = 676</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876980" w:rsidRDefault="00940713" w:rsidP="00484109">
            <w:pPr>
              <w:spacing w:line="360" w:lineRule="auto"/>
              <w:jc w:val="right"/>
              <w:rPr>
                <w:rFonts w:eastAsia="Arial"/>
              </w:rPr>
            </w:pPr>
            <w:r w:rsidRPr="00876980">
              <w:rPr>
                <w:color w:val="000000"/>
              </w:rPr>
              <w:t>0.9722</w:t>
            </w:r>
          </w:p>
        </w:tc>
      </w:tr>
      <w:tr w:rsidR="00940713" w:rsidRPr="00876980" w14:paraId="3615CA3C" w14:textId="77777777" w:rsidTr="005F0491">
        <w:trPr>
          <w:trHeight w:val="777"/>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876980" w:rsidRDefault="00940713" w:rsidP="00484109">
            <w:pPr>
              <w:spacing w:line="360" w:lineRule="auto"/>
              <w:jc w:val="both"/>
              <w:rPr>
                <w:rFonts w:eastAsia="Arial"/>
              </w:rPr>
            </w:pPr>
            <w:r w:rsidRPr="00876980">
              <w:rPr>
                <w:rFonts w:eastAsia="Arial"/>
              </w:rPr>
              <w:t>pH targeted: 7.7</w:t>
            </w:r>
          </w:p>
        </w:tc>
        <w:tc>
          <w:tcPr>
            <w:tcW w:w="1620" w:type="dxa"/>
          </w:tcPr>
          <w:p w14:paraId="07F4BE9F" w14:textId="388C498E" w:rsidR="00940713" w:rsidRPr="00876980" w:rsidRDefault="00940713" w:rsidP="00484109">
            <w:pPr>
              <w:spacing w:line="360" w:lineRule="auto"/>
              <w:jc w:val="center"/>
              <w:rPr>
                <w:rFonts w:eastAsia="Arial"/>
              </w:rPr>
            </w:pPr>
            <w:r w:rsidRPr="00876980">
              <w:rPr>
                <w:rFonts w:eastAsia="Arial"/>
              </w:rPr>
              <w:t>Welch’s t</w:t>
            </w:r>
          </w:p>
        </w:tc>
        <w:tc>
          <w:tcPr>
            <w:tcW w:w="720" w:type="dxa"/>
          </w:tcPr>
          <w:p w14:paraId="534188F7" w14:textId="77777777" w:rsidR="00940713" w:rsidRPr="00876980" w:rsidRDefault="00940713" w:rsidP="00484109">
            <w:pPr>
              <w:spacing w:line="360" w:lineRule="auto"/>
              <w:jc w:val="right"/>
              <w:rPr>
                <w:color w:val="000000"/>
              </w:rPr>
            </w:pPr>
            <w:r w:rsidRPr="00876980">
              <w:rPr>
                <w:color w:val="000000"/>
              </w:rPr>
              <w:t>17.2</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4305635" w14:textId="399A0E8C" w:rsidR="00940713" w:rsidRPr="00876980" w:rsidRDefault="00940713" w:rsidP="00484109">
            <w:pPr>
              <w:spacing w:line="360" w:lineRule="auto"/>
              <w:rPr>
                <w:rFonts w:eastAsia="Arial"/>
              </w:rPr>
            </w:pPr>
            <w:r w:rsidRPr="00876980">
              <w:rPr>
                <w:color w:val="000000"/>
              </w:rPr>
              <w:t xml:space="preserve">t = </w:t>
            </w:r>
            <w:r w:rsidR="005F0491" w:rsidRPr="00876980">
              <w:rPr>
                <w:color w:val="000000"/>
              </w:rPr>
              <w:t>-</w:t>
            </w:r>
            <w:r w:rsidRPr="00876980">
              <w:rPr>
                <w:color w:val="000000"/>
              </w:rPr>
              <w:t>3.211</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876980" w:rsidRDefault="00940713" w:rsidP="00484109">
            <w:pPr>
              <w:spacing w:line="360" w:lineRule="auto"/>
              <w:jc w:val="right"/>
              <w:rPr>
                <w:rFonts w:eastAsia="Arial"/>
              </w:rPr>
            </w:pPr>
            <w:r w:rsidRPr="00876980">
              <w:rPr>
                <w:color w:val="000000"/>
              </w:rPr>
              <w:t>0.0051</w:t>
            </w:r>
          </w:p>
        </w:tc>
      </w:tr>
      <w:tr w:rsidR="00940713" w:rsidRPr="00876980" w14:paraId="4AFDB675"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876980" w:rsidRDefault="00940713" w:rsidP="00484109">
            <w:pPr>
              <w:spacing w:line="360" w:lineRule="auto"/>
              <w:jc w:val="both"/>
              <w:rPr>
                <w:rFonts w:eastAsia="Arial"/>
              </w:rPr>
            </w:pPr>
            <w:r w:rsidRPr="00876980">
              <w:rPr>
                <w:rFonts w:eastAsia="Arial"/>
              </w:rPr>
              <w:t>Li targeted: 7 ppm</w:t>
            </w:r>
          </w:p>
        </w:tc>
        <w:tc>
          <w:tcPr>
            <w:tcW w:w="1620" w:type="dxa"/>
          </w:tcPr>
          <w:p w14:paraId="72759CCF" w14:textId="7BDA76BD" w:rsidR="00940713" w:rsidRPr="00876980" w:rsidRDefault="00940713" w:rsidP="00484109">
            <w:pPr>
              <w:spacing w:line="360" w:lineRule="auto"/>
              <w:jc w:val="center"/>
              <w:rPr>
                <w:rFonts w:eastAsia="Arial"/>
              </w:rPr>
            </w:pPr>
            <w:r w:rsidRPr="00876980">
              <w:rPr>
                <w:rFonts w:eastAsia="Arial"/>
              </w:rPr>
              <w:t>Student’s t</w:t>
            </w:r>
          </w:p>
        </w:tc>
        <w:tc>
          <w:tcPr>
            <w:tcW w:w="720" w:type="dxa"/>
          </w:tcPr>
          <w:p w14:paraId="250D9A7A" w14:textId="77777777" w:rsidR="00940713" w:rsidRPr="00876980" w:rsidRDefault="00940713" w:rsidP="00484109">
            <w:pPr>
              <w:spacing w:line="360" w:lineRule="auto"/>
              <w:jc w:val="right"/>
              <w:rPr>
                <w:color w:val="000000"/>
              </w:rPr>
            </w:pPr>
            <w:r w:rsidRPr="00876980">
              <w:rPr>
                <w:color w:val="000000"/>
              </w:rPr>
              <w:t>70</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5EBF5BE" w14:textId="672CE545" w:rsidR="00940713" w:rsidRPr="00876980" w:rsidRDefault="00940713" w:rsidP="00484109">
            <w:pPr>
              <w:spacing w:line="360" w:lineRule="auto"/>
              <w:rPr>
                <w:rFonts w:eastAsia="Arial"/>
              </w:rPr>
            </w:pPr>
            <w:r w:rsidRPr="00876980">
              <w:rPr>
                <w:color w:val="000000"/>
              </w:rPr>
              <w:t xml:space="preserve">t = </w:t>
            </w:r>
            <w:r w:rsidR="005F0491" w:rsidRPr="00876980">
              <w:rPr>
                <w:color w:val="000000"/>
              </w:rPr>
              <w:t>-</w:t>
            </w:r>
            <w:r w:rsidRPr="00876980">
              <w:rPr>
                <w:color w:val="000000"/>
              </w:rPr>
              <w:t>1.197</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876980" w:rsidRDefault="00940713" w:rsidP="00484109">
            <w:pPr>
              <w:spacing w:line="360" w:lineRule="auto"/>
              <w:jc w:val="right"/>
              <w:rPr>
                <w:rFonts w:eastAsia="Arial"/>
              </w:rPr>
            </w:pPr>
            <w:r w:rsidRPr="00876980">
              <w:rPr>
                <w:color w:val="000000"/>
              </w:rPr>
              <w:t>0.2353</w:t>
            </w:r>
          </w:p>
        </w:tc>
      </w:tr>
    </w:tbl>
    <w:p w14:paraId="024D7615" w14:textId="77777777" w:rsidR="00940713" w:rsidRDefault="00940713" w:rsidP="00484109">
      <w:pPr>
        <w:spacing w:line="360" w:lineRule="auto"/>
        <w:jc w:val="both"/>
        <w:rPr>
          <w:rFonts w:eastAsia="Arial"/>
        </w:rPr>
      </w:pPr>
    </w:p>
    <w:p w14:paraId="587E8065" w14:textId="77777777" w:rsidR="00CD206D" w:rsidRDefault="00CD206D" w:rsidP="00484109">
      <w:pPr>
        <w:spacing w:line="360" w:lineRule="auto"/>
        <w:jc w:val="both"/>
        <w:rPr>
          <w:rFonts w:eastAsia="Arial"/>
        </w:rPr>
      </w:pPr>
    </w:p>
    <w:p w14:paraId="1469F564" w14:textId="77777777" w:rsidR="00B64077" w:rsidRPr="007F30A3" w:rsidRDefault="00B64077" w:rsidP="00484109">
      <w:pPr>
        <w:spacing w:line="360" w:lineRule="auto"/>
        <w:jc w:val="both"/>
        <w:rPr>
          <w:rFonts w:eastAsia="Arial"/>
        </w:rPr>
      </w:pPr>
    </w:p>
    <w:p w14:paraId="3F38CC15" w14:textId="2338751F" w:rsidR="00294687" w:rsidRPr="007F30A3" w:rsidRDefault="00294687" w:rsidP="00484109">
      <w:pPr>
        <w:spacing w:line="360" w:lineRule="auto"/>
        <w:jc w:val="both"/>
        <w:rPr>
          <w:rFonts w:eastAsia="Arial"/>
        </w:rPr>
      </w:pPr>
      <w:r w:rsidRPr="007F30A3">
        <w:rPr>
          <w:rFonts w:eastAsia="Arial"/>
          <w:b/>
        </w:rPr>
        <w:t>Table S</w:t>
      </w:r>
      <w:r w:rsidR="00D809CB">
        <w:rPr>
          <w:rFonts w:eastAsia="Arial"/>
          <w:b/>
        </w:rPr>
        <w:t>6</w:t>
      </w:r>
      <w:r w:rsidRPr="007F30A3">
        <w:rPr>
          <w:rFonts w:eastAsia="Arial"/>
          <w:b/>
        </w:rPr>
        <w:t xml:space="preserve">. </w:t>
      </w:r>
      <w:r w:rsidRPr="007F30A3">
        <w:rPr>
          <w:rFonts w:eastAsia="Arial"/>
        </w:rPr>
        <w:t>Larvae counts</w:t>
      </w:r>
      <w:r w:rsidR="00FE15B7">
        <w:rPr>
          <w:rFonts w:eastAsia="Arial"/>
        </w:rPr>
        <w:t>.</w:t>
      </w:r>
      <w:r w:rsidRPr="007F30A3">
        <w:rPr>
          <w:rFonts w:eastAsia="Arial"/>
        </w:rPr>
        <w:t xml:space="preserve">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484109">
            <w:pPr>
              <w:spacing w:line="360"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484109">
            <w:pPr>
              <w:spacing w:line="360"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484109">
            <w:pPr>
              <w:spacing w:line="360"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484109">
            <w:pPr>
              <w:spacing w:line="360"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484109">
            <w:pPr>
              <w:spacing w:line="360"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484109">
            <w:pPr>
              <w:spacing w:line="360"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484109">
            <w:pPr>
              <w:spacing w:line="360"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484109">
            <w:pPr>
              <w:spacing w:line="360"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484109">
            <w:pPr>
              <w:spacing w:line="360" w:lineRule="auto"/>
              <w:jc w:val="both"/>
              <w:rPr>
                <w:rFonts w:eastAsia="Arial"/>
              </w:rPr>
            </w:pPr>
            <w:r w:rsidRPr="007F30A3">
              <w:lastRenderedPageBreak/>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484109">
            <w:pPr>
              <w:spacing w:line="360"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484109">
            <w:pPr>
              <w:spacing w:line="360"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484109">
            <w:pPr>
              <w:spacing w:line="360"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484109">
            <w:pPr>
              <w:spacing w:line="360"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484109">
            <w:pPr>
              <w:spacing w:line="360"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484109">
            <w:pPr>
              <w:spacing w:line="360"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484109">
            <w:pPr>
              <w:spacing w:line="360"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484109">
            <w:pPr>
              <w:spacing w:line="360"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484109">
            <w:pPr>
              <w:spacing w:line="360"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484109">
            <w:pPr>
              <w:spacing w:line="360"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484109">
            <w:pPr>
              <w:spacing w:line="360"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484109">
            <w:pPr>
              <w:spacing w:line="360"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484109">
            <w:pPr>
              <w:spacing w:line="360"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484109">
            <w:pPr>
              <w:spacing w:line="360"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484109">
            <w:pPr>
              <w:spacing w:line="360"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484109">
            <w:pPr>
              <w:spacing w:line="360"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484109">
            <w:pPr>
              <w:spacing w:line="360"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484109">
            <w:pPr>
              <w:spacing w:line="360"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484109">
            <w:pPr>
              <w:spacing w:line="360"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484109">
            <w:pPr>
              <w:spacing w:line="360"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484109">
            <w:pPr>
              <w:spacing w:line="360"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484109">
            <w:pPr>
              <w:spacing w:line="360"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484109">
            <w:pPr>
              <w:spacing w:line="360"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484109">
            <w:pPr>
              <w:spacing w:line="360"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484109">
            <w:pPr>
              <w:spacing w:line="360"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484109">
            <w:pPr>
              <w:spacing w:line="360"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484109">
            <w:pPr>
              <w:spacing w:line="360"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484109">
            <w:pPr>
              <w:spacing w:line="360"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484109">
            <w:pPr>
              <w:spacing w:line="360"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484109">
            <w:pPr>
              <w:spacing w:line="360"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484109">
            <w:pPr>
              <w:spacing w:line="360"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484109">
            <w:pPr>
              <w:spacing w:line="360"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484109">
            <w:pPr>
              <w:spacing w:line="360"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484109">
            <w:pPr>
              <w:spacing w:line="360"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484109">
            <w:pPr>
              <w:spacing w:line="360"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484109">
            <w:pPr>
              <w:spacing w:line="360"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484109">
            <w:pPr>
              <w:spacing w:line="360"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484109">
            <w:pPr>
              <w:spacing w:line="360" w:lineRule="auto"/>
              <w:jc w:val="both"/>
              <w:rPr>
                <w:rFonts w:eastAsia="Arial"/>
              </w:rPr>
            </w:pPr>
            <w:r w:rsidRPr="007F30A3">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484109">
            <w:pPr>
              <w:spacing w:line="360"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484109">
            <w:pPr>
              <w:spacing w:line="360"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484109">
            <w:pPr>
              <w:spacing w:line="360"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484109">
            <w:pPr>
              <w:spacing w:line="360"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484109">
            <w:pPr>
              <w:spacing w:line="360"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484109">
            <w:pPr>
              <w:spacing w:line="360"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484109">
            <w:pPr>
              <w:spacing w:line="360"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484109">
            <w:pPr>
              <w:spacing w:line="360"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484109">
            <w:pPr>
              <w:spacing w:line="360"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484109">
            <w:pPr>
              <w:spacing w:line="360" w:lineRule="auto"/>
              <w:jc w:val="both"/>
              <w:rPr>
                <w:rFonts w:eastAsia="Arial"/>
              </w:rPr>
            </w:pPr>
            <w:r w:rsidRPr="007F30A3">
              <w:lastRenderedPageBreak/>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484109">
            <w:pPr>
              <w:spacing w:line="360"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484109">
            <w:pPr>
              <w:spacing w:line="360"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484109">
            <w:pPr>
              <w:spacing w:line="360"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484109">
            <w:pPr>
              <w:spacing w:line="360"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484109">
            <w:pPr>
              <w:spacing w:line="360"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484109">
            <w:pPr>
              <w:spacing w:line="360"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484109">
            <w:pPr>
              <w:spacing w:line="360" w:lineRule="auto"/>
              <w:jc w:val="both"/>
              <w:rPr>
                <w:rFonts w:eastAsia="Arial"/>
              </w:rPr>
            </w:pPr>
            <w:r w:rsidRPr="007F30A3">
              <w:t>107</w:t>
            </w:r>
          </w:p>
        </w:tc>
      </w:tr>
    </w:tbl>
    <w:p w14:paraId="7DA71CCA" w14:textId="77777777" w:rsidR="00294687" w:rsidRPr="007F30A3" w:rsidRDefault="00294687" w:rsidP="00484109">
      <w:pPr>
        <w:spacing w:line="360" w:lineRule="auto"/>
        <w:jc w:val="both"/>
        <w:rPr>
          <w:rFonts w:eastAsia="Arial"/>
        </w:rPr>
      </w:pPr>
    </w:p>
    <w:p w14:paraId="0F087ACE" w14:textId="77777777" w:rsidR="00294687" w:rsidRDefault="00294687" w:rsidP="00484109">
      <w:pPr>
        <w:spacing w:line="360" w:lineRule="auto"/>
        <w:jc w:val="both"/>
        <w:rPr>
          <w:rFonts w:eastAsia="Arial"/>
          <w:b/>
        </w:rPr>
      </w:pPr>
    </w:p>
    <w:p w14:paraId="535BE942" w14:textId="77777777" w:rsidR="00294687" w:rsidRDefault="00294687" w:rsidP="00484109">
      <w:pPr>
        <w:spacing w:line="360" w:lineRule="auto"/>
        <w:jc w:val="both"/>
        <w:rPr>
          <w:rFonts w:ascii="Arial" w:eastAsia="Arial" w:hAnsi="Arial" w:cs="Arial"/>
        </w:rPr>
      </w:pPr>
    </w:p>
    <w:p w14:paraId="3E362A6B" w14:textId="5FD662C7" w:rsidR="00F9230A" w:rsidRDefault="00F9230A" w:rsidP="00484109">
      <w:pPr>
        <w:pStyle w:val="Heading1"/>
        <w:spacing w:line="360" w:lineRule="auto"/>
        <w:ind w:left="720"/>
        <w:jc w:val="both"/>
        <w:rPr>
          <w:rFonts w:ascii="Times New Roman" w:eastAsia="Arial" w:hAnsi="Times New Roman" w:cs="Times New Roman"/>
          <w:sz w:val="24"/>
          <w:szCs w:val="24"/>
        </w:rPr>
      </w:pPr>
      <w:r>
        <w:rPr>
          <w:rFonts w:ascii="Times New Roman" w:eastAsia="Arial" w:hAnsi="Times New Roman" w:cs="Times New Roman"/>
          <w:sz w:val="24"/>
          <w:szCs w:val="24"/>
        </w:rPr>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484109">
            <w:pPr>
              <w:spacing w:line="360" w:lineRule="auto"/>
            </w:pPr>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484109">
            <w:pPr>
              <w:spacing w:line="360" w:lineRule="auto"/>
            </w:pPr>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484109">
            <w:pPr>
              <w:spacing w:line="360" w:lineRule="auto"/>
            </w:pPr>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484109">
            <w:pPr>
              <w:spacing w:line="360" w:lineRule="auto"/>
            </w:pPr>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484109">
            <w:pPr>
              <w:spacing w:line="360" w:lineRule="auto"/>
            </w:pPr>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484109">
            <w:pPr>
              <w:spacing w:line="360" w:lineRule="auto"/>
            </w:pPr>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484109">
            <w:pPr>
              <w:spacing w:line="360" w:lineRule="auto"/>
            </w:pPr>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484109">
            <w:pPr>
              <w:spacing w:line="360" w:lineRule="auto"/>
            </w:pPr>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484109">
            <w:pPr>
              <w:spacing w:line="360" w:lineRule="auto"/>
            </w:pPr>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484109">
            <w:pPr>
              <w:spacing w:line="360" w:lineRule="auto"/>
            </w:pPr>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484109" w:rsidRDefault="00223237" w:rsidP="00484109">
            <w:pPr>
              <w:spacing w:line="360" w:lineRule="auto"/>
              <w:rPr>
                <w:lang w:val="es-CR"/>
              </w:rPr>
            </w:pPr>
            <w:r w:rsidRPr="00484109">
              <w:rPr>
                <w:rFonts w:ascii="Arial" w:hAnsi="Arial" w:cs="Arial"/>
                <w:color w:val="000000"/>
                <w:lang w:val="es-CR"/>
              </w:rPr>
              <w:t xml:space="preserve">Instituto de Investigaciones Marinas y Costeras (IIMyC), FCEyN - Universidad Nacional de Mar del Plata (UNMDP), Consejo Nacional de Investigaciones Científicas y Técnicas </w:t>
            </w:r>
            <w:r w:rsidRPr="00484109">
              <w:rPr>
                <w:rFonts w:ascii="Arial" w:hAnsi="Arial" w:cs="Arial"/>
                <w:color w:val="000000"/>
                <w:lang w:val="es-CR"/>
              </w:rPr>
              <w:lastRenderedPageBreak/>
              <w:t>(CONICET), Mar del Plata, Argentina. </w:t>
            </w:r>
          </w:p>
          <w:p w14:paraId="5E9CB634" w14:textId="77777777" w:rsidR="00223237" w:rsidRPr="00484109" w:rsidRDefault="00223237" w:rsidP="00484109">
            <w:pPr>
              <w:spacing w:line="360" w:lineRule="auto"/>
              <w:rPr>
                <w:lang w:val="es-CR"/>
              </w:rPr>
            </w:pPr>
          </w:p>
          <w:p w14:paraId="3D06DE01" w14:textId="77777777" w:rsidR="00223237" w:rsidRPr="00484109" w:rsidRDefault="00223237" w:rsidP="00484109">
            <w:pPr>
              <w:spacing w:line="360" w:lineRule="auto"/>
              <w:rPr>
                <w:lang w:val="es-CR"/>
              </w:rPr>
            </w:pPr>
            <w:r w:rsidRPr="00484109">
              <w:rPr>
                <w:rFonts w:ascii="Arial" w:hAnsi="Arial" w:cs="Arial"/>
                <w:color w:val="000000"/>
                <w:lang w:val="es-CR"/>
              </w:rPr>
              <w:t>Red de Investigación de Estresores Marinos-Costeros en Latinoamérica y el Caribe (REMARCO), Mar del Plata, Argentina.</w:t>
            </w:r>
          </w:p>
          <w:p w14:paraId="4B7FA288" w14:textId="77777777" w:rsidR="00223237" w:rsidRPr="00484109" w:rsidRDefault="00223237" w:rsidP="00484109">
            <w:pPr>
              <w:spacing w:line="360" w:lineRule="auto"/>
              <w:rPr>
                <w:lang w:val="es-CR"/>
              </w:rPr>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48410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484109">
            <w:pPr>
              <w:spacing w:line="360" w:lineRule="auto"/>
            </w:pPr>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484109">
            <w:pPr>
              <w:spacing w:line="360" w:lineRule="auto"/>
            </w:pPr>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484109" w:rsidRDefault="00223237" w:rsidP="00484109">
            <w:pPr>
              <w:spacing w:before="240" w:after="240" w:line="360" w:lineRule="auto"/>
              <w:rPr>
                <w:lang w:val="es-CR"/>
              </w:rPr>
            </w:pPr>
            <w:r w:rsidRPr="00484109">
              <w:rPr>
                <w:rFonts w:ascii="Arial" w:hAnsi="Arial" w:cs="Arial"/>
                <w:color w:val="000000"/>
                <w:lang w:val="es-CR"/>
              </w:rPr>
              <w:t>Departamento de Medio Ambiente, División de Investigación en Acuicultura, Instituto de Fomento Pesquero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484109">
            <w:pPr>
              <w:spacing w:line="360" w:lineRule="auto"/>
            </w:pPr>
            <w:r w:rsidRPr="00223237">
              <w:rPr>
                <w:rFonts w:ascii="Arial" w:hAnsi="Arial" w:cs="Arial"/>
                <w:color w:val="000000"/>
              </w:rPr>
              <w:lastRenderedPageBreak/>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484109">
            <w:pPr>
              <w:spacing w:line="360" w:lineRule="auto"/>
            </w:pPr>
            <w:r w:rsidRPr="00223237">
              <w:rPr>
                <w:rFonts w:ascii="Arial" w:hAnsi="Arial" w:cs="Arial"/>
                <w:color w:val="000000"/>
              </w:rPr>
              <w:t>zhenzli@jou.edu.cn</w:t>
            </w:r>
          </w:p>
          <w:p w14:paraId="2CEF2935" w14:textId="77777777" w:rsidR="00223237" w:rsidRPr="00223237" w:rsidRDefault="00223237" w:rsidP="0048410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484109">
            <w:pPr>
              <w:spacing w:line="360" w:lineRule="auto"/>
            </w:pPr>
            <w:r w:rsidRPr="00223237">
              <w:rPr>
                <w:rFonts w:ascii="Roboto" w:hAnsi="Roboto"/>
                <w:color w:val="000000"/>
              </w:rPr>
              <w:t>School of Marine Science and Fisheries, Jiangsu Ocean University, Lianyungang, China</w:t>
            </w:r>
          </w:p>
          <w:p w14:paraId="7684A921"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484109">
            <w:pPr>
              <w:spacing w:line="360" w:lineRule="auto"/>
            </w:pPr>
            <w:r w:rsidRPr="00223237">
              <w:rPr>
                <w:rFonts w:ascii="Arial" w:hAnsi="Arial" w:cs="Arial"/>
                <w:color w:val="000000"/>
              </w:rPr>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484109">
            <w:pPr>
              <w:spacing w:line="360" w:lineRule="auto"/>
            </w:pPr>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484109">
            <w:pPr>
              <w:spacing w:line="360" w:lineRule="auto"/>
            </w:pPr>
          </w:p>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484109">
            <w:pPr>
              <w:spacing w:line="360" w:lineRule="auto"/>
            </w:pPr>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484109">
            <w:pPr>
              <w:spacing w:line="360" w:lineRule="auto"/>
            </w:pPr>
            <w:r w:rsidRPr="00223237">
              <w:rPr>
                <w:rFonts w:ascii="Arial" w:hAnsi="Arial" w:cs="Arial"/>
                <w:color w:val="000000"/>
              </w:rPr>
              <w:t>natalija.suhareva@bio.ku.dk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484109">
            <w:pPr>
              <w:spacing w:line="360" w:lineRule="auto"/>
            </w:pPr>
            <w:r w:rsidRPr="00223237">
              <w:rPr>
                <w:rFonts w:ascii="Arial" w:hAnsi="Arial" w:cs="Arial"/>
                <w:color w:val="000000"/>
              </w:rPr>
              <w:t>University of Copenhagen, Department of Biology, Marine Biological Section,Helsingør,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48410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484109">
            <w:pPr>
              <w:spacing w:line="360" w:lineRule="auto"/>
            </w:pPr>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484109">
            <w:pPr>
              <w:spacing w:line="360" w:lineRule="auto"/>
            </w:pPr>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48410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484109">
            <w:pPr>
              <w:spacing w:line="360" w:lineRule="auto"/>
            </w:pPr>
          </w:p>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484109">
            <w:pPr>
              <w:spacing w:line="360" w:lineRule="auto"/>
            </w:pPr>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484109">
            <w:pPr>
              <w:spacing w:line="360" w:lineRule="auto"/>
            </w:pPr>
            <w:r w:rsidRPr="00223237">
              <w:rPr>
                <w:rFonts w:ascii="Arial" w:hAnsi="Arial" w:cs="Arial"/>
                <w:color w:val="000000"/>
              </w:rPr>
              <w:t>mirko.mutalipas</w:t>
            </w:r>
            <w:r w:rsidRPr="00223237">
              <w:rPr>
                <w:rFonts w:ascii="Arial" w:hAnsi="Arial" w:cs="Arial"/>
                <w:color w:val="000000"/>
              </w:rPr>
              <w:lastRenderedPageBreak/>
              <w:t>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484109">
            <w:pPr>
              <w:spacing w:line="360" w:lineRule="auto"/>
            </w:pPr>
            <w:r w:rsidRPr="00223237">
              <w:rPr>
                <w:rFonts w:ascii="Arial" w:hAnsi="Arial" w:cs="Arial"/>
                <w:color w:val="000000"/>
              </w:rPr>
              <w:lastRenderedPageBreak/>
              <w:t xml:space="preserve">Stazione Zoologica Anton </w:t>
            </w:r>
            <w:r w:rsidRPr="00223237">
              <w:rPr>
                <w:rFonts w:ascii="Arial" w:hAnsi="Arial" w:cs="Arial"/>
                <w:color w:val="000000"/>
              </w:rPr>
              <w:lastRenderedPageBreak/>
              <w:t>Dohrn, Integrative Marine Ecology Department, Napoli, Italy;</w:t>
            </w:r>
          </w:p>
          <w:p w14:paraId="2CF31F36" w14:textId="77777777" w:rsidR="00223237" w:rsidRPr="00223237" w:rsidRDefault="00223237" w:rsidP="00484109">
            <w:pPr>
              <w:spacing w:line="360" w:lineRule="auto"/>
            </w:pPr>
          </w:p>
          <w:p w14:paraId="0601312A" w14:textId="77777777" w:rsidR="00223237" w:rsidRPr="00223237" w:rsidRDefault="00223237" w:rsidP="00484109">
            <w:pPr>
              <w:spacing w:line="360" w:lineRule="auto"/>
            </w:pPr>
            <w:r w:rsidRPr="00223237">
              <w:rPr>
                <w:rFonts w:ascii="Arial" w:hAnsi="Arial" w:cs="Arial"/>
                <w:color w:val="000000"/>
              </w:rPr>
              <w:t>National Biodiversity Future 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48410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484109">
            <w:pPr>
              <w:spacing w:line="360" w:lineRule="auto"/>
            </w:pPr>
          </w:p>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484109">
            <w:pPr>
              <w:spacing w:line="360" w:lineRule="auto"/>
            </w:pPr>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484109">
            <w:pPr>
              <w:spacing w:line="360" w:lineRule="auto"/>
            </w:pPr>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484109">
            <w:pPr>
              <w:spacing w:line="360" w:lineRule="auto"/>
            </w:pPr>
          </w:p>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484109">
            <w:pPr>
              <w:spacing w:line="360" w:lineRule="auto"/>
            </w:pPr>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484109">
            <w:pPr>
              <w:spacing w:line="360" w:lineRule="auto"/>
            </w:pPr>
            <w:hyperlink r:id="rId20" w:history="1">
              <w:r w:rsidRPr="00223237">
                <w:rPr>
                  <w:rFonts w:ascii="Arial" w:hAnsi="Arial" w:cs="Arial"/>
                  <w:color w:val="1155CC"/>
                  <w:u w:val="single"/>
                </w:rPr>
                <w:t>joanafcf@ua.pt</w:t>
              </w:r>
            </w:hyperlink>
          </w:p>
          <w:p w14:paraId="1F77A86F" w14:textId="77777777" w:rsidR="00223237" w:rsidRPr="00223237" w:rsidRDefault="00223237" w:rsidP="0048410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484109">
            <w:pPr>
              <w:spacing w:line="360" w:lineRule="auto"/>
            </w:pPr>
            <w:commentRangeStart w:id="113"/>
            <w:r w:rsidRPr="00223237">
              <w:rPr>
                <w:rFonts w:ascii="Arial" w:hAnsi="Arial" w:cs="Arial"/>
                <w:color w:val="000000"/>
              </w:rPr>
              <w:t xml:space="preserve">ECOMARE </w:t>
            </w:r>
            <w:commentRangeEnd w:id="113"/>
            <w:r w:rsidR="00485469" w:rsidRPr="00223237">
              <w:rPr>
                <w:rStyle w:val="CommentReference"/>
                <w:rFonts w:ascii="Arial" w:hAnsi="Arial" w:cs="Arial"/>
                <w:color w:val="000000"/>
                <w:sz w:val="24"/>
                <w:szCs w:val="24"/>
              </w:rPr>
              <w:commentReference w:id="113"/>
            </w:r>
            <w:r w:rsidRPr="00223237">
              <w:rPr>
                <w:rFonts w:ascii="Arial" w:hAnsi="Arial" w:cs="Arial"/>
                <w:color w:val="000000"/>
              </w:rPr>
              <w:t xml:space="preserve">- Laboratory for Innovation and Sustainability of Marine Biological Resources, CESAM – Centre for Environmental and Marine </w:t>
            </w:r>
            <w:r w:rsidRPr="00223237">
              <w:rPr>
                <w:rFonts w:ascii="Arial" w:hAnsi="Arial" w:cs="Arial"/>
                <w:color w:val="000000"/>
              </w:rPr>
              <w:lastRenderedPageBreak/>
              <w:t>Studies, Department of Biology, University of Aveiro, Estrada do Porto de Pesca Costeira, 3830-565 Gafanha da Nazaré, Portugal</w:t>
            </w:r>
          </w:p>
          <w:p w14:paraId="38181D59" w14:textId="77777777" w:rsidR="00223237" w:rsidRPr="00484109" w:rsidRDefault="00223237" w:rsidP="00484109">
            <w:pPr>
              <w:spacing w:line="360" w:lineRule="auto"/>
              <w:rPr>
                <w:lang w:val="fr-FR"/>
              </w:rPr>
            </w:pPr>
            <w:r w:rsidRPr="00484109">
              <w:rPr>
                <w:rFonts w:ascii="Arial" w:hAnsi="Arial" w:cs="Arial"/>
                <w:color w:val="000000"/>
                <w:lang w:val="fr-FR"/>
              </w:rPr>
              <w:t>Marine Ecological and Evolutionary Physiology laboratory, Département de Biologie, Chimie et Géographie, Université du Québec à Rimouski, 300 Allée des Ursulines, Rimouski, QC G5L 3A1, Canada</w:t>
            </w:r>
          </w:p>
          <w:p w14:paraId="102A9E5A" w14:textId="77777777" w:rsidR="00223237" w:rsidRPr="00223237" w:rsidRDefault="00223237" w:rsidP="00484109">
            <w:pPr>
              <w:spacing w:line="360" w:lineRule="auto"/>
            </w:pPr>
            <w:r w:rsidRPr="00223237">
              <w:rPr>
                <w:rFonts w:ascii="Arial" w:hAnsi="Arial" w:cs="Arial"/>
                <w:color w:val="000000"/>
              </w:rPr>
              <w:lastRenderedPageBreak/>
              <w:t>UCIBIO - Applied Molecular Biosciences Unit, NOVA School of Science and Technology, NOVA University of Lisbon, Campus de Caparica, 2829-516 Caparica, Portugal</w:t>
            </w:r>
          </w:p>
          <w:p w14:paraId="4E098CF4" w14:textId="77777777" w:rsidR="00223237" w:rsidRPr="00223237" w:rsidRDefault="00223237" w:rsidP="00484109">
            <w:pPr>
              <w:spacing w:line="360" w:lineRule="auto"/>
            </w:pPr>
            <w:r w:rsidRPr="00223237">
              <w:rPr>
                <w:rFonts w:ascii="Arial" w:hAnsi="Arial" w:cs="Arial"/>
                <w:color w:val="000000"/>
              </w:rPr>
              <w:t>Associate Laboratory i4HB Institute for Health and Bioeconomy, NOVA School of Science and Technology, NOVA University of Lisbon, 2829-516 Caparica, Portugal</w:t>
            </w:r>
          </w:p>
          <w:p w14:paraId="5F715790" w14:textId="77777777" w:rsidR="00223237" w:rsidRPr="00223237" w:rsidRDefault="00223237" w:rsidP="00484109">
            <w:pPr>
              <w:spacing w:after="240"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48410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484109">
            <w:pPr>
              <w:spacing w:line="360" w:lineRule="auto"/>
            </w:pPr>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48410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484109">
            <w:pPr>
              <w:spacing w:line="360" w:lineRule="auto"/>
            </w:pPr>
          </w:p>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484109">
            <w:pPr>
              <w:spacing w:line="360" w:lineRule="auto"/>
            </w:pPr>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484109">
            <w:pPr>
              <w:spacing w:line="360" w:lineRule="auto"/>
            </w:pPr>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484109">
            <w:pPr>
              <w:spacing w:line="360" w:lineRule="auto"/>
            </w:pPr>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484109">
            <w:pPr>
              <w:spacing w:line="360" w:lineRule="auto"/>
            </w:pPr>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484109">
            <w:pPr>
              <w:spacing w:line="360" w:lineRule="auto"/>
            </w:pPr>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2AC585AF" w:rsidR="00223237" w:rsidRPr="00223237" w:rsidRDefault="00AA74AA" w:rsidP="00484109">
            <w:pPr>
              <w:spacing w:line="360" w:lineRule="auto"/>
            </w:pPr>
            <w:r w:rsidRPr="007750EF">
              <w:rPr>
                <w:sz w:val="22"/>
              </w:rPr>
              <w:t>IAEA Marine Environment Laboratories, Department of Nuclear Sciences and Applications, International Atomic Energy Agency, 98000 Monaco, Principality of Monaco</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484109">
            <w:pPr>
              <w:spacing w:line="360" w:lineRule="auto"/>
            </w:pPr>
            <w:r w:rsidRPr="00223237">
              <w:rPr>
                <w:rFonts w:ascii="Arial" w:hAnsi="Arial" w:cs="Arial"/>
                <w:color w:val="000000"/>
              </w:rPr>
              <w:t>xX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39048791" w:rsidR="00223237" w:rsidRPr="00223237" w:rsidRDefault="00AA74AA" w:rsidP="00484109">
            <w:pPr>
              <w:spacing w:line="360" w:lineRule="auto"/>
            </w:pPr>
            <w:r w:rsidRPr="00AA74AA">
              <w:rPr>
                <w:rFonts w:ascii="Arial" w:hAnsi="Arial" w:cs="Arial"/>
                <w:color w:val="000000"/>
              </w:rPr>
              <w:t xml:space="preserve">Anna Maria ORANI,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3C6BAADB" w:rsidR="00223237" w:rsidRPr="00223237" w:rsidRDefault="00AA74AA" w:rsidP="00484109">
            <w:pPr>
              <w:spacing w:line="360" w:lineRule="auto"/>
            </w:pPr>
            <w:r w:rsidRPr="00AA74AA">
              <w:rPr>
                <w:rFonts w:ascii="Arial" w:hAnsi="Arial" w:cs="Arial"/>
                <w:color w:val="000000"/>
              </w:rPr>
              <w:t>A.M.Orani@iaea.org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1484AF40" w:rsidR="00223237" w:rsidRPr="00223237" w:rsidRDefault="00AA74AA" w:rsidP="0048410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025B96D1" w:rsidR="00223237" w:rsidRPr="00223237" w:rsidRDefault="00AA74AA" w:rsidP="00484109">
            <w:pPr>
              <w:spacing w:line="360" w:lineRule="auto"/>
            </w:pPr>
            <w: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5F58BFCC" w:rsidR="00223237" w:rsidRPr="00223237" w:rsidRDefault="00AA74AA" w:rsidP="00484109">
            <w:pPr>
              <w:spacing w:line="360" w:lineRule="auto"/>
            </w:pPr>
            <w: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484109">
            <w:pPr>
              <w:spacing w:line="360" w:lineRule="auto"/>
            </w:pPr>
          </w:p>
        </w:tc>
      </w:tr>
      <w:tr w:rsidR="00585E7C" w:rsidRPr="00AA74AA" w14:paraId="4C0A7DF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14785" w14:textId="6D4A87E0" w:rsidR="00585E7C" w:rsidRPr="00171961" w:rsidRDefault="00AA74AA" w:rsidP="00484109">
            <w:pPr>
              <w:spacing w:line="360" w:lineRule="auto"/>
              <w:rPr>
                <w:rFonts w:ascii="Arial" w:hAnsi="Arial" w:cs="Arial"/>
                <w:color w:val="000000"/>
                <w:lang w:val="fr-FR"/>
              </w:rPr>
            </w:pPr>
            <w:r w:rsidRPr="0044533C">
              <w:rPr>
                <w:rFonts w:ascii="Arial" w:hAnsi="Arial" w:cs="Arial"/>
                <w:color w:val="000000"/>
                <w:lang w:val="fr-FR"/>
              </w:rPr>
              <w:t>Francois</w:t>
            </w:r>
            <w:r w:rsidRPr="00AA74AA">
              <w:rPr>
                <w:rFonts w:ascii="Arial" w:hAnsi="Arial" w:cs="Arial"/>
                <w:color w:val="000000"/>
                <w:lang w:val="fr-FR"/>
              </w:rPr>
              <w:t xml:space="preserve"> </w:t>
            </w:r>
            <w:r w:rsidRPr="00171961">
              <w:rPr>
                <w:rFonts w:ascii="Arial" w:hAnsi="Arial" w:cs="Arial"/>
                <w:color w:val="000000"/>
                <w:lang w:val="fr-FR"/>
              </w:rPr>
              <w:t xml:space="preserve">OBERHAENSLI,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8F1C" w14:textId="3417AE9C" w:rsidR="00585E7C" w:rsidRPr="00484109" w:rsidRDefault="00AA74AA" w:rsidP="00484109">
            <w:pPr>
              <w:spacing w:line="360" w:lineRule="auto"/>
              <w:rPr>
                <w:lang w:val="fr-FR"/>
              </w:rPr>
            </w:pPr>
            <w:r w:rsidRPr="0092738B">
              <w:rPr>
                <w:rFonts w:ascii="Arial" w:hAnsi="Arial" w:cs="Arial"/>
                <w:color w:val="000000"/>
                <w:lang w:val="fr-FR"/>
              </w:rPr>
              <w:t>F.R.Oberhaensli@iaea.org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BFE2F" w14:textId="0D25DFF7" w:rsidR="00585E7C" w:rsidRPr="00171961" w:rsidRDefault="00AA74AA" w:rsidP="0048410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3492E" w14:textId="77777777" w:rsidR="00585E7C" w:rsidRPr="00171961" w:rsidRDefault="00585E7C"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B706F" w14:textId="71781B50" w:rsidR="00585E7C" w:rsidRPr="00171961" w:rsidRDefault="00AA74AA" w:rsidP="0048410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1C93" w14:textId="77777777" w:rsidR="00585E7C" w:rsidRPr="00171961" w:rsidRDefault="00585E7C"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633D5" w14:textId="77777777" w:rsidR="00585E7C" w:rsidRPr="00171961" w:rsidRDefault="00585E7C"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F32BF" w14:textId="77777777" w:rsidR="00585E7C" w:rsidRPr="00171961" w:rsidRDefault="00585E7C" w:rsidP="00484109">
            <w:pPr>
              <w:spacing w:line="360" w:lineRule="auto"/>
            </w:pPr>
          </w:p>
        </w:tc>
      </w:tr>
      <w:tr w:rsidR="00585E7C" w:rsidRPr="00AA74AA" w14:paraId="3C7A35A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AF537" w14:textId="3318CFD9" w:rsidR="00585E7C" w:rsidRPr="00171961" w:rsidRDefault="00AA74AA" w:rsidP="00484109">
            <w:pPr>
              <w:spacing w:line="360" w:lineRule="auto"/>
              <w:rPr>
                <w:rFonts w:ascii="Arial" w:hAnsi="Arial" w:cs="Arial"/>
                <w:color w:val="000000"/>
              </w:rPr>
            </w:pPr>
            <w:r w:rsidRPr="00AA74AA">
              <w:rPr>
                <w:rFonts w:ascii="Arial" w:hAnsi="Arial" w:cs="Arial"/>
                <w:color w:val="000000"/>
                <w:lang w:val="fr-FR"/>
              </w:rPr>
              <w:t>Khalil SDIRI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E1F6A" w14:textId="487A2AA3" w:rsidR="00585E7C" w:rsidRPr="00171961" w:rsidRDefault="00AA74AA" w:rsidP="00484109">
            <w:pPr>
              <w:spacing w:line="360" w:lineRule="auto"/>
            </w:pPr>
            <w:r w:rsidRPr="00AA74AA">
              <w:rPr>
                <w:rFonts w:ascii="Arial" w:hAnsi="Arial" w:cs="Arial"/>
                <w:color w:val="000000"/>
                <w:lang w:val="fr-FR"/>
              </w:rPr>
              <w:t>K.Sdiri@iaea.org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7F695" w14:textId="3764EBFB" w:rsidR="00585E7C" w:rsidRPr="00171961" w:rsidRDefault="00AA74AA" w:rsidP="0048410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B7A23" w14:textId="77777777" w:rsidR="00585E7C" w:rsidRPr="00171961" w:rsidRDefault="00585E7C"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9598C" w14:textId="5DBBE9A7" w:rsidR="00585E7C" w:rsidRPr="00171961" w:rsidRDefault="00AA74AA" w:rsidP="0048410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189D" w14:textId="77777777" w:rsidR="00585E7C" w:rsidRPr="00171961" w:rsidRDefault="00585E7C"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6272F" w14:textId="77777777" w:rsidR="00585E7C" w:rsidRPr="00171961" w:rsidRDefault="00585E7C"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A2280" w14:textId="77777777" w:rsidR="00585E7C" w:rsidRPr="00171961" w:rsidRDefault="00585E7C" w:rsidP="00484109">
            <w:pPr>
              <w:spacing w:line="360" w:lineRule="auto"/>
            </w:pPr>
          </w:p>
        </w:tc>
      </w:tr>
      <w:tr w:rsidR="00585E7C" w:rsidRPr="00AA74AA" w14:paraId="4E0CDC8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18F53" w14:textId="77777777" w:rsidR="00585E7C" w:rsidRPr="00171961" w:rsidRDefault="00585E7C" w:rsidP="00484109">
            <w:pPr>
              <w:spacing w:line="360" w:lineRule="auto"/>
              <w:rPr>
                <w:rFonts w:ascii="Arial" w:hAnsi="Arial" w:cs="Arial"/>
                <w:color w:val="000000"/>
              </w:rPr>
            </w:pP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43CB2" w14:textId="77777777" w:rsidR="00585E7C" w:rsidRPr="00171961" w:rsidRDefault="00585E7C" w:rsidP="0048410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92E76" w14:textId="77777777" w:rsidR="00585E7C" w:rsidRPr="00171961" w:rsidRDefault="00585E7C"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84EBE" w14:textId="77777777" w:rsidR="00585E7C" w:rsidRPr="00171961" w:rsidRDefault="00585E7C"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19BC0" w14:textId="77777777" w:rsidR="00585E7C" w:rsidRPr="00171961" w:rsidRDefault="00585E7C"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0EE96" w14:textId="77777777" w:rsidR="00585E7C" w:rsidRPr="00171961" w:rsidRDefault="00585E7C"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DE887" w14:textId="77777777" w:rsidR="00585E7C" w:rsidRPr="00171961" w:rsidRDefault="00585E7C"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E5C6E" w14:textId="77777777" w:rsidR="00585E7C" w:rsidRPr="00171961" w:rsidRDefault="00585E7C" w:rsidP="00484109">
            <w:pPr>
              <w:spacing w:line="360" w:lineRule="auto"/>
            </w:pPr>
          </w:p>
        </w:tc>
      </w:tr>
    </w:tbl>
    <w:p w14:paraId="0A26128D" w14:textId="77777777" w:rsidR="00F9230A" w:rsidRPr="00171961" w:rsidRDefault="00F9230A" w:rsidP="00484109">
      <w:pPr>
        <w:spacing w:line="360" w:lineRule="auto"/>
      </w:pPr>
    </w:p>
    <w:p w14:paraId="19259CE1" w14:textId="77777777" w:rsidR="00940713" w:rsidRPr="00171961" w:rsidRDefault="00940713" w:rsidP="00484109">
      <w:pPr>
        <w:spacing w:line="360" w:lineRule="auto"/>
        <w:jc w:val="both"/>
        <w:rPr>
          <w:rFonts w:eastAsia="Arial"/>
        </w:rPr>
      </w:pPr>
    </w:p>
    <w:sectPr w:rsidR="00940713" w:rsidRPr="00171961">
      <w:footerReference w:type="default" r:id="rId21"/>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m Dupont" w:date="2026-04-02T11:37:00Z" w:initials="SD">
    <w:p w14:paraId="5795954D" w14:textId="77777777" w:rsidR="00484109" w:rsidRDefault="00484109" w:rsidP="00484109">
      <w:pPr>
        <w:pStyle w:val="CommentText"/>
      </w:pPr>
      <w:r>
        <w:rPr>
          <w:rStyle w:val="CommentReference"/>
        </w:rPr>
        <w:annotationRef/>
      </w:r>
      <w:r>
        <w:t>Based on what we see (antagonism), I am being a little more careful with the message</w:t>
      </w:r>
    </w:p>
  </w:comment>
  <w:comment w:id="4" w:author="Mirko Mutalipassi" w:date="2026-03-20T09:34:00Z" w:initials="MM">
    <w:p w14:paraId="484F3FEB" w14:textId="2911EF2A" w:rsidR="00CC1060" w:rsidRDefault="00CC1060" w:rsidP="00CC1060">
      <w:r>
        <w:rPr>
          <w:rStyle w:val="CommentReference"/>
        </w:rPr>
        <w:annotationRef/>
      </w:r>
      <w:r>
        <w:rPr>
          <w:rFonts w:ascii="Calibri" w:eastAsia="Calibri" w:hAnsi="Calibri" w:cs="Calibri"/>
          <w:sz w:val="20"/>
          <w:szCs w:val="20"/>
          <w:lang w:val="en-GB"/>
        </w:rPr>
        <w:t>This paragraph was revised to clarify the conceptual objective of the study. The aim is now explicitly framed as distinguishing additive from non-additive multi-driver effects using a performance-curve-based approach, rather than simply testing a generic experimental strategy. This helps position the work as addressing a methodological gap in multi-driver research.</w:t>
      </w:r>
    </w:p>
  </w:comment>
  <w:comment w:id="5" w:author="Einar Pétur Jónsson - HAFRO" w:date="2026-04-01T09:12:00Z" w:initials="EPJH">
    <w:p w14:paraId="45430530" w14:textId="77777777" w:rsidR="006C0F0E" w:rsidRDefault="006C0F0E" w:rsidP="006C0F0E">
      <w:r>
        <w:rPr>
          <w:rStyle w:val="CommentReference"/>
        </w:rPr>
        <w:annotationRef/>
      </w:r>
      <w:r>
        <w:rPr>
          <w:rFonts w:ascii="Calibri" w:eastAsia="Calibri" w:hAnsi="Calibri" w:cs="Calibri"/>
          <w:sz w:val="20"/>
          <w:szCs w:val="20"/>
          <w:lang w:val="en-GB"/>
        </w:rPr>
        <w:t>makes sense. Revise wording</w:t>
      </w:r>
    </w:p>
  </w:comment>
  <w:comment w:id="6" w:author="Mirko Mutalipassi" w:date="2026-03-20T09:42:00Z" w:initials="MM">
    <w:p w14:paraId="7C2E8F6D" w14:textId="77777777" w:rsidR="00AC607A" w:rsidRDefault="00AC607A" w:rsidP="00AC607A">
      <w:r>
        <w:rPr>
          <w:rStyle w:val="CommentReference"/>
        </w:rPr>
        <w:annotationRef/>
      </w:r>
      <w:r>
        <w:rPr>
          <w:rFonts w:ascii="Calibri" w:eastAsia="Calibri" w:hAnsi="Calibri" w:cs="Calibri"/>
          <w:sz w:val="20"/>
          <w:szCs w:val="20"/>
          <w:lang w:val="en-GB"/>
        </w:rPr>
        <w:t>The research questions were reformulated to better align with the conceptual framework of the study. The focus is now on whether response curves can be integrated within a common performance framework and whether deviations from a non-linear additive expectation reveal true biological interactions, rather than simply describing curve shape and testing for generic interactions.</w:t>
      </w:r>
    </w:p>
  </w:comment>
  <w:comment w:id="8" w:author="Sam Dupont" w:date="2025-10-16T13:12:00Z" w:initials="SD">
    <w:p w14:paraId="4E9474AB" w14:textId="59E5492B" w:rsidR="0082432F" w:rsidRDefault="0082432F" w:rsidP="0082432F">
      <w:pPr>
        <w:pStyle w:val="CommentText"/>
      </w:pPr>
      <w:r>
        <w:rPr>
          <w:rStyle w:val="CommentReference"/>
        </w:rPr>
        <w:annotationRef/>
      </w:r>
      <w:r>
        <w:rPr>
          <w:b/>
          <w:bCs/>
          <w:color w:val="C00000"/>
          <w:lang w:val="sv-SE"/>
        </w:rPr>
        <w:t>Question for Marc/Frankie</w:t>
      </w:r>
    </w:p>
  </w:comment>
  <w:comment w:id="12" w:author="Natalija Suhareva" w:date="2026-03-23T10:41:00Z" w:initials="NS">
    <w:p w14:paraId="4CD0B150" w14:textId="77777777" w:rsidR="00EF6A5C" w:rsidRDefault="00A33AA3" w:rsidP="00EF6A5C">
      <w:pPr>
        <w:pStyle w:val="CommentText"/>
      </w:pPr>
      <w:r>
        <w:rPr>
          <w:rStyle w:val="CommentReference"/>
        </w:rPr>
        <w:annotationRef/>
      </w:r>
      <w:r w:rsidR="00EF6A5C">
        <w:rPr>
          <w:lang w:val="da-DK"/>
        </w:rPr>
        <w:t xml:space="preserve">Please include a reference to Table 2 (currently the first table in the manuscript), which lists the exact temperature, pH, and lithium targets for each treatment. Without this reference, it is difficult to fully reconstruct the experimental design from the text and Figure 1 alone. </w:t>
      </w:r>
    </w:p>
  </w:comment>
  <w:comment w:id="14"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15"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16"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17" w:author="Natalija Suhareva" w:date="2026-03-23T14:44:00Z" w:initials="NS">
    <w:p w14:paraId="34497CF7" w14:textId="77777777" w:rsidR="000B223C" w:rsidRDefault="00E641E7" w:rsidP="000B223C">
      <w:pPr>
        <w:pStyle w:val="CommentText"/>
      </w:pPr>
      <w:r>
        <w:rPr>
          <w:rStyle w:val="CommentReference"/>
        </w:rPr>
        <w:annotationRef/>
      </w:r>
      <w:r w:rsidR="000B223C">
        <w:rPr>
          <w:lang w:val="da-DK"/>
        </w:rPr>
        <w:t>Please clarify whether growth rate was analysed at the larval or aquarium level, and how aquarium-level replication was accounted for in the statistical analyses, given that multiple larvae were measured per aquarium. See also later comments.</w:t>
      </w:r>
    </w:p>
  </w:comment>
  <w:comment w:id="18" w:author="Einar Pétur Jónsson - HAFRO" w:date="2026-03-27T12:40:00Z" w:initials="EPJH">
    <w:p w14:paraId="15130520" w14:textId="77777777" w:rsidR="008E4BA1" w:rsidRDefault="008E4BA1" w:rsidP="008E4BA1">
      <w:r>
        <w:rPr>
          <w:rStyle w:val="CommentReference"/>
        </w:rPr>
        <w:annotationRef/>
      </w:r>
      <w:r>
        <w:rPr>
          <w:rFonts w:ascii="Calibri" w:eastAsia="Calibri" w:hAnsi="Calibri" w:cs="Calibri"/>
          <w:sz w:val="20"/>
          <w:szCs w:val="20"/>
          <w:lang w:val="en-GB"/>
        </w:rPr>
        <w:t>'larvae from each aquarium'</w:t>
      </w:r>
    </w:p>
  </w:comment>
  <w:comment w:id="19" w:author="Einar Pétur Jónsson - HAFRO" w:date="2026-04-01T11:19:00Z" w:initials="EPJH">
    <w:p w14:paraId="55A3B396" w14:textId="77777777" w:rsidR="00957459" w:rsidRDefault="00957459" w:rsidP="00957459">
      <w:r>
        <w:rPr>
          <w:rStyle w:val="CommentReference"/>
        </w:rPr>
        <w:annotationRef/>
      </w:r>
      <w:r>
        <w:rPr>
          <w:rFonts w:ascii="Calibri" w:eastAsia="Calibri" w:hAnsi="Calibri" w:cs="Calibri"/>
          <w:sz w:val="20"/>
          <w:szCs w:val="20"/>
          <w:lang w:val="en-GB"/>
        </w:rPr>
        <w:t xml:space="preserve">mean initial size. Clear enough now? Delete comment if it's ok. </w:t>
      </w:r>
    </w:p>
  </w:comment>
  <w:comment w:id="20" w:author="Sam Dupont" w:date="2026-04-02T12:39:00Z" w:initials="SD">
    <w:p w14:paraId="56BA29A4" w14:textId="77777777" w:rsidR="00374D26" w:rsidRDefault="00374D26" w:rsidP="00374D26">
      <w:pPr>
        <w:pStyle w:val="CommentText"/>
      </w:pPr>
      <w:r>
        <w:rPr>
          <w:rStyle w:val="CommentReference"/>
        </w:rPr>
        <w:annotationRef/>
      </w:r>
      <w:r>
        <w:t>Re-reading, I understand what she means. I tried to clarify.</w:t>
      </w:r>
    </w:p>
    <w:p w14:paraId="3EDC6BE5" w14:textId="77777777" w:rsidR="00374D26" w:rsidRDefault="00374D26" w:rsidP="00374D26">
      <w:pPr>
        <w:pStyle w:val="CommentText"/>
      </w:pPr>
    </w:p>
    <w:p w14:paraId="16A85056" w14:textId="77777777" w:rsidR="00374D26" w:rsidRDefault="00374D26" w:rsidP="00374D26">
      <w:pPr>
        <w:pStyle w:val="CommentText"/>
      </w:pPr>
      <w:r>
        <w:t>Then if we had replicated it is possible to calculate a replicate effect for the second experiment (n=2). Not sure if we want to go there but it is an option</w:t>
      </w:r>
    </w:p>
  </w:comment>
  <w:comment w:id="21" w:author="Einar Pétur Jónsson - HAFRO" w:date="2026-04-07T09:41:00Z" w:initials="EPJH">
    <w:p w14:paraId="47B05F8B" w14:textId="77777777" w:rsidR="005649E9" w:rsidRDefault="005649E9" w:rsidP="005649E9">
      <w:r>
        <w:rPr>
          <w:rStyle w:val="CommentReference"/>
        </w:rPr>
        <w:annotationRef/>
      </w:r>
      <w:r>
        <w:rPr>
          <w:rFonts w:ascii="Calibri" w:eastAsia="Calibri" w:hAnsi="Calibri" w:cs="Calibri"/>
          <w:sz w:val="20"/>
          <w:szCs w:val="20"/>
          <w:lang w:val="en-GB"/>
        </w:rPr>
        <w:t xml:space="preserve">We'll try to keep the message clear for now and not clutter it with an analysis of the replicate effect. It is not important for the general message. We'll see what the reviewers say. </w:t>
      </w:r>
    </w:p>
  </w:comment>
  <w:comment w:id="22" w:author="Einar Pétur Jónsson - HAFRO" w:date="2026-03-27T12:54:00Z" w:initials="EPJH">
    <w:p w14:paraId="7D4E21B0" w14:textId="65BBB0EC" w:rsidR="009B0727" w:rsidRDefault="009B0727" w:rsidP="009B0727">
      <w:r>
        <w:rPr>
          <w:rStyle w:val="CommentReference"/>
        </w:rPr>
        <w:annotationRef/>
      </w:r>
      <w:r>
        <w:rPr>
          <w:rFonts w:ascii="Calibri" w:eastAsia="Calibri" w:hAnsi="Calibri" w:cs="Calibri"/>
          <w:sz w:val="20"/>
          <w:szCs w:val="20"/>
          <w:lang w:val="en-GB"/>
        </w:rPr>
        <w:t>add supplementary table (from consistency_tests.xlsx)</w:t>
      </w:r>
    </w:p>
    <w:p w14:paraId="516DF5C4" w14:textId="77777777" w:rsidR="009B0727" w:rsidRDefault="009B0727" w:rsidP="009B0727"/>
  </w:comment>
  <w:comment w:id="23" w:author="Einar Pétur Jónsson - HAFRO" w:date="2026-04-01T11:36:00Z" w:initials="EPJH">
    <w:p w14:paraId="6B8E8773" w14:textId="77777777" w:rsidR="00DF4C2F" w:rsidRDefault="00DF4C2F" w:rsidP="00DF4C2F">
      <w:r>
        <w:rPr>
          <w:rStyle w:val="CommentReference"/>
        </w:rPr>
        <w:annotationRef/>
      </w:r>
      <w:r>
        <w:rPr>
          <w:rFonts w:ascii="Calibri" w:eastAsia="Calibri" w:hAnsi="Calibri" w:cs="Calibri"/>
          <w:sz w:val="20"/>
          <w:szCs w:val="20"/>
          <w:lang w:val="en-GB"/>
        </w:rPr>
        <w:t xml:space="preserve">and cite it here. </w:t>
      </w:r>
    </w:p>
  </w:comment>
  <w:comment w:id="24" w:author="Natalija Suhareva" w:date="2026-03-23T15:01:00Z" w:initials="NS">
    <w:p w14:paraId="172FCCDA" w14:textId="77777777" w:rsidR="005467C8" w:rsidRDefault="009302DE" w:rsidP="005467C8">
      <w:pPr>
        <w:pStyle w:val="CommentText"/>
      </w:pPr>
      <w:r>
        <w:rPr>
          <w:rStyle w:val="CommentReference"/>
        </w:rPr>
        <w:annotationRef/>
      </w:r>
      <w:r w:rsidR="005467C8">
        <w:rPr>
          <w:lang w:val="da-DK"/>
        </w:rPr>
        <w:t>It is unclear at which level growth rate was analysed, and whether comparisons were based on individual larvae or on bottle-level means. Since multiple larvae were measured within each bottle, treating them as independent observations would normally constitute pseudoreplication unless the hierarchical structure is explicitly accounted for.</w:t>
      </w:r>
    </w:p>
    <w:p w14:paraId="1FD2731B" w14:textId="77777777" w:rsidR="005467C8" w:rsidRDefault="005467C8" w:rsidP="005467C8">
      <w:pPr>
        <w:pStyle w:val="CommentText"/>
      </w:pPr>
      <w:r>
        <w:rPr>
          <w:lang w:val="da-DK"/>
        </w:rPr>
        <w:t>At the same time, the limited number of replicate bottles (especially in the multiple-driver experiment) restricts the possibility of robust bottle-level statistical comparisons. This motivated the use of larval-level data, however, in such cases it becomes particularly important to account for the nested structure or to demonstrate similarity among replicate bottles.</w:t>
      </w:r>
    </w:p>
    <w:p w14:paraId="67969737" w14:textId="77777777" w:rsidR="005467C8" w:rsidRDefault="005467C8" w:rsidP="005467C8">
      <w:pPr>
        <w:pStyle w:val="CommentText"/>
      </w:pPr>
      <w:r>
        <w:rPr>
          <w:lang w:val="da-DK"/>
        </w:rPr>
        <w:t>Reporting both statistical significance and the magnitude of among-bottle variation (e.g., via ANOVA or effect size estimates) would help resolve this issue and clarify whether observed differences are robust or driven by within-bottle variability.</w:t>
      </w:r>
    </w:p>
    <w:p w14:paraId="173412F7" w14:textId="77777777" w:rsidR="005467C8" w:rsidRDefault="005467C8" w:rsidP="005467C8">
      <w:pPr>
        <w:pStyle w:val="CommentText"/>
      </w:pPr>
      <w:r>
        <w:rPr>
          <w:lang w:val="da-DK"/>
        </w:rPr>
        <w:t>Please clarify how the hierarchical structure of the data (larvae nested within bottles) was handled in the statistical analyses, OR provide additional analyses comparing larvae among replicate bottles within the same treatment.</w:t>
      </w:r>
    </w:p>
    <w:p w14:paraId="1D0E5102" w14:textId="77777777" w:rsidR="005467C8" w:rsidRDefault="005467C8" w:rsidP="005467C8">
      <w:pPr>
        <w:pStyle w:val="CommentText"/>
      </w:pPr>
    </w:p>
  </w:comment>
  <w:comment w:id="25" w:author="Einar Pétur Jónsson - HAFRO" w:date="2026-04-01T09:15:00Z" w:initials="EPJH">
    <w:p w14:paraId="072D7371" w14:textId="77777777" w:rsidR="00D023CF" w:rsidRDefault="00D023CF" w:rsidP="00D023CF">
      <w:r>
        <w:rPr>
          <w:rStyle w:val="CommentReference"/>
        </w:rPr>
        <w:annotationRef/>
      </w:r>
      <w:r>
        <w:rPr>
          <w:rFonts w:ascii="Calibri" w:eastAsia="Calibri" w:hAnsi="Calibri" w:cs="Calibri"/>
          <w:sz w:val="20"/>
          <w:szCs w:val="20"/>
          <w:lang w:val="en-GB"/>
        </w:rPr>
        <w:t>mean for each bottle, no larvae GR</w:t>
      </w:r>
    </w:p>
  </w:comment>
  <w:comment w:id="26" w:author="Einar Pétur Jónsson - HAFRO" w:date="2026-04-01T11:49:00Z" w:initials="EPJH">
    <w:p w14:paraId="787830FF" w14:textId="77777777" w:rsidR="00A368A0" w:rsidRDefault="00A368A0" w:rsidP="00A368A0">
      <w:r>
        <w:rPr>
          <w:rStyle w:val="CommentReference"/>
        </w:rPr>
        <w:annotationRef/>
      </w:r>
      <w:r>
        <w:rPr>
          <w:rFonts w:ascii="Calibri" w:eastAsia="Calibri" w:hAnsi="Calibri" w:cs="Calibri"/>
          <w:sz w:val="20"/>
          <w:szCs w:val="20"/>
          <w:lang w:val="en-GB"/>
        </w:rPr>
        <w:t>and no replicate bottles except in the multi experiment</w:t>
      </w:r>
    </w:p>
  </w:comment>
  <w:comment w:id="27" w:author="Einar Pétur Jónsson - HAFRO" w:date="2026-03-27T12:47:00Z" w:initials="EPJH">
    <w:p w14:paraId="0A8A93BB" w14:textId="77777777" w:rsidR="00AB644F" w:rsidRDefault="00AB644F" w:rsidP="00AB644F">
      <w:r>
        <w:rPr>
          <w:rStyle w:val="CommentReference"/>
        </w:rPr>
        <w:annotationRef/>
      </w:r>
      <w:r>
        <w:rPr>
          <w:rFonts w:ascii="Calibri" w:eastAsia="Calibri" w:hAnsi="Calibri" w:cs="Calibri"/>
          <w:sz w:val="20"/>
          <w:szCs w:val="20"/>
          <w:lang w:val="en-GB"/>
        </w:rPr>
        <w:t>review and possibly expand?</w:t>
      </w:r>
    </w:p>
  </w:comment>
  <w:comment w:id="28" w:author="Sam Dupont" w:date="2026-04-02T12:44:00Z" w:initials="SD">
    <w:p w14:paraId="32BDF6EC" w14:textId="77777777" w:rsidR="00374D26" w:rsidRDefault="00374D26" w:rsidP="00374D26">
      <w:pPr>
        <w:pStyle w:val="CommentText"/>
      </w:pPr>
      <w:r>
        <w:rPr>
          <w:rStyle w:val="CommentReference"/>
        </w:rPr>
        <w:annotationRef/>
      </w:r>
      <w:r>
        <w:rPr>
          <w:b/>
          <w:bCs/>
        </w:rPr>
        <w:t>Option to compare the two replicates for the second experiment. Einar: Up to you</w:t>
      </w:r>
    </w:p>
  </w:comment>
  <w:comment w:id="29" w:author="Einar Pétur Jónsson - HAFRO" w:date="2026-04-07T09:43:00Z" w:initials="EPJH">
    <w:p w14:paraId="4413FBF4" w14:textId="77777777" w:rsidR="005649E9" w:rsidRDefault="005649E9" w:rsidP="005649E9">
      <w:r>
        <w:rPr>
          <w:rStyle w:val="CommentReference"/>
        </w:rPr>
        <w:annotationRef/>
      </w:r>
      <w:r>
        <w:rPr>
          <w:rFonts w:ascii="Calibri" w:eastAsia="Calibri" w:hAnsi="Calibri" w:cs="Calibri"/>
          <w:sz w:val="20"/>
          <w:szCs w:val="20"/>
          <w:lang w:val="en-GB"/>
        </w:rPr>
        <w:t xml:space="preserve">We'll try to keep the message clear for now and not clutter it with an analysis of the replicate effect. It is not important for the general message. We'll see what the reviewers say. </w:t>
      </w:r>
    </w:p>
  </w:comment>
  <w:comment w:id="30" w:author="Einar Pétur Jónsson - HAFRO" w:date="2026-04-07T10:12:00Z" w:initials="EPJH">
    <w:p w14:paraId="5FA7A0F9" w14:textId="77777777" w:rsidR="001E7505" w:rsidRDefault="001E7505" w:rsidP="001E7505">
      <w:r>
        <w:rPr>
          <w:rStyle w:val="CommentReference"/>
        </w:rPr>
        <w:annotationRef/>
      </w:r>
      <w:r>
        <w:rPr>
          <w:rFonts w:ascii="Calibri" w:eastAsia="Calibri" w:hAnsi="Calibri" w:cs="Calibri"/>
          <w:sz w:val="20"/>
          <w:szCs w:val="20"/>
          <w:lang w:val="en-GB"/>
        </w:rPr>
        <w:t>There are two significantly different replicates in experiment #2: the reference conditions and the high temperature treatment</w:t>
      </w:r>
    </w:p>
  </w:comment>
  <w:comment w:id="31" w:author="Li zz" w:date="2026-03-25T21:23:00Z" w:initials="lzz">
    <w:p w14:paraId="3431922D" w14:textId="0500E6E7" w:rsidR="00F46A39" w:rsidRDefault="00F46A39" w:rsidP="00F46A39">
      <w:r>
        <w:rPr>
          <w:rStyle w:val="CommentReference"/>
        </w:rPr>
        <w:annotationRef/>
      </w:r>
      <w:r>
        <w:rPr>
          <w:rFonts w:ascii="Calibri" w:eastAsia="Calibri" w:hAnsi="Calibri" w:cs="Calibri"/>
          <w:sz w:val="20"/>
          <w:szCs w:val="20"/>
          <w:lang w:val="en-GB"/>
        </w:rPr>
        <w:t>Is it possible to report a table about these values as supplimentary materials?</w:t>
      </w:r>
    </w:p>
    <w:p w14:paraId="4E3820CB" w14:textId="77777777" w:rsidR="00F46A39" w:rsidRDefault="00F46A39" w:rsidP="00F46A39"/>
  </w:comment>
  <w:comment w:id="32" w:author="Li zz" w:date="2026-03-25T21:49:00Z" w:initials="lzz">
    <w:p w14:paraId="27110819" w14:textId="77777777" w:rsidR="00CD3D98" w:rsidRDefault="00CD3D98" w:rsidP="00CD3D98">
      <w:r>
        <w:rPr>
          <w:rStyle w:val="CommentReference"/>
        </w:rPr>
        <w:annotationRef/>
      </w:r>
      <w:r>
        <w:rPr>
          <w:rFonts w:ascii="Calibri" w:eastAsia="Calibri" w:hAnsi="Calibri" w:cs="Calibri"/>
          <w:sz w:val="20"/>
          <w:szCs w:val="20"/>
          <w:lang w:val="en-GB"/>
        </w:rPr>
        <w:t>Also, I think tt is better to use a consistent criterion for model selection. In most cases, different models can be compared using AICc as the primary selection criterion. Akaike weights, calculated from AICc differences, can then be used as an additional basis for inference. For more details, see K. P. Burnham and D. R. Anderson (2002), Model Selection and Multimodel Inference: A Practical Information-Theoretic Approach. I hope this can help.</w:t>
      </w:r>
    </w:p>
  </w:comment>
  <w:comment w:id="33" w:author="Einar Pétur Jónsson - HAFRO" w:date="2026-04-01T13:43:00Z" w:initials="EPJH">
    <w:p w14:paraId="2C530B53" w14:textId="77777777" w:rsidR="00773947" w:rsidRDefault="00773947" w:rsidP="00773947">
      <w:r>
        <w:rPr>
          <w:rStyle w:val="CommentReference"/>
        </w:rPr>
        <w:annotationRef/>
      </w:r>
      <w:r>
        <w:rPr>
          <w:rFonts w:ascii="Calibri" w:eastAsia="Calibri" w:hAnsi="Calibri" w:cs="Calibri"/>
          <w:sz w:val="20"/>
          <w:szCs w:val="20"/>
          <w:lang w:val="en-GB"/>
        </w:rPr>
        <w:t xml:space="preserve">These three criteria were kept in mind for all the model selections. </w:t>
      </w:r>
    </w:p>
    <w:p w14:paraId="08E64420" w14:textId="77777777" w:rsidR="00773947" w:rsidRDefault="00773947" w:rsidP="00773947"/>
    <w:p w14:paraId="70693FD0" w14:textId="77777777" w:rsidR="00773947" w:rsidRDefault="00773947" w:rsidP="00773947">
      <w:r>
        <w:rPr>
          <w:rFonts w:ascii="Calibri" w:eastAsia="Calibri" w:hAnsi="Calibri" w:cs="Calibri"/>
          <w:sz w:val="20"/>
          <w:szCs w:val="20"/>
          <w:lang w:val="en-GB"/>
        </w:rPr>
        <w:t xml:space="preserve">I lean towards not crowding supplementary material too much now. We can see if the reviewers need that table. </w:t>
      </w:r>
    </w:p>
  </w:comment>
  <w:comment w:id="34" w:author="Sam Dupont" w:date="2025-10-17T14:14:00Z" w:initials="SD">
    <w:p w14:paraId="43C4C260" w14:textId="41788927"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35"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36"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37"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39" w:author="Natalija Suhareva" w:date="2026-03-23T16:46:00Z" w:initials="NS">
    <w:p w14:paraId="6D1E9E9B" w14:textId="77777777" w:rsidR="00316E99" w:rsidRDefault="00316E99" w:rsidP="00316E99">
      <w:pPr>
        <w:pStyle w:val="CommentText"/>
      </w:pPr>
      <w:r>
        <w:rPr>
          <w:rStyle w:val="CommentReference"/>
        </w:rPr>
        <w:annotationRef/>
      </w:r>
      <w:r>
        <w:rPr>
          <w:lang w:val="da-DK"/>
        </w:rPr>
        <w:t xml:space="preserve">This section is not fully clear to me, especially the estimation of α and the alignment of the curves. Could you expand this part with a more explicit, step-by-step description? As written, it is difficult to understand how to reproduce the method. For example, was α estimated by minimizing differences between curves (e.g. least squares), or chosen visually? </w:t>
      </w:r>
    </w:p>
  </w:comment>
  <w:comment w:id="40" w:author="Einar Pétur Jónsson - HAFRO" w:date="2026-04-01T09:18:00Z" w:initials="EPJH">
    <w:p w14:paraId="4AB77F8B" w14:textId="77777777" w:rsidR="00316E99" w:rsidRDefault="00316E99" w:rsidP="00316E99">
      <w:r>
        <w:rPr>
          <w:rStyle w:val="CommentReference"/>
        </w:rPr>
        <w:annotationRef/>
      </w:r>
      <w:r>
        <w:rPr>
          <w:rFonts w:ascii="Calibri" w:eastAsia="Calibri" w:hAnsi="Calibri" w:cs="Calibri"/>
          <w:sz w:val="20"/>
          <w:szCs w:val="20"/>
          <w:lang w:val="en-GB"/>
        </w:rPr>
        <w:t xml:space="preserve">Conceptual figure of spread. Sam </w:t>
      </w:r>
    </w:p>
  </w:comment>
  <w:comment w:id="41" w:author="Sam Dupont" w:date="2026-04-02T13:12:00Z" w:initials="SD">
    <w:p w14:paraId="02DA20D7" w14:textId="77777777" w:rsidR="00316E99" w:rsidRDefault="00316E99" w:rsidP="00316E99">
      <w:pPr>
        <w:pStyle w:val="CommentText"/>
      </w:pPr>
      <w:r>
        <w:rPr>
          <w:rStyle w:val="CommentReference"/>
        </w:rPr>
        <w:annotationRef/>
      </w:r>
      <w:r>
        <w:t>Fair enough. I tried to clarify. Let me know if it works</w:t>
      </w:r>
    </w:p>
  </w:comment>
  <w:comment w:id="42" w:author="Natalija Suhareva" w:date="2026-03-24T12:51:00Z" w:initials="NS">
    <w:p w14:paraId="12CD3C04" w14:textId="723C7957" w:rsidR="003A71FA" w:rsidRDefault="003A71FA" w:rsidP="003A71FA">
      <w:pPr>
        <w:pStyle w:val="CommentText"/>
      </w:pPr>
      <w:r>
        <w:rPr>
          <w:rStyle w:val="CommentReference"/>
        </w:rPr>
        <w:annotationRef/>
      </w:r>
      <w:r>
        <w:t xml:space="preserve">The criterion used to identify deviations from the single-driver model is not specified. Please clarify how such deviations were evaluated and what was considered as a threshold. As written, it is unclear how the conclusion about interactions is supported. </w:t>
      </w:r>
    </w:p>
  </w:comment>
  <w:comment w:id="43" w:author="Einar Pétur Jónsson - HAFRO" w:date="2026-04-01T09:20:00Z" w:initials="EPJH">
    <w:p w14:paraId="5925ACAA" w14:textId="77777777" w:rsidR="00C26AAF" w:rsidRDefault="00C26AAF" w:rsidP="00C26AAF">
      <w:r>
        <w:rPr>
          <w:rStyle w:val="CommentReference"/>
        </w:rPr>
        <w:annotationRef/>
      </w:r>
      <w:r>
        <w:rPr>
          <w:rFonts w:ascii="Calibri" w:eastAsia="Calibri" w:hAnsi="Calibri" w:cs="Calibri"/>
          <w:sz w:val="20"/>
          <w:szCs w:val="20"/>
          <w:lang w:val="en-GB"/>
        </w:rPr>
        <w:t>Look into wording, maybe stats</w:t>
      </w:r>
    </w:p>
  </w:comment>
  <w:comment w:id="44" w:author="Einar Pétur Jónsson - HAFRO" w:date="2026-04-01T09:21:00Z" w:initials="EPJH">
    <w:p w14:paraId="304490C2" w14:textId="77777777" w:rsidR="00BA733B" w:rsidRDefault="005736E5" w:rsidP="00BA733B">
      <w:r>
        <w:rPr>
          <w:rStyle w:val="CommentReference"/>
        </w:rPr>
        <w:annotationRef/>
      </w:r>
      <w:r w:rsidR="00BA733B">
        <w:rPr>
          <w:rFonts w:ascii="Calibri" w:eastAsia="Calibri" w:hAnsi="Calibri" w:cs="Calibri"/>
          <w:sz w:val="20"/>
          <w:szCs w:val="20"/>
          <w:lang w:val="en-GB"/>
        </w:rPr>
        <w:t>I've sent an email to Natalija</w:t>
      </w:r>
    </w:p>
  </w:comment>
  <w:comment w:id="45" w:author="Sam Dupont" w:date="2026-04-02T13:12:00Z" w:initials="SD">
    <w:p w14:paraId="614A47E3" w14:textId="77777777" w:rsidR="00316E99" w:rsidRDefault="00316E99" w:rsidP="00316E99">
      <w:pPr>
        <w:pStyle w:val="CommentText"/>
      </w:pPr>
      <w:r>
        <w:rPr>
          <w:rStyle w:val="CommentReference"/>
        </w:rPr>
        <w:annotationRef/>
      </w:r>
      <w:r>
        <w:t>Thanks</w:t>
      </w:r>
    </w:p>
  </w:comment>
  <w:comment w:id="46" w:author="Einar Pétur Jónsson - HAFRO" w:date="2026-04-07T10:36:00Z" w:initials="EPJH">
    <w:p w14:paraId="237D0997" w14:textId="77777777" w:rsidR="00121CF8" w:rsidRDefault="00121CF8" w:rsidP="00121CF8">
      <w:r>
        <w:rPr>
          <w:rStyle w:val="CommentReference"/>
        </w:rPr>
        <w:annotationRef/>
      </w:r>
      <w:r>
        <w:rPr>
          <w:rFonts w:ascii="Calibri" w:eastAsia="Calibri" w:hAnsi="Calibri" w:cs="Calibri"/>
          <w:sz w:val="20"/>
          <w:szCs w:val="20"/>
          <w:lang w:val="en-GB"/>
        </w:rPr>
        <w:t xml:space="preserve">We will keep it simple like this for now, and if that is not enough, Natalija suggests we could: </w:t>
      </w:r>
    </w:p>
    <w:p w14:paraId="0EE5BC8D" w14:textId="77777777" w:rsidR="00121CF8" w:rsidRDefault="00121CF8" w:rsidP="00121CF8"/>
    <w:p w14:paraId="1E7F26C5" w14:textId="77777777" w:rsidR="00121CF8" w:rsidRDefault="00121CF8" w:rsidP="00121CF8">
      <w:r>
        <w:rPr>
          <w:rFonts w:ascii="Calibri" w:eastAsia="Calibri" w:hAnsi="Calibri" w:cs="Calibri"/>
          <w:sz w:val="20"/>
          <w:szCs w:val="20"/>
          <w:lang w:val="en-GB"/>
        </w:rPr>
        <w:t>"</w:t>
      </w:r>
      <w:r>
        <w:rPr>
          <w:rFonts w:ascii="Calibri" w:eastAsia="Calibri" w:hAnsi="Calibri" w:cs="Calibri"/>
          <w:sz w:val="20"/>
          <w:szCs w:val="20"/>
          <w:highlight w:val="black"/>
          <w:lang w:val="en-GB"/>
        </w:rPr>
        <w:t>It would also strengthen the analysis to include a simple quantitative description of the deviation (for example, the difference between observed and model-predicted values relative to model uncertainty:</w:t>
      </w:r>
    </w:p>
    <w:p w14:paraId="0EFF1A3A" w14:textId="77777777" w:rsidR="00121CF8" w:rsidRDefault="00121CF8" w:rsidP="00121CF8">
      <w:r>
        <w:rPr>
          <w:rFonts w:ascii="Calibri" w:eastAsia="Calibri" w:hAnsi="Calibri" w:cs="Calibri"/>
          <w:sz w:val="20"/>
          <w:szCs w:val="20"/>
          <w:highlight w:val="black"/>
          <w:lang w:val="en-GB"/>
        </w:rPr>
        <w:t>standardized deviation = (observed − predicted) / SE of prediction).</w:t>
      </w:r>
    </w:p>
    <w:p w14:paraId="6B9DE18F" w14:textId="77777777" w:rsidR="00121CF8" w:rsidRDefault="00121CF8" w:rsidP="00121CF8">
      <w:r>
        <w:rPr>
          <w:rFonts w:ascii="Calibri" w:eastAsia="Calibri" w:hAnsi="Calibri" w:cs="Calibri"/>
          <w:sz w:val="20"/>
          <w:szCs w:val="20"/>
          <w:highlight w:val="black"/>
          <w:lang w:val="en-GB"/>
        </w:rPr>
        <w:t>This does not need to be a formal statistical test, but having an explicit metric would make the approach more transparent and reproducible.</w:t>
      </w:r>
    </w:p>
    <w:p w14:paraId="53974AA8" w14:textId="77777777" w:rsidR="00121CF8" w:rsidRDefault="00121CF8" w:rsidP="00121CF8">
      <w:r>
        <w:rPr>
          <w:rFonts w:ascii="Calibri" w:eastAsia="Calibri" w:hAnsi="Calibri" w:cs="Calibri"/>
          <w:sz w:val="20"/>
          <w:szCs w:val="20"/>
          <w:highlight w:val="black"/>
          <w:lang w:val="en-GB"/>
        </w:rPr>
        <w:t>Given the limited number of observations, I would not push for formal statistical testing here. A clear definition of the criterion, combined with a simple quantitative measure, should be sufficient and appropriate for the short dataset. "</w:t>
      </w:r>
    </w:p>
  </w:comment>
  <w:comment w:id="47" w:author="Natalija Suhareva" w:date="2026-03-23T16:48:00Z" w:initials="NS">
    <w:p w14:paraId="5F89694C" w14:textId="7A31F7B5" w:rsidR="00CA45F0" w:rsidRDefault="00CA45F0" w:rsidP="00B23D0B">
      <w:pPr>
        <w:pStyle w:val="CommentText"/>
      </w:pPr>
      <w:r>
        <w:rPr>
          <w:rStyle w:val="CommentReference"/>
        </w:rPr>
        <w:annotationRef/>
      </w:r>
      <w:r>
        <w:rPr>
          <w:lang w:val="da-DK"/>
        </w:rPr>
        <w:t xml:space="preserve">It may be beneficial to move this section (and Table 2) to the beginning of the Results section, as it defines the environmental conditions and experimental setup. This would help the reader better understand the context before jumping into the actual results. </w:t>
      </w:r>
    </w:p>
  </w:comment>
  <w:comment w:id="48" w:author="Einar Pétur Jónsson - HAFRO" w:date="2026-04-01T09:30:00Z" w:initials="EPJH">
    <w:p w14:paraId="35996765" w14:textId="77777777" w:rsidR="00CA45F0" w:rsidRDefault="00CA45F0" w:rsidP="00630198">
      <w:r>
        <w:rPr>
          <w:rStyle w:val="CommentReference"/>
        </w:rPr>
        <w:annotationRef/>
      </w:r>
      <w:r>
        <w:rPr>
          <w:rFonts w:ascii="Calibri" w:eastAsia="Calibri" w:hAnsi="Calibri" w:cs="Calibri"/>
          <w:sz w:val="20"/>
          <w:szCs w:val="20"/>
          <w:lang w:val="en-GB"/>
        </w:rPr>
        <w:t>What about just putting it in supplementary material, referencing it in the methods?</w:t>
      </w:r>
    </w:p>
  </w:comment>
  <w:comment w:id="51" w:author="Sam Dupont" w:date="2026-04-02T13:21:00Z" w:initials="SD">
    <w:p w14:paraId="0850B6BA" w14:textId="77777777" w:rsidR="00026B55" w:rsidRDefault="00026B55" w:rsidP="00026B55">
      <w:pPr>
        <w:pStyle w:val="CommentText"/>
      </w:pPr>
      <w:r>
        <w:rPr>
          <w:rStyle w:val="CommentReference"/>
        </w:rPr>
        <w:annotationRef/>
      </w:r>
      <w:r>
        <w:rPr>
          <w:b/>
          <w:bCs/>
        </w:rPr>
        <w:t>Even if not significant, you have to report the stats here (as you do for Lithium)</w:t>
      </w:r>
    </w:p>
    <w:p w14:paraId="1B7EA895" w14:textId="77777777" w:rsidR="00026B55" w:rsidRDefault="00026B55" w:rsidP="00026B55">
      <w:pPr>
        <w:pStyle w:val="CommentText"/>
      </w:pPr>
    </w:p>
    <w:p w14:paraId="651619A5" w14:textId="77777777" w:rsidR="00026B55" w:rsidRDefault="00026B55" w:rsidP="00026B55">
      <w:pPr>
        <w:pStyle w:val="CommentText"/>
      </w:pPr>
      <w:r>
        <w:rPr>
          <w:b/>
          <w:bCs/>
        </w:rPr>
        <w:t>If it is in the Table in the Supplementary material, make it clear here.</w:t>
      </w:r>
    </w:p>
    <w:p w14:paraId="1BE2ADA7" w14:textId="77777777" w:rsidR="00026B55" w:rsidRDefault="00026B55" w:rsidP="00026B55">
      <w:pPr>
        <w:pStyle w:val="CommentText"/>
      </w:pPr>
    </w:p>
    <w:p w14:paraId="01E8B4F0" w14:textId="77777777" w:rsidR="00026B55" w:rsidRDefault="00026B55" w:rsidP="00026B55">
      <w:pPr>
        <w:pStyle w:val="CommentText"/>
      </w:pPr>
      <w:r>
        <w:rPr>
          <w:b/>
          <w:bCs/>
        </w:rPr>
        <w:t>(Details of all the statistical analyses are summarized in Table Sx)</w:t>
      </w:r>
    </w:p>
  </w:comment>
  <w:comment w:id="52" w:author="Natalija Suhareva" w:date="2026-03-23T15:34:00Z" w:initials="NS">
    <w:p w14:paraId="0E76AD9B" w14:textId="667F9CCC" w:rsidR="00505EE8" w:rsidRDefault="000F6857" w:rsidP="00505EE8">
      <w:pPr>
        <w:pStyle w:val="CommentText"/>
      </w:pPr>
      <w:r>
        <w:rPr>
          <w:rStyle w:val="CommentReference"/>
        </w:rPr>
        <w:annotationRef/>
      </w:r>
      <w:r w:rsidR="00505EE8">
        <w:rPr>
          <w:lang w:val="da-DK"/>
        </w:rPr>
        <w:t xml:space="preserve">This is an important point that should be addressed in the Discussion. The observed differences in growth rate between experiments for the same treatments (including the reference condition) suggest some level of variability between experimental runs. This does not invalidate the experiment, but it does indicate that the system is sensitive to experimental context, and this should be acknowledged as a limitation. In particular, it would be helpful to discuss how this variability may influence the interpretation of treatment effects and interaction patterns. This is particularly relevant for comparisons between single- and multiple-driver experiments, as differences in baseline growth rates may influence the interpretation of additive vs non-additive effects. </w:t>
      </w:r>
    </w:p>
  </w:comment>
  <w:comment w:id="53" w:author="Natalija Suhareva" w:date="2026-03-24T12:34:00Z" w:initials="NS">
    <w:p w14:paraId="48650AEE" w14:textId="77777777" w:rsidR="00505EE8" w:rsidRDefault="00505EE8" w:rsidP="00505EE8">
      <w:pPr>
        <w:pStyle w:val="CommentText"/>
      </w:pPr>
      <w:r>
        <w:rPr>
          <w:rStyle w:val="CommentReference"/>
        </w:rPr>
        <w:annotationRef/>
      </w:r>
      <w:r>
        <w:rPr>
          <w:lang w:val="da-DK"/>
        </w:rPr>
        <w:t>I added a short note to the Discussion</w:t>
      </w:r>
    </w:p>
  </w:comment>
  <w:comment w:id="54" w:author="Einar Pétur Jónsson - HAFRO" w:date="2026-04-01T09:25:00Z" w:initials="EPJH">
    <w:p w14:paraId="05DD491E" w14:textId="767046B8" w:rsidR="00F10752" w:rsidRDefault="00F10752" w:rsidP="00F10752">
      <w:r>
        <w:rPr>
          <w:rStyle w:val="CommentReference"/>
        </w:rPr>
        <w:annotationRef/>
      </w:r>
      <w:r>
        <w:rPr>
          <w:rFonts w:ascii="Calibri" w:eastAsia="Calibri" w:hAnsi="Calibri" w:cs="Calibri"/>
          <w:sz w:val="20"/>
          <w:szCs w:val="20"/>
          <w:lang w:val="en-GB"/>
        </w:rPr>
        <w:t>Review note, sentence is not good. Just say something 'in future work, have limited nr of observers etc'</w:t>
      </w:r>
    </w:p>
  </w:comment>
  <w:comment w:id="56" w:author="Natalija Suhareva" w:date="2026-03-23T14:12:00Z" w:initials="NS">
    <w:p w14:paraId="2801547D" w14:textId="77777777" w:rsidR="00505EE8" w:rsidRDefault="00BC53D7" w:rsidP="00505EE8">
      <w:pPr>
        <w:pStyle w:val="CommentText"/>
      </w:pPr>
      <w:r>
        <w:rPr>
          <w:rStyle w:val="CommentReference"/>
        </w:rPr>
        <w:annotationRef/>
      </w:r>
      <w:r w:rsidR="00505EE8">
        <w:rPr>
          <w:lang w:val="da-DK"/>
        </w:rPr>
        <w:t xml:space="preserve">Figure 1 indicates a temperature level of 25 °C, whereas here the treatment is described as 24 °C. </w:t>
      </w:r>
    </w:p>
  </w:comment>
  <w:comment w:id="57" w:author="Natalija Suhareva" w:date="2026-03-23T16:04:00Z" w:initials="NS">
    <w:p w14:paraId="6F5739F2" w14:textId="77777777" w:rsidR="00B23D0B" w:rsidRDefault="00A921EC" w:rsidP="00B23D0B">
      <w:pPr>
        <w:pStyle w:val="CommentText"/>
      </w:pPr>
      <w:r>
        <w:rPr>
          <w:rStyle w:val="CommentReference"/>
        </w:rPr>
        <w:annotationRef/>
      </w:r>
      <w:r w:rsidR="00B23D0B">
        <w:rPr>
          <w:lang w:val="da-DK"/>
        </w:rPr>
        <w:t>NOT FOR Li!</w:t>
      </w:r>
      <w:r w:rsidR="00B23D0B">
        <w:rPr>
          <w:lang w:val="da-DK"/>
        </w:rPr>
        <w:br/>
        <w:t xml:space="preserve">Slightly rephrased. </w:t>
      </w:r>
    </w:p>
  </w:comment>
  <w:comment w:id="58" w:author="Natalija Suhareva" w:date="2026-03-23T16:06:00Z" w:initials="NS">
    <w:p w14:paraId="2C8EE3E9" w14:textId="7F156264" w:rsidR="00A921EC" w:rsidRDefault="00A921EC" w:rsidP="00A921EC">
      <w:pPr>
        <w:pStyle w:val="CommentText"/>
      </w:pPr>
      <w:r>
        <w:rPr>
          <w:rStyle w:val="CommentReference"/>
        </w:rPr>
        <w:annotationRef/>
      </w:r>
      <w:r>
        <w:rPr>
          <w:lang w:val="da-DK"/>
        </w:rPr>
        <w:t>It is very important to highlight that we do not claim that for Li poly2 is correct</w:t>
      </w:r>
    </w:p>
  </w:comment>
  <w:comment w:id="59" w:author="Einar Pétur Jónsson - HAFRO" w:date="2026-04-01T09:27:00Z" w:initials="EPJH">
    <w:p w14:paraId="2F8EC14C" w14:textId="77777777" w:rsidR="009C1581" w:rsidRDefault="009C1581" w:rsidP="009C1581">
      <w:r>
        <w:rPr>
          <w:rStyle w:val="CommentReference"/>
        </w:rPr>
        <w:annotationRef/>
      </w:r>
      <w:r>
        <w:rPr>
          <w:rFonts w:ascii="Calibri" w:eastAsia="Calibri" w:hAnsi="Calibri" w:cs="Calibri"/>
          <w:sz w:val="20"/>
          <w:szCs w:val="20"/>
          <w:lang w:val="en-GB"/>
        </w:rPr>
        <w:t>Solid</w:t>
      </w:r>
    </w:p>
  </w:comment>
  <w:comment w:id="60" w:author="Natalija Suhareva" w:date="2026-03-23T16:44:00Z" w:initials="NS">
    <w:p w14:paraId="66236832" w14:textId="77777777" w:rsidR="00715D4E" w:rsidRDefault="00715D4E" w:rsidP="00715D4E">
      <w:pPr>
        <w:pStyle w:val="CommentText"/>
      </w:pPr>
      <w:r>
        <w:rPr>
          <w:rStyle w:val="CommentReference"/>
        </w:rPr>
        <w:annotationRef/>
      </w:r>
      <w:r>
        <w:rPr>
          <w:lang w:val="da-DK"/>
        </w:rPr>
        <w:t>Add also p-value for the linear and the quadratic component</w:t>
      </w:r>
    </w:p>
  </w:comment>
  <w:comment w:id="61" w:author="Li zz" w:date="2026-03-25T19:45:00Z" w:initials="lzz">
    <w:p w14:paraId="2AAF2059" w14:textId="77777777" w:rsidR="0001505A" w:rsidRDefault="0001505A" w:rsidP="0001505A">
      <w:r>
        <w:rPr>
          <w:rStyle w:val="CommentReference"/>
        </w:rPr>
        <w:annotationRef/>
      </w:r>
      <w:r>
        <w:rPr>
          <w:rFonts w:ascii="Calibri" w:eastAsia="Calibri" w:hAnsi="Calibri" w:cs="Calibri"/>
          <w:sz w:val="20"/>
          <w:szCs w:val="20"/>
          <w:lang w:val="en-GB"/>
        </w:rPr>
        <w:t>Description of the fitted lines and ribbons to be added here.</w:t>
      </w:r>
    </w:p>
  </w:comment>
  <w:comment w:id="65" w:author="Mirko Mutalipassi" w:date="2026-03-20T09:55:00Z" w:initials="MM">
    <w:p w14:paraId="4A177EBF" w14:textId="77777777" w:rsidR="004478EC" w:rsidRDefault="004478EC" w:rsidP="004478EC">
      <w:r>
        <w:rPr>
          <w:rStyle w:val="CommentReference"/>
        </w:rPr>
        <w:annotationRef/>
      </w:r>
      <w:r>
        <w:rPr>
          <w:rFonts w:ascii="Calibri" w:eastAsia="Calibri" w:hAnsi="Calibri" w:cs="Calibri"/>
          <w:sz w:val="20"/>
          <w:szCs w:val="20"/>
          <w:lang w:val="en-GB"/>
        </w:rPr>
        <w:t>I suggest here to revised the paragraph to more clearly articulate the conceptual limitation of current multi-driver approaches. The emphasis is now placed on the role of non-linear response curves and the distinction between statistical and biological interactions, which directly motivates the framework proposed in this study.</w:t>
      </w:r>
    </w:p>
  </w:comment>
  <w:comment w:id="66" w:author="Einar Pétur Jónsson - HAFRO" w:date="2026-04-01T09:37:00Z" w:initials="EPJH">
    <w:p w14:paraId="688C34BF" w14:textId="77777777" w:rsidR="008525CB" w:rsidRDefault="00BB686E" w:rsidP="008525CB">
      <w:r>
        <w:rPr>
          <w:rStyle w:val="CommentReference"/>
        </w:rPr>
        <w:annotationRef/>
      </w:r>
      <w:r w:rsidR="008525CB">
        <w:rPr>
          <w:rFonts w:ascii="Calibri" w:eastAsia="Calibri" w:hAnsi="Calibri" w:cs="Calibri"/>
          <w:sz w:val="20"/>
          <w:szCs w:val="20"/>
          <w:lang w:val="en-GB"/>
        </w:rPr>
        <w:t>Phrasing. Sam</w:t>
      </w:r>
    </w:p>
  </w:comment>
  <w:comment w:id="68" w:author="Natalija Suhareva" w:date="2026-03-23T17:18:00Z" w:initials="NS">
    <w:p w14:paraId="2E90F331" w14:textId="77777777" w:rsidR="00BC4D7F" w:rsidRDefault="00BC4D7F" w:rsidP="00BC4D7F">
      <w:pPr>
        <w:pStyle w:val="CommentText"/>
      </w:pPr>
      <w:r>
        <w:rPr>
          <w:rStyle w:val="CommentReference"/>
        </w:rPr>
        <w:annotationRef/>
      </w:r>
      <w:r>
        <w:rPr>
          <w:lang w:val="da-DK"/>
        </w:rPr>
        <w:t>Not for Li. Statistically for lithium the best was linear, and we selected poly2 for easier implementation in the next step.</w:t>
      </w:r>
    </w:p>
  </w:comment>
  <w:comment w:id="69" w:author="Natalija Suhareva" w:date="2026-03-24T12:44:00Z" w:initials="NS">
    <w:p w14:paraId="62091FB3" w14:textId="77777777" w:rsidR="00B23D0B" w:rsidRDefault="00B23D0B" w:rsidP="00B23D0B">
      <w:pPr>
        <w:pStyle w:val="CommentText"/>
      </w:pPr>
      <w:r>
        <w:rPr>
          <w:rStyle w:val="CommentReference"/>
        </w:rPr>
        <w:annotationRef/>
      </w:r>
      <w:r>
        <w:rPr>
          <w:lang w:val="da-DK"/>
        </w:rPr>
        <w:t>Rephrased</w:t>
      </w:r>
    </w:p>
  </w:comment>
  <w:comment w:id="70" w:author="Einar Pétur Jónsson - HAFRO" w:date="2026-04-01T09:38:00Z" w:initials="EPJH">
    <w:p w14:paraId="244D6C20" w14:textId="77777777" w:rsidR="000E43EA" w:rsidRDefault="000E43EA" w:rsidP="000E43EA">
      <w:r>
        <w:rPr>
          <w:rStyle w:val="CommentReference"/>
        </w:rPr>
        <w:annotationRef/>
      </w:r>
      <w:r>
        <w:rPr>
          <w:rFonts w:ascii="Calibri" w:eastAsia="Calibri" w:hAnsi="Calibri" w:cs="Calibri"/>
          <w:sz w:val="20"/>
          <w:szCs w:val="20"/>
          <w:lang w:val="en-GB"/>
        </w:rPr>
        <w:t>revise. Same mode of action in CA hypothesis</w:t>
      </w:r>
    </w:p>
  </w:comment>
  <w:comment w:id="71" w:author="METIAN, Marc" w:date="2026-03-24T14:11:00Z" w:initials="MM">
    <w:p w14:paraId="0A899F02" w14:textId="77777777" w:rsidR="00D94559" w:rsidRDefault="00D94559" w:rsidP="00D94559">
      <w:pPr>
        <w:pStyle w:val="CommentText"/>
      </w:pPr>
      <w:r>
        <w:rPr>
          <w:rStyle w:val="CommentReference"/>
        </w:rPr>
        <w:annotationRef/>
      </w:r>
      <w:r>
        <w:rPr>
          <w:lang w:val="en-US"/>
        </w:rPr>
        <w:t>Not always. Driver instead ?</w:t>
      </w:r>
    </w:p>
  </w:comment>
  <w:comment w:id="72" w:author="Sam Dupont" w:date="2026-04-02T13:48:00Z" w:initials="SD">
    <w:p w14:paraId="768E4D8D" w14:textId="77777777" w:rsidR="00566BA1" w:rsidRDefault="00566BA1" w:rsidP="00566BA1">
      <w:pPr>
        <w:pStyle w:val="CommentText"/>
      </w:pPr>
      <w:r>
        <w:rPr>
          <w:rStyle w:val="CommentReference"/>
        </w:rPr>
        <w:annotationRef/>
      </w:r>
      <w:r>
        <w:rPr>
          <w:b/>
          <w:bCs/>
        </w:rPr>
        <w:t>Add a few sentences on what is known on how lithium impacts biology (there are some sea urchin stuffs)</w:t>
      </w:r>
    </w:p>
  </w:comment>
  <w:comment w:id="73" w:author="Einar Pétur Jónsson - HAFRO" w:date="2026-04-07T14:30:00Z" w:initials="EPJH">
    <w:p w14:paraId="7192C7EE" w14:textId="77777777" w:rsidR="00782146" w:rsidRDefault="00782146" w:rsidP="00782146">
      <w:r>
        <w:rPr>
          <w:rStyle w:val="CommentReference"/>
        </w:rPr>
        <w:annotationRef/>
      </w:r>
      <w:r>
        <w:rPr>
          <w:rFonts w:ascii="Calibri" w:eastAsia="Calibri" w:hAnsi="Calibri" w:cs="Calibri"/>
          <w:sz w:val="20"/>
          <w:szCs w:val="20"/>
          <w:lang w:val="en-GB"/>
        </w:rPr>
        <w:t>Ruocco2016 fertilization and gene expression</w:t>
      </w:r>
    </w:p>
  </w:comment>
  <w:comment w:id="74" w:author="Einar Pétur Jónsson - HAFRO" w:date="2026-04-07T14:33:00Z" w:initials="EPJH">
    <w:p w14:paraId="5B1C1A5F" w14:textId="77777777" w:rsidR="00782146" w:rsidRDefault="00782146" w:rsidP="00782146">
      <w:r>
        <w:rPr>
          <w:rStyle w:val="CommentReference"/>
        </w:rPr>
        <w:annotationRef/>
      </w:r>
      <w:hyperlink r:id="rId1" w:history="1">
        <w:r w:rsidRPr="002E4418">
          <w:rPr>
            <w:rStyle w:val="Hyperlink"/>
            <w:rFonts w:ascii="Calibri" w:eastAsia="Calibri" w:hAnsi="Calibri" w:cs="Calibri"/>
            <w:sz w:val="20"/>
            <w:szCs w:val="20"/>
            <w:lang w:val="en-GB"/>
          </w:rPr>
          <w:t>https://journals.biologists.com/dev/article-abstract/124/6/1099/39668/Lithium-blocks-cell-cycle-transitions-in-the-first</w:t>
        </w:r>
      </w:hyperlink>
    </w:p>
    <w:p w14:paraId="70C8B731" w14:textId="77777777" w:rsidR="00782146" w:rsidRDefault="00782146" w:rsidP="00782146"/>
  </w:comment>
  <w:comment w:id="75" w:author="Einar Pétur Jónsson - HAFRO" w:date="2026-04-07T14:33:00Z" w:initials="EPJH">
    <w:p w14:paraId="54103577" w14:textId="77777777" w:rsidR="00782146" w:rsidRDefault="00782146" w:rsidP="00782146">
      <w:r>
        <w:rPr>
          <w:rStyle w:val="CommentReference"/>
        </w:rPr>
        <w:annotationRef/>
      </w:r>
      <w:hyperlink r:id="rId2" w:history="1">
        <w:r w:rsidRPr="00E107B8">
          <w:rPr>
            <w:rStyle w:val="Hyperlink"/>
            <w:rFonts w:ascii="Calibri" w:eastAsia="Calibri" w:hAnsi="Calibri" w:cs="Calibri"/>
            <w:sz w:val="20"/>
            <w:szCs w:val="20"/>
            <w:lang w:val="en-GB"/>
          </w:rPr>
          <w:t>https://www.sciencedirect.com/science/article/abs/pii/S001216068371225X</w:t>
        </w:r>
      </w:hyperlink>
    </w:p>
  </w:comment>
  <w:comment w:id="76" w:author="Einar Pétur Jónsson - HAFRO" w:date="2026-04-08T10:24:00Z" w:initials="EPJH">
    <w:p w14:paraId="2708A13C" w14:textId="77777777" w:rsidR="00FF00A6" w:rsidRDefault="006513CA" w:rsidP="00FF00A6">
      <w:r>
        <w:rPr>
          <w:rStyle w:val="CommentReference"/>
        </w:rPr>
        <w:annotationRef/>
      </w:r>
      <w:r w:rsidR="00FF00A6">
        <w:rPr>
          <w:rFonts w:ascii="Calibri" w:eastAsia="Calibri" w:hAnsi="Calibri" w:cs="Calibri"/>
          <w:sz w:val="20"/>
          <w:szCs w:val="20"/>
          <w:lang w:val="en-GB"/>
        </w:rPr>
        <w:t>fyrri og seinni: membrane-based signalling system and ionici balance (phosphoinositide pathway).</w:t>
      </w:r>
    </w:p>
  </w:comment>
  <w:comment w:id="77" w:author="Einar Pétur Jónsson - HAFRO" w:date="2026-04-08T10:30:00Z" w:initials="EPJH">
    <w:p w14:paraId="6C94A576" w14:textId="77777777" w:rsidR="000262D1" w:rsidRDefault="00FF00A6" w:rsidP="000262D1">
      <w:r>
        <w:rPr>
          <w:rStyle w:val="CommentReference"/>
        </w:rPr>
        <w:annotationRef/>
      </w:r>
      <w:r w:rsidR="000262D1">
        <w:rPr>
          <w:rFonts w:ascii="Calibri" w:eastAsia="Calibri" w:hAnsi="Calibri" w:cs="Calibri"/>
          <w:sz w:val="20"/>
          <w:szCs w:val="20"/>
          <w:lang w:val="en-GB"/>
        </w:rPr>
        <w:t>Giudice, G. The sea urchin embryo: a developmental biological system. Springer, Berlin (1986).</w:t>
      </w:r>
    </w:p>
    <w:p w14:paraId="1D9CA28B" w14:textId="77777777" w:rsidR="000262D1" w:rsidRDefault="000262D1" w:rsidP="000262D1"/>
    <w:p w14:paraId="4D61A01C" w14:textId="77777777" w:rsidR="000262D1" w:rsidRDefault="000262D1" w:rsidP="000262D1">
      <w:r>
        <w:rPr>
          <w:rFonts w:ascii="Calibri" w:eastAsia="Calibri" w:hAnsi="Calibri" w:cs="Calibri"/>
          <w:sz w:val="20"/>
          <w:szCs w:val="20"/>
          <w:lang w:val="en-GB"/>
        </w:rPr>
        <w:t xml:space="preserve">lithium acts as a larval vegetalizing agent, affecting the cell specialization into  endoderm and mesoderm rather than ectoderm. </w:t>
      </w:r>
    </w:p>
  </w:comment>
  <w:comment w:id="78" w:author="Einar Pétur Jónsson - HAFRO" w:date="2026-04-08T10:55:00Z" w:initials="EPJH">
    <w:p w14:paraId="762321F7" w14:textId="77777777" w:rsidR="00C47071" w:rsidRDefault="000262D1" w:rsidP="00C47071">
      <w:r>
        <w:rPr>
          <w:rStyle w:val="CommentReference"/>
        </w:rPr>
        <w:annotationRef/>
      </w:r>
      <w:hyperlink r:id="rId3" w:history="1">
        <w:r w:rsidR="00C47071" w:rsidRPr="00217BAE">
          <w:rPr>
            <w:rStyle w:val="Hyperlink"/>
            <w:rFonts w:ascii="Calibri" w:eastAsia="Calibri" w:hAnsi="Calibri" w:cs="Calibri"/>
            <w:sz w:val="20"/>
            <w:szCs w:val="20"/>
            <w:lang w:val="en-GB"/>
          </w:rPr>
          <w:t>https://www.sciencedirect.com/science/article/pii/S1534580704000565?via%3Dihub</w:t>
        </w:r>
      </w:hyperlink>
    </w:p>
    <w:p w14:paraId="3CDAEC5E" w14:textId="77777777" w:rsidR="00C47071" w:rsidRDefault="00C47071" w:rsidP="00C47071"/>
    <w:p w14:paraId="35AA95F6" w14:textId="77777777" w:rsidR="00C47071" w:rsidRDefault="00C47071" w:rsidP="00C47071">
      <w:r>
        <w:rPr>
          <w:rFonts w:ascii="Calibri" w:eastAsia="Calibri" w:hAnsi="Calibri" w:cs="Calibri"/>
          <w:sz w:val="20"/>
          <w:szCs w:val="20"/>
          <w:lang w:val="en-GB"/>
        </w:rPr>
        <w:t>and affecting the oral-aboral axis of embryonic development</w:t>
      </w:r>
    </w:p>
    <w:p w14:paraId="6C47C09A" w14:textId="77777777" w:rsidR="00C47071" w:rsidRDefault="00C47071" w:rsidP="00C47071"/>
    <w:p w14:paraId="2F01786D" w14:textId="77777777" w:rsidR="00C47071" w:rsidRDefault="00C47071" w:rsidP="00C47071">
      <w:hyperlink r:id="rId4" w:history="1">
        <w:r w:rsidRPr="00217BAE">
          <w:rPr>
            <w:rStyle w:val="Hyperlink"/>
            <w:rFonts w:ascii="Calibri" w:eastAsia="Calibri" w:hAnsi="Calibri" w:cs="Calibri"/>
            <w:sz w:val="20"/>
            <w:szCs w:val="20"/>
            <w:lang w:val="en-GB"/>
          </w:rPr>
          <w:t>https://journals.biologists.com/dev/article-abstract/124/1/13/39170/Multiple-signaling-events-specify-ectoderm-and?redirectedFrom=fulltext</w:t>
        </w:r>
      </w:hyperlink>
    </w:p>
  </w:comment>
  <w:comment w:id="79" w:author="Sam Dupont" w:date="2026-04-02T13:53:00Z" w:initials="SD">
    <w:p w14:paraId="4C842DFB" w14:textId="77777777" w:rsidR="00566BA1" w:rsidRDefault="00566BA1" w:rsidP="00566BA1">
      <w:pPr>
        <w:pStyle w:val="CommentText"/>
      </w:pPr>
      <w:r>
        <w:rPr>
          <w:rStyle w:val="CommentReference"/>
        </w:rPr>
        <w:annotationRef/>
      </w:r>
      <w:r>
        <w:t>Not sure this proved anything. I would use Espinel as multiple stressors and sea urchin using the same approach</w:t>
      </w:r>
    </w:p>
  </w:comment>
  <w:comment w:id="80" w:author="Sam Dupont" w:date="2026-04-02T14:02:00Z" w:initials="SD">
    <w:p w14:paraId="3DC325B3" w14:textId="77777777" w:rsidR="00B0058E" w:rsidRDefault="00B0058E" w:rsidP="00B0058E">
      <w:pPr>
        <w:pStyle w:val="CommentText"/>
      </w:pPr>
      <w:r>
        <w:rPr>
          <w:rStyle w:val="CommentReference"/>
        </w:rPr>
        <w:annotationRef/>
      </w:r>
      <w:r>
        <w:t>The text was complex, full of repetitions, etc. I suggest to keep it simple and punchy</w:t>
      </w:r>
    </w:p>
  </w:comment>
  <w:comment w:id="113" w:author="Einar Pétur Jónsson - HAFRO" w:date="2026-03-19T10:01:00Z" w:initials="EPJH">
    <w:p w14:paraId="60E2CF36" w14:textId="77777777" w:rsidR="00E8669D" w:rsidRDefault="00E8669D" w:rsidP="00E8669D">
      <w:r>
        <w:rPr>
          <w:rStyle w:val="CommentReference"/>
        </w:rPr>
        <w:annotationRef/>
      </w:r>
      <w:r>
        <w:rPr>
          <w:rFonts w:ascii="Calibri" w:eastAsia="Calibri" w:hAnsi="Calibri" w:cs="Calibri"/>
          <w:sz w:val="20"/>
          <w:szCs w:val="20"/>
          <w:lang w:val="en-GB"/>
        </w:rPr>
        <w:t>Pick a team Joana!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95954D" w15:done="1"/>
  <w15:commentEx w15:paraId="484F3FEB" w15:done="1"/>
  <w15:commentEx w15:paraId="45430530" w15:paraIdParent="484F3FEB" w15:done="1"/>
  <w15:commentEx w15:paraId="7C2E8F6D" w15:done="1"/>
  <w15:commentEx w15:paraId="4E9474AB" w15:done="1"/>
  <w15:commentEx w15:paraId="4CD0B150" w15:done="1"/>
  <w15:commentEx w15:paraId="139B312D" w15:done="1"/>
  <w15:commentEx w15:paraId="33040C37" w15:paraIdParent="139B312D" w15:done="1"/>
  <w15:commentEx w15:paraId="79F67AC4" w15:paraIdParent="139B312D" w15:done="1"/>
  <w15:commentEx w15:paraId="34497CF7" w15:done="1"/>
  <w15:commentEx w15:paraId="15130520" w15:paraIdParent="34497CF7" w15:done="1"/>
  <w15:commentEx w15:paraId="55A3B396" w15:paraIdParent="34497CF7" w15:done="1"/>
  <w15:commentEx w15:paraId="16A85056" w15:paraIdParent="34497CF7" w15:done="1"/>
  <w15:commentEx w15:paraId="47B05F8B" w15:paraIdParent="34497CF7" w15:done="1"/>
  <w15:commentEx w15:paraId="516DF5C4" w15:done="1"/>
  <w15:commentEx w15:paraId="6B8E8773" w15:paraIdParent="516DF5C4" w15:done="1"/>
  <w15:commentEx w15:paraId="1D0E5102" w15:done="0"/>
  <w15:commentEx w15:paraId="072D7371" w15:paraIdParent="1D0E5102" w15:done="0"/>
  <w15:commentEx w15:paraId="787830FF" w15:paraIdParent="1D0E5102" w15:done="0"/>
  <w15:commentEx w15:paraId="0A8A93BB" w15:done="0"/>
  <w15:commentEx w15:paraId="32BDF6EC" w15:done="0"/>
  <w15:commentEx w15:paraId="4413FBF4" w15:paraIdParent="32BDF6EC" w15:done="0"/>
  <w15:commentEx w15:paraId="5FA7A0F9" w15:paraIdParent="32BDF6EC" w15:done="0"/>
  <w15:commentEx w15:paraId="4E3820CB" w15:done="0"/>
  <w15:commentEx w15:paraId="27110819" w15:paraIdParent="4E3820CB" w15:done="0"/>
  <w15:commentEx w15:paraId="70693FD0" w15:paraIdParent="4E3820CB" w15:done="0"/>
  <w15:commentEx w15:paraId="0842917E" w15:done="1"/>
  <w15:commentEx w15:paraId="52AA4273" w15:paraIdParent="0842917E" w15:done="1"/>
  <w15:commentEx w15:paraId="5B097BBB" w15:paraIdParent="0842917E" w15:done="1"/>
  <w15:commentEx w15:paraId="4587610D" w15:paraIdParent="0842917E" w15:done="1"/>
  <w15:commentEx w15:paraId="6D1E9E9B" w15:done="0"/>
  <w15:commentEx w15:paraId="4AB77F8B" w15:paraIdParent="6D1E9E9B" w15:done="0"/>
  <w15:commentEx w15:paraId="02DA20D7" w15:paraIdParent="6D1E9E9B" w15:done="0"/>
  <w15:commentEx w15:paraId="12CD3C04" w15:done="0"/>
  <w15:commentEx w15:paraId="5925ACAA" w15:paraIdParent="12CD3C04" w15:done="0"/>
  <w15:commentEx w15:paraId="304490C2" w15:paraIdParent="12CD3C04" w15:done="0"/>
  <w15:commentEx w15:paraId="614A47E3" w15:paraIdParent="12CD3C04" w15:done="0"/>
  <w15:commentEx w15:paraId="53974AA8" w15:paraIdParent="12CD3C04" w15:done="0"/>
  <w15:commentEx w15:paraId="5F89694C" w15:done="0"/>
  <w15:commentEx w15:paraId="35996765" w15:paraIdParent="5F89694C" w15:done="0"/>
  <w15:commentEx w15:paraId="01E8B4F0" w15:done="1"/>
  <w15:commentEx w15:paraId="0E76AD9B" w15:done="0"/>
  <w15:commentEx w15:paraId="48650AEE" w15:paraIdParent="0E76AD9B" w15:done="0"/>
  <w15:commentEx w15:paraId="05DD491E" w15:paraIdParent="0E76AD9B" w15:done="0"/>
  <w15:commentEx w15:paraId="2801547D" w15:done="1"/>
  <w15:commentEx w15:paraId="6F5739F2" w15:done="1"/>
  <w15:commentEx w15:paraId="2C8EE3E9" w15:paraIdParent="6F5739F2" w15:done="1"/>
  <w15:commentEx w15:paraId="2F8EC14C" w15:paraIdParent="6F5739F2" w15:done="1"/>
  <w15:commentEx w15:paraId="66236832" w15:done="1"/>
  <w15:commentEx w15:paraId="2AAF2059" w15:done="1"/>
  <w15:commentEx w15:paraId="4A177EBF" w15:done="1"/>
  <w15:commentEx w15:paraId="688C34BF" w15:paraIdParent="4A177EBF" w15:done="1"/>
  <w15:commentEx w15:paraId="2E90F331" w15:done="1"/>
  <w15:commentEx w15:paraId="62091FB3" w15:paraIdParent="2E90F331" w15:done="1"/>
  <w15:commentEx w15:paraId="244D6C20" w15:done="1"/>
  <w15:commentEx w15:paraId="0A899F02" w15:done="1"/>
  <w15:commentEx w15:paraId="768E4D8D" w15:done="0"/>
  <w15:commentEx w15:paraId="7192C7EE" w15:paraIdParent="768E4D8D" w15:done="0"/>
  <w15:commentEx w15:paraId="70C8B731" w15:paraIdParent="768E4D8D" w15:done="0"/>
  <w15:commentEx w15:paraId="54103577" w15:paraIdParent="768E4D8D" w15:done="0"/>
  <w15:commentEx w15:paraId="2708A13C" w15:paraIdParent="768E4D8D" w15:done="0"/>
  <w15:commentEx w15:paraId="4D61A01C" w15:paraIdParent="768E4D8D" w15:done="0"/>
  <w15:commentEx w15:paraId="2F01786D" w15:paraIdParent="768E4D8D" w15:done="0"/>
  <w15:commentEx w15:paraId="4C842DFB" w15:done="0"/>
  <w15:commentEx w15:paraId="3DC325B3" w15:done="1"/>
  <w15:commentEx w15:paraId="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BA188" w16cex:dateUtc="2026-04-02T09:37:00Z"/>
  <w16cex:commentExtensible w16cex:durableId="6AA61BEC" w16cex:dateUtc="2026-03-20T08:34:00Z"/>
  <w16cex:commentExtensible w16cex:durableId="62D17E96" w16cex:dateUtc="2026-04-01T09:12:00Z"/>
  <w16cex:commentExtensible w16cex:durableId="6E26807D" w16cex:dateUtc="2026-03-20T08:42:00Z"/>
  <w16cex:commentExtensible w16cex:durableId="584C1F64" w16cex:dateUtc="2025-10-16T11:12:00Z">
    <w16cex:extLst>
      <w16:ext w16:uri="{CE6994B0-6A32-4C9F-8C6B-6E91EDA988CE}">
        <cr:reactions xmlns:cr="http://schemas.microsoft.com/office/comments/2020/reactions">
          <cr:reaction reactionType="1">
            <cr:reactionInfo dateUtc="2026-03-24T14:41:14Z">
              <cr:user userId="S::M.Metian@iaea.org::a2faa9dd-ab92-498f-958e-e16dbdfc0fbe" userProvider="AD" userName="METIAN, Marc"/>
            </cr:reactionInfo>
          </cr:reaction>
        </cr:reactions>
      </w16:ext>
    </w16cex:extLst>
  </w16cex:commentExtensible>
  <w16cex:commentExtensible w16cex:durableId="56E3D6BA" w16cex:dateUtc="2026-03-23T09:41:00Z"/>
  <w16cex:commentExtensible w16cex:durableId="6A947C32" w16cex:dateUtc="2025-10-17T11:56:00Z"/>
  <w16cex:commentExtensible w16cex:durableId="6D7F9375" w16cex:dateUtc="2026-01-26T13:17:00Z"/>
  <w16cex:commentExtensible w16cex:durableId="4686DFE8" w16cex:dateUtc="2026-01-29T14:32:00Z"/>
  <w16cex:commentExtensible w16cex:durableId="48F3E2E1" w16cex:dateUtc="2026-03-23T13:44:00Z"/>
  <w16cex:commentExtensible w16cex:durableId="7D4EE14C" w16cex:dateUtc="2026-03-27T12:40:00Z"/>
  <w16cex:commentExtensible w16cex:durableId="65C5FBA0" w16cex:dateUtc="2026-04-01T11:19:00Z"/>
  <w16cex:commentExtensible w16cex:durableId="43AC9B61" w16cex:dateUtc="2026-04-02T10:39:00Z"/>
  <w16cex:commentExtensible w16cex:durableId="155A9903" w16cex:dateUtc="2026-04-07T09:41:00Z"/>
  <w16cex:commentExtensible w16cex:durableId="24A39BD4" w16cex:dateUtc="2026-03-27T12:54:00Z"/>
  <w16cex:commentExtensible w16cex:durableId="7B53CA24" w16cex:dateUtc="2026-04-01T11:36:00Z"/>
  <w16cex:commentExtensible w16cex:durableId="232B845E" w16cex:dateUtc="2026-03-23T14:01:00Z"/>
  <w16cex:commentExtensible w16cex:durableId="0AD84B84" w16cex:dateUtc="2026-04-01T09:15:00Z"/>
  <w16cex:commentExtensible w16cex:durableId="04116ECE" w16cex:dateUtc="2026-04-01T11:49:00Z"/>
  <w16cex:commentExtensible w16cex:durableId="51E84F4B" w16cex:dateUtc="2026-03-27T12:47:00Z"/>
  <w16cex:commentExtensible w16cex:durableId="24FF906B" w16cex:dateUtc="2026-04-02T10:44:00Z"/>
  <w16cex:commentExtensible w16cex:durableId="7B229F6F" w16cex:dateUtc="2026-04-07T09:43:00Z"/>
  <w16cex:commentExtensible w16cex:durableId="39FFEDED" w16cex:dateUtc="2026-04-07T10:12:00Z"/>
  <w16cex:commentExtensible w16cex:durableId="3EE4C860" w16cex:dateUtc="2026-03-25T13:23:00Z"/>
  <w16cex:commentExtensible w16cex:durableId="244E8DB8" w16cex:dateUtc="2026-03-25T13:49:00Z"/>
  <w16cex:commentExtensible w16cex:durableId="26372FA2" w16cex:dateUtc="2026-04-01T13:43: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099DF7B3" w16cex:dateUtc="2026-03-23T15:46:00Z"/>
  <w16cex:commentExtensible w16cex:durableId="55324E2B" w16cex:dateUtc="2026-04-01T09:18:00Z"/>
  <w16cex:commentExtensible w16cex:durableId="62B72555" w16cex:dateUtc="2026-04-02T11:12:00Z"/>
  <w16cex:commentExtensible w16cex:durableId="60D17ED6" w16cex:dateUtc="2026-03-24T11:51:00Z"/>
  <w16cex:commentExtensible w16cex:durableId="62C2AE24" w16cex:dateUtc="2026-04-01T09:20:00Z"/>
  <w16cex:commentExtensible w16cex:durableId="14B3A2D4" w16cex:dateUtc="2026-04-01T09:21:00Z"/>
  <w16cex:commentExtensible w16cex:durableId="7F680430" w16cex:dateUtc="2026-04-02T11:12:00Z"/>
  <w16cex:commentExtensible w16cex:durableId="23414827" w16cex:dateUtc="2026-04-07T10:36:00Z"/>
  <w16cex:commentExtensible w16cex:durableId="35F26342" w16cex:dateUtc="2026-03-23T15:48:00Z"/>
  <w16cex:commentExtensible w16cex:durableId="73B3541B" w16cex:dateUtc="2026-04-01T09:30:00Z"/>
  <w16cex:commentExtensible w16cex:durableId="0E3F503A" w16cex:dateUtc="2026-04-02T11:21:00Z"/>
  <w16cex:commentExtensible w16cex:durableId="71B11C47" w16cex:dateUtc="2026-03-23T14:34:00Z"/>
  <w16cex:commentExtensible w16cex:durableId="051B1424" w16cex:dateUtc="2026-03-24T11:34:00Z"/>
  <w16cex:commentExtensible w16cex:durableId="76A3136C" w16cex:dateUtc="2026-04-01T09:25:00Z"/>
  <w16cex:commentExtensible w16cex:durableId="17CC64F9" w16cex:dateUtc="2026-03-23T13:12:00Z"/>
  <w16cex:commentExtensible w16cex:durableId="573695F8" w16cex:dateUtc="2026-03-23T15:04:00Z"/>
  <w16cex:commentExtensible w16cex:durableId="459013F1" w16cex:dateUtc="2026-03-23T15:06:00Z"/>
  <w16cex:commentExtensible w16cex:durableId="787B60E6" w16cex:dateUtc="2026-04-01T09:27:00Z"/>
  <w16cex:commentExtensible w16cex:durableId="4326E25A" w16cex:dateUtc="2026-03-23T15:44:00Z"/>
  <w16cex:commentExtensible w16cex:durableId="30B6FD2E" w16cex:dateUtc="2026-03-25T11:45:00Z"/>
  <w16cex:commentExtensible w16cex:durableId="53CC45C8" w16cex:dateUtc="2026-03-20T08:55:00Z"/>
  <w16cex:commentExtensible w16cex:durableId="55C9FD7D" w16cex:dateUtc="2026-04-01T09:37:00Z"/>
  <w16cex:commentExtensible w16cex:durableId="22F1825C" w16cex:dateUtc="2026-03-23T16:18:00Z"/>
  <w16cex:commentExtensible w16cex:durableId="5AE0B652" w16cex:dateUtc="2026-03-24T11:44:00Z"/>
  <w16cex:commentExtensible w16cex:durableId="0AB1B1DF" w16cex:dateUtc="2026-04-01T09:38:00Z"/>
  <w16cex:commentExtensible w16cex:durableId="7164D7C9" w16cex:dateUtc="2026-03-24T13:11:00Z"/>
  <w16cex:commentExtensible w16cex:durableId="50EDEB44" w16cex:dateUtc="2026-04-02T11:48:00Z"/>
  <w16cex:commentExtensible w16cex:durableId="1B9F3EAF" w16cex:dateUtc="2026-04-07T14:30:00Z"/>
  <w16cex:commentExtensible w16cex:durableId="0C2E35D5" w16cex:dateUtc="2026-04-07T14:33:00Z"/>
  <w16cex:commentExtensible w16cex:durableId="6F68A6DE" w16cex:dateUtc="2026-04-07T14:33:00Z"/>
  <w16cex:commentExtensible w16cex:durableId="20B24AC4" w16cex:dateUtc="2026-04-08T10:24:00Z"/>
  <w16cex:commentExtensible w16cex:durableId="3652A666" w16cex:dateUtc="2026-04-08T10:30:00Z"/>
  <w16cex:commentExtensible w16cex:durableId="60760042" w16cex:dateUtc="2026-04-08T10:55:00Z"/>
  <w16cex:commentExtensible w16cex:durableId="7977E025" w16cex:dateUtc="2026-04-02T11:53:00Z"/>
  <w16cex:commentExtensible w16cex:durableId="3D9DA4D5" w16cex:dateUtc="2026-04-02T12:02:00Z"/>
  <w16cex:commentExtensible w16cex:durableId="1138316A" w16cex:dateUtc="2026-03-1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95954D" w16cid:durableId="00BBA188"/>
  <w16cid:commentId w16cid:paraId="484F3FEB" w16cid:durableId="6AA61BEC"/>
  <w16cid:commentId w16cid:paraId="45430530" w16cid:durableId="62D17E96"/>
  <w16cid:commentId w16cid:paraId="7C2E8F6D" w16cid:durableId="6E26807D"/>
  <w16cid:commentId w16cid:paraId="4E9474AB" w16cid:durableId="584C1F64"/>
  <w16cid:commentId w16cid:paraId="4CD0B150" w16cid:durableId="56E3D6BA"/>
  <w16cid:commentId w16cid:paraId="139B312D" w16cid:durableId="6A947C32"/>
  <w16cid:commentId w16cid:paraId="33040C37" w16cid:durableId="6D7F9375"/>
  <w16cid:commentId w16cid:paraId="79F67AC4" w16cid:durableId="4686DFE8"/>
  <w16cid:commentId w16cid:paraId="34497CF7" w16cid:durableId="48F3E2E1"/>
  <w16cid:commentId w16cid:paraId="15130520" w16cid:durableId="7D4EE14C"/>
  <w16cid:commentId w16cid:paraId="55A3B396" w16cid:durableId="65C5FBA0"/>
  <w16cid:commentId w16cid:paraId="16A85056" w16cid:durableId="43AC9B61"/>
  <w16cid:commentId w16cid:paraId="47B05F8B" w16cid:durableId="155A9903"/>
  <w16cid:commentId w16cid:paraId="516DF5C4" w16cid:durableId="24A39BD4"/>
  <w16cid:commentId w16cid:paraId="6B8E8773" w16cid:durableId="7B53CA24"/>
  <w16cid:commentId w16cid:paraId="1D0E5102" w16cid:durableId="232B845E"/>
  <w16cid:commentId w16cid:paraId="072D7371" w16cid:durableId="0AD84B84"/>
  <w16cid:commentId w16cid:paraId="787830FF" w16cid:durableId="04116ECE"/>
  <w16cid:commentId w16cid:paraId="0A8A93BB" w16cid:durableId="51E84F4B"/>
  <w16cid:commentId w16cid:paraId="32BDF6EC" w16cid:durableId="24FF906B"/>
  <w16cid:commentId w16cid:paraId="4413FBF4" w16cid:durableId="7B229F6F"/>
  <w16cid:commentId w16cid:paraId="5FA7A0F9" w16cid:durableId="39FFEDED"/>
  <w16cid:commentId w16cid:paraId="4E3820CB" w16cid:durableId="3EE4C860"/>
  <w16cid:commentId w16cid:paraId="27110819" w16cid:durableId="244E8DB8"/>
  <w16cid:commentId w16cid:paraId="70693FD0" w16cid:durableId="26372FA2"/>
  <w16cid:commentId w16cid:paraId="0842917E" w16cid:durableId="06337712"/>
  <w16cid:commentId w16cid:paraId="52AA4273" w16cid:durableId="65B376E2"/>
  <w16cid:commentId w16cid:paraId="5B097BBB" w16cid:durableId="008FFAC8"/>
  <w16cid:commentId w16cid:paraId="4587610D" w16cid:durableId="6B67F621"/>
  <w16cid:commentId w16cid:paraId="6D1E9E9B" w16cid:durableId="099DF7B3"/>
  <w16cid:commentId w16cid:paraId="4AB77F8B" w16cid:durableId="55324E2B"/>
  <w16cid:commentId w16cid:paraId="02DA20D7" w16cid:durableId="62B72555"/>
  <w16cid:commentId w16cid:paraId="12CD3C04" w16cid:durableId="60D17ED6"/>
  <w16cid:commentId w16cid:paraId="5925ACAA" w16cid:durableId="62C2AE24"/>
  <w16cid:commentId w16cid:paraId="304490C2" w16cid:durableId="14B3A2D4"/>
  <w16cid:commentId w16cid:paraId="614A47E3" w16cid:durableId="7F680430"/>
  <w16cid:commentId w16cid:paraId="53974AA8" w16cid:durableId="23414827"/>
  <w16cid:commentId w16cid:paraId="5F89694C" w16cid:durableId="35F26342"/>
  <w16cid:commentId w16cid:paraId="35996765" w16cid:durableId="73B3541B"/>
  <w16cid:commentId w16cid:paraId="01E8B4F0" w16cid:durableId="0E3F503A"/>
  <w16cid:commentId w16cid:paraId="0E76AD9B" w16cid:durableId="71B11C47"/>
  <w16cid:commentId w16cid:paraId="48650AEE" w16cid:durableId="051B1424"/>
  <w16cid:commentId w16cid:paraId="05DD491E" w16cid:durableId="76A3136C"/>
  <w16cid:commentId w16cid:paraId="2801547D" w16cid:durableId="17CC64F9"/>
  <w16cid:commentId w16cid:paraId="6F5739F2" w16cid:durableId="573695F8"/>
  <w16cid:commentId w16cid:paraId="2C8EE3E9" w16cid:durableId="459013F1"/>
  <w16cid:commentId w16cid:paraId="2F8EC14C" w16cid:durableId="787B60E6"/>
  <w16cid:commentId w16cid:paraId="66236832" w16cid:durableId="4326E25A"/>
  <w16cid:commentId w16cid:paraId="2AAF2059" w16cid:durableId="30B6FD2E"/>
  <w16cid:commentId w16cid:paraId="4A177EBF" w16cid:durableId="53CC45C8"/>
  <w16cid:commentId w16cid:paraId="688C34BF" w16cid:durableId="55C9FD7D"/>
  <w16cid:commentId w16cid:paraId="2E90F331" w16cid:durableId="22F1825C"/>
  <w16cid:commentId w16cid:paraId="62091FB3" w16cid:durableId="5AE0B652"/>
  <w16cid:commentId w16cid:paraId="244D6C20" w16cid:durableId="0AB1B1DF"/>
  <w16cid:commentId w16cid:paraId="0A899F02" w16cid:durableId="7164D7C9"/>
  <w16cid:commentId w16cid:paraId="768E4D8D" w16cid:durableId="50EDEB44"/>
  <w16cid:commentId w16cid:paraId="7192C7EE" w16cid:durableId="1B9F3EAF"/>
  <w16cid:commentId w16cid:paraId="70C8B731" w16cid:durableId="0C2E35D5"/>
  <w16cid:commentId w16cid:paraId="54103577" w16cid:durableId="6F68A6DE"/>
  <w16cid:commentId w16cid:paraId="2708A13C" w16cid:durableId="20B24AC4"/>
  <w16cid:commentId w16cid:paraId="4D61A01C" w16cid:durableId="3652A666"/>
  <w16cid:commentId w16cid:paraId="2F01786D" w16cid:durableId="60760042"/>
  <w16cid:commentId w16cid:paraId="4C842DFB" w16cid:durableId="7977E025"/>
  <w16cid:commentId w16cid:paraId="3DC325B3" w16cid:durableId="3D9DA4D5"/>
  <w16cid:commentId w16cid:paraId="60E2CF36" w16cid:durableId="1138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95ADB" w14:textId="77777777" w:rsidR="00F829C6" w:rsidRDefault="00F829C6">
      <w:r>
        <w:separator/>
      </w:r>
    </w:p>
  </w:endnote>
  <w:endnote w:type="continuationSeparator" w:id="0">
    <w:p w14:paraId="1BA86578" w14:textId="77777777" w:rsidR="00F829C6" w:rsidRDefault="00F82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403A1AB-0760-9946-934A-2D58BBBADA0E}"/>
    <w:embedBold r:id="rId2" w:fontKey="{5113CF62-D19C-6C4B-957D-A4ED0DB6AAA2}"/>
    <w:embedItalic r:id="rId3" w:fontKey="{276C424B-0F96-5446-A0FE-F7D053E83F18}"/>
  </w:font>
  <w:font w:name="Times New Roman">
    <w:panose1 w:val="02020603050405020304"/>
    <w:charset w:val="00"/>
    <w:family w:val="roman"/>
    <w:pitch w:val="variable"/>
    <w:sig w:usb0="E0002EFF" w:usb1="C000785B" w:usb2="00000009" w:usb3="00000000" w:csb0="000001FF" w:csb1="00000000"/>
    <w:embedRegular r:id="rId4" w:fontKey="{756A7181-0710-A44A-92C2-CB4CFF8221B7}"/>
    <w:embedBold r:id="rId5" w:fontKey="{D9115864-DD6B-114D-B7DA-7EB53565760F}"/>
    <w:embedItalic r:id="rId6" w:fontKey="{E39CEF2A-FACA-6740-BB38-41C173585F85}"/>
    <w:embedBoldItalic r:id="rId7" w:fontKey="{3553A296-6FD2-C840-A388-6A689BDB6779}"/>
  </w:font>
  <w:font w:name="Courier New">
    <w:panose1 w:val="02070309020205020404"/>
    <w:charset w:val="00"/>
    <w:family w:val="modern"/>
    <w:pitch w:val="fixed"/>
    <w:sig w:usb0="E0002EFF" w:usb1="C0007843" w:usb2="00000009" w:usb3="00000000" w:csb0="000001FF" w:csb1="00000000"/>
    <w:embedRegular r:id="rId8" w:fontKey="{70CE5AA1-FCC2-A240-B5AE-A13B187AB66E}"/>
  </w:font>
  <w:font w:name="Wingdings">
    <w:panose1 w:val="05000000000000000000"/>
    <w:charset w:val="4D"/>
    <w:family w:val="decorative"/>
    <w:pitch w:val="variable"/>
    <w:sig w:usb0="00000003" w:usb1="00000000" w:usb2="00000000" w:usb3="00000000" w:csb0="80000001" w:csb1="00000000"/>
    <w:embedRegular r:id="rId9" w:fontKey="{B6C12576-49FB-DD42-9D64-29B7D161FAE8}"/>
  </w:font>
  <w:font w:name="Calibri">
    <w:panose1 w:val="020F0502020204030204"/>
    <w:charset w:val="00"/>
    <w:family w:val="swiss"/>
    <w:pitch w:val="variable"/>
    <w:sig w:usb0="E4002EFF" w:usb1="C200247B" w:usb2="00000009" w:usb3="00000000" w:csb0="000001FF" w:csb1="00000000"/>
    <w:embedRegular r:id="rId10" w:fontKey="{3C0DCF19-D642-1B40-BDA6-574B9266A77D}"/>
    <w:embedBold r:id="rId11" w:fontKey="{BD57E2DE-216F-D040-9EA6-06CCD5B21E21}"/>
    <w:embedItalic r:id="rId12" w:fontKey="{4A41695E-4C45-0B4A-9E25-BFAF38C06D8C}"/>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13" w:fontKey="{1A482C3F-3025-A542-936F-7C9BF81C3959}"/>
    <w:embedItalic r:id="rId14" w:fontKey="{A8FC111F-BC0E-3541-80A6-1C31A26916A1}"/>
  </w:font>
  <w:font w:name="Arial">
    <w:panose1 w:val="020B0604020202020204"/>
    <w:charset w:val="00"/>
    <w:family w:val="swiss"/>
    <w:pitch w:val="variable"/>
    <w:sig w:usb0="E0002EFF" w:usb1="C000785B" w:usb2="00000009" w:usb3="00000000" w:csb0="000001FF" w:csb1="00000000"/>
    <w:embedRegular r:id="rId15" w:fontKey="{5B2826D0-CC72-2641-99C2-BB347CC07EDB}"/>
    <w:embedBold r:id="rId16" w:fontKey="{68CE6B9D-96E4-2841-9AB0-4FF006646500}"/>
    <w:embedItalic r:id="rId17" w:fontKey="{7C4FD7A9-90F3-5E48-AFCB-07D827BA1AE1}"/>
    <w:embedBoldItalic r:id="rId18" w:fontKey="{F401D5C4-2462-8B49-AFA8-5F2C2F55EBEF}"/>
  </w:font>
  <w:font w:name="Arial Unicode MS">
    <w:panose1 w:val="020B0604020202020204"/>
    <w:charset w:val="80"/>
    <w:family w:val="swiss"/>
    <w:pitch w:val="variable"/>
    <w:sig w:usb0="F7FFAFFF" w:usb1="E9DFFFFF" w:usb2="0000003F" w:usb3="00000000" w:csb0="003F01FF" w:csb1="00000000"/>
  </w:font>
  <w:font w:name="Roboto">
    <w:panose1 w:val="02000000000000000000"/>
    <w:charset w:val="00"/>
    <w:family w:val="auto"/>
    <w:pitch w:val="variable"/>
    <w:sig w:usb0="E0000AFF" w:usb1="5000217F" w:usb2="00000021" w:usb3="00000000" w:csb0="0000019F" w:csb1="00000000"/>
    <w:embedRegular r:id="rId19" w:fontKey="{777DCCB6-51D6-1644-A141-8900161EBEC3}"/>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20" w:fontKey="{661CDABF-BD7F-8247-993E-72115EC967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9CDED" w14:textId="77777777" w:rsidR="00F829C6" w:rsidRDefault="00F829C6">
      <w:r>
        <w:separator/>
      </w:r>
    </w:p>
  </w:footnote>
  <w:footnote w:type="continuationSeparator" w:id="0">
    <w:p w14:paraId="5A6DBED7" w14:textId="77777777" w:rsidR="00F829C6" w:rsidRDefault="00F82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upont">
    <w15:presenceInfo w15:providerId="AD" w15:userId="S::sam.dupont@bioenv.gu.se::12802b44-df8e-46d4-806a-1f6a4e1e5b5e"/>
  </w15:person>
  <w15:person w15:author="Mirko Mutalipassi">
    <w15:presenceInfo w15:providerId="AD" w15:userId="S::mirko.mutalipassi@szn.it::9677efca-87ae-4172-a26e-4859ed170e7a"/>
  </w15:person>
  <w15:person w15:author="Einar Pétur Jónsson - HAFRO">
    <w15:presenceInfo w15:providerId="AD" w15:userId="S::einar.petur.jonsson@hafogvatn.is::e2a92e6c-f4f1-43cc-a4a7-9c808233eb6a"/>
  </w15:person>
  <w15:person w15:author="METIAN, Marc">
    <w15:presenceInfo w15:providerId="AD" w15:userId="S::M.Metian@iaea.org::a2faa9dd-ab92-498f-958e-e16dbdfc0fbe"/>
  </w15:person>
  <w15:person w15:author="Natalija Suhareva">
    <w15:presenceInfo w15:providerId="AD" w15:userId="S::wft600@ku.dk::a68057b0-d849-4487-ae5f-572c11f77b52"/>
  </w15:person>
  <w15:person w15:author="Li zz">
    <w15:presenceInfo w15:providerId="None" w15:userId="Li z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TrueTypeFonts/>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16A9"/>
    <w:rsid w:val="000039F9"/>
    <w:rsid w:val="00007708"/>
    <w:rsid w:val="000101AD"/>
    <w:rsid w:val="00012ACA"/>
    <w:rsid w:val="00012AEC"/>
    <w:rsid w:val="0001315E"/>
    <w:rsid w:val="00013DB3"/>
    <w:rsid w:val="00013FF9"/>
    <w:rsid w:val="0001505A"/>
    <w:rsid w:val="00015F4E"/>
    <w:rsid w:val="000169B9"/>
    <w:rsid w:val="000174F1"/>
    <w:rsid w:val="000233D2"/>
    <w:rsid w:val="000262D1"/>
    <w:rsid w:val="00026B55"/>
    <w:rsid w:val="0003050A"/>
    <w:rsid w:val="00030D67"/>
    <w:rsid w:val="0003115D"/>
    <w:rsid w:val="000334CC"/>
    <w:rsid w:val="00034B28"/>
    <w:rsid w:val="0004034F"/>
    <w:rsid w:val="00043365"/>
    <w:rsid w:val="00045645"/>
    <w:rsid w:val="00046F89"/>
    <w:rsid w:val="000473C9"/>
    <w:rsid w:val="0005210E"/>
    <w:rsid w:val="00053184"/>
    <w:rsid w:val="000542DE"/>
    <w:rsid w:val="000548D5"/>
    <w:rsid w:val="00054E42"/>
    <w:rsid w:val="00056991"/>
    <w:rsid w:val="0006325B"/>
    <w:rsid w:val="00064790"/>
    <w:rsid w:val="00065A79"/>
    <w:rsid w:val="0006635A"/>
    <w:rsid w:val="00067009"/>
    <w:rsid w:val="00072322"/>
    <w:rsid w:val="00074B46"/>
    <w:rsid w:val="00075911"/>
    <w:rsid w:val="00077C8F"/>
    <w:rsid w:val="00077F87"/>
    <w:rsid w:val="000813D7"/>
    <w:rsid w:val="000826C4"/>
    <w:rsid w:val="00083016"/>
    <w:rsid w:val="000832CD"/>
    <w:rsid w:val="00083E66"/>
    <w:rsid w:val="00084800"/>
    <w:rsid w:val="000865D6"/>
    <w:rsid w:val="00086B63"/>
    <w:rsid w:val="000906E5"/>
    <w:rsid w:val="000924BA"/>
    <w:rsid w:val="000928BC"/>
    <w:rsid w:val="00094593"/>
    <w:rsid w:val="00094EA6"/>
    <w:rsid w:val="00096636"/>
    <w:rsid w:val="000967C7"/>
    <w:rsid w:val="000A00EB"/>
    <w:rsid w:val="000A0223"/>
    <w:rsid w:val="000A0814"/>
    <w:rsid w:val="000A0D30"/>
    <w:rsid w:val="000A0E09"/>
    <w:rsid w:val="000A2B5C"/>
    <w:rsid w:val="000A3139"/>
    <w:rsid w:val="000A6180"/>
    <w:rsid w:val="000A78CD"/>
    <w:rsid w:val="000A7E91"/>
    <w:rsid w:val="000B00C9"/>
    <w:rsid w:val="000B0DAE"/>
    <w:rsid w:val="000B109C"/>
    <w:rsid w:val="000B223C"/>
    <w:rsid w:val="000B3718"/>
    <w:rsid w:val="000B3C1E"/>
    <w:rsid w:val="000B40D8"/>
    <w:rsid w:val="000B6BE6"/>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43EA"/>
    <w:rsid w:val="000E6D90"/>
    <w:rsid w:val="000F01C7"/>
    <w:rsid w:val="000F3AF9"/>
    <w:rsid w:val="000F3BA1"/>
    <w:rsid w:val="000F4017"/>
    <w:rsid w:val="000F4A62"/>
    <w:rsid w:val="000F6857"/>
    <w:rsid w:val="000F71A8"/>
    <w:rsid w:val="000F77CC"/>
    <w:rsid w:val="0010057C"/>
    <w:rsid w:val="00100ED1"/>
    <w:rsid w:val="0010262B"/>
    <w:rsid w:val="001033F1"/>
    <w:rsid w:val="00107392"/>
    <w:rsid w:val="001109A0"/>
    <w:rsid w:val="00110A2F"/>
    <w:rsid w:val="00112AD8"/>
    <w:rsid w:val="0011446B"/>
    <w:rsid w:val="001145EA"/>
    <w:rsid w:val="00114811"/>
    <w:rsid w:val="00115216"/>
    <w:rsid w:val="00116E3F"/>
    <w:rsid w:val="00121CF8"/>
    <w:rsid w:val="00122194"/>
    <w:rsid w:val="0012224B"/>
    <w:rsid w:val="00123BDA"/>
    <w:rsid w:val="00126100"/>
    <w:rsid w:val="00126BB2"/>
    <w:rsid w:val="00126ECF"/>
    <w:rsid w:val="001276D2"/>
    <w:rsid w:val="0013005C"/>
    <w:rsid w:val="001313BD"/>
    <w:rsid w:val="001325B2"/>
    <w:rsid w:val="00132E04"/>
    <w:rsid w:val="00132F00"/>
    <w:rsid w:val="00133255"/>
    <w:rsid w:val="00140513"/>
    <w:rsid w:val="001446A4"/>
    <w:rsid w:val="001465F1"/>
    <w:rsid w:val="00146A2D"/>
    <w:rsid w:val="00146D98"/>
    <w:rsid w:val="00146E54"/>
    <w:rsid w:val="00146EDB"/>
    <w:rsid w:val="0015030B"/>
    <w:rsid w:val="00150F0F"/>
    <w:rsid w:val="001529D4"/>
    <w:rsid w:val="0015486F"/>
    <w:rsid w:val="00154B74"/>
    <w:rsid w:val="00154F4B"/>
    <w:rsid w:val="001558B2"/>
    <w:rsid w:val="00162CF5"/>
    <w:rsid w:val="0016560A"/>
    <w:rsid w:val="00166952"/>
    <w:rsid w:val="001669D1"/>
    <w:rsid w:val="00166DCB"/>
    <w:rsid w:val="0016713B"/>
    <w:rsid w:val="0017157A"/>
    <w:rsid w:val="00171877"/>
    <w:rsid w:val="00171961"/>
    <w:rsid w:val="0017454B"/>
    <w:rsid w:val="00174709"/>
    <w:rsid w:val="00174C27"/>
    <w:rsid w:val="001762E0"/>
    <w:rsid w:val="00177832"/>
    <w:rsid w:val="00180745"/>
    <w:rsid w:val="0018444E"/>
    <w:rsid w:val="001847EA"/>
    <w:rsid w:val="001862A2"/>
    <w:rsid w:val="001873E3"/>
    <w:rsid w:val="00190B8B"/>
    <w:rsid w:val="00191452"/>
    <w:rsid w:val="001918E8"/>
    <w:rsid w:val="001951AA"/>
    <w:rsid w:val="0019571A"/>
    <w:rsid w:val="00195DBF"/>
    <w:rsid w:val="00195E44"/>
    <w:rsid w:val="00197273"/>
    <w:rsid w:val="0019730A"/>
    <w:rsid w:val="00197E70"/>
    <w:rsid w:val="001A1A50"/>
    <w:rsid w:val="001A24C4"/>
    <w:rsid w:val="001A28A8"/>
    <w:rsid w:val="001A3454"/>
    <w:rsid w:val="001A4DF6"/>
    <w:rsid w:val="001A66A8"/>
    <w:rsid w:val="001B0E48"/>
    <w:rsid w:val="001B2949"/>
    <w:rsid w:val="001B2EB8"/>
    <w:rsid w:val="001B306E"/>
    <w:rsid w:val="001B34D3"/>
    <w:rsid w:val="001B74E0"/>
    <w:rsid w:val="001B7501"/>
    <w:rsid w:val="001C2B31"/>
    <w:rsid w:val="001C3736"/>
    <w:rsid w:val="001C3DE6"/>
    <w:rsid w:val="001C5060"/>
    <w:rsid w:val="001C5A76"/>
    <w:rsid w:val="001C6A27"/>
    <w:rsid w:val="001D07D9"/>
    <w:rsid w:val="001D0C5B"/>
    <w:rsid w:val="001D33BC"/>
    <w:rsid w:val="001E00BD"/>
    <w:rsid w:val="001E037E"/>
    <w:rsid w:val="001E03D4"/>
    <w:rsid w:val="001E0980"/>
    <w:rsid w:val="001E0C66"/>
    <w:rsid w:val="001E11AF"/>
    <w:rsid w:val="001E56AB"/>
    <w:rsid w:val="001E5A4C"/>
    <w:rsid w:val="001E6CB8"/>
    <w:rsid w:val="001E7505"/>
    <w:rsid w:val="001F271A"/>
    <w:rsid w:val="001F2830"/>
    <w:rsid w:val="001F3562"/>
    <w:rsid w:val="001F356D"/>
    <w:rsid w:val="001F3A93"/>
    <w:rsid w:val="001F3C97"/>
    <w:rsid w:val="001F40EA"/>
    <w:rsid w:val="001F43CD"/>
    <w:rsid w:val="001F4597"/>
    <w:rsid w:val="001F5DE3"/>
    <w:rsid w:val="001F788D"/>
    <w:rsid w:val="001F7F8E"/>
    <w:rsid w:val="0020013B"/>
    <w:rsid w:val="0020056A"/>
    <w:rsid w:val="00200A2A"/>
    <w:rsid w:val="002043EF"/>
    <w:rsid w:val="002047A7"/>
    <w:rsid w:val="00204BD3"/>
    <w:rsid w:val="00207E2C"/>
    <w:rsid w:val="0021104F"/>
    <w:rsid w:val="002110BB"/>
    <w:rsid w:val="00211240"/>
    <w:rsid w:val="002114EC"/>
    <w:rsid w:val="00211AB4"/>
    <w:rsid w:val="00212D31"/>
    <w:rsid w:val="00213C2C"/>
    <w:rsid w:val="00215535"/>
    <w:rsid w:val="00215EE3"/>
    <w:rsid w:val="002162FA"/>
    <w:rsid w:val="00216A54"/>
    <w:rsid w:val="0021706C"/>
    <w:rsid w:val="0022009C"/>
    <w:rsid w:val="00220346"/>
    <w:rsid w:val="00220E9B"/>
    <w:rsid w:val="00222994"/>
    <w:rsid w:val="0022317F"/>
    <w:rsid w:val="00223237"/>
    <w:rsid w:val="00223470"/>
    <w:rsid w:val="0022397F"/>
    <w:rsid w:val="002245B8"/>
    <w:rsid w:val="00224AB8"/>
    <w:rsid w:val="002271CB"/>
    <w:rsid w:val="002273D1"/>
    <w:rsid w:val="00235684"/>
    <w:rsid w:val="00235958"/>
    <w:rsid w:val="00235FDD"/>
    <w:rsid w:val="00236DEA"/>
    <w:rsid w:val="002372E9"/>
    <w:rsid w:val="0024012F"/>
    <w:rsid w:val="00240A00"/>
    <w:rsid w:val="00240CEF"/>
    <w:rsid w:val="002414B1"/>
    <w:rsid w:val="00242062"/>
    <w:rsid w:val="00243146"/>
    <w:rsid w:val="00243280"/>
    <w:rsid w:val="00244A26"/>
    <w:rsid w:val="00251521"/>
    <w:rsid w:val="0025231C"/>
    <w:rsid w:val="00252A07"/>
    <w:rsid w:val="002532ED"/>
    <w:rsid w:val="00253E48"/>
    <w:rsid w:val="002540FE"/>
    <w:rsid w:val="00254801"/>
    <w:rsid w:val="00255263"/>
    <w:rsid w:val="0025781D"/>
    <w:rsid w:val="002609F6"/>
    <w:rsid w:val="00260B4B"/>
    <w:rsid w:val="00260BFA"/>
    <w:rsid w:val="00261252"/>
    <w:rsid w:val="002615D5"/>
    <w:rsid w:val="00261A9D"/>
    <w:rsid w:val="002639C4"/>
    <w:rsid w:val="00267592"/>
    <w:rsid w:val="00267D4A"/>
    <w:rsid w:val="00270B4C"/>
    <w:rsid w:val="00271D98"/>
    <w:rsid w:val="00273DFF"/>
    <w:rsid w:val="00274EA2"/>
    <w:rsid w:val="00275014"/>
    <w:rsid w:val="002776B1"/>
    <w:rsid w:val="002813C9"/>
    <w:rsid w:val="002814F3"/>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0AD7"/>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3D67"/>
    <w:rsid w:val="002D4329"/>
    <w:rsid w:val="002D4B27"/>
    <w:rsid w:val="002D6662"/>
    <w:rsid w:val="002E0AD5"/>
    <w:rsid w:val="002E112E"/>
    <w:rsid w:val="002E53B6"/>
    <w:rsid w:val="002E7FD4"/>
    <w:rsid w:val="002F1B7B"/>
    <w:rsid w:val="002F2C82"/>
    <w:rsid w:val="002F30D5"/>
    <w:rsid w:val="002F6924"/>
    <w:rsid w:val="002F7DED"/>
    <w:rsid w:val="00300289"/>
    <w:rsid w:val="00300302"/>
    <w:rsid w:val="003021C5"/>
    <w:rsid w:val="00302694"/>
    <w:rsid w:val="00302E6B"/>
    <w:rsid w:val="00303E2E"/>
    <w:rsid w:val="00305526"/>
    <w:rsid w:val="00305C0E"/>
    <w:rsid w:val="00306DCF"/>
    <w:rsid w:val="00307683"/>
    <w:rsid w:val="0031043E"/>
    <w:rsid w:val="00311A63"/>
    <w:rsid w:val="00311E1C"/>
    <w:rsid w:val="0031387E"/>
    <w:rsid w:val="003146AA"/>
    <w:rsid w:val="00316A71"/>
    <w:rsid w:val="00316E99"/>
    <w:rsid w:val="00317525"/>
    <w:rsid w:val="00317BD5"/>
    <w:rsid w:val="00317C55"/>
    <w:rsid w:val="00321C19"/>
    <w:rsid w:val="00321FCC"/>
    <w:rsid w:val="00322251"/>
    <w:rsid w:val="00325D52"/>
    <w:rsid w:val="00326158"/>
    <w:rsid w:val="00326890"/>
    <w:rsid w:val="00326B12"/>
    <w:rsid w:val="00330344"/>
    <w:rsid w:val="00333C88"/>
    <w:rsid w:val="003422D2"/>
    <w:rsid w:val="0034239D"/>
    <w:rsid w:val="003425A9"/>
    <w:rsid w:val="003440C6"/>
    <w:rsid w:val="003516C8"/>
    <w:rsid w:val="00352397"/>
    <w:rsid w:val="003555C2"/>
    <w:rsid w:val="003563A0"/>
    <w:rsid w:val="00357CCC"/>
    <w:rsid w:val="00361534"/>
    <w:rsid w:val="00361667"/>
    <w:rsid w:val="003618BD"/>
    <w:rsid w:val="00362EE8"/>
    <w:rsid w:val="003651CF"/>
    <w:rsid w:val="00365574"/>
    <w:rsid w:val="003708C1"/>
    <w:rsid w:val="00371065"/>
    <w:rsid w:val="00372562"/>
    <w:rsid w:val="00372FCA"/>
    <w:rsid w:val="00373BB8"/>
    <w:rsid w:val="00374D26"/>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304"/>
    <w:rsid w:val="00397542"/>
    <w:rsid w:val="003977D8"/>
    <w:rsid w:val="00397B19"/>
    <w:rsid w:val="003A1C01"/>
    <w:rsid w:val="003A2FC1"/>
    <w:rsid w:val="003A6D2D"/>
    <w:rsid w:val="003A71FA"/>
    <w:rsid w:val="003A76DB"/>
    <w:rsid w:val="003B0692"/>
    <w:rsid w:val="003B0928"/>
    <w:rsid w:val="003B1443"/>
    <w:rsid w:val="003B159B"/>
    <w:rsid w:val="003B1C6D"/>
    <w:rsid w:val="003B1CEA"/>
    <w:rsid w:val="003B55CC"/>
    <w:rsid w:val="003B5628"/>
    <w:rsid w:val="003C0A9B"/>
    <w:rsid w:val="003C2DDB"/>
    <w:rsid w:val="003C4945"/>
    <w:rsid w:val="003C6AB4"/>
    <w:rsid w:val="003C71FE"/>
    <w:rsid w:val="003D027D"/>
    <w:rsid w:val="003D1050"/>
    <w:rsid w:val="003D2BD3"/>
    <w:rsid w:val="003D65AE"/>
    <w:rsid w:val="003E0545"/>
    <w:rsid w:val="003E0E57"/>
    <w:rsid w:val="003E109F"/>
    <w:rsid w:val="003E1BA0"/>
    <w:rsid w:val="003E32F6"/>
    <w:rsid w:val="003E33A2"/>
    <w:rsid w:val="003E4D18"/>
    <w:rsid w:val="003E68B4"/>
    <w:rsid w:val="003F0449"/>
    <w:rsid w:val="003F080B"/>
    <w:rsid w:val="003F1975"/>
    <w:rsid w:val="003F69B7"/>
    <w:rsid w:val="003F7AEF"/>
    <w:rsid w:val="00400521"/>
    <w:rsid w:val="0040114B"/>
    <w:rsid w:val="00401484"/>
    <w:rsid w:val="00402E4E"/>
    <w:rsid w:val="0041067E"/>
    <w:rsid w:val="004111A1"/>
    <w:rsid w:val="004114CA"/>
    <w:rsid w:val="00411817"/>
    <w:rsid w:val="004118D4"/>
    <w:rsid w:val="004123AB"/>
    <w:rsid w:val="00412B38"/>
    <w:rsid w:val="004137B1"/>
    <w:rsid w:val="004154ED"/>
    <w:rsid w:val="00417345"/>
    <w:rsid w:val="00420BCB"/>
    <w:rsid w:val="00421DA9"/>
    <w:rsid w:val="00422A1B"/>
    <w:rsid w:val="00422B2B"/>
    <w:rsid w:val="00423D58"/>
    <w:rsid w:val="00423DD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5632A"/>
    <w:rsid w:val="00460D1F"/>
    <w:rsid w:val="0046113A"/>
    <w:rsid w:val="004618E4"/>
    <w:rsid w:val="00462D4B"/>
    <w:rsid w:val="00463211"/>
    <w:rsid w:val="00471B27"/>
    <w:rsid w:val="00471EA6"/>
    <w:rsid w:val="00473553"/>
    <w:rsid w:val="00473D9A"/>
    <w:rsid w:val="00474D77"/>
    <w:rsid w:val="00477AA9"/>
    <w:rsid w:val="0048029D"/>
    <w:rsid w:val="00481973"/>
    <w:rsid w:val="00481DEB"/>
    <w:rsid w:val="00481E14"/>
    <w:rsid w:val="004831BB"/>
    <w:rsid w:val="00483506"/>
    <w:rsid w:val="00484109"/>
    <w:rsid w:val="00484F37"/>
    <w:rsid w:val="00485469"/>
    <w:rsid w:val="00487D29"/>
    <w:rsid w:val="0049189E"/>
    <w:rsid w:val="00491EC8"/>
    <w:rsid w:val="00492DC9"/>
    <w:rsid w:val="004939DD"/>
    <w:rsid w:val="00494A75"/>
    <w:rsid w:val="00495B06"/>
    <w:rsid w:val="004960C7"/>
    <w:rsid w:val="00496C5D"/>
    <w:rsid w:val="00497B6E"/>
    <w:rsid w:val="00497F2A"/>
    <w:rsid w:val="004A0197"/>
    <w:rsid w:val="004A034D"/>
    <w:rsid w:val="004A10CC"/>
    <w:rsid w:val="004A34B8"/>
    <w:rsid w:val="004A36B6"/>
    <w:rsid w:val="004A68B1"/>
    <w:rsid w:val="004A7C1E"/>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4D96"/>
    <w:rsid w:val="004E54FC"/>
    <w:rsid w:val="004E5EE6"/>
    <w:rsid w:val="004E5EFE"/>
    <w:rsid w:val="004F0855"/>
    <w:rsid w:val="004F146B"/>
    <w:rsid w:val="004F1A44"/>
    <w:rsid w:val="004F2064"/>
    <w:rsid w:val="004F276D"/>
    <w:rsid w:val="004F3A52"/>
    <w:rsid w:val="004F5372"/>
    <w:rsid w:val="004F566F"/>
    <w:rsid w:val="004F6F2C"/>
    <w:rsid w:val="004F71B4"/>
    <w:rsid w:val="0050016E"/>
    <w:rsid w:val="00501DA0"/>
    <w:rsid w:val="0050226A"/>
    <w:rsid w:val="0050226F"/>
    <w:rsid w:val="005026C0"/>
    <w:rsid w:val="005031DC"/>
    <w:rsid w:val="0050437B"/>
    <w:rsid w:val="00504F2E"/>
    <w:rsid w:val="005058DF"/>
    <w:rsid w:val="00505EE8"/>
    <w:rsid w:val="0050633D"/>
    <w:rsid w:val="0050651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467C8"/>
    <w:rsid w:val="0055133F"/>
    <w:rsid w:val="00554012"/>
    <w:rsid w:val="00554144"/>
    <w:rsid w:val="00554641"/>
    <w:rsid w:val="00554C8B"/>
    <w:rsid w:val="005559BE"/>
    <w:rsid w:val="00555D46"/>
    <w:rsid w:val="00557109"/>
    <w:rsid w:val="00561F62"/>
    <w:rsid w:val="0056447E"/>
    <w:rsid w:val="0056453D"/>
    <w:rsid w:val="005649E9"/>
    <w:rsid w:val="005655FA"/>
    <w:rsid w:val="00566B54"/>
    <w:rsid w:val="00566BA1"/>
    <w:rsid w:val="00566F78"/>
    <w:rsid w:val="00567CAA"/>
    <w:rsid w:val="00570B4E"/>
    <w:rsid w:val="005736E5"/>
    <w:rsid w:val="00574F68"/>
    <w:rsid w:val="00575559"/>
    <w:rsid w:val="00580C26"/>
    <w:rsid w:val="00581A82"/>
    <w:rsid w:val="00581B71"/>
    <w:rsid w:val="00582C89"/>
    <w:rsid w:val="005842A7"/>
    <w:rsid w:val="005851E9"/>
    <w:rsid w:val="00585E7C"/>
    <w:rsid w:val="00586C5D"/>
    <w:rsid w:val="00587089"/>
    <w:rsid w:val="0059037B"/>
    <w:rsid w:val="0059062D"/>
    <w:rsid w:val="00590CB5"/>
    <w:rsid w:val="005919FB"/>
    <w:rsid w:val="00595120"/>
    <w:rsid w:val="005952C4"/>
    <w:rsid w:val="0059567A"/>
    <w:rsid w:val="00595993"/>
    <w:rsid w:val="005A0D20"/>
    <w:rsid w:val="005A1F55"/>
    <w:rsid w:val="005A5CBD"/>
    <w:rsid w:val="005A606E"/>
    <w:rsid w:val="005A6DDA"/>
    <w:rsid w:val="005A7799"/>
    <w:rsid w:val="005B090B"/>
    <w:rsid w:val="005B0C2A"/>
    <w:rsid w:val="005B0D17"/>
    <w:rsid w:val="005B22F2"/>
    <w:rsid w:val="005B3B71"/>
    <w:rsid w:val="005B422A"/>
    <w:rsid w:val="005B487D"/>
    <w:rsid w:val="005B5228"/>
    <w:rsid w:val="005B57A1"/>
    <w:rsid w:val="005B5BA3"/>
    <w:rsid w:val="005B7128"/>
    <w:rsid w:val="005B7758"/>
    <w:rsid w:val="005B7E83"/>
    <w:rsid w:val="005B7F4E"/>
    <w:rsid w:val="005C2D50"/>
    <w:rsid w:val="005C4612"/>
    <w:rsid w:val="005C5166"/>
    <w:rsid w:val="005C5988"/>
    <w:rsid w:val="005C5ADD"/>
    <w:rsid w:val="005C5C50"/>
    <w:rsid w:val="005D176D"/>
    <w:rsid w:val="005D24DA"/>
    <w:rsid w:val="005D284F"/>
    <w:rsid w:val="005D5A4A"/>
    <w:rsid w:val="005D5F75"/>
    <w:rsid w:val="005D6B49"/>
    <w:rsid w:val="005D7BA6"/>
    <w:rsid w:val="005E0D7F"/>
    <w:rsid w:val="005E1680"/>
    <w:rsid w:val="005E23C8"/>
    <w:rsid w:val="005E2631"/>
    <w:rsid w:val="005E2ABD"/>
    <w:rsid w:val="005E31AD"/>
    <w:rsid w:val="005E3C05"/>
    <w:rsid w:val="005F0491"/>
    <w:rsid w:val="005F09C9"/>
    <w:rsid w:val="005F0AF4"/>
    <w:rsid w:val="005F1D0B"/>
    <w:rsid w:val="005F2B62"/>
    <w:rsid w:val="005F478A"/>
    <w:rsid w:val="005F502A"/>
    <w:rsid w:val="005F559A"/>
    <w:rsid w:val="005F5BC4"/>
    <w:rsid w:val="005F6D71"/>
    <w:rsid w:val="005F6DCC"/>
    <w:rsid w:val="00602B5B"/>
    <w:rsid w:val="00604DE0"/>
    <w:rsid w:val="006057BB"/>
    <w:rsid w:val="00605D26"/>
    <w:rsid w:val="00606036"/>
    <w:rsid w:val="00606EC1"/>
    <w:rsid w:val="00607792"/>
    <w:rsid w:val="006111C8"/>
    <w:rsid w:val="0061153C"/>
    <w:rsid w:val="006212B1"/>
    <w:rsid w:val="006216FC"/>
    <w:rsid w:val="00623A9B"/>
    <w:rsid w:val="00623D2E"/>
    <w:rsid w:val="0062451D"/>
    <w:rsid w:val="00625A0E"/>
    <w:rsid w:val="00625F5A"/>
    <w:rsid w:val="00626E58"/>
    <w:rsid w:val="00627240"/>
    <w:rsid w:val="00630198"/>
    <w:rsid w:val="00630C0F"/>
    <w:rsid w:val="00630CF3"/>
    <w:rsid w:val="00631392"/>
    <w:rsid w:val="00631778"/>
    <w:rsid w:val="00632615"/>
    <w:rsid w:val="00633358"/>
    <w:rsid w:val="006335C3"/>
    <w:rsid w:val="00634664"/>
    <w:rsid w:val="00637EC3"/>
    <w:rsid w:val="0064114C"/>
    <w:rsid w:val="00641B38"/>
    <w:rsid w:val="00645A70"/>
    <w:rsid w:val="00650AB5"/>
    <w:rsid w:val="00650F8B"/>
    <w:rsid w:val="006513CA"/>
    <w:rsid w:val="006556E1"/>
    <w:rsid w:val="006607D9"/>
    <w:rsid w:val="0066108F"/>
    <w:rsid w:val="00665CA4"/>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1F1"/>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665"/>
    <w:rsid w:val="006B4A2A"/>
    <w:rsid w:val="006B53C7"/>
    <w:rsid w:val="006B6429"/>
    <w:rsid w:val="006B6C11"/>
    <w:rsid w:val="006B7097"/>
    <w:rsid w:val="006B7869"/>
    <w:rsid w:val="006C0737"/>
    <w:rsid w:val="006C0F0E"/>
    <w:rsid w:val="006C10EC"/>
    <w:rsid w:val="006C1950"/>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252D"/>
    <w:rsid w:val="00705D58"/>
    <w:rsid w:val="00706D83"/>
    <w:rsid w:val="00707D0A"/>
    <w:rsid w:val="00710192"/>
    <w:rsid w:val="0071047A"/>
    <w:rsid w:val="00710C5B"/>
    <w:rsid w:val="00710D6A"/>
    <w:rsid w:val="00710DE5"/>
    <w:rsid w:val="00711709"/>
    <w:rsid w:val="00713F2E"/>
    <w:rsid w:val="00713FDE"/>
    <w:rsid w:val="00715041"/>
    <w:rsid w:val="00715D4E"/>
    <w:rsid w:val="00715F89"/>
    <w:rsid w:val="007161E5"/>
    <w:rsid w:val="007164AE"/>
    <w:rsid w:val="00716C2F"/>
    <w:rsid w:val="0072000E"/>
    <w:rsid w:val="00721BC5"/>
    <w:rsid w:val="00722D6E"/>
    <w:rsid w:val="00724700"/>
    <w:rsid w:val="00724D62"/>
    <w:rsid w:val="007256C5"/>
    <w:rsid w:val="00726CFE"/>
    <w:rsid w:val="007335A3"/>
    <w:rsid w:val="00733C0B"/>
    <w:rsid w:val="00733E8D"/>
    <w:rsid w:val="00735E06"/>
    <w:rsid w:val="00735FE4"/>
    <w:rsid w:val="00736AB4"/>
    <w:rsid w:val="007377C7"/>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55332"/>
    <w:rsid w:val="007600DC"/>
    <w:rsid w:val="00766FA3"/>
    <w:rsid w:val="00770EDE"/>
    <w:rsid w:val="007738D0"/>
    <w:rsid w:val="0077391A"/>
    <w:rsid w:val="00773947"/>
    <w:rsid w:val="007749B5"/>
    <w:rsid w:val="00776C9E"/>
    <w:rsid w:val="00782146"/>
    <w:rsid w:val="007858B9"/>
    <w:rsid w:val="007866C4"/>
    <w:rsid w:val="007957B0"/>
    <w:rsid w:val="007959EA"/>
    <w:rsid w:val="007A05D7"/>
    <w:rsid w:val="007A2D23"/>
    <w:rsid w:val="007A2D57"/>
    <w:rsid w:val="007A60EE"/>
    <w:rsid w:val="007A7103"/>
    <w:rsid w:val="007A7566"/>
    <w:rsid w:val="007B0E0A"/>
    <w:rsid w:val="007B1DCD"/>
    <w:rsid w:val="007B3B22"/>
    <w:rsid w:val="007B40E1"/>
    <w:rsid w:val="007B463A"/>
    <w:rsid w:val="007B574E"/>
    <w:rsid w:val="007B7221"/>
    <w:rsid w:val="007B7424"/>
    <w:rsid w:val="007C1406"/>
    <w:rsid w:val="007C260D"/>
    <w:rsid w:val="007C3E66"/>
    <w:rsid w:val="007C5754"/>
    <w:rsid w:val="007C6E0B"/>
    <w:rsid w:val="007D1217"/>
    <w:rsid w:val="007D2380"/>
    <w:rsid w:val="007D51B7"/>
    <w:rsid w:val="007D51F3"/>
    <w:rsid w:val="007D5D2D"/>
    <w:rsid w:val="007D6407"/>
    <w:rsid w:val="007E10CE"/>
    <w:rsid w:val="007E1204"/>
    <w:rsid w:val="007E4268"/>
    <w:rsid w:val="007E6448"/>
    <w:rsid w:val="007E67CD"/>
    <w:rsid w:val="007F0828"/>
    <w:rsid w:val="007F229B"/>
    <w:rsid w:val="007F30A3"/>
    <w:rsid w:val="007F3BBB"/>
    <w:rsid w:val="007F3ED7"/>
    <w:rsid w:val="007F3EDC"/>
    <w:rsid w:val="007F54EF"/>
    <w:rsid w:val="007F7309"/>
    <w:rsid w:val="007F7CD4"/>
    <w:rsid w:val="00802923"/>
    <w:rsid w:val="00803B38"/>
    <w:rsid w:val="00803F34"/>
    <w:rsid w:val="008047D4"/>
    <w:rsid w:val="00804834"/>
    <w:rsid w:val="0080578B"/>
    <w:rsid w:val="00807201"/>
    <w:rsid w:val="00810718"/>
    <w:rsid w:val="008109DA"/>
    <w:rsid w:val="008134AB"/>
    <w:rsid w:val="0081390C"/>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8FE"/>
    <w:rsid w:val="00847FF3"/>
    <w:rsid w:val="008503E5"/>
    <w:rsid w:val="008525CB"/>
    <w:rsid w:val="00852899"/>
    <w:rsid w:val="0085309A"/>
    <w:rsid w:val="0085551D"/>
    <w:rsid w:val="008564FC"/>
    <w:rsid w:val="00860E17"/>
    <w:rsid w:val="00861517"/>
    <w:rsid w:val="00862744"/>
    <w:rsid w:val="008645F7"/>
    <w:rsid w:val="008659D8"/>
    <w:rsid w:val="00865C9A"/>
    <w:rsid w:val="00870CAB"/>
    <w:rsid w:val="008724C9"/>
    <w:rsid w:val="00872B9B"/>
    <w:rsid w:val="00876980"/>
    <w:rsid w:val="0088086E"/>
    <w:rsid w:val="00881F2F"/>
    <w:rsid w:val="00881F5F"/>
    <w:rsid w:val="00882026"/>
    <w:rsid w:val="00886123"/>
    <w:rsid w:val="008863AE"/>
    <w:rsid w:val="00886C06"/>
    <w:rsid w:val="008907A4"/>
    <w:rsid w:val="00890C52"/>
    <w:rsid w:val="008920B0"/>
    <w:rsid w:val="008932BF"/>
    <w:rsid w:val="00893D8B"/>
    <w:rsid w:val="008947D0"/>
    <w:rsid w:val="00896303"/>
    <w:rsid w:val="00896AB3"/>
    <w:rsid w:val="00896AE6"/>
    <w:rsid w:val="008A0109"/>
    <w:rsid w:val="008A016E"/>
    <w:rsid w:val="008A05A1"/>
    <w:rsid w:val="008A09D5"/>
    <w:rsid w:val="008A12FC"/>
    <w:rsid w:val="008A3C94"/>
    <w:rsid w:val="008A4F72"/>
    <w:rsid w:val="008A6213"/>
    <w:rsid w:val="008A69EE"/>
    <w:rsid w:val="008A6B70"/>
    <w:rsid w:val="008B0185"/>
    <w:rsid w:val="008B0737"/>
    <w:rsid w:val="008B0C61"/>
    <w:rsid w:val="008B3A06"/>
    <w:rsid w:val="008B42A5"/>
    <w:rsid w:val="008B44DA"/>
    <w:rsid w:val="008B7378"/>
    <w:rsid w:val="008B7AAC"/>
    <w:rsid w:val="008B7B70"/>
    <w:rsid w:val="008C0AC2"/>
    <w:rsid w:val="008C11AF"/>
    <w:rsid w:val="008C450A"/>
    <w:rsid w:val="008C51F4"/>
    <w:rsid w:val="008D18B7"/>
    <w:rsid w:val="008D3293"/>
    <w:rsid w:val="008D3CAC"/>
    <w:rsid w:val="008D4988"/>
    <w:rsid w:val="008D60D4"/>
    <w:rsid w:val="008D6138"/>
    <w:rsid w:val="008E04A0"/>
    <w:rsid w:val="008E1B72"/>
    <w:rsid w:val="008E1E17"/>
    <w:rsid w:val="008E4BA1"/>
    <w:rsid w:val="008E4FC6"/>
    <w:rsid w:val="008E58B3"/>
    <w:rsid w:val="008E6585"/>
    <w:rsid w:val="008E71E0"/>
    <w:rsid w:val="008E7366"/>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15BCF"/>
    <w:rsid w:val="00916C8E"/>
    <w:rsid w:val="00917EB1"/>
    <w:rsid w:val="00920B74"/>
    <w:rsid w:val="00924565"/>
    <w:rsid w:val="009246AA"/>
    <w:rsid w:val="00930107"/>
    <w:rsid w:val="009302DE"/>
    <w:rsid w:val="009305F7"/>
    <w:rsid w:val="0093163C"/>
    <w:rsid w:val="00931709"/>
    <w:rsid w:val="0093538E"/>
    <w:rsid w:val="0093655F"/>
    <w:rsid w:val="00936EA5"/>
    <w:rsid w:val="009375DC"/>
    <w:rsid w:val="00940713"/>
    <w:rsid w:val="00940A0D"/>
    <w:rsid w:val="00942A23"/>
    <w:rsid w:val="0094466B"/>
    <w:rsid w:val="00945872"/>
    <w:rsid w:val="00946740"/>
    <w:rsid w:val="00953FE7"/>
    <w:rsid w:val="0095538A"/>
    <w:rsid w:val="00955A42"/>
    <w:rsid w:val="009565C2"/>
    <w:rsid w:val="00957328"/>
    <w:rsid w:val="00957459"/>
    <w:rsid w:val="0096080B"/>
    <w:rsid w:val="009610E9"/>
    <w:rsid w:val="00962276"/>
    <w:rsid w:val="009630E8"/>
    <w:rsid w:val="009634F0"/>
    <w:rsid w:val="009643D9"/>
    <w:rsid w:val="00965A00"/>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0CB0"/>
    <w:rsid w:val="00992201"/>
    <w:rsid w:val="00995BD2"/>
    <w:rsid w:val="00996282"/>
    <w:rsid w:val="0099683D"/>
    <w:rsid w:val="00996AF3"/>
    <w:rsid w:val="0099769E"/>
    <w:rsid w:val="009A08CE"/>
    <w:rsid w:val="009A0C60"/>
    <w:rsid w:val="009A2F76"/>
    <w:rsid w:val="009A3073"/>
    <w:rsid w:val="009A3820"/>
    <w:rsid w:val="009A39DA"/>
    <w:rsid w:val="009A3CE2"/>
    <w:rsid w:val="009A48EB"/>
    <w:rsid w:val="009A66BA"/>
    <w:rsid w:val="009A72ED"/>
    <w:rsid w:val="009B0727"/>
    <w:rsid w:val="009B0BAA"/>
    <w:rsid w:val="009B0D96"/>
    <w:rsid w:val="009B13A5"/>
    <w:rsid w:val="009B42EE"/>
    <w:rsid w:val="009C1353"/>
    <w:rsid w:val="009C1581"/>
    <w:rsid w:val="009C1812"/>
    <w:rsid w:val="009C29A6"/>
    <w:rsid w:val="009C7D33"/>
    <w:rsid w:val="009C7D76"/>
    <w:rsid w:val="009D0121"/>
    <w:rsid w:val="009D0B63"/>
    <w:rsid w:val="009D1551"/>
    <w:rsid w:val="009D21FE"/>
    <w:rsid w:val="009D242B"/>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2BE9"/>
    <w:rsid w:val="00A0596B"/>
    <w:rsid w:val="00A05EBB"/>
    <w:rsid w:val="00A10435"/>
    <w:rsid w:val="00A1131C"/>
    <w:rsid w:val="00A113F8"/>
    <w:rsid w:val="00A11BFA"/>
    <w:rsid w:val="00A12694"/>
    <w:rsid w:val="00A1320A"/>
    <w:rsid w:val="00A14C97"/>
    <w:rsid w:val="00A16569"/>
    <w:rsid w:val="00A20454"/>
    <w:rsid w:val="00A209FF"/>
    <w:rsid w:val="00A21AD7"/>
    <w:rsid w:val="00A224E5"/>
    <w:rsid w:val="00A22765"/>
    <w:rsid w:val="00A25938"/>
    <w:rsid w:val="00A25E80"/>
    <w:rsid w:val="00A26251"/>
    <w:rsid w:val="00A305AD"/>
    <w:rsid w:val="00A32D8D"/>
    <w:rsid w:val="00A33605"/>
    <w:rsid w:val="00A33AA3"/>
    <w:rsid w:val="00A34239"/>
    <w:rsid w:val="00A368A0"/>
    <w:rsid w:val="00A37D46"/>
    <w:rsid w:val="00A37F38"/>
    <w:rsid w:val="00A420D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3E45"/>
    <w:rsid w:val="00A74B0D"/>
    <w:rsid w:val="00A7621F"/>
    <w:rsid w:val="00A7626F"/>
    <w:rsid w:val="00A77AFD"/>
    <w:rsid w:val="00A77FF8"/>
    <w:rsid w:val="00A832A4"/>
    <w:rsid w:val="00A85524"/>
    <w:rsid w:val="00A861CF"/>
    <w:rsid w:val="00A90936"/>
    <w:rsid w:val="00A90F89"/>
    <w:rsid w:val="00A91460"/>
    <w:rsid w:val="00A91C79"/>
    <w:rsid w:val="00A92192"/>
    <w:rsid w:val="00A921EC"/>
    <w:rsid w:val="00A9310F"/>
    <w:rsid w:val="00A95F12"/>
    <w:rsid w:val="00A96320"/>
    <w:rsid w:val="00A97CEB"/>
    <w:rsid w:val="00AA07FD"/>
    <w:rsid w:val="00AA0F18"/>
    <w:rsid w:val="00AA276C"/>
    <w:rsid w:val="00AA5C2C"/>
    <w:rsid w:val="00AA74AA"/>
    <w:rsid w:val="00AB1AB5"/>
    <w:rsid w:val="00AB1BD7"/>
    <w:rsid w:val="00AB2080"/>
    <w:rsid w:val="00AB2F3E"/>
    <w:rsid w:val="00AB2FF1"/>
    <w:rsid w:val="00AB644F"/>
    <w:rsid w:val="00AB6F8C"/>
    <w:rsid w:val="00AC14A0"/>
    <w:rsid w:val="00AC1B83"/>
    <w:rsid w:val="00AC37C2"/>
    <w:rsid w:val="00AC4C0F"/>
    <w:rsid w:val="00AC4F62"/>
    <w:rsid w:val="00AC5B2E"/>
    <w:rsid w:val="00AC5CFF"/>
    <w:rsid w:val="00AC601C"/>
    <w:rsid w:val="00AC607A"/>
    <w:rsid w:val="00AD00D7"/>
    <w:rsid w:val="00AD080F"/>
    <w:rsid w:val="00AD1099"/>
    <w:rsid w:val="00AD118D"/>
    <w:rsid w:val="00AD1CAC"/>
    <w:rsid w:val="00AD5295"/>
    <w:rsid w:val="00AD5347"/>
    <w:rsid w:val="00AE0262"/>
    <w:rsid w:val="00AE7FAA"/>
    <w:rsid w:val="00AF045D"/>
    <w:rsid w:val="00AF0A14"/>
    <w:rsid w:val="00AF108B"/>
    <w:rsid w:val="00AF17A7"/>
    <w:rsid w:val="00AF267F"/>
    <w:rsid w:val="00AF2B12"/>
    <w:rsid w:val="00AF4145"/>
    <w:rsid w:val="00AF41E4"/>
    <w:rsid w:val="00AF5D5C"/>
    <w:rsid w:val="00B0058E"/>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3D0B"/>
    <w:rsid w:val="00B26441"/>
    <w:rsid w:val="00B279BC"/>
    <w:rsid w:val="00B300B4"/>
    <w:rsid w:val="00B3082D"/>
    <w:rsid w:val="00B310F5"/>
    <w:rsid w:val="00B31B53"/>
    <w:rsid w:val="00B32256"/>
    <w:rsid w:val="00B324BB"/>
    <w:rsid w:val="00B345E4"/>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67E93"/>
    <w:rsid w:val="00B70502"/>
    <w:rsid w:val="00B70782"/>
    <w:rsid w:val="00B70E34"/>
    <w:rsid w:val="00B71300"/>
    <w:rsid w:val="00B72E1A"/>
    <w:rsid w:val="00B73105"/>
    <w:rsid w:val="00B73E0E"/>
    <w:rsid w:val="00B74A07"/>
    <w:rsid w:val="00B75210"/>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7ED"/>
    <w:rsid w:val="00B85833"/>
    <w:rsid w:val="00B86AA9"/>
    <w:rsid w:val="00B87A4E"/>
    <w:rsid w:val="00B91197"/>
    <w:rsid w:val="00B942F0"/>
    <w:rsid w:val="00B949EC"/>
    <w:rsid w:val="00B95051"/>
    <w:rsid w:val="00B9699B"/>
    <w:rsid w:val="00BA733B"/>
    <w:rsid w:val="00BB1AF9"/>
    <w:rsid w:val="00BB2594"/>
    <w:rsid w:val="00BB30D8"/>
    <w:rsid w:val="00BB447C"/>
    <w:rsid w:val="00BB686E"/>
    <w:rsid w:val="00BB6A6E"/>
    <w:rsid w:val="00BB7499"/>
    <w:rsid w:val="00BC2900"/>
    <w:rsid w:val="00BC29BD"/>
    <w:rsid w:val="00BC3157"/>
    <w:rsid w:val="00BC4D7F"/>
    <w:rsid w:val="00BC53D7"/>
    <w:rsid w:val="00BC6018"/>
    <w:rsid w:val="00BC6E3B"/>
    <w:rsid w:val="00BD080A"/>
    <w:rsid w:val="00BD1186"/>
    <w:rsid w:val="00BD2911"/>
    <w:rsid w:val="00BD2C2B"/>
    <w:rsid w:val="00BD318F"/>
    <w:rsid w:val="00BD380A"/>
    <w:rsid w:val="00BD3A1B"/>
    <w:rsid w:val="00BD516B"/>
    <w:rsid w:val="00BD5C86"/>
    <w:rsid w:val="00BE1A57"/>
    <w:rsid w:val="00BE1C3A"/>
    <w:rsid w:val="00BE28D4"/>
    <w:rsid w:val="00BE2F50"/>
    <w:rsid w:val="00BE357D"/>
    <w:rsid w:val="00BF0872"/>
    <w:rsid w:val="00BF2076"/>
    <w:rsid w:val="00BF22A8"/>
    <w:rsid w:val="00BF386D"/>
    <w:rsid w:val="00BF544F"/>
    <w:rsid w:val="00BF555E"/>
    <w:rsid w:val="00BF7B15"/>
    <w:rsid w:val="00BF7F35"/>
    <w:rsid w:val="00C002FF"/>
    <w:rsid w:val="00C0128A"/>
    <w:rsid w:val="00C01C94"/>
    <w:rsid w:val="00C02519"/>
    <w:rsid w:val="00C028B6"/>
    <w:rsid w:val="00C0323F"/>
    <w:rsid w:val="00C05AB5"/>
    <w:rsid w:val="00C05CA2"/>
    <w:rsid w:val="00C06494"/>
    <w:rsid w:val="00C1010D"/>
    <w:rsid w:val="00C10166"/>
    <w:rsid w:val="00C10D32"/>
    <w:rsid w:val="00C11F34"/>
    <w:rsid w:val="00C12168"/>
    <w:rsid w:val="00C15036"/>
    <w:rsid w:val="00C15329"/>
    <w:rsid w:val="00C15D7C"/>
    <w:rsid w:val="00C162F3"/>
    <w:rsid w:val="00C20A06"/>
    <w:rsid w:val="00C2143C"/>
    <w:rsid w:val="00C23934"/>
    <w:rsid w:val="00C25119"/>
    <w:rsid w:val="00C26AAF"/>
    <w:rsid w:val="00C27828"/>
    <w:rsid w:val="00C27ACB"/>
    <w:rsid w:val="00C30CD6"/>
    <w:rsid w:val="00C31E7D"/>
    <w:rsid w:val="00C31F02"/>
    <w:rsid w:val="00C331C1"/>
    <w:rsid w:val="00C34300"/>
    <w:rsid w:val="00C35CDF"/>
    <w:rsid w:val="00C43255"/>
    <w:rsid w:val="00C4479B"/>
    <w:rsid w:val="00C45991"/>
    <w:rsid w:val="00C46E3B"/>
    <w:rsid w:val="00C47071"/>
    <w:rsid w:val="00C47F05"/>
    <w:rsid w:val="00C5211F"/>
    <w:rsid w:val="00C528B2"/>
    <w:rsid w:val="00C54F71"/>
    <w:rsid w:val="00C5590F"/>
    <w:rsid w:val="00C5598E"/>
    <w:rsid w:val="00C559BD"/>
    <w:rsid w:val="00C560ED"/>
    <w:rsid w:val="00C57841"/>
    <w:rsid w:val="00C6179C"/>
    <w:rsid w:val="00C62318"/>
    <w:rsid w:val="00C62EC8"/>
    <w:rsid w:val="00C6471A"/>
    <w:rsid w:val="00C661ED"/>
    <w:rsid w:val="00C67B9C"/>
    <w:rsid w:val="00C71FAC"/>
    <w:rsid w:val="00C726C4"/>
    <w:rsid w:val="00C752E4"/>
    <w:rsid w:val="00C7533D"/>
    <w:rsid w:val="00C755DB"/>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45F0"/>
    <w:rsid w:val="00CA5C7B"/>
    <w:rsid w:val="00CA6BEA"/>
    <w:rsid w:val="00CA6F33"/>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06D"/>
    <w:rsid w:val="00CD2D0C"/>
    <w:rsid w:val="00CD3D98"/>
    <w:rsid w:val="00CD54CB"/>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3CF"/>
    <w:rsid w:val="00D0256F"/>
    <w:rsid w:val="00D027E5"/>
    <w:rsid w:val="00D039DB"/>
    <w:rsid w:val="00D03BF6"/>
    <w:rsid w:val="00D047A9"/>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534B"/>
    <w:rsid w:val="00D57581"/>
    <w:rsid w:val="00D60A39"/>
    <w:rsid w:val="00D62193"/>
    <w:rsid w:val="00D63874"/>
    <w:rsid w:val="00D63C41"/>
    <w:rsid w:val="00D64A88"/>
    <w:rsid w:val="00D64D88"/>
    <w:rsid w:val="00D65741"/>
    <w:rsid w:val="00D67B0A"/>
    <w:rsid w:val="00D70A3C"/>
    <w:rsid w:val="00D70E04"/>
    <w:rsid w:val="00D71C85"/>
    <w:rsid w:val="00D73519"/>
    <w:rsid w:val="00D74008"/>
    <w:rsid w:val="00D7561C"/>
    <w:rsid w:val="00D770D1"/>
    <w:rsid w:val="00D80978"/>
    <w:rsid w:val="00D809CB"/>
    <w:rsid w:val="00D80A82"/>
    <w:rsid w:val="00D82227"/>
    <w:rsid w:val="00D8507F"/>
    <w:rsid w:val="00D8775F"/>
    <w:rsid w:val="00D879AF"/>
    <w:rsid w:val="00D920A0"/>
    <w:rsid w:val="00D921FC"/>
    <w:rsid w:val="00D92684"/>
    <w:rsid w:val="00D92A2D"/>
    <w:rsid w:val="00D94559"/>
    <w:rsid w:val="00D96642"/>
    <w:rsid w:val="00DA2702"/>
    <w:rsid w:val="00DA2ED5"/>
    <w:rsid w:val="00DA3569"/>
    <w:rsid w:val="00DA4D99"/>
    <w:rsid w:val="00DA51AA"/>
    <w:rsid w:val="00DA6A82"/>
    <w:rsid w:val="00DB4535"/>
    <w:rsid w:val="00DB680F"/>
    <w:rsid w:val="00DB7F86"/>
    <w:rsid w:val="00DC379D"/>
    <w:rsid w:val="00DC429B"/>
    <w:rsid w:val="00DD1AE4"/>
    <w:rsid w:val="00DD1CBB"/>
    <w:rsid w:val="00DD4216"/>
    <w:rsid w:val="00DD427D"/>
    <w:rsid w:val="00DD4E54"/>
    <w:rsid w:val="00DD6C59"/>
    <w:rsid w:val="00DD70EA"/>
    <w:rsid w:val="00DE12FD"/>
    <w:rsid w:val="00DE2B81"/>
    <w:rsid w:val="00DE477D"/>
    <w:rsid w:val="00DE67BD"/>
    <w:rsid w:val="00DE6BEC"/>
    <w:rsid w:val="00DF02E8"/>
    <w:rsid w:val="00DF1BAC"/>
    <w:rsid w:val="00DF4038"/>
    <w:rsid w:val="00DF4C2F"/>
    <w:rsid w:val="00DF5124"/>
    <w:rsid w:val="00DF636B"/>
    <w:rsid w:val="00E0287A"/>
    <w:rsid w:val="00E02C0D"/>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3370"/>
    <w:rsid w:val="00E240C9"/>
    <w:rsid w:val="00E25144"/>
    <w:rsid w:val="00E2653C"/>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47910"/>
    <w:rsid w:val="00E50933"/>
    <w:rsid w:val="00E50BAD"/>
    <w:rsid w:val="00E50F4F"/>
    <w:rsid w:val="00E5359A"/>
    <w:rsid w:val="00E55F79"/>
    <w:rsid w:val="00E565A1"/>
    <w:rsid w:val="00E577A4"/>
    <w:rsid w:val="00E602E8"/>
    <w:rsid w:val="00E63FD4"/>
    <w:rsid w:val="00E641E7"/>
    <w:rsid w:val="00E666B1"/>
    <w:rsid w:val="00E67294"/>
    <w:rsid w:val="00E67543"/>
    <w:rsid w:val="00E701BC"/>
    <w:rsid w:val="00E70463"/>
    <w:rsid w:val="00E70653"/>
    <w:rsid w:val="00E710AA"/>
    <w:rsid w:val="00E71190"/>
    <w:rsid w:val="00E721E0"/>
    <w:rsid w:val="00E72798"/>
    <w:rsid w:val="00E75707"/>
    <w:rsid w:val="00E76928"/>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5B74"/>
    <w:rsid w:val="00E9641C"/>
    <w:rsid w:val="00EA0531"/>
    <w:rsid w:val="00EA0CAF"/>
    <w:rsid w:val="00EA2DC1"/>
    <w:rsid w:val="00EA2E99"/>
    <w:rsid w:val="00EA319B"/>
    <w:rsid w:val="00EA48F7"/>
    <w:rsid w:val="00EA73C2"/>
    <w:rsid w:val="00EA79D1"/>
    <w:rsid w:val="00EB03F7"/>
    <w:rsid w:val="00EB12BE"/>
    <w:rsid w:val="00EB2006"/>
    <w:rsid w:val="00EB2337"/>
    <w:rsid w:val="00EB32E3"/>
    <w:rsid w:val="00EB5352"/>
    <w:rsid w:val="00EB5F02"/>
    <w:rsid w:val="00EB6DE8"/>
    <w:rsid w:val="00EB75BC"/>
    <w:rsid w:val="00EC004D"/>
    <w:rsid w:val="00EC0381"/>
    <w:rsid w:val="00EC13D7"/>
    <w:rsid w:val="00EC23B8"/>
    <w:rsid w:val="00EC3DBE"/>
    <w:rsid w:val="00EC4921"/>
    <w:rsid w:val="00EC5B36"/>
    <w:rsid w:val="00EC6722"/>
    <w:rsid w:val="00EC7131"/>
    <w:rsid w:val="00EC7141"/>
    <w:rsid w:val="00EC73C0"/>
    <w:rsid w:val="00ED15AB"/>
    <w:rsid w:val="00ED2863"/>
    <w:rsid w:val="00ED2E41"/>
    <w:rsid w:val="00ED788C"/>
    <w:rsid w:val="00ED7A1D"/>
    <w:rsid w:val="00EE0392"/>
    <w:rsid w:val="00EE0F12"/>
    <w:rsid w:val="00EE1372"/>
    <w:rsid w:val="00EE15A9"/>
    <w:rsid w:val="00EE3075"/>
    <w:rsid w:val="00EE53DB"/>
    <w:rsid w:val="00EE5F6C"/>
    <w:rsid w:val="00EE765D"/>
    <w:rsid w:val="00EE7C31"/>
    <w:rsid w:val="00EF22CE"/>
    <w:rsid w:val="00EF296D"/>
    <w:rsid w:val="00EF3D7E"/>
    <w:rsid w:val="00EF4047"/>
    <w:rsid w:val="00EF4E08"/>
    <w:rsid w:val="00EF5055"/>
    <w:rsid w:val="00EF66CC"/>
    <w:rsid w:val="00EF6A5C"/>
    <w:rsid w:val="00EF79A5"/>
    <w:rsid w:val="00F02816"/>
    <w:rsid w:val="00F032DD"/>
    <w:rsid w:val="00F0439E"/>
    <w:rsid w:val="00F06B57"/>
    <w:rsid w:val="00F07216"/>
    <w:rsid w:val="00F07A98"/>
    <w:rsid w:val="00F10284"/>
    <w:rsid w:val="00F10605"/>
    <w:rsid w:val="00F10752"/>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42431"/>
    <w:rsid w:val="00F46A39"/>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A57"/>
    <w:rsid w:val="00F75D86"/>
    <w:rsid w:val="00F76382"/>
    <w:rsid w:val="00F76914"/>
    <w:rsid w:val="00F77931"/>
    <w:rsid w:val="00F81E22"/>
    <w:rsid w:val="00F82550"/>
    <w:rsid w:val="00F829C6"/>
    <w:rsid w:val="00F8551A"/>
    <w:rsid w:val="00F85BC9"/>
    <w:rsid w:val="00F86430"/>
    <w:rsid w:val="00F86488"/>
    <w:rsid w:val="00F9215D"/>
    <w:rsid w:val="00F9230A"/>
    <w:rsid w:val="00F94558"/>
    <w:rsid w:val="00F95389"/>
    <w:rsid w:val="00F953D8"/>
    <w:rsid w:val="00FA108C"/>
    <w:rsid w:val="00FA2F66"/>
    <w:rsid w:val="00FA3847"/>
    <w:rsid w:val="00FA4A70"/>
    <w:rsid w:val="00FA5443"/>
    <w:rsid w:val="00FA5D31"/>
    <w:rsid w:val="00FB25E6"/>
    <w:rsid w:val="00FB3B8D"/>
    <w:rsid w:val="00FC1D2B"/>
    <w:rsid w:val="00FC2D5A"/>
    <w:rsid w:val="00FC35E7"/>
    <w:rsid w:val="00FC3764"/>
    <w:rsid w:val="00FC74B1"/>
    <w:rsid w:val="00FC75B1"/>
    <w:rsid w:val="00FC7A08"/>
    <w:rsid w:val="00FD0F51"/>
    <w:rsid w:val="00FD2D68"/>
    <w:rsid w:val="00FD39D1"/>
    <w:rsid w:val="00FD3D45"/>
    <w:rsid w:val="00FD556D"/>
    <w:rsid w:val="00FD7E2A"/>
    <w:rsid w:val="00FE15B7"/>
    <w:rsid w:val="00FE1905"/>
    <w:rsid w:val="00FE1D1D"/>
    <w:rsid w:val="00FE1D79"/>
    <w:rsid w:val="00FE2E9D"/>
    <w:rsid w:val="00FE48C5"/>
    <w:rsid w:val="00FE6A07"/>
    <w:rsid w:val="00FE6F12"/>
    <w:rsid w:val="00FE7386"/>
    <w:rsid w:val="00FF00A6"/>
    <w:rsid w:val="00FF01E9"/>
    <w:rsid w:val="00FF0E25"/>
    <w:rsid w:val="00FF154A"/>
    <w:rsid w:val="00FF16A9"/>
    <w:rsid w:val="00FF3753"/>
    <w:rsid w:val="00FF6C45"/>
    <w:rsid w:val="00FF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after="240"/>
      <w:ind w:left="720" w:hanging="720"/>
    </w:pPr>
    <w:rPr>
      <w:rFonts w:ascii="Calibri" w:eastAsia="Calibri" w:hAnsi="Calibri" w:cs="Calibri"/>
      <w:sz w:val="22"/>
      <w:szCs w:val="22"/>
      <w:lang w:val="en-GB"/>
    </w:rPr>
  </w:style>
  <w:style w:type="paragraph" w:styleId="NormalWeb">
    <w:name w:val="Normal (Web)"/>
    <w:basedOn w:val="Normal"/>
    <w:uiPriority w:val="99"/>
    <w:unhideWhenUsed/>
    <w:rsid w:val="00223237"/>
    <w:pPr>
      <w:spacing w:before="100" w:beforeAutospacing="1" w:after="100" w:afterAutospacing="1"/>
    </w:pPr>
  </w:style>
  <w:style w:type="paragraph" w:styleId="FootnoteText">
    <w:name w:val="footnote text"/>
    <w:basedOn w:val="Normal"/>
    <w:link w:val="FootnoteTextChar"/>
    <w:uiPriority w:val="99"/>
    <w:semiHidden/>
    <w:unhideWhenUsed/>
    <w:rsid w:val="0001505A"/>
    <w:pPr>
      <w:snapToGrid w:val="0"/>
    </w:pPr>
    <w:rPr>
      <w:sz w:val="18"/>
      <w:szCs w:val="18"/>
    </w:rPr>
  </w:style>
  <w:style w:type="character" w:customStyle="1" w:styleId="FootnoteTextChar">
    <w:name w:val="Footnote Text Char"/>
    <w:basedOn w:val="DefaultParagraphFont"/>
    <w:link w:val="FootnoteText"/>
    <w:uiPriority w:val="99"/>
    <w:semiHidden/>
    <w:rsid w:val="0001505A"/>
    <w:rPr>
      <w:rFonts w:ascii="Times New Roman" w:eastAsia="Times New Roman" w:hAnsi="Times New Roman" w:cs="Times New Roman"/>
      <w:sz w:val="18"/>
      <w:szCs w:val="18"/>
      <w:lang w:val="en-US"/>
    </w:rPr>
  </w:style>
  <w:style w:type="character" w:styleId="FootnoteReference">
    <w:name w:val="footnote reference"/>
    <w:basedOn w:val="DefaultParagraphFont"/>
    <w:uiPriority w:val="99"/>
    <w:semiHidden/>
    <w:unhideWhenUsed/>
    <w:rsid w:val="0001505A"/>
    <w:rPr>
      <w:vertAlign w:val="superscript"/>
    </w:rPr>
  </w:style>
  <w:style w:type="character" w:styleId="Strong">
    <w:name w:val="Strong"/>
    <w:basedOn w:val="DefaultParagraphFont"/>
    <w:uiPriority w:val="22"/>
    <w:qFormat/>
    <w:rsid w:val="00E02C0D"/>
    <w:rPr>
      <w:b/>
      <w:bCs/>
    </w:rPr>
  </w:style>
  <w:style w:type="character" w:customStyle="1" w:styleId="apple-converted-space">
    <w:name w:val="apple-converted-space"/>
    <w:basedOn w:val="DefaultParagraphFont"/>
    <w:rsid w:val="00E02C0D"/>
  </w:style>
  <w:style w:type="character" w:styleId="Emphasis">
    <w:name w:val="Emphasis"/>
    <w:basedOn w:val="DefaultParagraphFont"/>
    <w:uiPriority w:val="20"/>
    <w:qFormat/>
    <w:rsid w:val="00E02C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pii/S1534580704000565?via%3Dihub" TargetMode="External"/><Relationship Id="rId2" Type="http://schemas.openxmlformats.org/officeDocument/2006/relationships/hyperlink" Target="https://www.sciencedirect.com/science/article/abs/pii/S001216068371225X" TargetMode="External"/><Relationship Id="rId1" Type="http://schemas.openxmlformats.org/officeDocument/2006/relationships/hyperlink" Target="https://journals.biologists.com/dev/article-abstract/124/6/1099/39668/Lithium-blocks-cell-cycle-transitions-in-the-first" TargetMode="External"/><Relationship Id="rId4" Type="http://schemas.openxmlformats.org/officeDocument/2006/relationships/hyperlink" Target="https://journals.biologists.com/dev/article-abstract/124/1/13/39170/Multiple-signaling-events-specify-ectoderm-and?redirectedFrom=fulltext"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joanafcf@ua.p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32</Pages>
  <Words>22439</Words>
  <Characters>127903</Characters>
  <Application>Microsoft Office Word</Application>
  <DocSecurity>0</DocSecurity>
  <Lines>1065</Lines>
  <Paragraphs>300</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150042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28</cp:revision>
  <dcterms:created xsi:type="dcterms:W3CDTF">2026-04-02T10:22:00Z</dcterms:created>
  <dcterms:modified xsi:type="dcterms:W3CDTF">2026-04-15T11:23:00Z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id="K7WHnFoh"/&gt;&lt;style id="http://www.zotero.org/styles/the-journal-of-experimental-biology" hasBibliography="1" bibliographyStyleHasBeenSet="1"/&gt;&lt;prefs&gt;&lt;pref name="fieldType" value="Field"/&gt;&lt;pref nam</vt:lpwstr>
  </property>
  <property fmtid="{D5CDD505-2E9C-101B-9397-08002B2CF9AE}" pid="11" name="ZOTERO_PREF_2">
    <vt:lpwstr>e="automaticJournalAbbreviations" value="true"/&gt;&lt;/prefs&gt;&lt;/data&gt;</vt:lpwstr>
  </property>
  <property fmtid="{D5CDD505-2E9C-101B-9397-08002B2CF9AE}" pid="12" name="ContentRemapped">
    <vt:lpwstr>true</vt:lpwstr>
  </property>
</Properties>
</file>